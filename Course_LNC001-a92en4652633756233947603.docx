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74BC" w14:textId="77777777" w:rsidR="003C569A" w:rsidRDefault="003C569A">
      <w:pPr>
        <w:divId w:val="1585843847"/>
        <w:rPr>
          <w:rFonts w:ascii="Calibri" w:eastAsia="Times New Roman" w:hAnsi="Calibri" w:cs="Calibri"/>
          <w:sz w:val="54"/>
          <w:szCs w:val="54"/>
        </w:rPr>
      </w:pPr>
      <w:r>
        <w:rPr>
          <w:rFonts w:ascii="Calibri" w:eastAsia="Times New Roman" w:hAnsi="Calibri" w:cs="Calibri"/>
          <w:sz w:val="54"/>
          <w:szCs w:val="54"/>
        </w:rPr>
        <w:t xml:space="preserve">Code of Conduct 2026 </w:t>
      </w:r>
    </w:p>
    <w:p w14:paraId="540F1BAD" w14:textId="77777777" w:rsidR="003C569A" w:rsidRDefault="003C569A">
      <w:pPr>
        <w:divId w:val="1646660560"/>
        <w:rPr>
          <w:rFonts w:ascii="Calibri" w:eastAsia="Times New Roman" w:hAnsi="Calibri" w:cs="Calibri"/>
          <w:sz w:val="54"/>
          <w:szCs w:val="54"/>
        </w:rPr>
      </w:pPr>
      <w:r>
        <w:rPr>
          <w:rFonts w:ascii="Calibri" w:eastAsia="Times New Roman" w:hAnsi="Calibri" w:cs="Calibri"/>
          <w:sz w:val="54"/>
          <w:szCs w:val="54"/>
        </w:rPr>
        <w:t>LNC001-a92en</w:t>
      </w:r>
      <w:r>
        <w:rPr>
          <w:rFonts w:ascii="Calibri" w:eastAsia="Times New Roman" w:hAnsi="Calibri" w:cs="Calibri"/>
          <w:sz w:val="54"/>
          <w:szCs w:val="54"/>
        </w:rPr>
        <w:t xml:space="preserve"> </w:t>
      </w:r>
    </w:p>
    <w:p w14:paraId="62A58B58" w14:textId="77777777" w:rsidR="003C569A" w:rsidRDefault="003C569A">
      <w:pPr>
        <w:divId w:val="739445898"/>
        <w:rPr>
          <w:rFonts w:ascii="Calibri" w:eastAsia="Times New Roman" w:hAnsi="Calibri" w:cs="Calibri"/>
          <w:sz w:val="30"/>
          <w:szCs w:val="30"/>
        </w:rPr>
      </w:pPr>
      <w:r>
        <w:rPr>
          <w:rFonts w:ascii="Calibri" w:eastAsia="Times New Roman" w:hAnsi="Calibri" w:cs="Calibri"/>
          <w:b/>
          <w:bCs/>
          <w:sz w:val="30"/>
          <w:szCs w:val="30"/>
        </w:rPr>
        <w:t>System ID:</w:t>
      </w:r>
      <w:r>
        <w:rPr>
          <w:rFonts w:ascii="Calibri" w:eastAsia="Times New Roman" w:hAnsi="Calibri" w:cs="Calibri"/>
          <w:sz w:val="30"/>
          <w:szCs w:val="30"/>
        </w:rPr>
        <w:t xml:space="preserve">   7250201760 </w:t>
      </w:r>
    </w:p>
    <w:p w14:paraId="03DFA476" w14:textId="77777777" w:rsidR="003C569A" w:rsidRDefault="003C569A">
      <w:pPr>
        <w:divId w:val="388384253"/>
        <w:rPr>
          <w:rFonts w:ascii="Calibri" w:eastAsia="Times New Roman" w:hAnsi="Calibri" w:cs="Calibri"/>
          <w:sz w:val="30"/>
          <w:szCs w:val="30"/>
        </w:rPr>
      </w:pPr>
      <w:r>
        <w:rPr>
          <w:rFonts w:ascii="Calibri" w:eastAsia="Times New Roman" w:hAnsi="Calibri" w:cs="Calibri"/>
          <w:b/>
          <w:bCs/>
          <w:sz w:val="30"/>
          <w:szCs w:val="30"/>
        </w:rPr>
        <w:t>Lang:</w:t>
      </w:r>
      <w:r>
        <w:rPr>
          <w:rFonts w:ascii="Calibri" w:eastAsia="Times New Roman" w:hAnsi="Calibri" w:cs="Calibri"/>
          <w:sz w:val="30"/>
          <w:szCs w:val="30"/>
        </w:rPr>
        <w:t xml:space="preserve">   en </w:t>
      </w:r>
    </w:p>
    <w:p w14:paraId="35B4EF27" w14:textId="77777777" w:rsidR="003C569A" w:rsidRDefault="003C569A">
      <w:pPr>
        <w:divId w:val="534661040"/>
        <w:rPr>
          <w:rFonts w:ascii="Calibri" w:eastAsia="Times New Roman" w:hAnsi="Calibri" w:cs="Calibri"/>
          <w:sz w:val="30"/>
          <w:szCs w:val="30"/>
        </w:rPr>
      </w:pPr>
      <w:r>
        <w:rPr>
          <w:rFonts w:ascii="Calibri" w:eastAsia="Times New Roman" w:hAnsi="Calibri" w:cs="Calibri"/>
          <w:b/>
          <w:bCs/>
          <w:sz w:val="30"/>
          <w:szCs w:val="30"/>
        </w:rPr>
        <w:t>Date of Export:</w:t>
      </w:r>
      <w:r>
        <w:rPr>
          <w:rFonts w:ascii="Calibri" w:eastAsia="Times New Roman" w:hAnsi="Calibri" w:cs="Calibri"/>
          <w:sz w:val="30"/>
          <w:szCs w:val="30"/>
        </w:rPr>
        <w:t xml:space="preserve">   Mar 12, 2026 </w:t>
      </w:r>
    </w:p>
    <w:p w14:paraId="79476C0D" w14:textId="77777777" w:rsidR="003C569A" w:rsidRDefault="003C569A">
      <w:pPr>
        <w:divId w:val="1222208197"/>
        <w:rPr>
          <w:rFonts w:ascii="Calibri" w:eastAsia="Times New Roman" w:hAnsi="Calibri" w:cs="Calibri"/>
          <w:sz w:val="30"/>
          <w:szCs w:val="30"/>
        </w:rPr>
      </w:pPr>
      <w:r>
        <w:rPr>
          <w:rFonts w:ascii="Calibri" w:eastAsia="Times New Roman" w:hAnsi="Calibri" w:cs="Calibri"/>
          <w:b/>
          <w:bCs/>
          <w:sz w:val="30"/>
          <w:szCs w:val="30"/>
        </w:rPr>
        <w:t>Course Version Number:</w:t>
      </w:r>
      <w:r>
        <w:rPr>
          <w:rFonts w:ascii="Calibri" w:eastAsia="Times New Roman" w:hAnsi="Calibri" w:cs="Calibri"/>
          <w:sz w:val="30"/>
          <w:szCs w:val="30"/>
        </w:rPr>
        <w:t xml:space="preserve">   1.0 </w:t>
      </w:r>
    </w:p>
    <w:p w14:paraId="44093A77" w14:textId="77777777" w:rsidR="003C569A" w:rsidRDefault="003C569A">
      <w:pPr>
        <w:spacing w:after="240"/>
        <w:divId w:val="593705119"/>
        <w:rPr>
          <w:rFonts w:ascii="Calibri" w:eastAsia="Times New Roman" w:hAnsi="Calibri" w:cs="Calibri"/>
          <w:sz w:val="24"/>
          <w:szCs w:val="24"/>
        </w:rPr>
      </w:pPr>
    </w:p>
    <w:p w14:paraId="3114B7EE" w14:textId="77777777" w:rsidR="003C569A" w:rsidRDefault="003C569A">
      <w:pPr>
        <w:spacing w:after="0"/>
        <w:divId w:val="976303928"/>
        <w:rPr>
          <w:rFonts w:ascii="Calibri" w:eastAsia="Times New Roman" w:hAnsi="Calibri" w:cs="Calibri"/>
          <w:sz w:val="30"/>
          <w:szCs w:val="30"/>
        </w:rPr>
      </w:pPr>
      <w:r>
        <w:rPr>
          <w:rFonts w:ascii="Calibri" w:eastAsia="Times New Roman" w:hAnsi="Calibri" w:cs="Calibri"/>
          <w:b/>
          <w:bCs/>
          <w:sz w:val="30"/>
          <w:szCs w:val="30"/>
        </w:rPr>
        <w:t>Course Description:</w:t>
      </w:r>
      <w:r>
        <w:rPr>
          <w:rFonts w:ascii="Calibri" w:eastAsia="Times New Roman" w:hAnsi="Calibri" w:cs="Calibri"/>
          <w:sz w:val="30"/>
          <w:szCs w:val="30"/>
        </w:rPr>
        <w:t xml:space="preserve"> </w:t>
      </w:r>
    </w:p>
    <w:p w14:paraId="02E0F0FE" w14:textId="77777777" w:rsidR="003C569A" w:rsidRDefault="003C569A">
      <w:pPr>
        <w:pStyle w:val="NormalWeb"/>
        <w:divId w:val="593705119"/>
      </w:pPr>
      <w:r>
        <w:t>This Code of Conduct course is intended to help employees identify and deal appropriately with ethical issues that arise in the workplace.</w:t>
      </w:r>
    </w:p>
    <w:p w14:paraId="0A89F759" w14:textId="77777777" w:rsidR="003C569A" w:rsidRDefault="003C569A">
      <w:pPr>
        <w:spacing w:after="240"/>
        <w:divId w:val="593705119"/>
        <w:rPr>
          <w:rFonts w:ascii="Calibri" w:eastAsia="Times New Roman" w:hAnsi="Calibri" w:cs="Calibri"/>
        </w:rPr>
      </w:pPr>
    </w:p>
    <w:p w14:paraId="69E2D837" w14:textId="77777777" w:rsidR="003C569A" w:rsidRDefault="003C569A">
      <w:pPr>
        <w:spacing w:after="0"/>
        <w:divId w:val="1870218389"/>
        <w:rPr>
          <w:rFonts w:ascii="Calibri" w:eastAsia="Times New Roman" w:hAnsi="Calibri" w:cs="Calibri"/>
          <w:sz w:val="30"/>
          <w:szCs w:val="30"/>
        </w:rPr>
      </w:pPr>
      <w:r>
        <w:rPr>
          <w:rFonts w:ascii="Calibri" w:eastAsia="Times New Roman" w:hAnsi="Calibri" w:cs="Calibri"/>
          <w:b/>
          <w:bCs/>
          <w:sz w:val="30"/>
          <w:szCs w:val="30"/>
        </w:rPr>
        <w:t>Course Objective(s):</w:t>
      </w:r>
      <w:r>
        <w:rPr>
          <w:rFonts w:ascii="Calibri" w:eastAsia="Times New Roman" w:hAnsi="Calibri" w:cs="Calibri"/>
          <w:sz w:val="30"/>
          <w:szCs w:val="30"/>
        </w:rPr>
        <w:t xml:space="preserve"> </w:t>
      </w:r>
    </w:p>
    <w:p w14:paraId="3E8DA05F" w14:textId="77777777" w:rsidR="003C569A" w:rsidRDefault="003C569A">
      <w:pPr>
        <w:pStyle w:val="NormalWeb"/>
        <w:divId w:val="593705119"/>
      </w:pPr>
      <w:r>
        <w:t>After taking this course, learners will be able to:</w:t>
      </w:r>
    </w:p>
    <w:p w14:paraId="5A4E245E" w14:textId="77777777" w:rsidR="003C569A" w:rsidRDefault="003C569A">
      <w:pPr>
        <w:pStyle w:val="NormalWeb"/>
        <w:divId w:val="593705119"/>
      </w:pPr>
      <w:r>
        <w:t>• Describe business ethics and the effect they have in the workplace.</w:t>
      </w:r>
    </w:p>
    <w:p w14:paraId="02D60B69" w14:textId="77777777" w:rsidR="003C569A" w:rsidRDefault="003C569A">
      <w:pPr>
        <w:pStyle w:val="NormalWeb"/>
        <w:divId w:val="593705119"/>
      </w:pPr>
      <w:r>
        <w:t>• Explain potential consequences for unethical behavior.</w:t>
      </w:r>
    </w:p>
    <w:p w14:paraId="688065C7" w14:textId="77777777" w:rsidR="003C569A" w:rsidRDefault="003C569A">
      <w:pPr>
        <w:pStyle w:val="NormalWeb"/>
        <w:divId w:val="593705119"/>
      </w:pPr>
      <w:r>
        <w:t>• Analyze and identify behavior as either ethical or non-ethical using an ethical decision-making framework.</w:t>
      </w:r>
    </w:p>
    <w:p w14:paraId="20CD6AB3" w14:textId="77777777" w:rsidR="003C569A" w:rsidRDefault="003C569A">
      <w:pPr>
        <w:rPr>
          <w:rFonts w:ascii="Calibri" w:eastAsia="Times New Roman" w:hAnsi="Calibri" w:cs="Calibri"/>
          <w:sz w:val="30"/>
          <w:szCs w:val="30"/>
        </w:rPr>
      </w:pPr>
      <w:r>
        <w:rPr>
          <w:rFonts w:ascii="Calibri" w:eastAsia="Times New Roman" w:hAnsi="Calibri" w:cs="Calibri"/>
        </w:rPr>
        <w:br w:type="page" w:clear="all"/>
      </w:r>
      <w:r>
        <w:rPr>
          <w:rFonts w:ascii="Calibri" w:eastAsia="Times New Roman" w:hAnsi="Calibri" w:cs="Calibri"/>
          <w:b/>
          <w:bCs/>
          <w:sz w:val="30"/>
          <w:szCs w:val="30"/>
        </w:rPr>
        <w:lastRenderedPageBreak/>
        <w:t>Table of Contents</w:t>
      </w:r>
      <w:r>
        <w:rPr>
          <w:rFonts w:ascii="Calibri" w:eastAsia="Times New Roman" w:hAnsi="Calibri" w:cs="Calibri"/>
          <w:sz w:val="30"/>
          <w:szCs w:val="30"/>
        </w:rPr>
        <w:t xml:space="preserve"> </w:t>
      </w:r>
    </w:p>
    <w:p w14:paraId="0383129F"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 xml:space="preserve">1 . </w:t>
      </w:r>
      <w:hyperlink w:anchor="landing_page" w:history="1">
        <w:r>
          <w:rPr>
            <w:rStyle w:val="Hyperlink"/>
            <w:b/>
            <w:bCs/>
          </w:rPr>
          <w:t>Landing Page</w:t>
        </w:r>
      </w:hyperlink>
      <w:r>
        <w:rPr>
          <w:rFonts w:ascii="Calibri" w:hAnsi="Calibri" w:cs="Calibri"/>
        </w:rPr>
        <w:t xml:space="preserve"> </w:t>
      </w:r>
    </w:p>
    <w:p w14:paraId="566E1D13"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 xml:space="preserve">2 . </w:t>
      </w:r>
      <w:hyperlink w:anchor="tile_menu" w:history="1">
        <w:r>
          <w:rPr>
            <w:rStyle w:val="Hyperlink"/>
            <w:b/>
            <w:bCs/>
          </w:rPr>
          <w:t>Tile Menu</w:t>
        </w:r>
      </w:hyperlink>
      <w:r>
        <w:rPr>
          <w:rFonts w:ascii="Calibri" w:hAnsi="Calibri" w:cs="Calibri"/>
        </w:rPr>
        <w:t xml:space="preserve"> </w:t>
      </w:r>
    </w:p>
    <w:p w14:paraId="595E4E66"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3 . Introduction Lesson</w:t>
      </w:r>
      <w:r>
        <w:rPr>
          <w:rFonts w:ascii="Calibri" w:hAnsi="Calibri" w:cs="Calibri"/>
        </w:rPr>
        <w:t xml:space="preserve"> </w:t>
      </w:r>
    </w:p>
    <w:p w14:paraId="11F2797F"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3 . Making Ethical Decisions</w:t>
      </w:r>
      <w:r>
        <w:rPr>
          <w:rFonts w:ascii="Calibri" w:hAnsi="Calibri" w:cs="Calibri"/>
        </w:rPr>
        <w:t xml:space="preserve"> </w:t>
      </w:r>
    </w:p>
    <w:p w14:paraId="1E2BB9D5" w14:textId="77777777" w:rsidR="003C569A" w:rsidRDefault="003C569A">
      <w:pPr>
        <w:pStyle w:val="contentblock"/>
        <w:spacing w:before="0" w:beforeAutospacing="0" w:after="0" w:afterAutospacing="0"/>
        <w:ind w:left="1035"/>
        <w:rPr>
          <w:rFonts w:ascii="Calibri" w:hAnsi="Calibri" w:cs="Calibri"/>
        </w:rPr>
      </w:pPr>
      <w:hyperlink w:anchor="Page_516016200443653490" w:history="1">
        <w:r>
          <w:rPr>
            <w:rStyle w:val="Hyperlink"/>
            <w:b/>
            <w:bCs/>
          </w:rPr>
          <w:t>1 . Ethical Decision-Making Framework</w:t>
        </w:r>
      </w:hyperlink>
      <w:r>
        <w:rPr>
          <w:rFonts w:ascii="Calibri" w:hAnsi="Calibri" w:cs="Calibri"/>
        </w:rPr>
        <w:t xml:space="preserve"> </w:t>
      </w:r>
    </w:p>
    <w:p w14:paraId="0E84D8CE" w14:textId="77777777" w:rsidR="003C569A" w:rsidRDefault="003C569A">
      <w:pPr>
        <w:pStyle w:val="contentblock"/>
        <w:spacing w:before="0" w:beforeAutospacing="0" w:after="0" w:afterAutospacing="0"/>
        <w:ind w:left="1035"/>
        <w:rPr>
          <w:rFonts w:ascii="Calibri" w:hAnsi="Calibri" w:cs="Calibri"/>
        </w:rPr>
      </w:pPr>
      <w:hyperlink w:anchor="Page_5459088345036106511" w:history="1">
        <w:r>
          <w:rPr>
            <w:rStyle w:val="Hyperlink"/>
            <w:b/>
            <w:bCs/>
          </w:rPr>
          <w:t>2 . Questionable Compensation</w:t>
        </w:r>
      </w:hyperlink>
      <w:r>
        <w:rPr>
          <w:rFonts w:ascii="Calibri" w:hAnsi="Calibri" w:cs="Calibri"/>
        </w:rPr>
        <w:t xml:space="preserve"> </w:t>
      </w:r>
    </w:p>
    <w:p w14:paraId="197E01B3" w14:textId="77777777" w:rsidR="003C569A" w:rsidRDefault="003C569A">
      <w:pPr>
        <w:pStyle w:val="contentblock"/>
        <w:spacing w:before="0" w:beforeAutospacing="0" w:after="0" w:afterAutospacing="0"/>
        <w:ind w:left="1035"/>
        <w:rPr>
          <w:rFonts w:ascii="Calibri" w:hAnsi="Calibri" w:cs="Calibri"/>
        </w:rPr>
      </w:pPr>
      <w:hyperlink w:anchor="Page_3036865074152187244" w:history="1">
        <w:r>
          <w:rPr>
            <w:rStyle w:val="Hyperlink"/>
            <w:b/>
            <w:bCs/>
          </w:rPr>
          <w:t>3 . Poor Reports</w:t>
        </w:r>
      </w:hyperlink>
      <w:r>
        <w:rPr>
          <w:rFonts w:ascii="Calibri" w:hAnsi="Calibri" w:cs="Calibri"/>
        </w:rPr>
        <w:t xml:space="preserve"> </w:t>
      </w:r>
    </w:p>
    <w:p w14:paraId="1213DF9C" w14:textId="77777777" w:rsidR="003C569A" w:rsidRDefault="003C569A">
      <w:pPr>
        <w:pStyle w:val="contentblock"/>
        <w:spacing w:before="0" w:beforeAutospacing="0" w:after="0" w:afterAutospacing="0"/>
        <w:ind w:left="1035"/>
        <w:rPr>
          <w:rFonts w:ascii="Calibri" w:hAnsi="Calibri" w:cs="Calibri"/>
        </w:rPr>
      </w:pPr>
      <w:hyperlink w:anchor="Page_8250888342406082464" w:history="1">
        <w:r>
          <w:rPr>
            <w:rStyle w:val="Hyperlink"/>
            <w:b/>
            <w:bCs/>
          </w:rPr>
          <w:t>4 . Thanks for helping Advik.</w:t>
        </w:r>
      </w:hyperlink>
      <w:r>
        <w:rPr>
          <w:rFonts w:ascii="Calibri" w:hAnsi="Calibri" w:cs="Calibri"/>
        </w:rPr>
        <w:t xml:space="preserve"> </w:t>
      </w:r>
    </w:p>
    <w:p w14:paraId="1F762443"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4 . Tactics to Prevent Bribery and Corruption</w:t>
      </w:r>
      <w:r>
        <w:rPr>
          <w:rFonts w:ascii="Calibri" w:hAnsi="Calibri" w:cs="Calibri"/>
        </w:rPr>
        <w:t xml:space="preserve"> </w:t>
      </w:r>
    </w:p>
    <w:p w14:paraId="1259E7D9" w14:textId="77777777" w:rsidR="003C569A" w:rsidRDefault="003C569A">
      <w:pPr>
        <w:pStyle w:val="contentblock"/>
        <w:spacing w:before="0" w:beforeAutospacing="0" w:after="0" w:afterAutospacing="0"/>
        <w:ind w:left="1035"/>
        <w:rPr>
          <w:rFonts w:ascii="Calibri" w:hAnsi="Calibri" w:cs="Calibri"/>
        </w:rPr>
      </w:pPr>
      <w:hyperlink w:anchor="Page_951292143034178516" w:history="1">
        <w:r>
          <w:rPr>
            <w:rStyle w:val="Hyperlink"/>
            <w:b/>
            <w:bCs/>
          </w:rPr>
          <w:t>1 . Help us prevent bribery and corruption.</w:t>
        </w:r>
      </w:hyperlink>
      <w:r>
        <w:rPr>
          <w:rFonts w:ascii="Calibri" w:hAnsi="Calibri" w:cs="Calibri"/>
        </w:rPr>
        <w:t xml:space="preserve"> </w:t>
      </w:r>
    </w:p>
    <w:p w14:paraId="1E202A94" w14:textId="77777777" w:rsidR="003C569A" w:rsidRDefault="003C569A">
      <w:pPr>
        <w:pStyle w:val="contentblock"/>
        <w:spacing w:before="0" w:beforeAutospacing="0" w:after="0" w:afterAutospacing="0"/>
        <w:ind w:left="1035"/>
        <w:rPr>
          <w:rFonts w:ascii="Calibri" w:hAnsi="Calibri" w:cs="Calibri"/>
        </w:rPr>
      </w:pPr>
      <w:hyperlink w:anchor="Page_1166115055692395673" w:history="1">
        <w:r>
          <w:rPr>
            <w:rStyle w:val="Hyperlink"/>
            <w:b/>
            <w:bCs/>
          </w:rPr>
          <w:t>2 . It’s Up to You!</w:t>
        </w:r>
      </w:hyperlink>
      <w:r>
        <w:rPr>
          <w:rFonts w:ascii="Calibri" w:hAnsi="Calibri" w:cs="Calibri"/>
        </w:rPr>
        <w:t xml:space="preserve"> </w:t>
      </w:r>
    </w:p>
    <w:p w14:paraId="530E32D3" w14:textId="77777777" w:rsidR="003C569A" w:rsidRDefault="003C569A">
      <w:pPr>
        <w:pStyle w:val="contentblock"/>
        <w:spacing w:before="0" w:beforeAutospacing="0" w:after="0" w:afterAutospacing="0"/>
        <w:ind w:left="1035"/>
        <w:rPr>
          <w:rFonts w:ascii="Calibri" w:hAnsi="Calibri" w:cs="Calibri"/>
        </w:rPr>
      </w:pPr>
      <w:hyperlink w:anchor="Page_1448689810299433152" w:history="1">
        <w:r>
          <w:rPr>
            <w:rStyle w:val="Hyperlink"/>
            <w:b/>
            <w:bCs/>
          </w:rPr>
          <w:t xml:space="preserve">3 . Let’s Make a Deal </w:t>
        </w:r>
      </w:hyperlink>
    </w:p>
    <w:p w14:paraId="62C0B84B" w14:textId="77777777" w:rsidR="003C569A" w:rsidRDefault="003C569A">
      <w:pPr>
        <w:pStyle w:val="contentblock"/>
        <w:spacing w:before="0" w:beforeAutospacing="0" w:after="0" w:afterAutospacing="0"/>
        <w:ind w:left="1035"/>
        <w:rPr>
          <w:rFonts w:ascii="Calibri" w:hAnsi="Calibri" w:cs="Calibri"/>
        </w:rPr>
      </w:pPr>
      <w:hyperlink w:anchor="Page_1552796295900206179" w:history="1">
        <w:r>
          <w:rPr>
            <w:rStyle w:val="Hyperlink"/>
            <w:b/>
            <w:bCs/>
          </w:rPr>
          <w:t xml:space="preserve">4 . Can We Speed Things Up? </w:t>
        </w:r>
      </w:hyperlink>
    </w:p>
    <w:p w14:paraId="166B07D0" w14:textId="77777777" w:rsidR="003C569A" w:rsidRDefault="003C569A">
      <w:pPr>
        <w:pStyle w:val="contentblock"/>
        <w:spacing w:before="0" w:beforeAutospacing="0" w:after="0" w:afterAutospacing="0"/>
        <w:ind w:left="1035"/>
        <w:rPr>
          <w:rFonts w:ascii="Calibri" w:hAnsi="Calibri" w:cs="Calibri"/>
        </w:rPr>
      </w:pPr>
      <w:hyperlink w:anchor="Page_134965073214966400" w:history="1">
        <w:r>
          <w:rPr>
            <w:rStyle w:val="Hyperlink"/>
            <w:b/>
            <w:bCs/>
          </w:rPr>
          <w:t>5 . Remember…</w:t>
        </w:r>
      </w:hyperlink>
      <w:r>
        <w:rPr>
          <w:rFonts w:ascii="Calibri" w:hAnsi="Calibri" w:cs="Calibri"/>
        </w:rPr>
        <w:t xml:space="preserve"> </w:t>
      </w:r>
    </w:p>
    <w:p w14:paraId="231785FD" w14:textId="77777777" w:rsidR="003C569A" w:rsidRDefault="003C569A">
      <w:pPr>
        <w:pStyle w:val="contentblock"/>
        <w:spacing w:before="0" w:beforeAutospacing="0" w:after="0" w:afterAutospacing="0"/>
        <w:ind w:left="1035"/>
        <w:rPr>
          <w:rFonts w:ascii="Calibri" w:hAnsi="Calibri" w:cs="Calibri"/>
        </w:rPr>
      </w:pPr>
      <w:hyperlink w:anchor="Page_425802243905424519" w:history="1">
        <w:r>
          <w:rPr>
            <w:rStyle w:val="Hyperlink"/>
            <w:b/>
            <w:bCs/>
          </w:rPr>
          <w:t xml:space="preserve">6 . What Now? </w:t>
        </w:r>
      </w:hyperlink>
    </w:p>
    <w:p w14:paraId="587C0311" w14:textId="77777777" w:rsidR="003C569A" w:rsidRDefault="003C569A">
      <w:pPr>
        <w:pStyle w:val="contentblock"/>
        <w:spacing w:before="0" w:beforeAutospacing="0" w:after="0" w:afterAutospacing="0"/>
        <w:ind w:left="1035"/>
        <w:rPr>
          <w:rFonts w:ascii="Calibri" w:hAnsi="Calibri" w:cs="Calibri"/>
        </w:rPr>
      </w:pPr>
      <w:hyperlink w:anchor="Page_290298564302751172" w:history="1">
        <w:r>
          <w:rPr>
            <w:rStyle w:val="Hyperlink"/>
            <w:b/>
            <w:bCs/>
          </w:rPr>
          <w:t>7 . Thanks for helping Gregor.</w:t>
        </w:r>
      </w:hyperlink>
      <w:r>
        <w:rPr>
          <w:rFonts w:ascii="Calibri" w:hAnsi="Calibri" w:cs="Calibri"/>
        </w:rPr>
        <w:t xml:space="preserve"> </w:t>
      </w:r>
    </w:p>
    <w:p w14:paraId="288E79F2"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5 . Conflicts of Interest</w:t>
      </w:r>
      <w:r>
        <w:rPr>
          <w:rFonts w:ascii="Calibri" w:hAnsi="Calibri" w:cs="Calibri"/>
        </w:rPr>
        <w:t xml:space="preserve"> </w:t>
      </w:r>
    </w:p>
    <w:p w14:paraId="7CE8F96D" w14:textId="77777777" w:rsidR="003C569A" w:rsidRDefault="003C569A">
      <w:pPr>
        <w:pStyle w:val="contentblock"/>
        <w:spacing w:before="0" w:beforeAutospacing="0" w:after="0" w:afterAutospacing="0"/>
        <w:ind w:left="1035"/>
        <w:rPr>
          <w:rFonts w:ascii="Calibri" w:hAnsi="Calibri" w:cs="Calibri"/>
        </w:rPr>
      </w:pPr>
      <w:hyperlink w:anchor="Page_367636225014766307" w:history="1">
        <w:r>
          <w:rPr>
            <w:rStyle w:val="Hyperlink"/>
            <w:b/>
            <w:bCs/>
          </w:rPr>
          <w:t>1 . Understanding Conflicts of Interest</w:t>
        </w:r>
      </w:hyperlink>
      <w:r>
        <w:rPr>
          <w:rFonts w:ascii="Calibri" w:hAnsi="Calibri" w:cs="Calibri"/>
        </w:rPr>
        <w:t xml:space="preserve"> </w:t>
      </w:r>
    </w:p>
    <w:p w14:paraId="10B5B380" w14:textId="77777777" w:rsidR="003C569A" w:rsidRDefault="003C569A">
      <w:pPr>
        <w:pStyle w:val="contentblock"/>
        <w:spacing w:before="0" w:beforeAutospacing="0" w:after="0" w:afterAutospacing="0"/>
        <w:ind w:left="1035"/>
        <w:rPr>
          <w:rFonts w:ascii="Calibri" w:hAnsi="Calibri" w:cs="Calibri"/>
        </w:rPr>
      </w:pPr>
      <w:hyperlink w:anchor="Page_521317232885866951" w:history="1">
        <w:r>
          <w:rPr>
            <w:rStyle w:val="Hyperlink"/>
            <w:b/>
            <w:bCs/>
          </w:rPr>
          <w:t>2 . Reviewing Construction Bids</w:t>
        </w:r>
      </w:hyperlink>
      <w:r>
        <w:rPr>
          <w:rFonts w:ascii="Calibri" w:hAnsi="Calibri" w:cs="Calibri"/>
        </w:rPr>
        <w:t xml:space="preserve"> </w:t>
      </w:r>
    </w:p>
    <w:p w14:paraId="25B3F45E" w14:textId="77777777" w:rsidR="003C569A" w:rsidRDefault="003C569A">
      <w:pPr>
        <w:pStyle w:val="contentblock"/>
        <w:spacing w:before="0" w:beforeAutospacing="0" w:after="0" w:afterAutospacing="0"/>
        <w:ind w:left="1035"/>
        <w:rPr>
          <w:rFonts w:ascii="Calibri" w:hAnsi="Calibri" w:cs="Calibri"/>
        </w:rPr>
      </w:pPr>
      <w:hyperlink w:anchor="Page_4089758430468186" w:history="1">
        <w:r>
          <w:rPr>
            <w:rStyle w:val="Hyperlink"/>
            <w:b/>
            <w:bCs/>
          </w:rPr>
          <w:t>3 . Thanks for helping Katrina.</w:t>
        </w:r>
      </w:hyperlink>
      <w:r>
        <w:rPr>
          <w:rFonts w:ascii="Calibri" w:hAnsi="Calibri" w:cs="Calibri"/>
        </w:rPr>
        <w:t xml:space="preserve"> </w:t>
      </w:r>
    </w:p>
    <w:p w14:paraId="03B27CD7"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6 . Books and Records</w:t>
      </w:r>
      <w:r>
        <w:rPr>
          <w:rFonts w:ascii="Calibri" w:hAnsi="Calibri" w:cs="Calibri"/>
        </w:rPr>
        <w:t xml:space="preserve"> </w:t>
      </w:r>
    </w:p>
    <w:p w14:paraId="716BEA8A" w14:textId="77777777" w:rsidR="003C569A" w:rsidRDefault="003C569A">
      <w:pPr>
        <w:pStyle w:val="contentblock"/>
        <w:spacing w:before="0" w:beforeAutospacing="0" w:after="0" w:afterAutospacing="0"/>
        <w:ind w:left="1035"/>
        <w:rPr>
          <w:rFonts w:ascii="Calibri" w:hAnsi="Calibri" w:cs="Calibri"/>
        </w:rPr>
      </w:pPr>
      <w:hyperlink w:anchor="Page_9199029890003920569" w:history="1">
        <w:r>
          <w:rPr>
            <w:rStyle w:val="Hyperlink"/>
            <w:b/>
            <w:bCs/>
          </w:rPr>
          <w:t>1 . Accurate Record-Keeping</w:t>
        </w:r>
      </w:hyperlink>
      <w:r>
        <w:rPr>
          <w:rFonts w:ascii="Calibri" w:hAnsi="Calibri" w:cs="Calibri"/>
        </w:rPr>
        <w:t xml:space="preserve"> </w:t>
      </w:r>
    </w:p>
    <w:p w14:paraId="5411B74D" w14:textId="77777777" w:rsidR="003C569A" w:rsidRDefault="003C569A">
      <w:pPr>
        <w:pStyle w:val="contentblock"/>
        <w:spacing w:before="0" w:beforeAutospacing="0" w:after="0" w:afterAutospacing="0"/>
        <w:ind w:left="1035"/>
        <w:rPr>
          <w:rFonts w:ascii="Calibri" w:hAnsi="Calibri" w:cs="Calibri"/>
        </w:rPr>
      </w:pPr>
      <w:hyperlink w:anchor="Page_7424262133601119181" w:history="1">
        <w:r>
          <w:rPr>
            <w:rStyle w:val="Hyperlink"/>
            <w:b/>
            <w:bCs/>
          </w:rPr>
          <w:t>2 . Can you help Rasul?</w:t>
        </w:r>
      </w:hyperlink>
      <w:r>
        <w:rPr>
          <w:rFonts w:ascii="Calibri" w:hAnsi="Calibri" w:cs="Calibri"/>
        </w:rPr>
        <w:t xml:space="preserve"> </w:t>
      </w:r>
    </w:p>
    <w:p w14:paraId="46B1F8E3" w14:textId="77777777" w:rsidR="003C569A" w:rsidRDefault="003C569A">
      <w:pPr>
        <w:pStyle w:val="contentblock"/>
        <w:spacing w:before="0" w:beforeAutospacing="0" w:after="0" w:afterAutospacing="0"/>
        <w:ind w:left="1035"/>
        <w:rPr>
          <w:rFonts w:ascii="Calibri" w:hAnsi="Calibri" w:cs="Calibri"/>
        </w:rPr>
      </w:pPr>
      <w:hyperlink w:anchor="Page_7634127596609283954" w:history="1">
        <w:r>
          <w:rPr>
            <w:rStyle w:val="Hyperlink"/>
            <w:b/>
            <w:bCs/>
          </w:rPr>
          <w:t>3 . The Event Planner</w:t>
        </w:r>
      </w:hyperlink>
      <w:r>
        <w:rPr>
          <w:rFonts w:ascii="Calibri" w:hAnsi="Calibri" w:cs="Calibri"/>
        </w:rPr>
        <w:t xml:space="preserve"> </w:t>
      </w:r>
    </w:p>
    <w:p w14:paraId="34A5F63B" w14:textId="77777777" w:rsidR="003C569A" w:rsidRDefault="003C569A">
      <w:pPr>
        <w:pStyle w:val="contentblock"/>
        <w:spacing w:before="0" w:beforeAutospacing="0" w:after="0" w:afterAutospacing="0"/>
        <w:ind w:left="1035"/>
        <w:rPr>
          <w:rFonts w:ascii="Calibri" w:hAnsi="Calibri" w:cs="Calibri"/>
        </w:rPr>
      </w:pPr>
      <w:hyperlink w:anchor="Page_7852255471405902072" w:history="1">
        <w:r>
          <w:rPr>
            <w:rStyle w:val="Hyperlink"/>
            <w:b/>
            <w:bCs/>
          </w:rPr>
          <w:t>4 . Remember…</w:t>
        </w:r>
      </w:hyperlink>
      <w:r>
        <w:rPr>
          <w:rFonts w:ascii="Calibri" w:hAnsi="Calibri" w:cs="Calibri"/>
        </w:rPr>
        <w:t xml:space="preserve"> </w:t>
      </w:r>
    </w:p>
    <w:p w14:paraId="5DE40023" w14:textId="77777777" w:rsidR="003C569A" w:rsidRDefault="003C569A">
      <w:pPr>
        <w:pStyle w:val="contentblock"/>
        <w:spacing w:before="0" w:beforeAutospacing="0" w:after="0" w:afterAutospacing="0"/>
        <w:ind w:left="1035"/>
        <w:rPr>
          <w:rFonts w:ascii="Calibri" w:hAnsi="Calibri" w:cs="Calibri"/>
        </w:rPr>
      </w:pPr>
      <w:hyperlink w:anchor="Page_7677092177422940467" w:history="1">
        <w:r>
          <w:rPr>
            <w:rStyle w:val="Hyperlink"/>
            <w:b/>
            <w:bCs/>
          </w:rPr>
          <w:t>5 . The Thank-You Basket</w:t>
        </w:r>
      </w:hyperlink>
      <w:r>
        <w:rPr>
          <w:rFonts w:ascii="Calibri" w:hAnsi="Calibri" w:cs="Calibri"/>
        </w:rPr>
        <w:t xml:space="preserve"> </w:t>
      </w:r>
    </w:p>
    <w:p w14:paraId="0EE61C3B" w14:textId="77777777" w:rsidR="003C569A" w:rsidRDefault="003C569A">
      <w:pPr>
        <w:pStyle w:val="contentblock"/>
        <w:spacing w:before="0" w:beforeAutospacing="0" w:after="0" w:afterAutospacing="0"/>
        <w:ind w:left="1035"/>
        <w:rPr>
          <w:rFonts w:ascii="Calibri" w:hAnsi="Calibri" w:cs="Calibri"/>
        </w:rPr>
      </w:pPr>
      <w:hyperlink w:anchor="Page_7890262606864473496" w:history="1">
        <w:r>
          <w:rPr>
            <w:rStyle w:val="Hyperlink"/>
            <w:b/>
            <w:bCs/>
          </w:rPr>
          <w:t>6 . Thanks for helping Sipho.</w:t>
        </w:r>
      </w:hyperlink>
      <w:r>
        <w:rPr>
          <w:rFonts w:ascii="Calibri" w:hAnsi="Calibri" w:cs="Calibri"/>
        </w:rPr>
        <w:t xml:space="preserve"> </w:t>
      </w:r>
    </w:p>
    <w:p w14:paraId="2CD5AAEC"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7 . What Is Human Trafficking?</w:t>
      </w:r>
      <w:r>
        <w:rPr>
          <w:rFonts w:ascii="Calibri" w:hAnsi="Calibri" w:cs="Calibri"/>
        </w:rPr>
        <w:t xml:space="preserve"> </w:t>
      </w:r>
    </w:p>
    <w:p w14:paraId="1C0AEF03" w14:textId="77777777" w:rsidR="003C569A" w:rsidRDefault="003C569A">
      <w:pPr>
        <w:pStyle w:val="contentblock"/>
        <w:spacing w:before="0" w:beforeAutospacing="0" w:after="0" w:afterAutospacing="0"/>
        <w:ind w:left="1035"/>
        <w:rPr>
          <w:rFonts w:ascii="Calibri" w:hAnsi="Calibri" w:cs="Calibri"/>
        </w:rPr>
      </w:pPr>
      <w:hyperlink w:anchor="Page_741156348808246770" w:history="1">
        <w:r>
          <w:rPr>
            <w:rStyle w:val="Hyperlink"/>
            <w:b/>
            <w:bCs/>
          </w:rPr>
          <w:t>1 . Human Trafficking</w:t>
        </w:r>
      </w:hyperlink>
      <w:r>
        <w:rPr>
          <w:rFonts w:ascii="Calibri" w:hAnsi="Calibri" w:cs="Calibri"/>
        </w:rPr>
        <w:t xml:space="preserve"> </w:t>
      </w:r>
    </w:p>
    <w:p w14:paraId="6A80004F" w14:textId="77777777" w:rsidR="003C569A" w:rsidRDefault="003C569A">
      <w:pPr>
        <w:pStyle w:val="contentblock"/>
        <w:spacing w:before="0" w:beforeAutospacing="0" w:after="0" w:afterAutospacing="0"/>
        <w:ind w:left="1035"/>
        <w:rPr>
          <w:rFonts w:ascii="Calibri" w:hAnsi="Calibri" w:cs="Calibri"/>
        </w:rPr>
      </w:pPr>
      <w:hyperlink w:anchor="Page_600695215260553743" w:history="1">
        <w:r>
          <w:rPr>
            <w:rStyle w:val="Hyperlink"/>
            <w:b/>
            <w:bCs/>
          </w:rPr>
          <w:t>2 . It’s More Common Than We Think</w:t>
        </w:r>
      </w:hyperlink>
      <w:r>
        <w:rPr>
          <w:rFonts w:ascii="Calibri" w:hAnsi="Calibri" w:cs="Calibri"/>
        </w:rPr>
        <w:t xml:space="preserve"> </w:t>
      </w:r>
    </w:p>
    <w:p w14:paraId="4B98B5B5" w14:textId="77777777" w:rsidR="003C569A" w:rsidRDefault="003C569A">
      <w:pPr>
        <w:pStyle w:val="contentblock"/>
        <w:spacing w:before="0" w:beforeAutospacing="0" w:after="0" w:afterAutospacing="0"/>
        <w:ind w:left="1035"/>
        <w:rPr>
          <w:rFonts w:ascii="Calibri" w:hAnsi="Calibri" w:cs="Calibri"/>
        </w:rPr>
      </w:pPr>
      <w:hyperlink w:anchor="Page_5898558735822142673" w:history="1">
        <w:r>
          <w:rPr>
            <w:rStyle w:val="Hyperlink"/>
            <w:b/>
            <w:bCs/>
          </w:rPr>
          <w:t>3 . Thanks for helping Alberto.</w:t>
        </w:r>
      </w:hyperlink>
      <w:r>
        <w:rPr>
          <w:rFonts w:ascii="Calibri" w:hAnsi="Calibri" w:cs="Calibri"/>
        </w:rPr>
        <w:t xml:space="preserve"> </w:t>
      </w:r>
    </w:p>
    <w:p w14:paraId="3C7FC6E2"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8 . What Is Insider Trading?</w:t>
      </w:r>
      <w:r>
        <w:rPr>
          <w:rFonts w:ascii="Calibri" w:hAnsi="Calibri" w:cs="Calibri"/>
        </w:rPr>
        <w:t xml:space="preserve"> </w:t>
      </w:r>
    </w:p>
    <w:p w14:paraId="0CFD95AF" w14:textId="77777777" w:rsidR="003C569A" w:rsidRDefault="003C569A">
      <w:pPr>
        <w:pStyle w:val="contentblock"/>
        <w:spacing w:before="0" w:beforeAutospacing="0" w:after="0" w:afterAutospacing="0"/>
        <w:ind w:left="1035"/>
        <w:rPr>
          <w:rFonts w:ascii="Calibri" w:hAnsi="Calibri" w:cs="Calibri"/>
        </w:rPr>
      </w:pPr>
      <w:hyperlink w:anchor="Page_3216445664390012859" w:history="1">
        <w:r>
          <w:rPr>
            <w:rStyle w:val="Hyperlink"/>
            <w:b/>
            <w:bCs/>
          </w:rPr>
          <w:t>1 . YOU are an INSIDER at our company!</w:t>
        </w:r>
      </w:hyperlink>
      <w:r>
        <w:rPr>
          <w:rFonts w:ascii="Calibri" w:hAnsi="Calibri" w:cs="Calibri"/>
        </w:rPr>
        <w:t xml:space="preserve"> </w:t>
      </w:r>
    </w:p>
    <w:p w14:paraId="77641C49" w14:textId="77777777" w:rsidR="003C569A" w:rsidRDefault="003C569A">
      <w:pPr>
        <w:pStyle w:val="contentblock"/>
        <w:spacing w:before="0" w:beforeAutospacing="0" w:after="0" w:afterAutospacing="0"/>
        <w:ind w:left="1035"/>
        <w:rPr>
          <w:rFonts w:ascii="Calibri" w:hAnsi="Calibri" w:cs="Calibri"/>
        </w:rPr>
      </w:pPr>
      <w:hyperlink w:anchor="Page_3429616089536578592" w:history="1">
        <w:r>
          <w:rPr>
            <w:rStyle w:val="Hyperlink"/>
            <w:b/>
            <w:bCs/>
          </w:rPr>
          <w:t xml:space="preserve">2 . Dinner Conversation </w:t>
        </w:r>
      </w:hyperlink>
    </w:p>
    <w:p w14:paraId="569E01D2" w14:textId="77777777" w:rsidR="003C569A" w:rsidRDefault="003C569A">
      <w:pPr>
        <w:pStyle w:val="contentblock"/>
        <w:spacing w:before="0" w:beforeAutospacing="0" w:after="0" w:afterAutospacing="0"/>
        <w:ind w:left="1035"/>
        <w:rPr>
          <w:rFonts w:ascii="Calibri" w:hAnsi="Calibri" w:cs="Calibri"/>
        </w:rPr>
      </w:pPr>
      <w:hyperlink w:anchor="Page_3631219132166355429" w:history="1">
        <w:r>
          <w:rPr>
            <w:rStyle w:val="Hyperlink"/>
            <w:b/>
            <w:bCs/>
          </w:rPr>
          <w:t>3 . Remember…</w:t>
        </w:r>
      </w:hyperlink>
      <w:r>
        <w:rPr>
          <w:rFonts w:ascii="Calibri" w:hAnsi="Calibri" w:cs="Calibri"/>
        </w:rPr>
        <w:t xml:space="preserve"> </w:t>
      </w:r>
    </w:p>
    <w:p w14:paraId="06B8C550" w14:textId="77777777" w:rsidR="003C569A" w:rsidRDefault="003C569A">
      <w:pPr>
        <w:pStyle w:val="contentblock"/>
        <w:spacing w:before="0" w:beforeAutospacing="0" w:after="0" w:afterAutospacing="0"/>
        <w:ind w:left="1035"/>
        <w:rPr>
          <w:rFonts w:ascii="Calibri" w:hAnsi="Calibri" w:cs="Calibri"/>
        </w:rPr>
      </w:pPr>
      <w:hyperlink w:anchor="Page_2162160908289071201" w:history="1">
        <w:r>
          <w:rPr>
            <w:rStyle w:val="Hyperlink"/>
            <w:b/>
            <w:bCs/>
          </w:rPr>
          <w:t xml:space="preserve">4 . Broker Dilemma </w:t>
        </w:r>
      </w:hyperlink>
    </w:p>
    <w:p w14:paraId="79763060" w14:textId="77777777" w:rsidR="003C569A" w:rsidRDefault="003C569A">
      <w:pPr>
        <w:pStyle w:val="contentblock"/>
        <w:spacing w:before="0" w:beforeAutospacing="0" w:after="0" w:afterAutospacing="0"/>
        <w:ind w:left="1035"/>
        <w:rPr>
          <w:rFonts w:ascii="Calibri" w:hAnsi="Calibri" w:cs="Calibri"/>
        </w:rPr>
      </w:pPr>
      <w:hyperlink w:anchor="Page_2365416434135532166" w:history="1">
        <w:r>
          <w:rPr>
            <w:rStyle w:val="Hyperlink"/>
            <w:b/>
            <w:bCs/>
          </w:rPr>
          <w:t>5 . Remember…</w:t>
        </w:r>
      </w:hyperlink>
      <w:r>
        <w:rPr>
          <w:rFonts w:ascii="Calibri" w:hAnsi="Calibri" w:cs="Calibri"/>
        </w:rPr>
        <w:t xml:space="preserve"> </w:t>
      </w:r>
    </w:p>
    <w:p w14:paraId="462ADA6C" w14:textId="77777777" w:rsidR="003C569A" w:rsidRDefault="003C569A">
      <w:pPr>
        <w:pStyle w:val="contentblock"/>
        <w:spacing w:before="0" w:beforeAutospacing="0" w:after="0" w:afterAutospacing="0"/>
        <w:ind w:left="1035"/>
        <w:rPr>
          <w:rFonts w:ascii="Calibri" w:hAnsi="Calibri" w:cs="Calibri"/>
        </w:rPr>
      </w:pPr>
      <w:hyperlink w:anchor="Page_2353849043028808678" w:history="1">
        <w:r>
          <w:rPr>
            <w:rStyle w:val="Hyperlink"/>
            <w:b/>
            <w:bCs/>
          </w:rPr>
          <w:t>6 . Keep It Between Us</w:t>
        </w:r>
      </w:hyperlink>
      <w:r>
        <w:rPr>
          <w:rFonts w:ascii="Calibri" w:hAnsi="Calibri" w:cs="Calibri"/>
        </w:rPr>
        <w:t xml:space="preserve"> </w:t>
      </w:r>
    </w:p>
    <w:p w14:paraId="750A2B56" w14:textId="77777777" w:rsidR="003C569A" w:rsidRDefault="003C569A">
      <w:pPr>
        <w:pStyle w:val="contentblock"/>
        <w:spacing w:before="0" w:beforeAutospacing="0" w:after="0" w:afterAutospacing="0"/>
        <w:ind w:left="1035"/>
        <w:rPr>
          <w:rFonts w:ascii="Calibri" w:hAnsi="Calibri" w:cs="Calibri"/>
        </w:rPr>
      </w:pPr>
      <w:hyperlink w:anchor="Page_2505877567683225193" w:history="1">
        <w:r>
          <w:rPr>
            <w:rStyle w:val="Hyperlink"/>
            <w:b/>
            <w:bCs/>
          </w:rPr>
          <w:t>7 . Thanks for helping Ali.</w:t>
        </w:r>
      </w:hyperlink>
      <w:r>
        <w:rPr>
          <w:rFonts w:ascii="Calibri" w:hAnsi="Calibri" w:cs="Calibri"/>
        </w:rPr>
        <w:t xml:space="preserve"> </w:t>
      </w:r>
    </w:p>
    <w:p w14:paraId="222D74BC"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9 . Emerging Trends in Trade Compliance &amp; Controls</w:t>
      </w:r>
      <w:r>
        <w:rPr>
          <w:rFonts w:ascii="Calibri" w:hAnsi="Calibri" w:cs="Calibri"/>
        </w:rPr>
        <w:t xml:space="preserve"> </w:t>
      </w:r>
    </w:p>
    <w:p w14:paraId="44E418C1" w14:textId="77777777" w:rsidR="003C569A" w:rsidRDefault="003C569A">
      <w:pPr>
        <w:pStyle w:val="contentblock"/>
        <w:spacing w:before="0" w:beforeAutospacing="0" w:after="0" w:afterAutospacing="0"/>
        <w:ind w:left="1035"/>
        <w:rPr>
          <w:rFonts w:ascii="Calibri" w:hAnsi="Calibri" w:cs="Calibri"/>
        </w:rPr>
      </w:pPr>
      <w:hyperlink w:anchor="Page_8554686984402177676" w:history="1">
        <w:r>
          <w:rPr>
            <w:rStyle w:val="Hyperlink"/>
            <w:b/>
            <w:bCs/>
          </w:rPr>
          <w:t>1 . Emerging Risks and Your Business</w:t>
        </w:r>
      </w:hyperlink>
      <w:r>
        <w:rPr>
          <w:rFonts w:ascii="Calibri" w:hAnsi="Calibri" w:cs="Calibri"/>
        </w:rPr>
        <w:t xml:space="preserve"> </w:t>
      </w:r>
    </w:p>
    <w:p w14:paraId="7D967063" w14:textId="77777777" w:rsidR="003C569A" w:rsidRDefault="003C569A">
      <w:pPr>
        <w:pStyle w:val="contentblock"/>
        <w:spacing w:before="0" w:beforeAutospacing="0" w:after="0" w:afterAutospacing="0"/>
        <w:ind w:left="1035"/>
        <w:rPr>
          <w:rFonts w:ascii="Calibri" w:hAnsi="Calibri" w:cs="Calibri"/>
        </w:rPr>
      </w:pPr>
      <w:hyperlink w:anchor="Page_8711672963001613871" w:history="1">
        <w:r>
          <w:rPr>
            <w:rStyle w:val="Hyperlink"/>
            <w:b/>
            <w:bCs/>
          </w:rPr>
          <w:t>2 . An Error in Judgment</w:t>
        </w:r>
      </w:hyperlink>
      <w:r>
        <w:rPr>
          <w:rFonts w:ascii="Calibri" w:hAnsi="Calibri" w:cs="Calibri"/>
        </w:rPr>
        <w:t xml:space="preserve"> </w:t>
      </w:r>
    </w:p>
    <w:p w14:paraId="0F6282B9" w14:textId="77777777" w:rsidR="003C569A" w:rsidRDefault="003C569A">
      <w:pPr>
        <w:pStyle w:val="contentblock"/>
        <w:spacing w:before="0" w:beforeAutospacing="0" w:after="0" w:afterAutospacing="0"/>
        <w:ind w:left="1035"/>
        <w:rPr>
          <w:rFonts w:ascii="Calibri" w:hAnsi="Calibri" w:cs="Calibri"/>
        </w:rPr>
      </w:pPr>
      <w:hyperlink w:anchor="Page_8893446194146279284" w:history="1">
        <w:r>
          <w:rPr>
            <w:rStyle w:val="Hyperlink"/>
            <w:b/>
            <w:bCs/>
          </w:rPr>
          <w:t>3 . Thanks for helping Jocelyn.</w:t>
        </w:r>
      </w:hyperlink>
      <w:r>
        <w:rPr>
          <w:rFonts w:ascii="Calibri" w:hAnsi="Calibri" w:cs="Calibri"/>
        </w:rPr>
        <w:t xml:space="preserve"> </w:t>
      </w:r>
    </w:p>
    <w:p w14:paraId="513DB751" w14:textId="77777777" w:rsidR="003C569A" w:rsidRDefault="003C569A">
      <w:pPr>
        <w:pStyle w:val="contentblock"/>
        <w:spacing w:before="0" w:beforeAutospacing="0" w:after="0" w:afterAutospacing="0"/>
        <w:rPr>
          <w:rFonts w:ascii="Calibri" w:hAnsi="Calibri" w:cs="Calibri"/>
        </w:rPr>
      </w:pPr>
      <w:r>
        <w:rPr>
          <w:rFonts w:ascii="Calibri" w:hAnsi="Calibri" w:cs="Calibri"/>
          <w:b/>
          <w:bCs/>
        </w:rPr>
        <w:t>10 . Speak up</w:t>
      </w:r>
      <w:r>
        <w:rPr>
          <w:rFonts w:ascii="Calibri" w:hAnsi="Calibri" w:cs="Calibri"/>
        </w:rPr>
        <w:t xml:space="preserve"> </w:t>
      </w:r>
    </w:p>
    <w:p w14:paraId="47AE7C89" w14:textId="77777777" w:rsidR="003C569A" w:rsidRDefault="003C569A">
      <w:pPr>
        <w:pStyle w:val="contentblock"/>
        <w:spacing w:before="0" w:beforeAutospacing="0" w:after="0" w:afterAutospacing="0"/>
        <w:ind w:left="1035"/>
        <w:rPr>
          <w:rFonts w:ascii="Calibri" w:hAnsi="Calibri" w:cs="Calibri"/>
        </w:rPr>
      </w:pPr>
      <w:hyperlink w:anchor="Page_4904431974563882831" w:history="1">
        <w:r>
          <w:rPr>
            <w:rStyle w:val="Hyperlink"/>
            <w:b/>
            <w:bCs/>
          </w:rPr>
          <w:t>1 . Worried about retaliation? You’re not alone.</w:t>
        </w:r>
      </w:hyperlink>
      <w:r>
        <w:rPr>
          <w:rFonts w:ascii="Calibri" w:hAnsi="Calibri" w:cs="Calibri"/>
        </w:rPr>
        <w:t xml:space="preserve"> </w:t>
      </w:r>
    </w:p>
    <w:p w14:paraId="0BEC7302" w14:textId="77777777" w:rsidR="003C569A" w:rsidRDefault="003C569A">
      <w:pPr>
        <w:pStyle w:val="contentblock"/>
        <w:spacing w:before="0" w:beforeAutospacing="0" w:after="0" w:afterAutospacing="0"/>
        <w:ind w:left="1035"/>
        <w:rPr>
          <w:rFonts w:ascii="Calibri" w:hAnsi="Calibri" w:cs="Calibri"/>
        </w:rPr>
      </w:pPr>
      <w:hyperlink w:anchor="Page_8467925466437618927" w:history="1">
        <w:r>
          <w:rPr>
            <w:rStyle w:val="Hyperlink"/>
            <w:b/>
            <w:bCs/>
          </w:rPr>
          <w:t>2 . Getting Perspective</w:t>
        </w:r>
      </w:hyperlink>
      <w:r>
        <w:rPr>
          <w:rFonts w:ascii="Calibri" w:hAnsi="Calibri" w:cs="Calibri"/>
        </w:rPr>
        <w:t xml:space="preserve"> </w:t>
      </w:r>
    </w:p>
    <w:p w14:paraId="0904C209" w14:textId="77777777" w:rsidR="003C569A" w:rsidRDefault="003C569A">
      <w:pPr>
        <w:pStyle w:val="contentblock"/>
        <w:spacing w:before="0" w:beforeAutospacing="0" w:after="0" w:afterAutospacing="0"/>
        <w:ind w:left="1035"/>
        <w:rPr>
          <w:rFonts w:ascii="Calibri" w:hAnsi="Calibri" w:cs="Calibri"/>
        </w:rPr>
      </w:pPr>
      <w:hyperlink w:anchor="Page_36740810754764520" w:history="1">
        <w:r>
          <w:rPr>
            <w:rStyle w:val="Hyperlink"/>
            <w:b/>
            <w:bCs/>
          </w:rPr>
          <w:t>3 . The Silent Treatment</w:t>
        </w:r>
      </w:hyperlink>
      <w:r>
        <w:rPr>
          <w:rFonts w:ascii="Calibri" w:hAnsi="Calibri" w:cs="Calibri"/>
        </w:rPr>
        <w:t xml:space="preserve"> </w:t>
      </w:r>
    </w:p>
    <w:p w14:paraId="1694907D" w14:textId="77777777" w:rsidR="003C569A" w:rsidRDefault="003C569A">
      <w:pPr>
        <w:pStyle w:val="contentblock"/>
        <w:spacing w:before="0" w:beforeAutospacing="0" w:after="0" w:afterAutospacing="0"/>
        <w:ind w:left="1035"/>
        <w:rPr>
          <w:rFonts w:ascii="Calibri" w:hAnsi="Calibri" w:cs="Calibri"/>
        </w:rPr>
      </w:pPr>
      <w:hyperlink w:anchor="Page_1793289963255844696" w:history="1">
        <w:r>
          <w:rPr>
            <w:rStyle w:val="Hyperlink"/>
            <w:b/>
            <w:bCs/>
          </w:rPr>
          <w:t>4 . Zero Tolerance for Retaliation</w:t>
        </w:r>
      </w:hyperlink>
      <w:r>
        <w:rPr>
          <w:rFonts w:ascii="Calibri" w:hAnsi="Calibri" w:cs="Calibri"/>
        </w:rPr>
        <w:t xml:space="preserve"> </w:t>
      </w:r>
    </w:p>
    <w:p w14:paraId="5C77CE3F" w14:textId="77777777" w:rsidR="003C569A" w:rsidRDefault="003C569A">
      <w:pPr>
        <w:pStyle w:val="contentblock"/>
        <w:spacing w:before="0" w:beforeAutospacing="0" w:after="0" w:afterAutospacing="0"/>
        <w:ind w:left="1035"/>
        <w:rPr>
          <w:rFonts w:ascii="Calibri" w:hAnsi="Calibri" w:cs="Calibri"/>
        </w:rPr>
      </w:pPr>
      <w:hyperlink w:anchor="Page_7276320939509594456" w:history="1">
        <w:r>
          <w:rPr>
            <w:rStyle w:val="Hyperlink"/>
            <w:b/>
            <w:bCs/>
          </w:rPr>
          <w:t>5 . Can You Recognize Retaliation?</w:t>
        </w:r>
      </w:hyperlink>
      <w:r>
        <w:rPr>
          <w:rFonts w:ascii="Calibri" w:hAnsi="Calibri" w:cs="Calibri"/>
        </w:rPr>
        <w:t xml:space="preserve"> </w:t>
      </w:r>
    </w:p>
    <w:p w14:paraId="7B30219F" w14:textId="77777777" w:rsidR="003C569A" w:rsidRDefault="003C569A">
      <w:pPr>
        <w:pStyle w:val="contentblock"/>
        <w:spacing w:before="0" w:beforeAutospacing="0" w:after="0" w:afterAutospacing="0"/>
        <w:ind w:left="1035"/>
        <w:rPr>
          <w:rFonts w:ascii="Calibri" w:hAnsi="Calibri" w:cs="Calibri"/>
        </w:rPr>
      </w:pPr>
      <w:hyperlink w:anchor="Page_5472276254438470199" w:history="1">
        <w:r>
          <w:rPr>
            <w:rStyle w:val="Hyperlink"/>
            <w:b/>
            <w:bCs/>
          </w:rPr>
          <w:t>6 . Time to Decide!</w:t>
        </w:r>
      </w:hyperlink>
      <w:r>
        <w:rPr>
          <w:rFonts w:ascii="Calibri" w:hAnsi="Calibri" w:cs="Calibri"/>
        </w:rPr>
        <w:t xml:space="preserve"> </w:t>
      </w:r>
    </w:p>
    <w:p w14:paraId="0086CFB2" w14:textId="77777777" w:rsidR="003C569A" w:rsidRDefault="003C569A">
      <w:pPr>
        <w:pStyle w:val="contentblock"/>
        <w:spacing w:before="0" w:beforeAutospacing="0" w:after="0" w:afterAutospacing="0"/>
        <w:rPr>
          <w:rFonts w:ascii="Calibri" w:hAnsi="Calibri" w:cs="Calibri"/>
        </w:rPr>
      </w:pPr>
      <w:hyperlink w:anchor="course_fetaure_details" w:history="1">
        <w:r>
          <w:rPr>
            <w:rStyle w:val="Hyperlink"/>
            <w:b/>
            <w:bCs/>
          </w:rPr>
          <w:t>Features</w:t>
        </w:r>
      </w:hyperlink>
      <w:r>
        <w:rPr>
          <w:rFonts w:ascii="Calibri" w:hAnsi="Calibri" w:cs="Calibri"/>
        </w:rPr>
        <w:t xml:space="preserve"> </w:t>
      </w:r>
    </w:p>
    <w:p w14:paraId="4EDA87C0" w14:textId="77777777" w:rsidR="003C569A" w:rsidRDefault="003C569A">
      <w:pPr>
        <w:jc w:val="right"/>
        <w:divId w:val="26834884"/>
        <w:rPr>
          <w:rFonts w:ascii="Calibri" w:eastAsia="Times New Roman" w:hAnsi="Calibri" w:cs="Calibri"/>
          <w:sz w:val="30"/>
          <w:szCs w:val="30"/>
        </w:rPr>
      </w:pPr>
      <w:r>
        <w:rPr>
          <w:rFonts w:ascii="Calibri" w:eastAsia="Times New Roman" w:hAnsi="Calibri" w:cs="Calibri"/>
        </w:rPr>
        <w:br w:type="page" w:clear="all"/>
      </w:r>
      <w:bookmarkStart w:id="0" w:name="landing_page"/>
      <w:bookmarkEnd w:id="0"/>
      <w:r>
        <w:rPr>
          <w:rFonts w:ascii="Calibri" w:eastAsia="Times New Roman" w:hAnsi="Calibri" w:cs="Calibri"/>
          <w:b/>
          <w:bCs/>
          <w:sz w:val="30"/>
          <w:szCs w:val="30"/>
        </w:rPr>
        <w:lastRenderedPageBreak/>
        <w:t>Landing Page</w:t>
      </w:r>
      <w:r>
        <w:rPr>
          <w:rFonts w:ascii="Calibri" w:eastAsia="Times New Roman" w:hAnsi="Calibri" w:cs="Calibri"/>
          <w:sz w:val="30"/>
          <w:szCs w:val="30"/>
        </w:rPr>
        <w:t xml:space="preserve"> </w:t>
      </w:r>
    </w:p>
    <w:p w14:paraId="3096B169"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Course Name:</w:t>
      </w:r>
      <w:r>
        <w:rPr>
          <w:rFonts w:ascii="Calibri" w:hAnsi="Calibri" w:cs="Calibri"/>
        </w:rPr>
        <w:t xml:space="preserve"> </w:t>
      </w:r>
      <w:r>
        <w:rPr>
          <w:rFonts w:ascii="Calibri" w:hAnsi="Calibri" w:cs="Calibri"/>
        </w:rPr>
        <w:t>Code of Conduct 2026</w:t>
      </w:r>
      <w:r>
        <w:rPr>
          <w:rFonts w:ascii="Calibri" w:hAnsi="Calibri" w:cs="Calibri"/>
        </w:rPr>
        <w:t xml:space="preserve"> </w:t>
      </w:r>
    </w:p>
    <w:p w14:paraId="2020D43A"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Course Duration:</w:t>
      </w:r>
      <w:r>
        <w:rPr>
          <w:rFonts w:ascii="Calibri" w:hAnsi="Calibri" w:cs="Calibri"/>
        </w:rPr>
        <w:t xml:space="preserve"> </w:t>
      </w:r>
      <w:r>
        <w:rPr>
          <w:rFonts w:ascii="Calibri" w:hAnsi="Calibri" w:cs="Calibri"/>
        </w:rPr>
        <w:t>35</w:t>
      </w:r>
      <w:r>
        <w:rPr>
          <w:rFonts w:ascii="Calibri" w:hAnsi="Calibri" w:cs="Calibri"/>
        </w:rPr>
        <w:t xml:space="preserve"> </w:t>
      </w:r>
    </w:p>
    <w:p w14:paraId="267A68B3"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Supported Devices</w:t>
      </w:r>
      <w:r>
        <w:rPr>
          <w:rFonts w:ascii="Calibri" w:hAnsi="Calibri" w:cs="Calibri"/>
        </w:rPr>
        <w:t xml:space="preserve"> </w:t>
      </w:r>
    </w:p>
    <w:p w14:paraId="410F5446" w14:textId="77777777" w:rsidR="003C569A" w:rsidRDefault="003C569A">
      <w:pPr>
        <w:pStyle w:val="contentblock"/>
        <w:numPr>
          <w:ilvl w:val="0"/>
          <w:numId w:val="1"/>
        </w:numPr>
        <w:spacing w:before="270" w:beforeAutospacing="0" w:after="45" w:afterAutospacing="0"/>
        <w:ind w:firstLine="0"/>
        <w:divId w:val="26834884"/>
        <w:rPr>
          <w:rFonts w:ascii="Calibri" w:hAnsi="Calibri" w:cs="Calibri"/>
        </w:rPr>
      </w:pPr>
      <w:r>
        <w:rPr>
          <w:rFonts w:ascii="Calibri" w:hAnsi="Calibri" w:cs="Calibri"/>
        </w:rPr>
        <w:t>Desktop</w:t>
      </w:r>
    </w:p>
    <w:p w14:paraId="0420D295" w14:textId="77777777" w:rsidR="003C569A" w:rsidRDefault="003C569A">
      <w:pPr>
        <w:pStyle w:val="contentblock"/>
        <w:numPr>
          <w:ilvl w:val="0"/>
          <w:numId w:val="1"/>
        </w:numPr>
        <w:spacing w:before="270" w:beforeAutospacing="0" w:after="45" w:afterAutospacing="0"/>
        <w:ind w:firstLine="0"/>
        <w:divId w:val="26834884"/>
        <w:rPr>
          <w:rFonts w:ascii="Calibri" w:hAnsi="Calibri" w:cs="Calibri"/>
        </w:rPr>
      </w:pPr>
      <w:r>
        <w:rPr>
          <w:rFonts w:ascii="Calibri" w:hAnsi="Calibri" w:cs="Calibri"/>
        </w:rPr>
        <w:t>Tablet</w:t>
      </w:r>
    </w:p>
    <w:p w14:paraId="7A3B46BD" w14:textId="77777777" w:rsidR="003C569A" w:rsidRDefault="003C569A">
      <w:pPr>
        <w:pStyle w:val="contentblock"/>
        <w:numPr>
          <w:ilvl w:val="0"/>
          <w:numId w:val="1"/>
        </w:numPr>
        <w:spacing w:before="270" w:beforeAutospacing="0" w:after="45" w:afterAutospacing="0"/>
        <w:ind w:firstLine="0"/>
        <w:divId w:val="26834884"/>
        <w:rPr>
          <w:rFonts w:ascii="Calibri" w:hAnsi="Calibri" w:cs="Calibri"/>
        </w:rPr>
      </w:pPr>
      <w:r>
        <w:rPr>
          <w:rFonts w:ascii="Calibri" w:hAnsi="Calibri" w:cs="Calibri"/>
        </w:rPr>
        <w:t>Smartphone</w:t>
      </w:r>
    </w:p>
    <w:p w14:paraId="4F15ABBB" w14:textId="77777777" w:rsidR="003C569A" w:rsidRDefault="003C569A">
      <w:pPr>
        <w:jc w:val="right"/>
        <w:divId w:val="26834884"/>
        <w:rPr>
          <w:rFonts w:ascii="Calibri" w:eastAsia="Times New Roman" w:hAnsi="Calibri" w:cs="Calibri"/>
          <w:sz w:val="30"/>
          <w:szCs w:val="30"/>
        </w:rPr>
      </w:pPr>
      <w:r>
        <w:rPr>
          <w:rFonts w:ascii="Calibri" w:eastAsia="Times New Roman" w:hAnsi="Calibri" w:cs="Calibri"/>
        </w:rPr>
        <w:br w:type="page" w:clear="all"/>
      </w:r>
      <w:bookmarkStart w:id="1" w:name="tile_menu"/>
      <w:bookmarkEnd w:id="1"/>
      <w:r>
        <w:rPr>
          <w:rFonts w:ascii="Calibri" w:eastAsia="Times New Roman" w:hAnsi="Calibri" w:cs="Calibri"/>
          <w:b/>
          <w:bCs/>
          <w:sz w:val="30"/>
          <w:szCs w:val="30"/>
        </w:rPr>
        <w:lastRenderedPageBreak/>
        <w:t>Tile Menu</w:t>
      </w:r>
      <w:r>
        <w:rPr>
          <w:rFonts w:ascii="Calibri" w:eastAsia="Times New Roman" w:hAnsi="Calibri" w:cs="Calibri"/>
          <w:sz w:val="30"/>
          <w:szCs w:val="30"/>
        </w:rPr>
        <w:t xml:space="preserve"> </w:t>
      </w:r>
    </w:p>
    <w:p w14:paraId="0D6A1481" w14:textId="77777777" w:rsidR="003C569A" w:rsidRDefault="003C569A">
      <w:pPr>
        <w:divId w:val="26834884"/>
        <w:rPr>
          <w:rFonts w:ascii="Calibri" w:eastAsia="Times New Roman" w:hAnsi="Calibri" w:cs="Calibri"/>
          <w:sz w:val="24"/>
          <w:szCs w:val="24"/>
        </w:rPr>
      </w:pPr>
      <w:r>
        <w:rPr>
          <w:rFonts w:ascii="Calibri" w:eastAsia="Times New Roman" w:hAnsi="Calibri" w:cs="Calibri"/>
        </w:rPr>
        <w:br w:type="textWrapping" w:clear="all"/>
      </w:r>
      <w:r>
        <w:rPr>
          <w:rFonts w:ascii="Calibri" w:eastAsia="Times New Roman" w:hAnsi="Calibri" w:cs="Calibri"/>
        </w:rPr>
        <w:br w:type="textWrapping" w:clear="all"/>
      </w:r>
    </w:p>
    <w:p w14:paraId="39A15E19" w14:textId="77777777" w:rsidR="003C569A" w:rsidRDefault="003C569A">
      <w:pPr>
        <w:pStyle w:val="contentblock"/>
        <w:spacing w:before="270" w:beforeAutospacing="0" w:after="45" w:afterAutospacing="0"/>
        <w:divId w:val="1062214191"/>
        <w:rPr>
          <w:rFonts w:ascii="Calibri" w:hAnsi="Calibri" w:cs="Calibri"/>
        </w:rPr>
      </w:pPr>
      <w:r>
        <w:rPr>
          <w:rFonts w:ascii="Calibri" w:hAnsi="Calibri" w:cs="Calibri"/>
          <w:b/>
          <w:bCs/>
        </w:rPr>
        <w:t>Exploratory or linear lesson navigation?</w:t>
      </w:r>
      <w:r>
        <w:rPr>
          <w:rFonts w:ascii="Calibri" w:hAnsi="Calibri" w:cs="Calibri"/>
        </w:rPr>
        <w:t xml:space="preserve"> Exploratory </w:t>
      </w:r>
    </w:p>
    <w:p w14:paraId="7EA3B8A0" w14:textId="77777777" w:rsidR="003C569A" w:rsidRDefault="003C569A">
      <w:pPr>
        <w:divId w:val="26834884"/>
        <w:rPr>
          <w:rFonts w:ascii="Calibri" w:eastAsia="Times New Roman" w:hAnsi="Calibri" w:cs="Calibri"/>
        </w:rPr>
      </w:pPr>
      <w:r>
        <w:rPr>
          <w:rFonts w:ascii="Calibri" w:eastAsia="Times New Roman" w:hAnsi="Calibri" w:cs="Calibri"/>
        </w:rPr>
        <w:br w:type="textWrapping" w:clear="all"/>
      </w:r>
    </w:p>
    <w:p w14:paraId="69EEC044" w14:textId="77777777" w:rsidR="003C569A" w:rsidRDefault="003C569A">
      <w:pPr>
        <w:divId w:val="26834884"/>
        <w:rPr>
          <w:rFonts w:ascii="Calibri" w:eastAsia="Times New Roman" w:hAnsi="Calibri" w:cs="Calibri"/>
          <w:sz w:val="30"/>
          <w:szCs w:val="30"/>
        </w:rPr>
      </w:pPr>
      <w:r>
        <w:rPr>
          <w:rFonts w:ascii="Calibri" w:eastAsia="Times New Roman" w:hAnsi="Calibri" w:cs="Calibri"/>
          <w:b/>
          <w:bCs/>
          <w:sz w:val="30"/>
          <w:szCs w:val="30"/>
        </w:rPr>
        <w:t>Tile Design</w:t>
      </w:r>
      <w:r>
        <w:rPr>
          <w:rFonts w:ascii="Calibri" w:eastAsia="Times New Roman" w:hAnsi="Calibri" w:cs="Calibri"/>
          <w:sz w:val="30"/>
          <w:szCs w:val="30"/>
        </w:rPr>
        <w:t xml:space="preserv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4842"/>
        <w:gridCol w:w="2250"/>
        <w:gridCol w:w="943"/>
        <w:gridCol w:w="976"/>
      </w:tblGrid>
      <w:tr w:rsidR="00000000" w14:paraId="7FFF0F0D" w14:textId="77777777">
        <w:trPr>
          <w:divId w:val="26834884"/>
          <w:trHeight w:val="360"/>
          <w:tblCellSpacing w:w="0" w:type="dxa"/>
        </w:trPr>
        <w:tc>
          <w:tcPr>
            <w:tcW w:w="2400" w:type="dxa"/>
            <w:tcBorders>
              <w:bottom w:val="single" w:sz="6" w:space="0" w:color="999999"/>
              <w:right w:val="single" w:sz="6" w:space="0" w:color="999999"/>
            </w:tcBorders>
            <w:tcMar>
              <w:top w:w="15" w:type="dxa"/>
              <w:left w:w="15" w:type="dxa"/>
              <w:bottom w:w="45" w:type="dxa"/>
              <w:right w:w="15" w:type="dxa"/>
            </w:tcMar>
            <w:vAlign w:val="center"/>
            <w:hideMark/>
          </w:tcPr>
          <w:p w14:paraId="0752F182" w14:textId="77777777" w:rsidR="003C569A" w:rsidRDefault="003C569A">
            <w:pPr>
              <w:pStyle w:val="NormalWeb"/>
              <w:rPr>
                <w:b/>
                <w:bCs/>
              </w:rPr>
            </w:pPr>
            <w:r>
              <w:rPr>
                <w:b/>
                <w:bCs/>
              </w:rPr>
              <w:t>Name</w:t>
            </w:r>
          </w:p>
        </w:tc>
        <w:tc>
          <w:tcPr>
            <w:tcW w:w="2250" w:type="dxa"/>
            <w:tcBorders>
              <w:bottom w:val="single" w:sz="6" w:space="0" w:color="999999"/>
              <w:right w:val="single" w:sz="6" w:space="0" w:color="999999"/>
            </w:tcBorders>
            <w:tcMar>
              <w:top w:w="15" w:type="dxa"/>
              <w:left w:w="15" w:type="dxa"/>
              <w:bottom w:w="45" w:type="dxa"/>
              <w:right w:w="15" w:type="dxa"/>
            </w:tcMar>
            <w:vAlign w:val="center"/>
            <w:hideMark/>
          </w:tcPr>
          <w:p w14:paraId="1407C4EC" w14:textId="77777777" w:rsidR="003C569A" w:rsidRDefault="003C569A">
            <w:pPr>
              <w:pStyle w:val="NormalWeb"/>
              <w:rPr>
                <w:b/>
                <w:bCs/>
              </w:rPr>
            </w:pPr>
            <w:r>
              <w:rPr>
                <w:b/>
                <w:bCs/>
              </w:rPr>
              <w:t>Type</w:t>
            </w:r>
          </w:p>
        </w:tc>
        <w:tc>
          <w:tcPr>
            <w:tcW w:w="0" w:type="auto"/>
            <w:tcBorders>
              <w:bottom w:val="single" w:sz="6" w:space="0" w:color="999999"/>
              <w:right w:val="single" w:sz="6" w:space="0" w:color="999999"/>
            </w:tcBorders>
            <w:tcMar>
              <w:top w:w="15" w:type="dxa"/>
              <w:left w:w="15" w:type="dxa"/>
              <w:bottom w:w="45" w:type="dxa"/>
              <w:right w:w="15" w:type="dxa"/>
            </w:tcMar>
            <w:vAlign w:val="center"/>
            <w:hideMark/>
          </w:tcPr>
          <w:p w14:paraId="091A4A29" w14:textId="77777777" w:rsidR="003C569A" w:rsidRDefault="003C569A">
            <w:pPr>
              <w:pStyle w:val="NormalWeb"/>
              <w:rPr>
                <w:b/>
                <w:bCs/>
              </w:rPr>
            </w:pPr>
            <w:r>
              <w:rPr>
                <w:b/>
                <w:bCs/>
              </w:rPr>
              <w:t>Tile Content</w:t>
            </w:r>
          </w:p>
        </w:tc>
        <w:tc>
          <w:tcPr>
            <w:tcW w:w="0" w:type="auto"/>
            <w:tcBorders>
              <w:bottom w:val="single" w:sz="6" w:space="0" w:color="999999"/>
              <w:right w:val="single" w:sz="6" w:space="0" w:color="999999"/>
            </w:tcBorders>
            <w:tcMar>
              <w:top w:w="15" w:type="dxa"/>
              <w:left w:w="15" w:type="dxa"/>
              <w:bottom w:w="45" w:type="dxa"/>
              <w:right w:w="15" w:type="dxa"/>
            </w:tcMar>
            <w:vAlign w:val="center"/>
            <w:hideMark/>
          </w:tcPr>
          <w:p w14:paraId="509BB1C1" w14:textId="77777777" w:rsidR="003C569A" w:rsidRDefault="003C569A">
            <w:pPr>
              <w:pStyle w:val="NormalWeb"/>
              <w:rPr>
                <w:b/>
                <w:bCs/>
              </w:rPr>
            </w:pPr>
            <w:r>
              <w:rPr>
                <w:b/>
                <w:bCs/>
              </w:rPr>
              <w:t>Lesson Read Time</w:t>
            </w:r>
          </w:p>
        </w:tc>
      </w:tr>
      <w:tr w:rsidR="00000000" w14:paraId="445D240F" w14:textId="77777777">
        <w:trPr>
          <w:divId w:val="26834884"/>
          <w:tblCellSpacing w:w="0" w:type="dxa"/>
        </w:trPr>
        <w:tc>
          <w:tcPr>
            <w:tcW w:w="0" w:type="auto"/>
            <w:vAlign w:val="center"/>
            <w:hideMark/>
          </w:tcPr>
          <w:p w14:paraId="76F17309" w14:textId="77777777" w:rsidR="003C569A" w:rsidRDefault="003C569A">
            <w:pPr>
              <w:rPr>
                <w:b/>
                <w:bCs/>
              </w:rPr>
            </w:pPr>
          </w:p>
        </w:tc>
        <w:tc>
          <w:tcPr>
            <w:tcW w:w="0" w:type="auto"/>
            <w:vAlign w:val="center"/>
            <w:hideMark/>
          </w:tcPr>
          <w:p w14:paraId="27D7104A" w14:textId="77777777" w:rsidR="003C569A" w:rsidRDefault="003C569A">
            <w:pPr>
              <w:ind w:firstLine="75"/>
              <w:rPr>
                <w:rFonts w:eastAsia="Times New Roman"/>
                <w:sz w:val="20"/>
                <w:szCs w:val="20"/>
              </w:rPr>
            </w:pPr>
          </w:p>
        </w:tc>
        <w:tc>
          <w:tcPr>
            <w:tcW w:w="0" w:type="auto"/>
            <w:vAlign w:val="center"/>
            <w:hideMark/>
          </w:tcPr>
          <w:p w14:paraId="0098AFA4" w14:textId="77777777" w:rsidR="003C569A" w:rsidRDefault="003C569A">
            <w:pPr>
              <w:ind w:firstLine="75"/>
              <w:rPr>
                <w:rFonts w:eastAsia="Times New Roman"/>
                <w:sz w:val="20"/>
                <w:szCs w:val="20"/>
              </w:rPr>
            </w:pPr>
          </w:p>
        </w:tc>
        <w:tc>
          <w:tcPr>
            <w:tcW w:w="0" w:type="auto"/>
            <w:vAlign w:val="center"/>
            <w:hideMark/>
          </w:tcPr>
          <w:p w14:paraId="7C96E85D" w14:textId="77777777" w:rsidR="003C569A" w:rsidRDefault="003C569A">
            <w:pPr>
              <w:ind w:firstLine="75"/>
              <w:rPr>
                <w:rFonts w:eastAsia="Times New Roman"/>
                <w:sz w:val="20"/>
                <w:szCs w:val="20"/>
              </w:rPr>
            </w:pPr>
          </w:p>
        </w:tc>
      </w:tr>
      <w:tr w:rsidR="00000000" w14:paraId="30E0572E" w14:textId="77777777">
        <w:trPr>
          <w:divId w:val="26834884"/>
          <w:tblCellSpacing w:w="0" w:type="dxa"/>
        </w:trPr>
        <w:tc>
          <w:tcPr>
            <w:tcW w:w="0" w:type="auto"/>
            <w:tcBorders>
              <w:bottom w:val="single" w:sz="6" w:space="0" w:color="999999"/>
              <w:right w:val="single" w:sz="6" w:space="0" w:color="999999"/>
            </w:tcBorders>
            <w:hideMark/>
          </w:tcPr>
          <w:p w14:paraId="443D2499" w14:textId="77777777" w:rsidR="003C569A" w:rsidRDefault="003C569A">
            <w:pPr>
              <w:pStyle w:val="NormalWeb"/>
            </w:pPr>
            <w:r>
              <w:t>Making Ethical Decisions</w:t>
            </w:r>
          </w:p>
        </w:tc>
        <w:tc>
          <w:tcPr>
            <w:tcW w:w="0" w:type="auto"/>
            <w:tcBorders>
              <w:bottom w:val="single" w:sz="6" w:space="0" w:color="999999"/>
              <w:right w:val="single" w:sz="6" w:space="0" w:color="999999"/>
            </w:tcBorders>
            <w:hideMark/>
          </w:tcPr>
          <w:p w14:paraId="78B1D08E"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589AC2A8" w14:textId="77777777" w:rsidR="003C569A" w:rsidRDefault="003C569A"/>
        </w:tc>
        <w:tc>
          <w:tcPr>
            <w:tcW w:w="0" w:type="auto"/>
            <w:tcBorders>
              <w:bottom w:val="single" w:sz="6" w:space="0" w:color="999999"/>
              <w:right w:val="single" w:sz="6" w:space="0" w:color="999999"/>
            </w:tcBorders>
            <w:hideMark/>
          </w:tcPr>
          <w:p w14:paraId="442A9699" w14:textId="77777777" w:rsidR="003C569A" w:rsidRDefault="003C569A">
            <w:pPr>
              <w:pStyle w:val="NormalWeb"/>
            </w:pPr>
            <w:r>
              <w:t>0</w:t>
            </w:r>
          </w:p>
        </w:tc>
      </w:tr>
      <w:tr w:rsidR="00000000" w14:paraId="720B7AD0" w14:textId="77777777">
        <w:trPr>
          <w:divId w:val="26834884"/>
          <w:tblCellSpacing w:w="0" w:type="dxa"/>
        </w:trPr>
        <w:tc>
          <w:tcPr>
            <w:tcW w:w="0" w:type="auto"/>
            <w:tcBorders>
              <w:bottom w:val="single" w:sz="6" w:space="0" w:color="999999"/>
              <w:right w:val="single" w:sz="6" w:space="0" w:color="999999"/>
            </w:tcBorders>
            <w:hideMark/>
          </w:tcPr>
          <w:p w14:paraId="297D5342" w14:textId="77777777" w:rsidR="003C569A" w:rsidRDefault="003C569A">
            <w:pPr>
              <w:pStyle w:val="NormalWeb"/>
            </w:pPr>
            <w:r>
              <w:t>Tactics to Prevent Bribery and Corruption</w:t>
            </w:r>
          </w:p>
        </w:tc>
        <w:tc>
          <w:tcPr>
            <w:tcW w:w="0" w:type="auto"/>
            <w:tcBorders>
              <w:bottom w:val="single" w:sz="6" w:space="0" w:color="999999"/>
              <w:right w:val="single" w:sz="6" w:space="0" w:color="999999"/>
            </w:tcBorders>
            <w:hideMark/>
          </w:tcPr>
          <w:p w14:paraId="47EFD2C2"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567536C4" w14:textId="77777777" w:rsidR="003C569A" w:rsidRDefault="003C569A"/>
        </w:tc>
        <w:tc>
          <w:tcPr>
            <w:tcW w:w="0" w:type="auto"/>
            <w:tcBorders>
              <w:bottom w:val="single" w:sz="6" w:space="0" w:color="999999"/>
              <w:right w:val="single" w:sz="6" w:space="0" w:color="999999"/>
            </w:tcBorders>
            <w:hideMark/>
          </w:tcPr>
          <w:p w14:paraId="69C2D252" w14:textId="77777777" w:rsidR="003C569A" w:rsidRDefault="003C569A">
            <w:pPr>
              <w:pStyle w:val="NormalWeb"/>
            </w:pPr>
            <w:r>
              <w:t>0</w:t>
            </w:r>
          </w:p>
        </w:tc>
      </w:tr>
      <w:tr w:rsidR="00000000" w14:paraId="07C74F00" w14:textId="77777777">
        <w:trPr>
          <w:divId w:val="26834884"/>
          <w:tblCellSpacing w:w="0" w:type="dxa"/>
        </w:trPr>
        <w:tc>
          <w:tcPr>
            <w:tcW w:w="0" w:type="auto"/>
            <w:tcBorders>
              <w:bottom w:val="single" w:sz="6" w:space="0" w:color="999999"/>
              <w:right w:val="single" w:sz="6" w:space="0" w:color="999999"/>
            </w:tcBorders>
            <w:hideMark/>
          </w:tcPr>
          <w:p w14:paraId="3D737466" w14:textId="77777777" w:rsidR="003C569A" w:rsidRDefault="003C569A">
            <w:pPr>
              <w:pStyle w:val="NormalWeb"/>
            </w:pPr>
            <w:r>
              <w:t>Conflicts of Interest</w:t>
            </w:r>
          </w:p>
        </w:tc>
        <w:tc>
          <w:tcPr>
            <w:tcW w:w="0" w:type="auto"/>
            <w:tcBorders>
              <w:bottom w:val="single" w:sz="6" w:space="0" w:color="999999"/>
              <w:right w:val="single" w:sz="6" w:space="0" w:color="999999"/>
            </w:tcBorders>
            <w:hideMark/>
          </w:tcPr>
          <w:p w14:paraId="11454A32"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2A3C0B2D" w14:textId="77777777" w:rsidR="003C569A" w:rsidRDefault="003C569A"/>
        </w:tc>
        <w:tc>
          <w:tcPr>
            <w:tcW w:w="0" w:type="auto"/>
            <w:tcBorders>
              <w:bottom w:val="single" w:sz="6" w:space="0" w:color="999999"/>
              <w:right w:val="single" w:sz="6" w:space="0" w:color="999999"/>
            </w:tcBorders>
            <w:hideMark/>
          </w:tcPr>
          <w:p w14:paraId="5C857ADD" w14:textId="77777777" w:rsidR="003C569A" w:rsidRDefault="003C569A">
            <w:pPr>
              <w:pStyle w:val="NormalWeb"/>
            </w:pPr>
            <w:r>
              <w:t>0</w:t>
            </w:r>
          </w:p>
        </w:tc>
      </w:tr>
      <w:tr w:rsidR="00000000" w14:paraId="4F021D0D" w14:textId="77777777">
        <w:trPr>
          <w:divId w:val="26834884"/>
          <w:tblCellSpacing w:w="0" w:type="dxa"/>
        </w:trPr>
        <w:tc>
          <w:tcPr>
            <w:tcW w:w="0" w:type="auto"/>
            <w:tcBorders>
              <w:bottom w:val="single" w:sz="6" w:space="0" w:color="999999"/>
              <w:right w:val="single" w:sz="6" w:space="0" w:color="999999"/>
            </w:tcBorders>
            <w:hideMark/>
          </w:tcPr>
          <w:p w14:paraId="042E56E5" w14:textId="77777777" w:rsidR="003C569A" w:rsidRDefault="003C569A">
            <w:pPr>
              <w:pStyle w:val="NormalWeb"/>
            </w:pPr>
            <w:r>
              <w:t>Books and Records</w:t>
            </w:r>
          </w:p>
        </w:tc>
        <w:tc>
          <w:tcPr>
            <w:tcW w:w="0" w:type="auto"/>
            <w:tcBorders>
              <w:bottom w:val="single" w:sz="6" w:space="0" w:color="999999"/>
              <w:right w:val="single" w:sz="6" w:space="0" w:color="999999"/>
            </w:tcBorders>
            <w:hideMark/>
          </w:tcPr>
          <w:p w14:paraId="00C842E5"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1DBB0B68" w14:textId="77777777" w:rsidR="003C569A" w:rsidRDefault="003C569A"/>
        </w:tc>
        <w:tc>
          <w:tcPr>
            <w:tcW w:w="0" w:type="auto"/>
            <w:tcBorders>
              <w:bottom w:val="single" w:sz="6" w:space="0" w:color="999999"/>
              <w:right w:val="single" w:sz="6" w:space="0" w:color="999999"/>
            </w:tcBorders>
            <w:hideMark/>
          </w:tcPr>
          <w:p w14:paraId="2BB161CF" w14:textId="77777777" w:rsidR="003C569A" w:rsidRDefault="003C569A">
            <w:pPr>
              <w:pStyle w:val="NormalWeb"/>
            </w:pPr>
            <w:r>
              <w:t>0</w:t>
            </w:r>
          </w:p>
        </w:tc>
      </w:tr>
      <w:tr w:rsidR="00000000" w14:paraId="3771A166" w14:textId="77777777">
        <w:trPr>
          <w:divId w:val="26834884"/>
          <w:tblCellSpacing w:w="0" w:type="dxa"/>
        </w:trPr>
        <w:tc>
          <w:tcPr>
            <w:tcW w:w="0" w:type="auto"/>
            <w:tcBorders>
              <w:bottom w:val="single" w:sz="6" w:space="0" w:color="999999"/>
              <w:right w:val="single" w:sz="6" w:space="0" w:color="999999"/>
            </w:tcBorders>
            <w:hideMark/>
          </w:tcPr>
          <w:p w14:paraId="1F214B90" w14:textId="77777777" w:rsidR="003C569A" w:rsidRDefault="003C569A">
            <w:pPr>
              <w:pStyle w:val="NormalWeb"/>
            </w:pPr>
            <w:r>
              <w:t>What Is Human Trafficking?</w:t>
            </w:r>
          </w:p>
        </w:tc>
        <w:tc>
          <w:tcPr>
            <w:tcW w:w="0" w:type="auto"/>
            <w:tcBorders>
              <w:bottom w:val="single" w:sz="6" w:space="0" w:color="999999"/>
              <w:right w:val="single" w:sz="6" w:space="0" w:color="999999"/>
            </w:tcBorders>
            <w:hideMark/>
          </w:tcPr>
          <w:p w14:paraId="5B5C8836"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07E2629A" w14:textId="77777777" w:rsidR="003C569A" w:rsidRDefault="003C569A"/>
        </w:tc>
        <w:tc>
          <w:tcPr>
            <w:tcW w:w="0" w:type="auto"/>
            <w:tcBorders>
              <w:bottom w:val="single" w:sz="6" w:space="0" w:color="999999"/>
              <w:right w:val="single" w:sz="6" w:space="0" w:color="999999"/>
            </w:tcBorders>
            <w:hideMark/>
          </w:tcPr>
          <w:p w14:paraId="12ED5F67" w14:textId="77777777" w:rsidR="003C569A" w:rsidRDefault="003C569A">
            <w:pPr>
              <w:pStyle w:val="NormalWeb"/>
            </w:pPr>
            <w:r>
              <w:t>0</w:t>
            </w:r>
          </w:p>
        </w:tc>
      </w:tr>
      <w:tr w:rsidR="00000000" w14:paraId="161507A0" w14:textId="77777777">
        <w:trPr>
          <w:divId w:val="26834884"/>
          <w:tblCellSpacing w:w="0" w:type="dxa"/>
        </w:trPr>
        <w:tc>
          <w:tcPr>
            <w:tcW w:w="0" w:type="auto"/>
            <w:tcBorders>
              <w:bottom w:val="single" w:sz="6" w:space="0" w:color="999999"/>
              <w:right w:val="single" w:sz="6" w:space="0" w:color="999999"/>
            </w:tcBorders>
            <w:hideMark/>
          </w:tcPr>
          <w:p w14:paraId="1D499BA0" w14:textId="77777777" w:rsidR="003C569A" w:rsidRDefault="003C569A">
            <w:pPr>
              <w:pStyle w:val="NormalWeb"/>
            </w:pPr>
            <w:r>
              <w:t>What Is Insider Trading?</w:t>
            </w:r>
          </w:p>
        </w:tc>
        <w:tc>
          <w:tcPr>
            <w:tcW w:w="0" w:type="auto"/>
            <w:tcBorders>
              <w:bottom w:val="single" w:sz="6" w:space="0" w:color="999999"/>
              <w:right w:val="single" w:sz="6" w:space="0" w:color="999999"/>
            </w:tcBorders>
            <w:hideMark/>
          </w:tcPr>
          <w:p w14:paraId="2BE40D3D"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66DC94E8" w14:textId="77777777" w:rsidR="003C569A" w:rsidRDefault="003C569A"/>
        </w:tc>
        <w:tc>
          <w:tcPr>
            <w:tcW w:w="0" w:type="auto"/>
            <w:tcBorders>
              <w:bottom w:val="single" w:sz="6" w:space="0" w:color="999999"/>
              <w:right w:val="single" w:sz="6" w:space="0" w:color="999999"/>
            </w:tcBorders>
            <w:hideMark/>
          </w:tcPr>
          <w:p w14:paraId="37496784" w14:textId="77777777" w:rsidR="003C569A" w:rsidRDefault="003C569A">
            <w:pPr>
              <w:pStyle w:val="NormalWeb"/>
            </w:pPr>
            <w:r>
              <w:t>0</w:t>
            </w:r>
          </w:p>
        </w:tc>
      </w:tr>
      <w:tr w:rsidR="00000000" w14:paraId="7DA7E6C7" w14:textId="77777777">
        <w:trPr>
          <w:divId w:val="26834884"/>
          <w:tblCellSpacing w:w="0" w:type="dxa"/>
        </w:trPr>
        <w:tc>
          <w:tcPr>
            <w:tcW w:w="0" w:type="auto"/>
            <w:tcBorders>
              <w:bottom w:val="single" w:sz="6" w:space="0" w:color="999999"/>
              <w:right w:val="single" w:sz="6" w:space="0" w:color="999999"/>
            </w:tcBorders>
            <w:hideMark/>
          </w:tcPr>
          <w:p w14:paraId="3FD24257" w14:textId="77777777" w:rsidR="003C569A" w:rsidRDefault="003C569A">
            <w:pPr>
              <w:pStyle w:val="NormalWeb"/>
            </w:pPr>
            <w:r>
              <w:t>Emerging Trends in Trade Compliance &amp; Controls</w:t>
            </w:r>
          </w:p>
        </w:tc>
        <w:tc>
          <w:tcPr>
            <w:tcW w:w="0" w:type="auto"/>
            <w:tcBorders>
              <w:bottom w:val="single" w:sz="6" w:space="0" w:color="999999"/>
              <w:right w:val="single" w:sz="6" w:space="0" w:color="999999"/>
            </w:tcBorders>
            <w:hideMark/>
          </w:tcPr>
          <w:p w14:paraId="0047ECCF" w14:textId="77777777" w:rsidR="003C569A" w:rsidRDefault="003C569A">
            <w:pPr>
              <w:pStyle w:val="NormalWeb"/>
            </w:pPr>
            <w:r>
              <w:t>Quick Quiz</w:t>
            </w:r>
          </w:p>
        </w:tc>
        <w:tc>
          <w:tcPr>
            <w:tcW w:w="0" w:type="auto"/>
            <w:tcBorders>
              <w:bottom w:val="single" w:sz="6" w:space="0" w:color="999999"/>
              <w:right w:val="single" w:sz="6" w:space="0" w:color="999999"/>
            </w:tcBorders>
            <w:hideMark/>
          </w:tcPr>
          <w:p w14:paraId="62547593" w14:textId="77777777" w:rsidR="003C569A" w:rsidRDefault="003C569A"/>
        </w:tc>
        <w:tc>
          <w:tcPr>
            <w:tcW w:w="0" w:type="auto"/>
            <w:tcBorders>
              <w:bottom w:val="single" w:sz="6" w:space="0" w:color="999999"/>
              <w:right w:val="single" w:sz="6" w:space="0" w:color="999999"/>
            </w:tcBorders>
            <w:hideMark/>
          </w:tcPr>
          <w:p w14:paraId="5D2F60F8" w14:textId="77777777" w:rsidR="003C569A" w:rsidRDefault="003C569A">
            <w:pPr>
              <w:pStyle w:val="NormalWeb"/>
            </w:pPr>
            <w:r>
              <w:t>0</w:t>
            </w:r>
          </w:p>
        </w:tc>
      </w:tr>
      <w:tr w:rsidR="00000000" w14:paraId="57CD6BB6" w14:textId="77777777">
        <w:trPr>
          <w:divId w:val="26834884"/>
          <w:tblCellSpacing w:w="0" w:type="dxa"/>
        </w:trPr>
        <w:tc>
          <w:tcPr>
            <w:tcW w:w="0" w:type="auto"/>
            <w:tcBorders>
              <w:bottom w:val="single" w:sz="6" w:space="0" w:color="999999"/>
              <w:right w:val="single" w:sz="6" w:space="0" w:color="999999"/>
            </w:tcBorders>
            <w:hideMark/>
          </w:tcPr>
          <w:p w14:paraId="2D4D5495" w14:textId="77777777" w:rsidR="003C569A" w:rsidRDefault="003C569A">
            <w:pPr>
              <w:pStyle w:val="NormalWeb"/>
            </w:pPr>
            <w:r>
              <w:t>Speak up</w:t>
            </w:r>
          </w:p>
        </w:tc>
        <w:tc>
          <w:tcPr>
            <w:tcW w:w="0" w:type="auto"/>
            <w:tcBorders>
              <w:bottom w:val="single" w:sz="6" w:space="0" w:color="999999"/>
              <w:right w:val="single" w:sz="6" w:space="0" w:color="999999"/>
            </w:tcBorders>
            <w:hideMark/>
          </w:tcPr>
          <w:p w14:paraId="0AB2AE60" w14:textId="77777777" w:rsidR="003C569A" w:rsidRDefault="003C569A">
            <w:pPr>
              <w:pStyle w:val="NormalWeb"/>
            </w:pPr>
            <w:r>
              <w:t>Linear</w:t>
            </w:r>
          </w:p>
        </w:tc>
        <w:tc>
          <w:tcPr>
            <w:tcW w:w="0" w:type="auto"/>
            <w:tcBorders>
              <w:bottom w:val="single" w:sz="6" w:space="0" w:color="999999"/>
              <w:right w:val="single" w:sz="6" w:space="0" w:color="999999"/>
            </w:tcBorders>
            <w:hideMark/>
          </w:tcPr>
          <w:p w14:paraId="03D84EFA" w14:textId="77777777" w:rsidR="003C569A" w:rsidRDefault="003C569A"/>
        </w:tc>
        <w:tc>
          <w:tcPr>
            <w:tcW w:w="0" w:type="auto"/>
            <w:tcBorders>
              <w:bottom w:val="single" w:sz="6" w:space="0" w:color="999999"/>
              <w:right w:val="single" w:sz="6" w:space="0" w:color="999999"/>
            </w:tcBorders>
            <w:hideMark/>
          </w:tcPr>
          <w:p w14:paraId="1C5A85D8" w14:textId="77777777" w:rsidR="003C569A" w:rsidRDefault="003C569A">
            <w:pPr>
              <w:pStyle w:val="NormalWeb"/>
            </w:pPr>
            <w:r>
              <w:t>0</w:t>
            </w:r>
          </w:p>
        </w:tc>
      </w:tr>
    </w:tbl>
    <w:p w14:paraId="7EAA0074" w14:textId="77777777" w:rsidR="003C569A" w:rsidRDefault="003C569A">
      <w:pPr>
        <w:jc w:val="right"/>
        <w:divId w:val="26834884"/>
        <w:rPr>
          <w:rFonts w:ascii="Calibri" w:eastAsia="Times New Roman" w:hAnsi="Calibri" w:cs="Calibri"/>
          <w:sz w:val="30"/>
          <w:szCs w:val="30"/>
        </w:rPr>
      </w:pPr>
      <w:r>
        <w:rPr>
          <w:rFonts w:ascii="Calibri" w:eastAsia="Times New Roman" w:hAnsi="Calibri" w:cs="Calibri"/>
        </w:rPr>
        <w:br w:type="page" w:clear="all"/>
      </w:r>
      <w:r>
        <w:rPr>
          <w:rFonts w:ascii="Calibri" w:eastAsia="Times New Roman" w:hAnsi="Calibri" w:cs="Calibri"/>
          <w:b/>
          <w:bCs/>
          <w:sz w:val="30"/>
          <w:szCs w:val="30"/>
        </w:rPr>
        <w:lastRenderedPageBreak/>
        <w:t>Lesson 1:</w:t>
      </w:r>
      <w:r>
        <w:rPr>
          <w:rFonts w:ascii="Calibri" w:eastAsia="Times New Roman" w:hAnsi="Calibri" w:cs="Calibri"/>
          <w:sz w:val="30"/>
          <w:szCs w:val="30"/>
        </w:rPr>
        <w:t xml:space="preserve"> Making Ethical Decisions </w:t>
      </w:r>
    </w:p>
    <w:p w14:paraId="5AE04C17" w14:textId="77777777" w:rsidR="003C569A" w:rsidRDefault="003C569A">
      <w:pPr>
        <w:jc w:val="right"/>
        <w:divId w:val="26834884"/>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p>
    <w:p w14:paraId="69D3E233"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Lesson Type :</w:t>
      </w:r>
      <w:r>
        <w:rPr>
          <w:rFonts w:ascii="Calibri" w:hAnsi="Calibri" w:cs="Calibri"/>
        </w:rPr>
        <w:t xml:space="preserve"> </w:t>
      </w:r>
    </w:p>
    <w:p w14:paraId="0099A230"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rPr>
        <w:t xml:space="preserve">Quick Quiz </w:t>
      </w:r>
    </w:p>
    <w:p w14:paraId="20EFAEE1"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Select Type :</w:t>
      </w:r>
      <w:r>
        <w:rPr>
          <w:rFonts w:ascii="Calibri" w:hAnsi="Calibri" w:cs="Calibri"/>
        </w:rPr>
        <w:t xml:space="preserve"> </w:t>
      </w:r>
    </w:p>
    <w:p w14:paraId="2614C45C"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rPr>
        <w:t xml:space="preserve">Post Lesson Quick Quiz </w:t>
      </w:r>
    </w:p>
    <w:p w14:paraId="05BDBB81"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Page Title :</w:t>
      </w:r>
      <w:r>
        <w:rPr>
          <w:rFonts w:ascii="Calibri" w:hAnsi="Calibri" w:cs="Calibri"/>
        </w:rPr>
        <w:t xml:space="preserve"> </w:t>
      </w:r>
    </w:p>
    <w:p w14:paraId="5ACEF6ED"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rPr>
        <w:t xml:space="preserve">Ready to put your knowledge to the test? </w:t>
      </w:r>
    </w:p>
    <w:p w14:paraId="50E3C6FD" w14:textId="77777777" w:rsidR="003C569A" w:rsidRDefault="003C569A">
      <w:pPr>
        <w:jc w:val="right"/>
        <w:divId w:val="26834884"/>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4D55B4D2" w14:textId="77777777" w:rsidR="003C569A" w:rsidRDefault="003C569A">
      <w:pPr>
        <w:divId w:val="26834884"/>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6C06BF1E"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1. Question :</w:t>
      </w:r>
      <w:r>
        <w:rPr>
          <w:rFonts w:ascii="Calibri" w:hAnsi="Calibri" w:cs="Calibri"/>
        </w:rPr>
        <w:t xml:space="preserve"> </w:t>
      </w:r>
    </w:p>
    <w:p w14:paraId="59DED224" w14:textId="2D17727F" w:rsidR="003C569A" w:rsidDel="00157539" w:rsidRDefault="003C569A">
      <w:pPr>
        <w:pStyle w:val="NormalWeb"/>
        <w:divId w:val="26834884"/>
        <w:rPr>
          <w:del w:id="2" w:author="Abifadel, Jeannette" w:date="2026-03-12T13:09:00Z" w16du:dateUtc="2026-03-12T17:09:00Z"/>
        </w:rPr>
      </w:pPr>
      <w:del w:id="3" w:author="Abifadel, Jeannette" w:date="2026-03-12T13:09:00Z" w16du:dateUtc="2026-03-12T17:09:00Z">
        <w:r w:rsidDel="00157539">
          <w:delText>Yihan is on her first international business trip for her new consulting company, visiting several South Asian countries to meet representatives from different companies. Her colleague, Sue, mentions differing cultural expectations when it comes to business and gift giving. Sue explains that Yihan should be prepared to give several large gifts to the representatives she meets.</w:delText>
        </w:r>
      </w:del>
    </w:p>
    <w:p w14:paraId="54308CD0" w14:textId="71A376D3" w:rsidR="003C569A" w:rsidDel="00157539" w:rsidRDefault="003C569A">
      <w:pPr>
        <w:pStyle w:val="NormalWeb"/>
        <w:divId w:val="26834884"/>
        <w:rPr>
          <w:del w:id="4" w:author="Abifadel, Jeannette" w:date="2026-03-12T13:09:00Z" w16du:dateUtc="2026-03-12T17:09:00Z"/>
        </w:rPr>
      </w:pPr>
      <w:del w:id="5" w:author="Abifadel, Jeannette" w:date="2026-03-12T13:09:00Z" w16du:dateUtc="2026-03-12T17:09:00Z">
        <w:r w:rsidDel="00157539">
          <w:delText>Should Yihan give these gifts to the representatives?</w:delText>
        </w:r>
      </w:del>
    </w:p>
    <w:p w14:paraId="6596EA51" w14:textId="074D5D59" w:rsidR="003C569A" w:rsidDel="00157539" w:rsidRDefault="003C569A">
      <w:pPr>
        <w:pStyle w:val="contentblock"/>
        <w:spacing w:before="0" w:beforeAutospacing="0" w:after="45" w:afterAutospacing="0"/>
        <w:divId w:val="26834884"/>
        <w:rPr>
          <w:del w:id="6" w:author="Abifadel, Jeannette" w:date="2026-03-12T13:09:00Z" w16du:dateUtc="2026-03-12T17:09:00Z"/>
          <w:rFonts w:ascii="Calibri" w:hAnsi="Calibri" w:cs="Calibri"/>
        </w:rPr>
      </w:pPr>
      <w:del w:id="7" w:author="Abifadel, Jeannette" w:date="2026-03-12T13:09:00Z" w16du:dateUtc="2026-03-12T17:09:00Z">
        <w:r w:rsidDel="00157539">
          <w:rPr>
            <w:rFonts w:ascii="Calibri" w:hAnsi="Calibri" w:cs="Calibri"/>
            <w:b/>
            <w:bCs/>
          </w:rPr>
          <w:delText xml:space="preserve">1. Answer: Incorrect </w:delText>
        </w:r>
      </w:del>
    </w:p>
    <w:p w14:paraId="69A80EB3" w14:textId="0FBCA596" w:rsidR="003C569A" w:rsidDel="00157539" w:rsidRDefault="003C569A">
      <w:pPr>
        <w:pStyle w:val="NormalWeb"/>
        <w:divId w:val="26834884"/>
        <w:rPr>
          <w:del w:id="8" w:author="Abifadel, Jeannette" w:date="2026-03-12T13:09:00Z" w16du:dateUtc="2026-03-12T17:09:00Z"/>
        </w:rPr>
      </w:pPr>
      <w:del w:id="9" w:author="Abifadel, Jeannette" w:date="2026-03-12T13:09:00Z" w16du:dateUtc="2026-03-12T17:09:00Z">
        <w:r w:rsidDel="00157539">
          <w:delText>Yes</w:delText>
        </w:r>
      </w:del>
    </w:p>
    <w:p w14:paraId="6F48CABB" w14:textId="6D702C6D" w:rsidR="003C569A" w:rsidDel="00157539" w:rsidRDefault="003C569A">
      <w:pPr>
        <w:pStyle w:val="contentblock"/>
        <w:spacing w:before="0" w:beforeAutospacing="0" w:after="45" w:afterAutospacing="0"/>
        <w:divId w:val="26834884"/>
        <w:rPr>
          <w:del w:id="10" w:author="Abifadel, Jeannette" w:date="2026-03-12T13:09:00Z" w16du:dateUtc="2026-03-12T17:09:00Z"/>
          <w:rFonts w:ascii="Calibri" w:hAnsi="Calibri" w:cs="Calibri"/>
        </w:rPr>
      </w:pPr>
      <w:del w:id="11" w:author="Abifadel, Jeannette" w:date="2026-03-12T13:09:00Z" w16du:dateUtc="2026-03-12T17:09:00Z">
        <w:r w:rsidDel="00157539">
          <w:rPr>
            <w:rFonts w:ascii="Calibri" w:hAnsi="Calibri" w:cs="Calibri"/>
            <w:b/>
            <w:bCs/>
          </w:rPr>
          <w:delText xml:space="preserve">2. Answer: Correct </w:delText>
        </w:r>
      </w:del>
    </w:p>
    <w:p w14:paraId="569662BD" w14:textId="5CC4480C" w:rsidR="003C569A" w:rsidDel="00157539" w:rsidRDefault="003C569A">
      <w:pPr>
        <w:pStyle w:val="NormalWeb"/>
        <w:divId w:val="26834884"/>
        <w:rPr>
          <w:del w:id="12" w:author="Abifadel, Jeannette" w:date="2026-03-12T13:09:00Z" w16du:dateUtc="2026-03-12T17:09:00Z"/>
        </w:rPr>
      </w:pPr>
      <w:del w:id="13" w:author="Abifadel, Jeannette" w:date="2026-03-12T13:09:00Z" w16du:dateUtc="2026-03-12T17:09:00Z">
        <w:r w:rsidDel="00157539">
          <w:delText>No</w:delText>
        </w:r>
      </w:del>
    </w:p>
    <w:p w14:paraId="6256E1C5"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2. Question :</w:t>
      </w:r>
      <w:r>
        <w:rPr>
          <w:rFonts w:ascii="Calibri" w:hAnsi="Calibri" w:cs="Calibri"/>
        </w:rPr>
        <w:t xml:space="preserve"> </w:t>
      </w:r>
    </w:p>
    <w:p w14:paraId="3A203F19" w14:textId="77777777" w:rsidR="003C569A" w:rsidRDefault="003C569A">
      <w:pPr>
        <w:pStyle w:val="NormalWeb"/>
        <w:divId w:val="26834884"/>
      </w:pPr>
      <w:r>
        <w:t>Ever since her company updated its computer system and increased data capacity, Ximena has noticed that she is collecting and retaining much more personal information from her customers, a lot of which is sensitive and unnecessary to the company’s business operations.</w:t>
      </w:r>
    </w:p>
    <w:p w14:paraId="02217794" w14:textId="3DFCC591" w:rsidR="003C569A" w:rsidRDefault="003C569A">
      <w:pPr>
        <w:pStyle w:val="NormalWeb"/>
        <w:divId w:val="26834884"/>
      </w:pPr>
      <w:r>
        <w:t xml:space="preserve">Should Ximena raise this concern with </w:t>
      </w:r>
      <w:del w:id="14" w:author="Abifadel, Jeannette" w:date="2026-03-12T14:30:00Z" w16du:dateUtc="2026-03-12T18:30:00Z">
        <w:r w:rsidDel="00AD44CA">
          <w:delText>the</w:delText>
        </w:r>
      </w:del>
      <w:r>
        <w:t xml:space="preserve"> </w:t>
      </w:r>
      <w:ins w:id="15" w:author="Abifadel, Jeannette" w:date="2026-03-12T14:29:00Z" w16du:dateUtc="2026-03-12T18:29:00Z">
        <w:r w:rsidR="00B8556C">
          <w:t xml:space="preserve">legal </w:t>
        </w:r>
        <w:r w:rsidR="00AD44CA">
          <w:t xml:space="preserve">or </w:t>
        </w:r>
      </w:ins>
      <w:r>
        <w:t>compliance</w:t>
      </w:r>
      <w:ins w:id="16" w:author="Abifadel, Jeannette" w:date="2026-03-12T14:30:00Z" w16du:dateUtc="2026-03-12T18:30:00Z">
        <w:r w:rsidR="00AD44CA">
          <w:t>?</w:t>
        </w:r>
      </w:ins>
      <w:del w:id="17" w:author="Abifadel, Jeannette" w:date="2026-03-12T14:29:00Z" w16du:dateUtc="2026-03-12T18:29:00Z">
        <w:r w:rsidDel="00AD44CA">
          <w:delText xml:space="preserve"> department</w:delText>
        </w:r>
      </w:del>
      <w:del w:id="18" w:author="Abifadel, Jeannette" w:date="2026-03-12T14:30:00Z" w16du:dateUtc="2026-03-12T18:30:00Z">
        <w:r w:rsidDel="00AD44CA">
          <w:delText>?</w:delText>
        </w:r>
      </w:del>
    </w:p>
    <w:p w14:paraId="58F525E8"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b/>
          <w:bCs/>
        </w:rPr>
        <w:t xml:space="preserve">1. Answer: Correct </w:t>
      </w:r>
    </w:p>
    <w:p w14:paraId="4FBC1784" w14:textId="77777777" w:rsidR="003C569A" w:rsidRDefault="003C569A">
      <w:pPr>
        <w:pStyle w:val="NormalWeb"/>
        <w:divId w:val="26834884"/>
      </w:pPr>
      <w:r>
        <w:t>Yes</w:t>
      </w:r>
    </w:p>
    <w:p w14:paraId="7DDEF273"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b/>
          <w:bCs/>
        </w:rPr>
        <w:t xml:space="preserve">2. Answer: Incorrect </w:t>
      </w:r>
    </w:p>
    <w:p w14:paraId="6D081B43" w14:textId="77777777" w:rsidR="003C569A" w:rsidRDefault="003C569A">
      <w:pPr>
        <w:pStyle w:val="NormalWeb"/>
        <w:divId w:val="26834884"/>
      </w:pPr>
      <w:r>
        <w:t>No</w:t>
      </w:r>
    </w:p>
    <w:p w14:paraId="6B0AD259"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3. Question :</w:t>
      </w:r>
      <w:r>
        <w:rPr>
          <w:rFonts w:ascii="Calibri" w:hAnsi="Calibri" w:cs="Calibri"/>
        </w:rPr>
        <w:t xml:space="preserve"> </w:t>
      </w:r>
    </w:p>
    <w:p w14:paraId="193487A9" w14:textId="77777777" w:rsidR="003C569A" w:rsidRDefault="003C569A">
      <w:pPr>
        <w:pStyle w:val="NormalWeb"/>
        <w:divId w:val="26834884"/>
      </w:pPr>
      <w:r>
        <w:t xml:space="preserve">Kristof oversees tracking sales for his company. A colleague, Logan, contacts Kristof and explains that he met his sales target for the month but was unable to log it due to a poor internet connection and he wants to know if there is anything Kristof can do to correct the </w:t>
      </w:r>
      <w:r>
        <w:lastRenderedPageBreak/>
        <w:t>situation. Kristof is unable to backdate the sale, but he could raise the amount of another sale to make up the difference.</w:t>
      </w:r>
    </w:p>
    <w:p w14:paraId="0F452475" w14:textId="77777777" w:rsidR="003C569A" w:rsidRDefault="003C569A">
      <w:pPr>
        <w:pStyle w:val="NormalWeb"/>
        <w:divId w:val="26834884"/>
      </w:pPr>
      <w:r>
        <w:t>Should Kristof change the amount of a previous sale to help Logan?</w:t>
      </w:r>
    </w:p>
    <w:p w14:paraId="6A94499C"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b/>
          <w:bCs/>
        </w:rPr>
        <w:t xml:space="preserve">1. Answer: Incorrect </w:t>
      </w:r>
    </w:p>
    <w:p w14:paraId="55D8CCD9" w14:textId="77777777" w:rsidR="003C569A" w:rsidRDefault="003C569A">
      <w:pPr>
        <w:pStyle w:val="NormalWeb"/>
        <w:divId w:val="26834884"/>
      </w:pPr>
      <w:r>
        <w:t>Yes</w:t>
      </w:r>
    </w:p>
    <w:p w14:paraId="79377F3D"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b/>
          <w:bCs/>
        </w:rPr>
        <w:t xml:space="preserve">2. Answer: Correct </w:t>
      </w:r>
    </w:p>
    <w:p w14:paraId="61194244" w14:textId="77777777" w:rsidR="003C569A" w:rsidRDefault="003C569A">
      <w:pPr>
        <w:pStyle w:val="NormalWeb"/>
        <w:divId w:val="26834884"/>
      </w:pPr>
      <w:r>
        <w:t>No</w:t>
      </w:r>
    </w:p>
    <w:p w14:paraId="21101554"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 xml:space="preserve">Number of questions needed to pass ? : </w:t>
      </w:r>
    </w:p>
    <w:p w14:paraId="010EFD34" w14:textId="77777777" w:rsidR="003C569A" w:rsidRDefault="003C569A">
      <w:pPr>
        <w:pStyle w:val="contentblock"/>
        <w:spacing w:before="0" w:beforeAutospacing="0" w:after="45" w:afterAutospacing="0"/>
        <w:divId w:val="26834884"/>
        <w:rPr>
          <w:rFonts w:ascii="Calibri" w:hAnsi="Calibri" w:cs="Calibri"/>
        </w:rPr>
      </w:pPr>
      <w:r>
        <w:rPr>
          <w:rFonts w:ascii="Calibri" w:hAnsi="Calibri" w:cs="Calibri"/>
        </w:rPr>
        <w:t xml:space="preserve">3 </w:t>
      </w:r>
    </w:p>
    <w:p w14:paraId="37146485" w14:textId="77777777" w:rsidR="003C569A" w:rsidRDefault="003C569A">
      <w:pPr>
        <w:divId w:val="895316069"/>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246117BD"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 xml:space="preserve">Message text: </w:t>
      </w:r>
    </w:p>
    <w:p w14:paraId="3BD86F4C" w14:textId="77777777" w:rsidR="003C569A" w:rsidRDefault="003C569A">
      <w:pPr>
        <w:pStyle w:val="NormalWeb"/>
        <w:divId w:val="26834884"/>
      </w:pPr>
      <w:r>
        <w:t>Great job!</w:t>
      </w:r>
    </w:p>
    <w:p w14:paraId="793294F1" w14:textId="77777777" w:rsidR="003C569A" w:rsidRDefault="003C569A">
      <w:pPr>
        <w:divId w:val="173687496"/>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2488D5B1" w14:textId="77777777" w:rsidR="003C569A" w:rsidRDefault="003C569A">
      <w:pPr>
        <w:pStyle w:val="contentblock"/>
        <w:spacing w:before="270" w:beforeAutospacing="0" w:after="45" w:afterAutospacing="0"/>
        <w:divId w:val="26834884"/>
        <w:rPr>
          <w:rFonts w:ascii="Calibri" w:hAnsi="Calibri" w:cs="Calibri"/>
        </w:rPr>
      </w:pPr>
      <w:r>
        <w:rPr>
          <w:rFonts w:ascii="Calibri" w:hAnsi="Calibri" w:cs="Calibri"/>
          <w:b/>
          <w:bCs/>
        </w:rPr>
        <w:t xml:space="preserve">Message text: </w:t>
      </w:r>
    </w:p>
    <w:p w14:paraId="307AAFC2" w14:textId="77777777" w:rsidR="003C569A" w:rsidRDefault="003C569A">
      <w:pPr>
        <w:pStyle w:val="NormalWeb"/>
        <w:divId w:val="26834884"/>
      </w:pPr>
      <w:r>
        <w:t>Not there yet!</w:t>
      </w:r>
    </w:p>
    <w:p w14:paraId="6DB571C0" w14:textId="77777777" w:rsidR="003C569A" w:rsidRDefault="003C569A">
      <w:pPr>
        <w:divId w:val="26834884"/>
        <w:rPr>
          <w:rFonts w:ascii="Calibri" w:eastAsia="Times New Roman" w:hAnsi="Calibri" w:cs="Calibri"/>
        </w:rPr>
      </w:pPr>
      <w:r>
        <w:rPr>
          <w:rFonts w:ascii="Calibri" w:eastAsia="Times New Roman" w:hAnsi="Calibri" w:cs="Calibri"/>
        </w:rPr>
        <w:br w:type="page" w:clear="all"/>
      </w:r>
    </w:p>
    <w:p w14:paraId="64D9CF81" w14:textId="77777777" w:rsidR="003C569A" w:rsidRDefault="003C569A">
      <w:pPr>
        <w:jc w:val="right"/>
        <w:divId w:val="687410007"/>
        <w:rPr>
          <w:rFonts w:ascii="Calibri" w:eastAsia="Times New Roman" w:hAnsi="Calibri" w:cs="Calibri"/>
          <w:sz w:val="30"/>
          <w:szCs w:val="30"/>
        </w:rPr>
      </w:pPr>
      <w:bookmarkStart w:id="19" w:name="Page_516016200443653490"/>
      <w:bookmarkEnd w:id="19"/>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 </w:t>
      </w:r>
    </w:p>
    <w:p w14:paraId="12FA7257" w14:textId="77777777" w:rsidR="003C569A" w:rsidRDefault="003C569A">
      <w:pPr>
        <w:jc w:val="right"/>
        <w:divId w:val="687410007"/>
        <w:rPr>
          <w:rFonts w:ascii="Calibri" w:eastAsia="Times New Roman" w:hAnsi="Calibri" w:cs="Calibri"/>
          <w:sz w:val="30"/>
          <w:szCs w:val="30"/>
        </w:rPr>
      </w:pPr>
      <w:r>
        <w:rPr>
          <w:rFonts w:ascii="Calibri" w:eastAsia="Times New Roman" w:hAnsi="Calibri" w:cs="Calibri"/>
          <w:b/>
          <w:bCs/>
          <w:sz w:val="30"/>
          <w:szCs w:val="30"/>
        </w:rPr>
        <w:t>Lesson 1:</w:t>
      </w:r>
      <w:r>
        <w:rPr>
          <w:rFonts w:ascii="Calibri" w:eastAsia="Times New Roman" w:hAnsi="Calibri" w:cs="Calibri"/>
          <w:sz w:val="30"/>
          <w:szCs w:val="30"/>
        </w:rPr>
        <w:t xml:space="preserve"> Making Ethical Decisions </w:t>
      </w:r>
    </w:p>
    <w:p w14:paraId="2D012B5B" w14:textId="77777777" w:rsidR="003C569A" w:rsidRDefault="003C569A">
      <w:pPr>
        <w:jc w:val="right"/>
        <w:divId w:val="321475248"/>
        <w:rPr>
          <w:rFonts w:ascii="Calibri" w:eastAsia="Times New Roman" w:hAnsi="Calibri" w:cs="Calibri"/>
          <w:sz w:val="24"/>
          <w:szCs w:val="24"/>
        </w:rPr>
      </w:pPr>
      <w:r>
        <w:rPr>
          <w:rStyle w:val="smallerheader1"/>
          <w:rFonts w:eastAsia="Times New Roman"/>
          <w:b/>
          <w:bCs/>
        </w:rPr>
        <w:t>Click and Reveal Template</w:t>
      </w:r>
      <w:r>
        <w:rPr>
          <w:rStyle w:val="smallerheader1"/>
          <w:rFonts w:eastAsia="Times New Roman"/>
          <w:b/>
          <w:bCs/>
        </w:rPr>
        <w:t xml:space="preserve"> </w:t>
      </w:r>
      <w:r>
        <w:rPr>
          <w:rStyle w:val="smallerheader1"/>
          <w:rFonts w:eastAsia="Times New Roman"/>
          <w:b/>
          <w:bCs/>
        </w:rPr>
        <w:t>/ LTR</w:t>
      </w:r>
      <w:r>
        <w:rPr>
          <w:rStyle w:val="smallerheader1"/>
          <w:rFonts w:eastAsia="Times New Roman"/>
          <w:b/>
          <w:bCs/>
        </w:rPr>
        <w:t xml:space="preserve"> </w:t>
      </w:r>
      <w:r>
        <w:rPr>
          <w:rStyle w:val="smallerheader1"/>
          <w:rFonts w:eastAsia="Times New Roman"/>
          <w:b/>
          <w:bCs/>
        </w:rPr>
        <w:t>/ Random</w:t>
      </w:r>
      <w:r>
        <w:rPr>
          <w:rStyle w:val="smallerheader1"/>
          <w:rFonts w:eastAsia="Times New Roman"/>
          <w:b/>
          <w:bCs/>
        </w:rPr>
        <w:t xml:space="preserve"> </w:t>
      </w:r>
    </w:p>
    <w:p w14:paraId="20E8FAEE" w14:textId="77777777" w:rsidR="003C569A" w:rsidRDefault="003C569A">
      <w:pPr>
        <w:pStyle w:val="contentblock"/>
        <w:spacing w:before="270" w:beforeAutospacing="0" w:after="45" w:afterAutospacing="0"/>
        <w:divId w:val="345063259"/>
        <w:rPr>
          <w:rFonts w:ascii="Calibri" w:hAnsi="Calibri" w:cs="Calibri"/>
        </w:rPr>
      </w:pPr>
      <w:r>
        <w:rPr>
          <w:rFonts w:ascii="Calibri" w:hAnsi="Calibri" w:cs="Calibri"/>
          <w:b/>
          <w:bCs/>
        </w:rPr>
        <w:t>Background Content Details:</w:t>
      </w:r>
      <w:r>
        <w:rPr>
          <w:rFonts w:ascii="Calibri" w:hAnsi="Calibri" w:cs="Calibri"/>
        </w:rPr>
        <w:t xml:space="preserve"> </w:t>
      </w:r>
    </w:p>
    <w:p w14:paraId="24EF5122" w14:textId="77777777" w:rsidR="003C569A" w:rsidRDefault="003C569A">
      <w:pPr>
        <w:pStyle w:val="contentblock"/>
        <w:spacing w:before="270" w:beforeAutospacing="0" w:after="45" w:afterAutospacing="0"/>
        <w:divId w:val="345063259"/>
        <w:rPr>
          <w:rFonts w:ascii="Calibri" w:hAnsi="Calibri" w:cs="Calibri"/>
        </w:rPr>
      </w:pPr>
      <w:r>
        <w:rPr>
          <w:rFonts w:ascii="Calibri" w:hAnsi="Calibri" w:cs="Calibri"/>
          <w:b/>
          <w:bCs/>
        </w:rPr>
        <w:t>Image Description:</w:t>
      </w:r>
    </w:p>
    <w:p w14:paraId="0C084292" w14:textId="77777777" w:rsidR="003C569A" w:rsidRDefault="003C569A">
      <w:pPr>
        <w:pStyle w:val="NormalWeb"/>
        <w:divId w:val="345063259"/>
      </w:pPr>
      <w:r>
        <w:t xml:space="preserve">A Latin male appearing to be thinking or considering something as he stares at paperwork </w:t>
      </w:r>
    </w:p>
    <w:p w14:paraId="33EE9DE0" w14:textId="77777777" w:rsidR="003C569A" w:rsidRDefault="003C569A">
      <w:pPr>
        <w:pStyle w:val="contentblock"/>
        <w:spacing w:before="270" w:beforeAutospacing="0" w:after="45" w:afterAutospacing="0"/>
        <w:divId w:val="345063259"/>
        <w:rPr>
          <w:rFonts w:ascii="Calibri" w:hAnsi="Calibri" w:cs="Calibri"/>
        </w:rPr>
      </w:pPr>
      <w:r>
        <w:rPr>
          <w:rFonts w:ascii="Calibri" w:hAnsi="Calibri" w:cs="Calibri"/>
          <w:b/>
          <w:bCs/>
        </w:rPr>
        <w:t>Content Title:</w:t>
      </w:r>
      <w:r>
        <w:rPr>
          <w:rFonts w:ascii="Calibri" w:hAnsi="Calibri" w:cs="Calibri"/>
        </w:rPr>
        <w:t xml:space="preserve"> </w:t>
      </w:r>
    </w:p>
    <w:p w14:paraId="642B751C" w14:textId="77777777" w:rsidR="003C569A" w:rsidRDefault="003C569A">
      <w:pPr>
        <w:pStyle w:val="contentblock"/>
        <w:spacing w:before="0" w:beforeAutospacing="0" w:after="45" w:afterAutospacing="0"/>
        <w:divId w:val="345063259"/>
        <w:rPr>
          <w:rFonts w:ascii="Calibri" w:hAnsi="Calibri" w:cs="Calibri"/>
        </w:rPr>
      </w:pPr>
      <w:r>
        <w:rPr>
          <w:rFonts w:ascii="Calibri" w:hAnsi="Calibri" w:cs="Calibri"/>
        </w:rPr>
        <w:t xml:space="preserve">Ethical Decision-Making Framework </w:t>
      </w:r>
    </w:p>
    <w:p w14:paraId="7238B219" w14:textId="77777777" w:rsidR="003C569A" w:rsidRDefault="003C569A">
      <w:pPr>
        <w:pStyle w:val="contentblock"/>
        <w:spacing w:before="270" w:beforeAutospacing="0" w:after="45" w:afterAutospacing="0"/>
        <w:divId w:val="345063259"/>
        <w:rPr>
          <w:rFonts w:ascii="Calibri" w:hAnsi="Calibri" w:cs="Calibri"/>
        </w:rPr>
      </w:pPr>
      <w:r>
        <w:rPr>
          <w:rFonts w:ascii="Calibri" w:hAnsi="Calibri" w:cs="Calibri"/>
          <w:b/>
          <w:bCs/>
        </w:rPr>
        <w:t>Content Description:</w:t>
      </w:r>
    </w:p>
    <w:p w14:paraId="04155DC0" w14:textId="77777777" w:rsidR="003C569A" w:rsidRDefault="003C569A">
      <w:pPr>
        <w:pStyle w:val="NormalWeb"/>
        <w:divId w:val="1016079232"/>
      </w:pPr>
      <w:r>
        <w:t>The “right thing” is not always easy to identify. Sometimes making the right decision involves more than making a simple “yes or no” choice. When faced with an ethical dilemma or challenge, it helps to use a framework to decide on the right course of action.</w:t>
      </w:r>
    </w:p>
    <w:p w14:paraId="42BA3B2F" w14:textId="77777777" w:rsidR="003C569A" w:rsidRDefault="003C569A">
      <w:pPr>
        <w:pStyle w:val="NormalWeb"/>
        <w:divId w:val="1016079232"/>
      </w:pPr>
      <w:r>
        <w:t>Select each item to learn more about the three questions you should ask yourself.</w:t>
      </w:r>
    </w:p>
    <w:p w14:paraId="7D7D48E5" w14:textId="77777777" w:rsidR="003C569A" w:rsidRDefault="003C569A">
      <w:pPr>
        <w:pStyle w:val="contentblock"/>
        <w:spacing w:before="0" w:beforeAutospacing="0" w:after="45" w:afterAutospacing="0"/>
        <w:divId w:val="2047413985"/>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4687"/>
        <w:gridCol w:w="2027"/>
        <w:gridCol w:w="1247"/>
        <w:gridCol w:w="1050"/>
      </w:tblGrid>
      <w:tr w:rsidR="00C73D76" w14:paraId="77A261AA" w14:textId="77777777">
        <w:trPr>
          <w:divId w:val="2047413985"/>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4A627CB1"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F5663C0"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703D813B"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293B564" w14:textId="77777777" w:rsidR="003C569A" w:rsidRDefault="003C569A">
            <w:pPr>
              <w:pStyle w:val="NormalWeb"/>
              <w:rPr>
                <w:b/>
                <w:bCs/>
              </w:rPr>
            </w:pPr>
            <w:r>
              <w:rPr>
                <w:b/>
                <w:bCs/>
              </w:rPr>
              <w:t>Alternate Text</w:t>
            </w:r>
          </w:p>
        </w:tc>
      </w:tr>
      <w:tr w:rsidR="00C73D76" w14:paraId="3AB95F11" w14:textId="77777777">
        <w:trPr>
          <w:divId w:val="2047413985"/>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B89BAA3" w14:textId="118C58C6" w:rsidR="003C569A" w:rsidRDefault="00171B2B">
            <w:pPr>
              <w:pStyle w:val="NormalWeb"/>
              <w:jc w:val="center"/>
            </w:pPr>
            <w:ins w:id="20" w:author="Abifadel, Jeannette" w:date="2026-03-12T14:08:00Z" w16du:dateUtc="2026-03-12T18:08:00Z">
              <w:r>
                <w:t xml:space="preserve">Does It Comply With Lincoln Electric’s Values? </w:t>
              </w:r>
            </w:ins>
            <w:del w:id="21" w:author="Abifadel, Jeannette" w:date="2026-03-12T14:08:00Z" w16du:dateUtc="2026-03-12T18:08:00Z">
              <w:r w:rsidR="003C569A" w:rsidDel="00171B2B">
                <w:delText>Is It Ethical?</w:delText>
              </w:r>
            </w:del>
            <w:r w:rsidR="003C569A">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731CE7A5" w14:textId="77777777" w:rsidR="00003AB8" w:rsidRDefault="00003AB8">
            <w:pPr>
              <w:pStyle w:val="NormalWeb"/>
              <w:rPr>
                <w:ins w:id="22" w:author="Abifadel, Jeannette" w:date="2026-03-12T14:08:00Z" w16du:dateUtc="2026-03-12T18:08:00Z"/>
              </w:rPr>
            </w:pPr>
            <w:ins w:id="23" w:author="Abifadel, Jeannette" w:date="2026-03-12T14:08:00Z" w16du:dateUtc="2026-03-12T18:08:00Z">
              <w:r>
                <w:t>Our Values:</w:t>
              </w:r>
            </w:ins>
          </w:p>
          <w:p w14:paraId="19890769" w14:textId="77777777" w:rsidR="00003AB8" w:rsidRDefault="00003AB8" w:rsidP="00C16DA7">
            <w:pPr>
              <w:pStyle w:val="NormalWeb"/>
              <w:numPr>
                <w:ilvl w:val="0"/>
                <w:numId w:val="13"/>
              </w:numPr>
              <w:rPr>
                <w:ins w:id="24" w:author="Abifadel, Jeannette" w:date="2026-03-12T14:09:00Z" w16du:dateUtc="2026-03-12T18:09:00Z"/>
              </w:rPr>
              <w:pPrChange w:id="25" w:author="Abifadel, Jeannette" w:date="2026-03-12T14:09:00Z" w16du:dateUtc="2026-03-12T18:09:00Z">
                <w:pPr>
                  <w:pStyle w:val="NormalWeb"/>
                </w:pPr>
              </w:pPrChange>
            </w:pPr>
            <w:ins w:id="26" w:author="Abifadel, Jeannette" w:date="2026-03-12T14:09:00Z" w16du:dateUtc="2026-03-12T18:09:00Z">
              <w:r>
                <w:t>Promote Integrity</w:t>
              </w:r>
            </w:ins>
          </w:p>
          <w:p w14:paraId="1E16B808" w14:textId="77777777" w:rsidR="00003AB8" w:rsidRDefault="00003AB8" w:rsidP="00C16DA7">
            <w:pPr>
              <w:pStyle w:val="NormalWeb"/>
              <w:numPr>
                <w:ilvl w:val="0"/>
                <w:numId w:val="13"/>
              </w:numPr>
              <w:rPr>
                <w:ins w:id="27" w:author="Abifadel, Jeannette" w:date="2026-03-12T14:10:00Z" w16du:dateUtc="2026-03-12T18:10:00Z"/>
              </w:rPr>
            </w:pPr>
            <w:ins w:id="28" w:author="Abifadel, Jeannette" w:date="2026-03-12T14:09:00Z" w16du:dateUtc="2026-03-12T18:09:00Z">
              <w:r>
                <w:t>Practice Candor</w:t>
              </w:r>
            </w:ins>
          </w:p>
          <w:p w14:paraId="652A85C2" w14:textId="1411F826" w:rsidR="00C73D76" w:rsidRDefault="00C73D76" w:rsidP="00C16DA7">
            <w:pPr>
              <w:pStyle w:val="NormalWeb"/>
              <w:numPr>
                <w:ilvl w:val="0"/>
                <w:numId w:val="13"/>
              </w:numPr>
              <w:rPr>
                <w:ins w:id="29" w:author="Abifadel, Jeannette" w:date="2026-03-12T14:11:00Z" w16du:dateUtc="2026-03-12T18:11:00Z"/>
              </w:rPr>
            </w:pPr>
            <w:ins w:id="30" w:author="Abifadel, Jeannette" w:date="2026-03-12T14:10:00Z" w16du:dateUtc="2026-03-12T18:10:00Z">
              <w:r>
                <w:t>Take Ownersh</w:t>
              </w:r>
            </w:ins>
            <w:ins w:id="31" w:author="Abifadel, Jeannette" w:date="2026-03-12T14:11:00Z" w16du:dateUtc="2026-03-12T18:11:00Z">
              <w:r>
                <w:t>ip</w:t>
              </w:r>
            </w:ins>
          </w:p>
          <w:p w14:paraId="5B924601" w14:textId="56B1F0A2" w:rsidR="00C73D76" w:rsidRDefault="00C73D76" w:rsidP="00C16DA7">
            <w:pPr>
              <w:pStyle w:val="NormalWeb"/>
              <w:numPr>
                <w:ilvl w:val="0"/>
                <w:numId w:val="13"/>
              </w:numPr>
              <w:rPr>
                <w:ins w:id="32" w:author="Abifadel, Jeannette" w:date="2026-03-12T14:09:00Z" w16du:dateUtc="2026-03-12T18:09:00Z"/>
              </w:rPr>
              <w:pPrChange w:id="33" w:author="Abifadel, Jeannette" w:date="2026-03-12T14:09:00Z" w16du:dateUtc="2026-03-12T18:09:00Z">
                <w:pPr>
                  <w:pStyle w:val="NormalWeb"/>
                </w:pPr>
              </w:pPrChange>
            </w:pPr>
            <w:ins w:id="34" w:author="Abifadel, Jeannette" w:date="2026-03-12T14:11:00Z" w16du:dateUtc="2026-03-12T18:11:00Z">
              <w:r>
                <w:t>Be Agile</w:t>
              </w:r>
            </w:ins>
          </w:p>
          <w:p w14:paraId="3848CC82" w14:textId="77777777" w:rsidR="00003AB8" w:rsidRDefault="00003AB8" w:rsidP="00C16DA7">
            <w:pPr>
              <w:pStyle w:val="NormalWeb"/>
              <w:numPr>
                <w:ilvl w:val="0"/>
                <w:numId w:val="13"/>
              </w:numPr>
              <w:rPr>
                <w:ins w:id="35" w:author="Abifadel, Jeannette" w:date="2026-03-12T14:09:00Z" w16du:dateUtc="2026-03-12T18:09:00Z"/>
              </w:rPr>
              <w:pPrChange w:id="36" w:author="Abifadel, Jeannette" w:date="2026-03-12T14:09:00Z" w16du:dateUtc="2026-03-12T18:09:00Z">
                <w:pPr>
                  <w:pStyle w:val="NormalWeb"/>
                </w:pPr>
              </w:pPrChange>
            </w:pPr>
            <w:ins w:id="37" w:author="Abifadel, Jeannette" w:date="2026-03-12T14:09:00Z" w16du:dateUtc="2026-03-12T18:09:00Z">
              <w:r>
                <w:t>Win Together</w:t>
              </w:r>
            </w:ins>
          </w:p>
          <w:p w14:paraId="5DC9BDC7" w14:textId="4C679E15" w:rsidR="003C569A" w:rsidRDefault="003C569A" w:rsidP="00C73D76">
            <w:pPr>
              <w:pStyle w:val="NormalWeb"/>
              <w:ind w:left="360"/>
              <w:pPrChange w:id="38" w:author="Abifadel, Jeannette" w:date="2026-03-12T14:11:00Z" w16du:dateUtc="2026-03-12T18:11:00Z">
                <w:pPr>
                  <w:pStyle w:val="NormalWeb"/>
                </w:pPr>
              </w:pPrChange>
            </w:pPr>
            <w:del w:id="39" w:author="Abifadel, Jeannette" w:date="2026-03-12T14:10:00Z" w16du:dateUtc="2026-03-12T18:10:00Z">
              <w:r w:rsidDel="00E01F74">
                <w:delText xml:space="preserve">Consider if the action is consistent with the ethical values of respect, honesty, openness, responsibility, </w:delText>
              </w:r>
              <w:r w:rsidDel="00E01F74">
                <w:lastRenderedPageBreak/>
                <w:delText>trust, and fairness.</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1F826ED6"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69E2BEAA" w14:textId="77777777" w:rsidR="003C569A" w:rsidRDefault="003C569A">
            <w:pPr>
              <w:spacing w:line="182" w:lineRule="auto"/>
              <w:rPr>
                <w:rFonts w:eastAsia="Times New Roman"/>
                <w:sz w:val="20"/>
                <w:szCs w:val="20"/>
              </w:rPr>
            </w:pPr>
          </w:p>
        </w:tc>
      </w:tr>
      <w:tr w:rsidR="00C73D76" w14:paraId="19742B9A" w14:textId="77777777">
        <w:trPr>
          <w:divId w:val="2047413985"/>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480EACF" w14:textId="681E7694" w:rsidR="003C569A" w:rsidRDefault="003C569A">
            <w:pPr>
              <w:pStyle w:val="NormalWeb"/>
              <w:jc w:val="center"/>
            </w:pPr>
            <w:r>
              <w:t xml:space="preserve">How Will It Affect My, and </w:t>
            </w:r>
            <w:ins w:id="40" w:author="Abifadel, Jeannette" w:date="2026-03-12T14:11:00Z" w16du:dateUtc="2026-03-12T18:11:00Z">
              <w:r w:rsidR="00C73D76">
                <w:t xml:space="preserve">Lincoln Electric’s </w:t>
              </w:r>
            </w:ins>
            <w:del w:id="41" w:author="Abifadel, Jeannette" w:date="2026-03-12T14:11:00Z" w16du:dateUtc="2026-03-12T18:11:00Z">
              <w:r w:rsidDel="00C73D76">
                <w:delText>My Company’s</w:delText>
              </w:r>
            </w:del>
            <w:r>
              <w:t>, Reputation?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10BD0D06" w14:textId="3D255353" w:rsidR="003C569A" w:rsidRDefault="003C569A">
            <w:pPr>
              <w:pStyle w:val="NormalWeb"/>
            </w:pPr>
            <w:r>
              <w:t xml:space="preserve">Illegal or unethical behavior can easily damage </w:t>
            </w:r>
            <w:ins w:id="42" w:author="Abifadel, Jeannette" w:date="2026-03-12T14:11:00Z" w16du:dateUtc="2026-03-12T18:11:00Z">
              <w:r w:rsidR="00826BB8">
                <w:t xml:space="preserve">Lincoln Electric’s </w:t>
              </w:r>
            </w:ins>
            <w:del w:id="43" w:author="Abifadel, Jeannette" w:date="2026-03-12T14:11:00Z" w16du:dateUtc="2026-03-12T18:11:00Z">
              <w:r w:rsidDel="00826BB8">
                <w:delText xml:space="preserve">a </w:delText>
              </w:r>
              <w:r w:rsidDel="00826BB8">
                <w:delText xml:space="preserve">company’s </w:delText>
              </w:r>
            </w:del>
            <w:r>
              <w:t xml:space="preserve">reputation. Thinking about how an action will impact </w:t>
            </w:r>
            <w:del w:id="44" w:author="Abifadel, Jeannette" w:date="2026-03-12T14:11:00Z" w16du:dateUtc="2026-03-12T18:11:00Z">
              <w:r w:rsidDel="00826BB8">
                <w:delText>the company’s</w:delText>
              </w:r>
            </w:del>
            <w:ins w:id="45" w:author="Abifadel, Jeannette" w:date="2026-03-12T14:11:00Z" w16du:dateUtc="2026-03-12T18:11:00Z">
              <w:r w:rsidR="00826BB8">
                <w:t>Linco</w:t>
              </w:r>
            </w:ins>
            <w:ins w:id="46" w:author="Abifadel, Jeannette" w:date="2026-03-12T14:12:00Z" w16du:dateUtc="2026-03-12T18:12:00Z">
              <w:r w:rsidR="00826BB8">
                <w:t>ln Electric’s</w:t>
              </w:r>
            </w:ins>
            <w:r>
              <w:t xml:space="preserve"> reputation, as well as your own, is a useful test in deciding upon an appropriate decision.</w:t>
            </w:r>
          </w:p>
        </w:tc>
        <w:tc>
          <w:tcPr>
            <w:tcW w:w="0" w:type="auto"/>
            <w:tcBorders>
              <w:bottom w:val="single" w:sz="6" w:space="0" w:color="999999"/>
              <w:right w:val="single" w:sz="6" w:space="0" w:color="999999"/>
            </w:tcBorders>
            <w:tcMar>
              <w:top w:w="60" w:type="dxa"/>
              <w:left w:w="60" w:type="dxa"/>
              <w:bottom w:w="0" w:type="dxa"/>
              <w:right w:w="60" w:type="dxa"/>
            </w:tcMar>
            <w:hideMark/>
          </w:tcPr>
          <w:p w14:paraId="3FA9628A"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60362D49" w14:textId="77777777" w:rsidR="003C569A" w:rsidRDefault="003C569A">
            <w:pPr>
              <w:spacing w:line="182" w:lineRule="auto"/>
              <w:rPr>
                <w:rFonts w:eastAsia="Times New Roman"/>
                <w:sz w:val="20"/>
                <w:szCs w:val="20"/>
              </w:rPr>
            </w:pPr>
          </w:p>
        </w:tc>
      </w:tr>
      <w:tr w:rsidR="00C73D76" w14:paraId="385100F6" w14:textId="77777777">
        <w:trPr>
          <w:divId w:val="2047413985"/>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18B983DF" w14:textId="7000F193" w:rsidR="003C569A" w:rsidRDefault="003F734D">
            <w:pPr>
              <w:pStyle w:val="NormalWeb"/>
              <w:jc w:val="center"/>
            </w:pPr>
            <w:ins w:id="47" w:author="Abifadel, Jeannette" w:date="2026-03-12T14:18:00Z" w16du:dateUtc="2026-03-12T18:18:00Z">
              <w:r>
                <w:t>Questions That Lead To Ethical Decisions</w:t>
              </w:r>
              <w:r w:rsidR="00572FC5">
                <w:t xml:space="preserve"> </w:t>
              </w:r>
            </w:ins>
            <w:del w:id="48" w:author="Abifadel, Jeannette" w:date="2026-03-12T14:18:00Z" w16du:dateUtc="2026-03-12T18:18:00Z">
              <w:r w:rsidR="003C569A" w:rsidDel="00572FC5">
                <w:delText>Does It Comply with Applicable Laws and Regulations?</w:delText>
              </w:r>
            </w:del>
            <w:r w:rsidR="003C569A">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5D0B5B73" w14:textId="77777777" w:rsidR="00572FC5" w:rsidRDefault="00572FC5">
            <w:pPr>
              <w:pStyle w:val="NormalWeb"/>
              <w:rPr>
                <w:ins w:id="49" w:author="Abifadel, Jeannette" w:date="2026-03-12T14:18:00Z" w16du:dateUtc="2026-03-12T18:18:00Z"/>
              </w:rPr>
            </w:pPr>
            <w:ins w:id="50" w:author="Abifadel, Jeannette" w:date="2026-03-12T14:18:00Z" w16du:dateUtc="2026-03-12T18:18:00Z">
              <w:r>
                <w:t xml:space="preserve">Ask yourself: </w:t>
              </w:r>
            </w:ins>
          </w:p>
          <w:p w14:paraId="7F080AED" w14:textId="77777777" w:rsidR="00572FC5" w:rsidRDefault="00572FC5" w:rsidP="00572FC5">
            <w:pPr>
              <w:pStyle w:val="NormalWeb"/>
              <w:numPr>
                <w:ilvl w:val="0"/>
                <w:numId w:val="14"/>
              </w:numPr>
              <w:rPr>
                <w:ins w:id="51" w:author="Abifadel, Jeannette" w:date="2026-03-12T14:18:00Z" w16du:dateUtc="2026-03-12T18:18:00Z"/>
              </w:rPr>
            </w:pPr>
            <w:ins w:id="52" w:author="Abifadel, Jeannette" w:date="2026-03-12T14:18:00Z" w16du:dateUtc="2026-03-12T18:18:00Z">
              <w:r>
                <w:t xml:space="preserve">Is it legal? </w:t>
              </w:r>
            </w:ins>
          </w:p>
          <w:p w14:paraId="1B74B521" w14:textId="77777777" w:rsidR="00572FC5" w:rsidRDefault="00572FC5" w:rsidP="00572FC5">
            <w:pPr>
              <w:pStyle w:val="NormalWeb"/>
              <w:numPr>
                <w:ilvl w:val="0"/>
                <w:numId w:val="14"/>
              </w:numPr>
              <w:rPr>
                <w:ins w:id="53" w:author="Abifadel, Jeannette" w:date="2026-03-12T14:19:00Z" w16du:dateUtc="2026-03-12T18:19:00Z"/>
              </w:rPr>
            </w:pPr>
            <w:ins w:id="54" w:author="Abifadel, Jeannette" w:date="2026-03-12T14:19:00Z" w16du:dateUtc="2026-03-12T18:19:00Z">
              <w:r>
                <w:t xml:space="preserve">Is it in line with Company policy? </w:t>
              </w:r>
            </w:ins>
          </w:p>
          <w:p w14:paraId="4427A2EF" w14:textId="77777777" w:rsidR="00572FC5" w:rsidRDefault="00572FC5" w:rsidP="00572FC5">
            <w:pPr>
              <w:pStyle w:val="NormalWeb"/>
              <w:numPr>
                <w:ilvl w:val="0"/>
                <w:numId w:val="14"/>
              </w:numPr>
              <w:rPr>
                <w:ins w:id="55" w:author="Abifadel, Jeannette" w:date="2026-03-12T14:19:00Z" w16du:dateUtc="2026-03-12T18:19:00Z"/>
              </w:rPr>
            </w:pPr>
            <w:ins w:id="56" w:author="Abifadel, Jeannette" w:date="2026-03-12T14:19:00Z" w16du:dateUtc="2026-03-12T18:19:00Z">
              <w:r>
                <w:t>Would it benefit Lincoln Electric and my fellow employees?</w:t>
              </w:r>
            </w:ins>
          </w:p>
          <w:p w14:paraId="3148F8A2" w14:textId="77777777" w:rsidR="00DE4B67" w:rsidRDefault="00572FC5" w:rsidP="00572FC5">
            <w:pPr>
              <w:pStyle w:val="NormalWeb"/>
              <w:numPr>
                <w:ilvl w:val="0"/>
                <w:numId w:val="14"/>
              </w:numPr>
              <w:rPr>
                <w:ins w:id="57" w:author="Abifadel, Jeannette" w:date="2026-03-12T14:20:00Z" w16du:dateUtc="2026-03-12T18:20:00Z"/>
              </w:rPr>
            </w:pPr>
            <w:ins w:id="58" w:author="Abifadel, Jeannette" w:date="2026-03-12T14:19:00Z" w16du:dateUtc="2026-03-12T18:19:00Z">
              <w:r>
                <w:t xml:space="preserve">Would I be proud if my actions were publicized on social media? </w:t>
              </w:r>
            </w:ins>
          </w:p>
          <w:p w14:paraId="0855A9E5" w14:textId="77777777" w:rsidR="0015685E" w:rsidRDefault="00DE4B67" w:rsidP="00DE4B67">
            <w:pPr>
              <w:pStyle w:val="NormalWeb"/>
              <w:rPr>
                <w:ins w:id="59" w:author="Abifadel, Jeannette" w:date="2026-03-12T14:21:00Z" w16du:dateUtc="2026-03-12T18:21:00Z"/>
              </w:rPr>
            </w:pPr>
            <w:ins w:id="60" w:author="Abifadel, Jeannette" w:date="2026-03-12T14:20:00Z" w16du:dateUtc="2026-03-12T18:20:00Z">
              <w:r>
                <w:t xml:space="preserve">If you answer “NO” or even “MAYBE” to any of these questions, STOP. Do not act until </w:t>
              </w:r>
              <w:r w:rsidR="0015685E">
                <w:t xml:space="preserve">getting advice </w:t>
              </w:r>
              <w:r w:rsidR="0015685E">
                <w:lastRenderedPageBreak/>
                <w:t xml:space="preserve">from your supervisor </w:t>
              </w:r>
            </w:ins>
            <w:ins w:id="61" w:author="Abifadel, Jeannette" w:date="2026-03-12T14:21:00Z" w16du:dateUtc="2026-03-12T18:21:00Z">
              <w:r w:rsidR="0015685E">
                <w:t xml:space="preserve">or another company resource. </w:t>
              </w:r>
            </w:ins>
          </w:p>
          <w:p w14:paraId="2004BC15" w14:textId="769D370B" w:rsidR="003C569A" w:rsidRDefault="003C569A" w:rsidP="00DE4B67">
            <w:pPr>
              <w:pStyle w:val="NormalWeb"/>
            </w:pPr>
            <w:del w:id="62" w:author="Abifadel, Jeannette" w:date="2026-03-12T14:18:00Z" w16du:dateUtc="2026-03-12T18:18:00Z">
              <w:r w:rsidDel="00572FC5">
                <w:delText>Any action you take must comply with all relevant laws, rules, regulations, and the Code of Conduct. Be sure to consult the appropriate sources to ensure you are complying with these policies.</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70B042B3"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34FBBB66" w14:textId="77777777" w:rsidR="003C569A" w:rsidRDefault="003C569A">
            <w:pPr>
              <w:spacing w:line="182" w:lineRule="auto"/>
              <w:rPr>
                <w:rFonts w:eastAsia="Times New Roman"/>
                <w:sz w:val="20"/>
                <w:szCs w:val="20"/>
              </w:rPr>
            </w:pPr>
          </w:p>
        </w:tc>
      </w:tr>
    </w:tbl>
    <w:p w14:paraId="169EAD18" w14:textId="77777777" w:rsidR="003C569A" w:rsidRDefault="003C569A">
      <w:pPr>
        <w:pStyle w:val="contentblock"/>
        <w:spacing w:before="0" w:beforeAutospacing="0" w:after="45" w:afterAutospacing="0"/>
        <w:divId w:val="392198222"/>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29EF34B4" w14:textId="77777777">
        <w:trPr>
          <w:divId w:val="392198222"/>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60632F62"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81DAF3F"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5D8EC44"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DECA127" w14:textId="77777777" w:rsidR="003C569A" w:rsidRDefault="003C569A">
            <w:pPr>
              <w:pStyle w:val="NormalWeb"/>
              <w:rPr>
                <w:b/>
                <w:bCs/>
              </w:rPr>
            </w:pPr>
            <w:r>
              <w:rPr>
                <w:b/>
                <w:bCs/>
              </w:rPr>
              <w:t>Alternate Text</w:t>
            </w:r>
          </w:p>
        </w:tc>
      </w:tr>
      <w:tr w:rsidR="00000000" w14:paraId="50A8A61D" w14:textId="77777777">
        <w:trPr>
          <w:divId w:val="39219822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8C5A7A5"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31BD3F02"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4426EFF1"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24CFBD94" w14:textId="77777777" w:rsidR="003C569A" w:rsidRDefault="003C569A">
            <w:pPr>
              <w:spacing w:line="182" w:lineRule="auto"/>
              <w:rPr>
                <w:rFonts w:eastAsia="Times New Roman"/>
                <w:sz w:val="20"/>
                <w:szCs w:val="20"/>
              </w:rPr>
            </w:pPr>
          </w:p>
        </w:tc>
      </w:tr>
    </w:tbl>
    <w:p w14:paraId="70F98E15" w14:textId="0DC36C65" w:rsidR="003C569A" w:rsidDel="00FA0976" w:rsidRDefault="003C569A">
      <w:pPr>
        <w:pStyle w:val="contentblock"/>
        <w:spacing w:before="270" w:beforeAutospacing="0" w:after="45" w:afterAutospacing="0"/>
        <w:divId w:val="1706976553"/>
        <w:rPr>
          <w:del w:id="63" w:author="Abifadel, Jeannette" w:date="2026-03-12T14:22:00Z" w16du:dateUtc="2026-03-12T18:22:00Z"/>
          <w:rFonts w:ascii="Calibri" w:hAnsi="Calibri" w:cs="Calibri"/>
        </w:rPr>
      </w:pPr>
      <w:del w:id="64" w:author="Abifadel, Jeannette" w:date="2026-03-12T14:22:00Z" w16du:dateUtc="2026-03-12T18:22:00Z">
        <w:r w:rsidDel="00FA0976">
          <w:rPr>
            <w:rFonts w:ascii="Calibri" w:hAnsi="Calibri" w:cs="Calibri"/>
            <w:b/>
            <w:bCs/>
          </w:rPr>
          <w:delText>Audio Transcript Text:</w:delText>
        </w:r>
        <w:r w:rsidDel="00FA0976">
          <w:rPr>
            <w:rFonts w:ascii="Calibri" w:hAnsi="Calibri" w:cs="Calibri"/>
          </w:rPr>
          <w:delText xml:space="preserve"> </w:delText>
        </w:r>
      </w:del>
    </w:p>
    <w:p w14:paraId="30CCBCE2" w14:textId="41FCCC51" w:rsidR="003C569A" w:rsidDel="00FA0976" w:rsidRDefault="003C569A">
      <w:pPr>
        <w:pStyle w:val="NormalWeb"/>
        <w:divId w:val="1706976553"/>
        <w:rPr>
          <w:del w:id="65" w:author="Abifadel, Jeannette" w:date="2026-03-12T14:22:00Z" w16du:dateUtc="2026-03-12T18:22:00Z"/>
        </w:rPr>
      </w:pPr>
      <w:del w:id="66" w:author="Abifadel, Jeannette" w:date="2026-03-12T14:22:00Z" w16du:dateUtc="2026-03-12T18:22:00Z">
        <w:r w:rsidDel="00FA0976">
          <w:delText>Let’s find out what you need to do.</w:delText>
        </w:r>
      </w:del>
    </w:p>
    <w:p w14:paraId="3976EA51" w14:textId="77777777" w:rsidR="003C569A" w:rsidRDefault="003C569A">
      <w:pPr>
        <w:divId w:val="345063259"/>
        <w:rPr>
          <w:rFonts w:ascii="Calibri" w:eastAsia="Times New Roman" w:hAnsi="Calibri" w:cs="Calibri"/>
          <w:sz w:val="32"/>
          <w:szCs w:val="32"/>
        </w:rPr>
      </w:pPr>
      <w:r>
        <w:rPr>
          <w:rFonts w:ascii="Calibri" w:eastAsia="Times New Roman" w:hAnsi="Calibri" w:cs="Calibri"/>
          <w:sz w:val="32"/>
          <w:szCs w:val="32"/>
        </w:rPr>
        <w:br w:type="page" w:clear="all"/>
      </w:r>
    </w:p>
    <w:p w14:paraId="2207F274" w14:textId="77777777" w:rsidR="003C569A" w:rsidRDefault="003C569A">
      <w:pPr>
        <w:jc w:val="right"/>
        <w:divId w:val="1988582497"/>
        <w:rPr>
          <w:rFonts w:ascii="Calibri" w:eastAsia="Times New Roman" w:hAnsi="Calibri" w:cs="Calibri"/>
          <w:sz w:val="30"/>
          <w:szCs w:val="30"/>
        </w:rPr>
      </w:pPr>
      <w:bookmarkStart w:id="67" w:name="Page_5459088345036106511"/>
      <w:bookmarkEnd w:id="6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 </w:t>
      </w:r>
    </w:p>
    <w:p w14:paraId="25ED1B7E" w14:textId="77777777" w:rsidR="003C569A" w:rsidRDefault="003C569A">
      <w:pPr>
        <w:jc w:val="right"/>
        <w:divId w:val="1988582497"/>
        <w:rPr>
          <w:rFonts w:ascii="Calibri" w:eastAsia="Times New Roman" w:hAnsi="Calibri" w:cs="Calibri"/>
          <w:sz w:val="30"/>
          <w:szCs w:val="30"/>
        </w:rPr>
      </w:pPr>
      <w:r>
        <w:rPr>
          <w:rFonts w:ascii="Calibri" w:eastAsia="Times New Roman" w:hAnsi="Calibri" w:cs="Calibri"/>
          <w:b/>
          <w:bCs/>
          <w:sz w:val="30"/>
          <w:szCs w:val="30"/>
        </w:rPr>
        <w:t>Lesson 1:</w:t>
      </w:r>
      <w:r>
        <w:rPr>
          <w:rFonts w:ascii="Calibri" w:eastAsia="Times New Roman" w:hAnsi="Calibri" w:cs="Calibri"/>
          <w:sz w:val="30"/>
          <w:szCs w:val="30"/>
        </w:rPr>
        <w:t xml:space="preserve"> </w:t>
      </w:r>
      <w:r>
        <w:rPr>
          <w:rFonts w:ascii="Calibri" w:eastAsia="Times New Roman" w:hAnsi="Calibri" w:cs="Calibri"/>
          <w:sz w:val="30"/>
          <w:szCs w:val="30"/>
        </w:rPr>
        <w:t xml:space="preserve">Making Ethical Decisions </w:t>
      </w:r>
    </w:p>
    <w:p w14:paraId="144471F7" w14:textId="77777777" w:rsidR="003C569A" w:rsidRDefault="003C569A">
      <w:pPr>
        <w:jc w:val="right"/>
        <w:divId w:val="2067995219"/>
        <w:rPr>
          <w:rFonts w:ascii="Calibri" w:eastAsia="Times New Roman" w:hAnsi="Calibri" w:cs="Calibri"/>
          <w:sz w:val="24"/>
          <w:szCs w:val="24"/>
        </w:rPr>
      </w:pPr>
      <w:r>
        <w:rPr>
          <w:rStyle w:val="smallerheader2"/>
          <w:rFonts w:eastAsia="Times New Roman"/>
          <w:b/>
          <w:bCs/>
        </w:rPr>
        <w:t>Binary List Template</w:t>
      </w:r>
      <w:r>
        <w:rPr>
          <w:rStyle w:val="smallerheader2"/>
          <w:rFonts w:eastAsia="Times New Roman"/>
          <w:b/>
          <w:bCs/>
        </w:rPr>
        <w:t xml:space="preserve"> </w:t>
      </w:r>
    </w:p>
    <w:p w14:paraId="20D4C542" w14:textId="77777777" w:rsidR="003C569A" w:rsidRDefault="003C569A">
      <w:pPr>
        <w:pStyle w:val="contentblock"/>
        <w:spacing w:before="270" w:beforeAutospacing="0" w:after="45" w:afterAutospacing="0"/>
        <w:divId w:val="1020856287"/>
        <w:rPr>
          <w:rFonts w:ascii="Calibri" w:hAnsi="Calibri" w:cs="Calibri"/>
        </w:rPr>
      </w:pPr>
      <w:r>
        <w:rPr>
          <w:rFonts w:ascii="Calibri" w:hAnsi="Calibri" w:cs="Calibri"/>
          <w:b/>
          <w:bCs/>
        </w:rPr>
        <w:t>Background Content Details:</w:t>
      </w:r>
      <w:r>
        <w:rPr>
          <w:rFonts w:ascii="Calibri" w:hAnsi="Calibri" w:cs="Calibri"/>
        </w:rPr>
        <w:t xml:space="preserve"> </w:t>
      </w:r>
    </w:p>
    <w:p w14:paraId="1DA0351E" w14:textId="4C067752" w:rsidR="003C569A" w:rsidDel="00FA0976" w:rsidRDefault="003C569A">
      <w:pPr>
        <w:pStyle w:val="contentblock"/>
        <w:spacing w:before="270" w:beforeAutospacing="0" w:after="45" w:afterAutospacing="0"/>
        <w:divId w:val="1020856287"/>
        <w:rPr>
          <w:del w:id="68" w:author="Abifadel, Jeannette" w:date="2026-03-12T14:21:00Z" w16du:dateUtc="2026-03-12T18:21:00Z"/>
          <w:rFonts w:ascii="Calibri" w:hAnsi="Calibri" w:cs="Calibri"/>
        </w:rPr>
      </w:pPr>
      <w:del w:id="69" w:author="Abifadel, Jeannette" w:date="2026-03-12T14:21:00Z" w16du:dateUtc="2026-03-12T18:21:00Z">
        <w:r w:rsidDel="00FA0976">
          <w:rPr>
            <w:rFonts w:ascii="Calibri" w:hAnsi="Calibri" w:cs="Calibri"/>
            <w:b/>
            <w:bCs/>
          </w:rPr>
          <w:delText>Image Description:</w:delText>
        </w:r>
      </w:del>
    </w:p>
    <w:p w14:paraId="262285F5" w14:textId="71583646" w:rsidR="003C569A" w:rsidDel="00FA0976" w:rsidRDefault="003C569A">
      <w:pPr>
        <w:pStyle w:val="NormalWeb"/>
        <w:divId w:val="1020856287"/>
        <w:rPr>
          <w:del w:id="70" w:author="Abifadel, Jeannette" w:date="2026-03-12T14:21:00Z" w16du:dateUtc="2026-03-12T18:21:00Z"/>
        </w:rPr>
      </w:pPr>
      <w:del w:id="71" w:author="Abifadel, Jeannette" w:date="2026-03-12T14:21:00Z" w16du:dateUtc="2026-03-12T18:21:00Z">
        <w:r w:rsidDel="00FA0976">
          <w:delText xml:space="preserve">Young black woman, looking concerned </w:delText>
        </w:r>
      </w:del>
    </w:p>
    <w:p w14:paraId="1579DB7A" w14:textId="05CFA1B1" w:rsidR="003C569A" w:rsidDel="00FA0976" w:rsidRDefault="003C569A">
      <w:pPr>
        <w:pStyle w:val="contentblock"/>
        <w:spacing w:before="270" w:beforeAutospacing="0" w:after="45" w:afterAutospacing="0"/>
        <w:divId w:val="1020856287"/>
        <w:rPr>
          <w:del w:id="72" w:author="Abifadel, Jeannette" w:date="2026-03-12T14:21:00Z" w16du:dateUtc="2026-03-12T18:21:00Z"/>
          <w:rFonts w:ascii="Calibri" w:hAnsi="Calibri" w:cs="Calibri"/>
        </w:rPr>
      </w:pPr>
      <w:del w:id="73" w:author="Abifadel, Jeannette" w:date="2026-03-12T14:21:00Z" w16du:dateUtc="2026-03-12T18:21:00Z">
        <w:r w:rsidDel="00FA0976">
          <w:rPr>
            <w:rFonts w:ascii="Calibri" w:hAnsi="Calibri" w:cs="Calibri"/>
            <w:b/>
            <w:bCs/>
          </w:rPr>
          <w:delText>Content Title:</w:delText>
        </w:r>
        <w:r w:rsidDel="00FA0976">
          <w:rPr>
            <w:rFonts w:ascii="Calibri" w:hAnsi="Calibri" w:cs="Calibri"/>
          </w:rPr>
          <w:delText xml:space="preserve"> </w:delText>
        </w:r>
      </w:del>
    </w:p>
    <w:p w14:paraId="7EE59821" w14:textId="42A90EA4" w:rsidR="003C569A" w:rsidDel="00FA0976" w:rsidRDefault="003C569A">
      <w:pPr>
        <w:pStyle w:val="contentblock"/>
        <w:spacing w:before="0" w:beforeAutospacing="0" w:after="45" w:afterAutospacing="0"/>
        <w:divId w:val="1020856287"/>
        <w:rPr>
          <w:del w:id="74" w:author="Abifadel, Jeannette" w:date="2026-03-12T14:21:00Z" w16du:dateUtc="2026-03-12T18:21:00Z"/>
          <w:rFonts w:ascii="Calibri" w:hAnsi="Calibri" w:cs="Calibri"/>
        </w:rPr>
      </w:pPr>
      <w:del w:id="75" w:author="Abifadel, Jeannette" w:date="2026-03-12T14:21:00Z" w16du:dateUtc="2026-03-12T18:21:00Z">
        <w:r w:rsidDel="00FA0976">
          <w:rPr>
            <w:rFonts w:ascii="Calibri" w:hAnsi="Calibri" w:cs="Calibri"/>
          </w:rPr>
          <w:delText xml:space="preserve">Questionable Compensation </w:delText>
        </w:r>
      </w:del>
    </w:p>
    <w:p w14:paraId="490A2EC3" w14:textId="77777777" w:rsidR="003C569A" w:rsidRDefault="003C569A">
      <w:pPr>
        <w:pStyle w:val="NormalWeb"/>
        <w:spacing w:after="0"/>
        <w:divId w:val="1189415100"/>
      </w:pPr>
      <w:r>
        <w:br w:type="textWrapping" w:clear="all"/>
      </w:r>
      <w:r>
        <w:rPr>
          <w:b/>
          <w:bCs/>
        </w:rPr>
        <w:t>Content Description:</w:t>
      </w:r>
      <w:r>
        <w:t xml:space="preserve"> </w:t>
      </w:r>
    </w:p>
    <w:p w14:paraId="26B0C396" w14:textId="2958E579" w:rsidR="003C569A" w:rsidDel="00157539" w:rsidRDefault="003C569A">
      <w:pPr>
        <w:pStyle w:val="NormalWeb"/>
        <w:divId w:val="1931812911"/>
        <w:rPr>
          <w:del w:id="76" w:author="Abifadel, Jeannette" w:date="2026-03-12T13:08:00Z" w16du:dateUtc="2026-03-12T17:08:00Z"/>
        </w:rPr>
      </w:pPr>
      <w:del w:id="77" w:author="Abifadel, Jeannette" w:date="2026-03-12T13:08:00Z" w16du:dateUtc="2026-03-12T17:08:00Z">
        <w:r w:rsidDel="00157539">
          <w:delText>Ada recently graduated and has just accepted her first job with a technology company. Her team is negotiating with government officials from several Middle Eastern countries for contracts to supply fiber-optic cables. After a team meeting, Ada learns the team uses a separate fund to compensate the officials personally in exchange for the contract.</w:delText>
        </w:r>
      </w:del>
    </w:p>
    <w:p w14:paraId="664C15AD" w14:textId="007A5793" w:rsidR="003C569A" w:rsidDel="00157539" w:rsidRDefault="003C569A">
      <w:pPr>
        <w:pStyle w:val="NormalWeb"/>
        <w:divId w:val="1931812911"/>
        <w:rPr>
          <w:del w:id="78" w:author="Abifadel, Jeannette" w:date="2026-03-12T13:08:00Z" w16du:dateUtc="2026-03-12T17:08:00Z"/>
        </w:rPr>
      </w:pPr>
      <w:del w:id="79" w:author="Abifadel, Jeannette" w:date="2026-03-12T13:08:00Z" w16du:dateUtc="2026-03-12T17:08:00Z">
        <w:r w:rsidDel="00157539">
          <w:delText>Ada is concerned about this behavior, but she isn’t sure if she should report it or let it go, as she is still new to the team. Help her decide what to do by answering the three ethical decision-making questions.</w:delText>
        </w:r>
      </w:del>
    </w:p>
    <w:p w14:paraId="0FE872EE" w14:textId="6C9C60DF" w:rsidR="003C569A" w:rsidDel="00157539" w:rsidRDefault="003C569A">
      <w:pPr>
        <w:pStyle w:val="contentblock"/>
        <w:spacing w:before="270" w:beforeAutospacing="0" w:after="45" w:afterAutospacing="0"/>
        <w:divId w:val="472672949"/>
        <w:rPr>
          <w:del w:id="80" w:author="Abifadel, Jeannette" w:date="2026-03-12T13:08:00Z" w16du:dateUtc="2026-03-12T17:08:00Z"/>
          <w:rFonts w:ascii="Calibri" w:hAnsi="Calibri" w:cs="Calibri"/>
        </w:rPr>
      </w:pPr>
      <w:del w:id="81" w:author="Abifadel, Jeannette" w:date="2026-03-12T13:08:00Z" w16du:dateUtc="2026-03-12T17:08:00Z">
        <w:r w:rsidDel="00157539">
          <w:rPr>
            <w:rFonts w:ascii="Calibri" w:hAnsi="Calibri" w:cs="Calibri"/>
            <w:b/>
            <w:bCs/>
          </w:rPr>
          <w:delText>Choice 1:</w:delText>
        </w:r>
        <w:r w:rsidDel="00157539">
          <w:rPr>
            <w:rFonts w:ascii="Calibri" w:hAnsi="Calibri" w:cs="Calibri"/>
          </w:rPr>
          <w:delText xml:space="preserve"> </w:delText>
        </w:r>
      </w:del>
    </w:p>
    <w:p w14:paraId="638DC935" w14:textId="36F18085" w:rsidR="003C569A" w:rsidDel="00157539" w:rsidRDefault="003C569A">
      <w:pPr>
        <w:pStyle w:val="NormalWeb"/>
        <w:divId w:val="472672949"/>
        <w:rPr>
          <w:del w:id="82" w:author="Abifadel, Jeannette" w:date="2026-03-12T13:08:00Z" w16du:dateUtc="2026-03-12T17:08:00Z"/>
        </w:rPr>
      </w:pPr>
      <w:del w:id="83" w:author="Abifadel, Jeannette" w:date="2026-03-12T13:08:00Z" w16du:dateUtc="2026-03-12T17:08:00Z">
        <w:r w:rsidDel="00157539">
          <w:delText>Yes</w:delText>
        </w:r>
      </w:del>
    </w:p>
    <w:p w14:paraId="516CF1A9" w14:textId="46873674" w:rsidR="003C569A" w:rsidDel="00157539" w:rsidRDefault="003C569A">
      <w:pPr>
        <w:pStyle w:val="contentblock"/>
        <w:spacing w:before="270" w:beforeAutospacing="0" w:after="45" w:afterAutospacing="0"/>
        <w:divId w:val="1501893865"/>
        <w:rPr>
          <w:del w:id="84" w:author="Abifadel, Jeannette" w:date="2026-03-12T13:08:00Z" w16du:dateUtc="2026-03-12T17:08:00Z"/>
          <w:rFonts w:ascii="Calibri" w:hAnsi="Calibri" w:cs="Calibri"/>
        </w:rPr>
      </w:pPr>
      <w:del w:id="85" w:author="Abifadel, Jeannette" w:date="2026-03-12T13:08:00Z" w16du:dateUtc="2026-03-12T17:08:00Z">
        <w:r w:rsidDel="00157539">
          <w:rPr>
            <w:rFonts w:ascii="Calibri" w:hAnsi="Calibri" w:cs="Calibri"/>
            <w:b/>
            <w:bCs/>
          </w:rPr>
          <w:delText>Choice 2:</w:delText>
        </w:r>
        <w:r w:rsidDel="00157539">
          <w:rPr>
            <w:rFonts w:ascii="Calibri" w:hAnsi="Calibri" w:cs="Calibri"/>
          </w:rPr>
          <w:delText xml:space="preserve"> </w:delText>
        </w:r>
      </w:del>
    </w:p>
    <w:p w14:paraId="5B7FC074" w14:textId="6F30C144" w:rsidR="003C569A" w:rsidDel="00157539" w:rsidRDefault="003C569A">
      <w:pPr>
        <w:pStyle w:val="NormalWeb"/>
        <w:divId w:val="1501893865"/>
        <w:rPr>
          <w:del w:id="86" w:author="Abifadel, Jeannette" w:date="2026-03-12T13:08:00Z" w16du:dateUtc="2026-03-12T17:08:00Z"/>
        </w:rPr>
      </w:pPr>
      <w:del w:id="87" w:author="Abifadel, Jeannette" w:date="2026-03-12T13:08:00Z" w16du:dateUtc="2026-03-12T17:08:00Z">
        <w:r w:rsidDel="00157539">
          <w:delText>No</w:delText>
        </w:r>
      </w:del>
    </w:p>
    <w:p w14:paraId="4F06F6BC" w14:textId="426DF4DE" w:rsidR="003C569A" w:rsidDel="00157539" w:rsidRDefault="003C569A">
      <w:pPr>
        <w:pStyle w:val="contentblock"/>
        <w:spacing w:before="270" w:beforeAutospacing="0" w:after="45" w:afterAutospacing="0"/>
        <w:divId w:val="1151019945"/>
        <w:rPr>
          <w:del w:id="88" w:author="Abifadel, Jeannette" w:date="2026-03-12T13:08:00Z" w16du:dateUtc="2026-03-12T17:08:00Z"/>
          <w:rFonts w:ascii="Calibri" w:hAnsi="Calibri" w:cs="Calibri"/>
        </w:rPr>
      </w:pPr>
      <w:del w:id="89" w:author="Abifadel, Jeannette" w:date="2026-03-12T13:08:00Z" w16du:dateUtc="2026-03-12T17:08:00Z">
        <w:r w:rsidDel="00157539">
          <w:rPr>
            <w:rFonts w:ascii="Calibri" w:hAnsi="Calibri" w:cs="Calibri"/>
            <w:b/>
            <w:bCs/>
          </w:rPr>
          <w:delText>Question or Statement 1:</w:delText>
        </w:r>
        <w:r w:rsidDel="00157539">
          <w:rPr>
            <w:rFonts w:ascii="Calibri" w:hAnsi="Calibri" w:cs="Calibri"/>
          </w:rPr>
          <w:delText xml:space="preserve"> </w:delText>
        </w:r>
      </w:del>
    </w:p>
    <w:p w14:paraId="593466E8" w14:textId="3396950D" w:rsidR="003C569A" w:rsidDel="00157539" w:rsidRDefault="003C569A">
      <w:pPr>
        <w:pStyle w:val="NormalWeb"/>
        <w:divId w:val="1151019945"/>
        <w:rPr>
          <w:del w:id="90" w:author="Abifadel, Jeannette" w:date="2026-03-12T13:08:00Z" w16du:dateUtc="2026-03-12T17:08:00Z"/>
        </w:rPr>
      </w:pPr>
      <w:del w:id="91" w:author="Abifadel, Jeannette" w:date="2026-03-12T13:08:00Z" w16du:dateUtc="2026-03-12T17:08:00Z">
        <w:r w:rsidDel="00157539">
          <w:delText>Is it ethical?</w:delText>
        </w:r>
      </w:del>
    </w:p>
    <w:p w14:paraId="4A5CBF9A" w14:textId="707F85E5" w:rsidR="003C569A" w:rsidDel="00157539" w:rsidRDefault="003C569A">
      <w:pPr>
        <w:pStyle w:val="contentblock"/>
        <w:spacing w:before="270" w:beforeAutospacing="0" w:after="45" w:afterAutospacing="0"/>
        <w:divId w:val="413168717"/>
        <w:rPr>
          <w:del w:id="92" w:author="Abifadel, Jeannette" w:date="2026-03-12T13:08:00Z" w16du:dateUtc="2026-03-12T17:08:00Z"/>
          <w:rFonts w:ascii="Calibri" w:hAnsi="Calibri" w:cs="Calibri"/>
        </w:rPr>
      </w:pPr>
      <w:del w:id="93" w:author="Abifadel, Jeannette" w:date="2026-03-12T13:08:00Z" w16du:dateUtc="2026-03-12T17:08:00Z">
        <w:r w:rsidDel="00157539">
          <w:rPr>
            <w:rFonts w:ascii="Calibri" w:hAnsi="Calibri" w:cs="Calibri"/>
            <w:b/>
            <w:bCs/>
          </w:rPr>
          <w:delText>Correct Choice ID:</w:delText>
        </w:r>
        <w:r w:rsidDel="00157539">
          <w:rPr>
            <w:rFonts w:ascii="Calibri" w:hAnsi="Calibri" w:cs="Calibri"/>
          </w:rPr>
          <w:delText xml:space="preserve"> </w:delText>
        </w:r>
      </w:del>
    </w:p>
    <w:p w14:paraId="632F514F" w14:textId="339D65B8" w:rsidR="003C569A" w:rsidDel="00157539" w:rsidRDefault="003C569A">
      <w:pPr>
        <w:pStyle w:val="NormalWeb"/>
        <w:divId w:val="413168717"/>
        <w:rPr>
          <w:del w:id="94" w:author="Abifadel, Jeannette" w:date="2026-03-12T13:08:00Z" w16du:dateUtc="2026-03-12T17:08:00Z"/>
        </w:rPr>
      </w:pPr>
      <w:del w:id="95" w:author="Abifadel, Jeannette" w:date="2026-03-12T13:08:00Z" w16du:dateUtc="2026-03-12T17:08:00Z">
        <w:r w:rsidDel="00157539">
          <w:delText>Choice 2</w:delText>
        </w:r>
      </w:del>
    </w:p>
    <w:p w14:paraId="294F1FCA" w14:textId="3EC467F0" w:rsidR="003C569A" w:rsidDel="00157539" w:rsidRDefault="003C569A">
      <w:pPr>
        <w:pStyle w:val="contentblock"/>
        <w:spacing w:before="270" w:beforeAutospacing="0" w:after="45" w:afterAutospacing="0"/>
        <w:divId w:val="1259800794"/>
        <w:rPr>
          <w:del w:id="96" w:author="Abifadel, Jeannette" w:date="2026-03-12T13:08:00Z" w16du:dateUtc="2026-03-12T17:08:00Z"/>
          <w:rFonts w:ascii="Calibri" w:hAnsi="Calibri" w:cs="Calibri"/>
        </w:rPr>
      </w:pPr>
      <w:del w:id="97" w:author="Abifadel, Jeannette" w:date="2026-03-12T13:08:00Z" w16du:dateUtc="2026-03-12T17:08:00Z">
        <w:r w:rsidDel="00157539">
          <w:rPr>
            <w:rFonts w:ascii="Calibri" w:hAnsi="Calibri" w:cs="Calibri"/>
            <w:b/>
            <w:bCs/>
          </w:rPr>
          <w:delText>Question or Statement 2:</w:delText>
        </w:r>
        <w:r w:rsidDel="00157539">
          <w:rPr>
            <w:rFonts w:ascii="Calibri" w:hAnsi="Calibri" w:cs="Calibri"/>
          </w:rPr>
          <w:delText xml:space="preserve"> </w:delText>
        </w:r>
      </w:del>
    </w:p>
    <w:p w14:paraId="5B8344EC" w14:textId="5D5D1B36" w:rsidR="003C569A" w:rsidDel="00157539" w:rsidRDefault="003C569A">
      <w:pPr>
        <w:pStyle w:val="NormalWeb"/>
        <w:divId w:val="1259800794"/>
        <w:rPr>
          <w:del w:id="98" w:author="Abifadel, Jeannette" w:date="2026-03-12T13:08:00Z" w16du:dateUtc="2026-03-12T17:08:00Z"/>
        </w:rPr>
      </w:pPr>
      <w:del w:id="99" w:author="Abifadel, Jeannette" w:date="2026-03-12T13:08:00Z" w16du:dateUtc="2026-03-12T17:08:00Z">
        <w:r w:rsidDel="00157539">
          <w:delText>Will it have a negative effect on the company’s reputation?</w:delText>
        </w:r>
      </w:del>
    </w:p>
    <w:p w14:paraId="55F808F2" w14:textId="1E01B838" w:rsidR="003C569A" w:rsidDel="00157539" w:rsidRDefault="003C569A">
      <w:pPr>
        <w:pStyle w:val="contentblock"/>
        <w:spacing w:before="270" w:beforeAutospacing="0" w:after="45" w:afterAutospacing="0"/>
        <w:divId w:val="513419458"/>
        <w:rPr>
          <w:del w:id="100" w:author="Abifadel, Jeannette" w:date="2026-03-12T13:08:00Z" w16du:dateUtc="2026-03-12T17:08:00Z"/>
          <w:rFonts w:ascii="Calibri" w:hAnsi="Calibri" w:cs="Calibri"/>
        </w:rPr>
      </w:pPr>
      <w:del w:id="101" w:author="Abifadel, Jeannette" w:date="2026-03-12T13:08:00Z" w16du:dateUtc="2026-03-12T17:08:00Z">
        <w:r w:rsidDel="00157539">
          <w:rPr>
            <w:rFonts w:ascii="Calibri" w:hAnsi="Calibri" w:cs="Calibri"/>
            <w:b/>
            <w:bCs/>
          </w:rPr>
          <w:delText>Correct Choice ID:</w:delText>
        </w:r>
        <w:r w:rsidDel="00157539">
          <w:rPr>
            <w:rFonts w:ascii="Calibri" w:hAnsi="Calibri" w:cs="Calibri"/>
          </w:rPr>
          <w:delText xml:space="preserve"> </w:delText>
        </w:r>
      </w:del>
    </w:p>
    <w:p w14:paraId="277C0561" w14:textId="315CA6D9" w:rsidR="003C569A" w:rsidDel="00157539" w:rsidRDefault="003C569A">
      <w:pPr>
        <w:pStyle w:val="NormalWeb"/>
        <w:divId w:val="513419458"/>
        <w:rPr>
          <w:del w:id="102" w:author="Abifadel, Jeannette" w:date="2026-03-12T13:08:00Z" w16du:dateUtc="2026-03-12T17:08:00Z"/>
        </w:rPr>
      </w:pPr>
      <w:del w:id="103" w:author="Abifadel, Jeannette" w:date="2026-03-12T13:08:00Z" w16du:dateUtc="2026-03-12T17:08:00Z">
        <w:r w:rsidDel="00157539">
          <w:delText>Choice 1</w:delText>
        </w:r>
      </w:del>
    </w:p>
    <w:p w14:paraId="5BE72F6E" w14:textId="5489733E" w:rsidR="003C569A" w:rsidDel="00157539" w:rsidRDefault="003C569A">
      <w:pPr>
        <w:pStyle w:val="contentblock"/>
        <w:spacing w:before="270" w:beforeAutospacing="0" w:after="45" w:afterAutospacing="0"/>
        <w:divId w:val="1033120017"/>
        <w:rPr>
          <w:del w:id="104" w:author="Abifadel, Jeannette" w:date="2026-03-12T13:08:00Z" w16du:dateUtc="2026-03-12T17:08:00Z"/>
          <w:rFonts w:ascii="Calibri" w:hAnsi="Calibri" w:cs="Calibri"/>
        </w:rPr>
      </w:pPr>
      <w:del w:id="105" w:author="Abifadel, Jeannette" w:date="2026-03-12T13:08:00Z" w16du:dateUtc="2026-03-12T17:08:00Z">
        <w:r w:rsidDel="00157539">
          <w:rPr>
            <w:rFonts w:ascii="Calibri" w:hAnsi="Calibri" w:cs="Calibri"/>
            <w:b/>
            <w:bCs/>
          </w:rPr>
          <w:delText>Question or Statement 3:</w:delText>
        </w:r>
        <w:r w:rsidDel="00157539">
          <w:rPr>
            <w:rFonts w:ascii="Calibri" w:hAnsi="Calibri" w:cs="Calibri"/>
          </w:rPr>
          <w:delText xml:space="preserve"> </w:delText>
        </w:r>
      </w:del>
    </w:p>
    <w:p w14:paraId="4F137CF4" w14:textId="611F6E2A" w:rsidR="003C569A" w:rsidDel="00157539" w:rsidRDefault="003C569A">
      <w:pPr>
        <w:pStyle w:val="NormalWeb"/>
        <w:divId w:val="1033120017"/>
        <w:rPr>
          <w:del w:id="106" w:author="Abifadel, Jeannette" w:date="2026-03-12T13:08:00Z" w16du:dateUtc="2026-03-12T17:08:00Z"/>
        </w:rPr>
      </w:pPr>
      <w:del w:id="107" w:author="Abifadel, Jeannette" w:date="2026-03-12T13:08:00Z" w16du:dateUtc="2026-03-12T17:08:00Z">
        <w:r w:rsidDel="00157539">
          <w:delText>Does it comply with applicable laws and regulations?</w:delText>
        </w:r>
      </w:del>
    </w:p>
    <w:p w14:paraId="39AD8F5B" w14:textId="3743B383" w:rsidR="003C569A" w:rsidDel="00157539" w:rsidRDefault="003C569A">
      <w:pPr>
        <w:pStyle w:val="contentblock"/>
        <w:spacing w:before="270" w:beforeAutospacing="0" w:after="45" w:afterAutospacing="0"/>
        <w:divId w:val="2015187007"/>
        <w:rPr>
          <w:del w:id="108" w:author="Abifadel, Jeannette" w:date="2026-03-12T13:08:00Z" w16du:dateUtc="2026-03-12T17:08:00Z"/>
          <w:rFonts w:ascii="Calibri" w:hAnsi="Calibri" w:cs="Calibri"/>
        </w:rPr>
      </w:pPr>
      <w:del w:id="109" w:author="Abifadel, Jeannette" w:date="2026-03-12T13:08:00Z" w16du:dateUtc="2026-03-12T17:08:00Z">
        <w:r w:rsidDel="00157539">
          <w:rPr>
            <w:rFonts w:ascii="Calibri" w:hAnsi="Calibri" w:cs="Calibri"/>
            <w:b/>
            <w:bCs/>
          </w:rPr>
          <w:delText>Correct Choice ID:</w:delText>
        </w:r>
        <w:r w:rsidDel="00157539">
          <w:rPr>
            <w:rFonts w:ascii="Calibri" w:hAnsi="Calibri" w:cs="Calibri"/>
          </w:rPr>
          <w:delText xml:space="preserve"> </w:delText>
        </w:r>
      </w:del>
    </w:p>
    <w:p w14:paraId="5261736B" w14:textId="320503F5" w:rsidR="003C569A" w:rsidDel="00157539" w:rsidRDefault="003C569A">
      <w:pPr>
        <w:pStyle w:val="NormalWeb"/>
        <w:divId w:val="2015187007"/>
        <w:rPr>
          <w:del w:id="110" w:author="Abifadel, Jeannette" w:date="2026-03-12T13:08:00Z" w16du:dateUtc="2026-03-12T17:08:00Z"/>
        </w:rPr>
      </w:pPr>
      <w:del w:id="111" w:author="Abifadel, Jeannette" w:date="2026-03-12T13:08:00Z" w16du:dateUtc="2026-03-12T17:08:00Z">
        <w:r w:rsidDel="00157539">
          <w:lastRenderedPageBreak/>
          <w:delText>Choice 2</w:delText>
        </w:r>
      </w:del>
    </w:p>
    <w:p w14:paraId="7F95B625" w14:textId="0AE91B59" w:rsidR="003C569A" w:rsidDel="00157539" w:rsidRDefault="003C569A">
      <w:pPr>
        <w:pStyle w:val="contentblock"/>
        <w:spacing w:before="270" w:beforeAutospacing="0" w:after="45" w:afterAutospacing="0"/>
        <w:divId w:val="499976941"/>
        <w:rPr>
          <w:del w:id="112" w:author="Abifadel, Jeannette" w:date="2026-03-12T13:08:00Z" w16du:dateUtc="2026-03-12T17:08:00Z"/>
          <w:rFonts w:ascii="Calibri" w:hAnsi="Calibri" w:cs="Calibri"/>
        </w:rPr>
      </w:pPr>
      <w:del w:id="113" w:author="Abifadel, Jeannette" w:date="2026-03-12T13:08:00Z" w16du:dateUtc="2026-03-12T17:08:00Z">
        <w:r w:rsidDel="00157539">
          <w:rPr>
            <w:rFonts w:ascii="Calibri" w:hAnsi="Calibri" w:cs="Calibri"/>
            <w:b/>
            <w:bCs/>
          </w:rPr>
          <w:delText xml:space="preserve">Feedback for Correct: </w:delText>
        </w:r>
      </w:del>
    </w:p>
    <w:p w14:paraId="2D79A753" w14:textId="2078C32A" w:rsidR="003C569A" w:rsidDel="00157539" w:rsidRDefault="003C569A">
      <w:pPr>
        <w:pStyle w:val="NormalWeb"/>
        <w:divId w:val="499976941"/>
        <w:rPr>
          <w:del w:id="114" w:author="Abifadel, Jeannette" w:date="2026-03-12T13:08:00Z" w16du:dateUtc="2026-03-12T17:08:00Z"/>
        </w:rPr>
      </w:pPr>
      <w:del w:id="115" w:author="Abifadel, Jeannette" w:date="2026-03-12T13:08:00Z" w16du:dateUtc="2026-03-12T17:08:00Z">
        <w:r w:rsidDel="00157539">
          <w:rPr>
            <w:b/>
            <w:bCs/>
          </w:rPr>
          <w:delText>Feedback Title:</w:delText>
        </w:r>
        <w:r w:rsidDel="00157539">
          <w:delText xml:space="preserve"> </w:delText>
        </w:r>
      </w:del>
    </w:p>
    <w:p w14:paraId="2F14D4A0" w14:textId="1D236846" w:rsidR="003C569A" w:rsidDel="00157539" w:rsidRDefault="003C569A">
      <w:pPr>
        <w:pStyle w:val="NormalWeb"/>
        <w:divId w:val="499976941"/>
        <w:rPr>
          <w:del w:id="116" w:author="Abifadel, Jeannette" w:date="2026-03-12T13:08:00Z" w16du:dateUtc="2026-03-12T17:08:00Z"/>
        </w:rPr>
      </w:pPr>
      <w:del w:id="117" w:author="Abifadel, Jeannette" w:date="2026-03-12T13:08:00Z" w16du:dateUtc="2026-03-12T17:08:00Z">
        <w:r w:rsidDel="00157539">
          <w:delText>Yes</w:delText>
        </w:r>
        <w:r w:rsidDel="00157539">
          <w:delText xml:space="preserve"> </w:delText>
        </w:r>
      </w:del>
    </w:p>
    <w:p w14:paraId="4D2DBDD0" w14:textId="03B7A6C5" w:rsidR="003C569A" w:rsidDel="00157539" w:rsidRDefault="003C569A">
      <w:pPr>
        <w:pStyle w:val="NormalWeb"/>
        <w:spacing w:before="270"/>
        <w:divId w:val="499976941"/>
        <w:rPr>
          <w:del w:id="118" w:author="Abifadel, Jeannette" w:date="2026-03-12T13:08:00Z" w16du:dateUtc="2026-03-12T17:08:00Z"/>
        </w:rPr>
      </w:pPr>
      <w:del w:id="119" w:author="Abifadel, Jeannette" w:date="2026-03-12T13:08:00Z" w16du:dateUtc="2026-03-12T17:08:00Z">
        <w:r w:rsidDel="00157539">
          <w:rPr>
            <w:b/>
            <w:bCs/>
          </w:rPr>
          <w:delText xml:space="preserve">Feedback Summary: </w:delText>
        </w:r>
      </w:del>
    </w:p>
    <w:p w14:paraId="6ED7BD89" w14:textId="1B242571" w:rsidR="003C569A" w:rsidDel="00157539" w:rsidRDefault="003C569A">
      <w:pPr>
        <w:pStyle w:val="NormalWeb"/>
        <w:divId w:val="499976941"/>
        <w:rPr>
          <w:del w:id="120" w:author="Abifadel, Jeannette" w:date="2026-03-12T13:08:00Z" w16du:dateUtc="2026-03-12T17:08:00Z"/>
        </w:rPr>
      </w:pPr>
      <w:del w:id="121" w:author="Abifadel, Jeannette" w:date="2026-03-12T13:08:00Z" w16du:dateUtc="2026-03-12T17:08:00Z">
        <w:r w:rsidDel="00157539">
          <w:delText>If consumers or other businesses learned the company was engaging in bribery, it could destroy the trust and relationships built. This could bring negative publicity and ultimately destroy the company’s success.</w:delText>
        </w:r>
      </w:del>
    </w:p>
    <w:p w14:paraId="658F1CF7" w14:textId="78B944A3" w:rsidR="003C569A" w:rsidDel="00157539" w:rsidRDefault="003C569A">
      <w:pPr>
        <w:pStyle w:val="contentblock"/>
        <w:spacing w:before="270" w:beforeAutospacing="0" w:after="45" w:afterAutospacing="0"/>
        <w:divId w:val="499976941"/>
        <w:rPr>
          <w:del w:id="122" w:author="Abifadel, Jeannette" w:date="2026-03-12T13:08:00Z" w16du:dateUtc="2026-03-12T17:08:00Z"/>
          <w:rFonts w:ascii="Calibri" w:hAnsi="Calibri" w:cs="Calibri"/>
        </w:rPr>
      </w:pPr>
      <w:del w:id="123" w:author="Abifadel, Jeannette" w:date="2026-03-12T13:08:00Z" w16du:dateUtc="2026-03-12T17:08:00Z">
        <w:r w:rsidDel="00157539">
          <w:rPr>
            <w:rFonts w:ascii="Calibri" w:hAnsi="Calibri" w:cs="Calibri"/>
            <w:b/>
            <w:bCs/>
          </w:rPr>
          <w:delText xml:space="preserve">Feedback for Partial: </w:delText>
        </w:r>
      </w:del>
    </w:p>
    <w:p w14:paraId="3E5714A9" w14:textId="51E71F1E" w:rsidR="003C569A" w:rsidDel="00157539" w:rsidRDefault="003C569A">
      <w:pPr>
        <w:pStyle w:val="NormalWeb"/>
        <w:divId w:val="499976941"/>
        <w:rPr>
          <w:del w:id="124" w:author="Abifadel, Jeannette" w:date="2026-03-12T13:08:00Z" w16du:dateUtc="2026-03-12T17:08:00Z"/>
        </w:rPr>
      </w:pPr>
      <w:del w:id="125" w:author="Abifadel, Jeannette" w:date="2026-03-12T13:08:00Z" w16du:dateUtc="2026-03-12T17:08:00Z">
        <w:r w:rsidDel="00157539">
          <w:rPr>
            <w:b/>
            <w:bCs/>
          </w:rPr>
          <w:delText xml:space="preserve">Feedback Title: </w:delText>
        </w:r>
      </w:del>
    </w:p>
    <w:p w14:paraId="2DC06492" w14:textId="3E5E92BF" w:rsidR="003C569A" w:rsidDel="00157539" w:rsidRDefault="003C569A">
      <w:pPr>
        <w:pStyle w:val="NormalWeb"/>
        <w:divId w:val="499976941"/>
        <w:rPr>
          <w:del w:id="126" w:author="Abifadel, Jeannette" w:date="2026-03-12T13:08:00Z" w16du:dateUtc="2026-03-12T17:08:00Z"/>
        </w:rPr>
      </w:pPr>
      <w:del w:id="127" w:author="Abifadel, Jeannette" w:date="2026-03-12T13:08:00Z" w16du:dateUtc="2026-03-12T17:08:00Z">
        <w:r w:rsidDel="00157539">
          <w:delText>No</w:delText>
        </w:r>
        <w:r w:rsidDel="00157539">
          <w:delText xml:space="preserve"> </w:delText>
        </w:r>
      </w:del>
    </w:p>
    <w:p w14:paraId="48DF1253" w14:textId="577ACD03" w:rsidR="003C569A" w:rsidDel="00157539" w:rsidRDefault="003C569A">
      <w:pPr>
        <w:pStyle w:val="NormalWeb"/>
        <w:spacing w:before="270"/>
        <w:divId w:val="499976941"/>
        <w:rPr>
          <w:del w:id="128" w:author="Abifadel, Jeannette" w:date="2026-03-12T13:08:00Z" w16du:dateUtc="2026-03-12T17:08:00Z"/>
        </w:rPr>
      </w:pPr>
      <w:del w:id="129" w:author="Abifadel, Jeannette" w:date="2026-03-12T13:08:00Z" w16du:dateUtc="2026-03-12T17:08:00Z">
        <w:r w:rsidDel="00157539">
          <w:rPr>
            <w:b/>
            <w:bCs/>
          </w:rPr>
          <w:delText xml:space="preserve">Feedback Summary: </w:delText>
        </w:r>
      </w:del>
    </w:p>
    <w:p w14:paraId="30CED976" w14:textId="34086D86" w:rsidR="003C569A" w:rsidDel="00157539" w:rsidRDefault="003C569A">
      <w:pPr>
        <w:pStyle w:val="NormalWeb"/>
        <w:divId w:val="499976941"/>
        <w:rPr>
          <w:del w:id="130" w:author="Abifadel, Jeannette" w:date="2026-03-12T13:08:00Z" w16du:dateUtc="2026-03-12T17:08:00Z"/>
        </w:rPr>
      </w:pPr>
      <w:del w:id="131" w:author="Abifadel, Jeannette" w:date="2026-03-12T13:08:00Z" w16du:dateUtc="2026-03-12T17:08:00Z">
        <w:r w:rsidDel="00157539">
          <w:delText>This practice could be considered bribery and corruption. Bribery and corruption destroy trust, damage social and economic development, and undermine fair competition. Turning a blind eye to unethical behavior is never acceptable and is inconsistent with ethical standards.</w:delText>
        </w:r>
      </w:del>
    </w:p>
    <w:p w14:paraId="0A795F82" w14:textId="3B8B18A4" w:rsidR="003C569A" w:rsidDel="00157539" w:rsidRDefault="003C569A">
      <w:pPr>
        <w:pStyle w:val="contentblock"/>
        <w:spacing w:before="270" w:beforeAutospacing="0" w:after="45" w:afterAutospacing="0"/>
        <w:divId w:val="499976941"/>
        <w:rPr>
          <w:del w:id="132" w:author="Abifadel, Jeannette" w:date="2026-03-12T13:08:00Z" w16du:dateUtc="2026-03-12T17:08:00Z"/>
          <w:rFonts w:ascii="Calibri" w:hAnsi="Calibri" w:cs="Calibri"/>
        </w:rPr>
      </w:pPr>
      <w:del w:id="133" w:author="Abifadel, Jeannette" w:date="2026-03-12T13:08:00Z" w16du:dateUtc="2026-03-12T17:08:00Z">
        <w:r w:rsidDel="00157539">
          <w:rPr>
            <w:rFonts w:ascii="Calibri" w:hAnsi="Calibri" w:cs="Calibri"/>
            <w:b/>
            <w:bCs/>
          </w:rPr>
          <w:delText xml:space="preserve">Feedback for Incorrect: </w:delText>
        </w:r>
      </w:del>
    </w:p>
    <w:p w14:paraId="6D51B752" w14:textId="5E4A319F" w:rsidR="003C569A" w:rsidDel="00157539" w:rsidRDefault="003C569A">
      <w:pPr>
        <w:pStyle w:val="NormalWeb"/>
        <w:divId w:val="499976941"/>
        <w:rPr>
          <w:del w:id="134" w:author="Abifadel, Jeannette" w:date="2026-03-12T13:08:00Z" w16du:dateUtc="2026-03-12T17:08:00Z"/>
        </w:rPr>
      </w:pPr>
      <w:del w:id="135" w:author="Abifadel, Jeannette" w:date="2026-03-12T13:08:00Z" w16du:dateUtc="2026-03-12T17:08:00Z">
        <w:r w:rsidDel="00157539">
          <w:rPr>
            <w:b/>
            <w:bCs/>
          </w:rPr>
          <w:delText xml:space="preserve">Feedback Title: </w:delText>
        </w:r>
      </w:del>
    </w:p>
    <w:p w14:paraId="72F2AE5C" w14:textId="21A65DB6" w:rsidR="003C569A" w:rsidDel="00157539" w:rsidRDefault="003C569A">
      <w:pPr>
        <w:pStyle w:val="NormalWeb"/>
        <w:divId w:val="499976941"/>
        <w:rPr>
          <w:del w:id="136" w:author="Abifadel, Jeannette" w:date="2026-03-12T13:08:00Z" w16du:dateUtc="2026-03-12T17:08:00Z"/>
        </w:rPr>
      </w:pPr>
      <w:del w:id="137" w:author="Abifadel, Jeannette" w:date="2026-03-12T13:08:00Z" w16du:dateUtc="2026-03-12T17:08:00Z">
        <w:r w:rsidDel="00157539">
          <w:delText>No</w:delText>
        </w:r>
        <w:r w:rsidDel="00157539">
          <w:delText xml:space="preserve"> </w:delText>
        </w:r>
      </w:del>
    </w:p>
    <w:p w14:paraId="6317FD13" w14:textId="0DFA5870" w:rsidR="003C569A" w:rsidDel="00157539" w:rsidRDefault="003C569A">
      <w:pPr>
        <w:pStyle w:val="NormalWeb"/>
        <w:spacing w:before="270"/>
        <w:divId w:val="499976941"/>
        <w:rPr>
          <w:del w:id="138" w:author="Abifadel, Jeannette" w:date="2026-03-12T13:08:00Z" w16du:dateUtc="2026-03-12T17:08:00Z"/>
        </w:rPr>
      </w:pPr>
      <w:del w:id="139" w:author="Abifadel, Jeannette" w:date="2026-03-12T13:08:00Z" w16du:dateUtc="2026-03-12T17:08:00Z">
        <w:r w:rsidDel="00157539">
          <w:rPr>
            <w:b/>
            <w:bCs/>
          </w:rPr>
          <w:delText xml:space="preserve">Feedback Summary: </w:delText>
        </w:r>
      </w:del>
    </w:p>
    <w:p w14:paraId="2A54B345" w14:textId="4C366438" w:rsidR="003C569A" w:rsidDel="00157539" w:rsidRDefault="003C569A">
      <w:pPr>
        <w:pStyle w:val="NormalWeb"/>
        <w:divId w:val="499976941"/>
        <w:rPr>
          <w:del w:id="140" w:author="Abifadel, Jeannette" w:date="2026-03-12T13:08:00Z" w16du:dateUtc="2026-03-12T17:08:00Z"/>
        </w:rPr>
      </w:pPr>
      <w:del w:id="141" w:author="Abifadel, Jeannette" w:date="2026-03-12T13:08:00Z" w16du:dateUtc="2026-03-12T17:08:00Z">
        <w:r w:rsidDel="00157539">
          <w:delText>This practice could be considered bribery and corruption. Bribery and corruption destroy trust, damage social and economic development, and undermine fair competition. Turning a blind eye to unethical behavior is never acceptable and is inconsistent with ethical standards.</w:delText>
        </w:r>
      </w:del>
    </w:p>
    <w:p w14:paraId="0E6E3117" w14:textId="77777777" w:rsidR="003C569A" w:rsidRDefault="003C569A">
      <w:pPr>
        <w:divId w:val="1020856287"/>
        <w:rPr>
          <w:rFonts w:ascii="Calibri" w:eastAsia="Times New Roman" w:hAnsi="Calibri" w:cs="Calibri"/>
          <w:sz w:val="32"/>
          <w:szCs w:val="32"/>
        </w:rPr>
      </w:pPr>
      <w:r>
        <w:rPr>
          <w:rFonts w:ascii="Calibri" w:eastAsia="Times New Roman" w:hAnsi="Calibri" w:cs="Calibri"/>
          <w:sz w:val="32"/>
          <w:szCs w:val="32"/>
        </w:rPr>
        <w:br w:type="page" w:clear="all"/>
      </w:r>
    </w:p>
    <w:p w14:paraId="345DFCB9" w14:textId="77777777" w:rsidR="003C569A" w:rsidRDefault="003C569A">
      <w:pPr>
        <w:jc w:val="right"/>
        <w:divId w:val="1563639834"/>
        <w:rPr>
          <w:rFonts w:ascii="Calibri" w:eastAsia="Times New Roman" w:hAnsi="Calibri" w:cs="Calibri"/>
          <w:sz w:val="30"/>
          <w:szCs w:val="30"/>
        </w:rPr>
      </w:pPr>
      <w:bookmarkStart w:id="142" w:name="Page_3036865074152187244"/>
      <w:bookmarkEnd w:id="142"/>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 </w:t>
      </w:r>
    </w:p>
    <w:p w14:paraId="14B515FC" w14:textId="77777777" w:rsidR="003C569A" w:rsidRDefault="003C569A">
      <w:pPr>
        <w:jc w:val="right"/>
        <w:divId w:val="1563639834"/>
        <w:rPr>
          <w:rFonts w:ascii="Calibri" w:eastAsia="Times New Roman" w:hAnsi="Calibri" w:cs="Calibri"/>
          <w:sz w:val="30"/>
          <w:szCs w:val="30"/>
        </w:rPr>
      </w:pPr>
      <w:r>
        <w:rPr>
          <w:rFonts w:ascii="Calibri" w:eastAsia="Times New Roman" w:hAnsi="Calibri" w:cs="Calibri"/>
          <w:b/>
          <w:bCs/>
          <w:sz w:val="30"/>
          <w:szCs w:val="30"/>
        </w:rPr>
        <w:t>Lesson 1:</w:t>
      </w:r>
      <w:r>
        <w:rPr>
          <w:rFonts w:ascii="Calibri" w:eastAsia="Times New Roman" w:hAnsi="Calibri" w:cs="Calibri"/>
          <w:sz w:val="30"/>
          <w:szCs w:val="30"/>
        </w:rPr>
        <w:t xml:space="preserve"> Making Ethical Decisions </w:t>
      </w:r>
    </w:p>
    <w:p w14:paraId="021910AF" w14:textId="77777777" w:rsidR="003C569A" w:rsidRDefault="003C569A">
      <w:pPr>
        <w:jc w:val="right"/>
        <w:divId w:val="594554114"/>
        <w:rPr>
          <w:rFonts w:ascii="Calibri" w:eastAsia="Times New Roman" w:hAnsi="Calibri" w:cs="Calibri"/>
          <w:sz w:val="24"/>
          <w:szCs w:val="24"/>
        </w:rPr>
      </w:pPr>
      <w:r>
        <w:rPr>
          <w:rStyle w:val="smallerheader3"/>
          <w:rFonts w:eastAsia="Times New Roman"/>
          <w:b/>
          <w:bCs/>
        </w:rPr>
        <w:t>Question and Answer Template</w:t>
      </w:r>
      <w:r>
        <w:rPr>
          <w:rStyle w:val="smallerheader3"/>
          <w:rFonts w:eastAsia="Times New Roman"/>
          <w:b/>
          <w:bCs/>
        </w:rPr>
        <w:t xml:space="preserve"> </w:t>
      </w:r>
      <w:r>
        <w:rPr>
          <w:rStyle w:val="smallerheader3"/>
          <w:rFonts w:eastAsia="Times New Roman"/>
          <w:b/>
          <w:bCs/>
        </w:rPr>
        <w:t>/ Text</w:t>
      </w:r>
      <w:r>
        <w:rPr>
          <w:rStyle w:val="smallerheader3"/>
          <w:rFonts w:eastAsia="Times New Roman"/>
          <w:b/>
          <w:bCs/>
        </w:rPr>
        <w:t xml:space="preserve"> </w:t>
      </w:r>
      <w:r>
        <w:rPr>
          <w:rStyle w:val="smallerheader3"/>
          <w:rFonts w:eastAsia="Times New Roman"/>
          <w:b/>
          <w:bCs/>
        </w:rPr>
        <w:t>/ LTR</w:t>
      </w:r>
      <w:r>
        <w:rPr>
          <w:rStyle w:val="smallerheader3"/>
          <w:rFonts w:eastAsia="Times New Roman"/>
          <w:b/>
          <w:bCs/>
        </w:rPr>
        <w:t xml:space="preserve"> </w:t>
      </w:r>
    </w:p>
    <w:p w14:paraId="16A1BC87" w14:textId="77777777" w:rsidR="003C569A" w:rsidRDefault="003C569A">
      <w:pPr>
        <w:pStyle w:val="contentblock"/>
        <w:spacing w:before="270" w:beforeAutospacing="0" w:after="45" w:afterAutospacing="0"/>
        <w:divId w:val="193202596"/>
        <w:rPr>
          <w:rFonts w:ascii="Calibri" w:hAnsi="Calibri" w:cs="Calibri"/>
        </w:rPr>
      </w:pPr>
      <w:r>
        <w:rPr>
          <w:rFonts w:ascii="Calibri" w:hAnsi="Calibri" w:cs="Calibri"/>
          <w:b/>
          <w:bCs/>
        </w:rPr>
        <w:t>Background Content Details:</w:t>
      </w:r>
      <w:r>
        <w:rPr>
          <w:rFonts w:ascii="Calibri" w:hAnsi="Calibri" w:cs="Calibri"/>
        </w:rPr>
        <w:t xml:space="preserve"> </w:t>
      </w:r>
    </w:p>
    <w:p w14:paraId="55CA4E4D" w14:textId="77777777" w:rsidR="003C569A" w:rsidRDefault="003C569A">
      <w:pPr>
        <w:pStyle w:val="contentblock"/>
        <w:spacing w:before="270" w:beforeAutospacing="0" w:after="45" w:afterAutospacing="0"/>
        <w:divId w:val="193202596"/>
        <w:rPr>
          <w:rFonts w:ascii="Calibri" w:hAnsi="Calibri" w:cs="Calibri"/>
        </w:rPr>
      </w:pPr>
      <w:r>
        <w:rPr>
          <w:rFonts w:ascii="Calibri" w:hAnsi="Calibri" w:cs="Calibri"/>
          <w:b/>
          <w:bCs/>
        </w:rPr>
        <w:t>Image Description:</w:t>
      </w:r>
    </w:p>
    <w:p w14:paraId="4D2AC6D9" w14:textId="77777777" w:rsidR="003C569A" w:rsidRDefault="003C569A">
      <w:pPr>
        <w:pStyle w:val="NormalWeb"/>
        <w:divId w:val="193202596"/>
      </w:pPr>
      <w:r>
        <w:t xml:space="preserve">An older, Indian male looking worried </w:t>
      </w:r>
    </w:p>
    <w:p w14:paraId="7D1B5BBA" w14:textId="77777777" w:rsidR="003C569A" w:rsidRDefault="003C569A">
      <w:pPr>
        <w:pStyle w:val="contentblock"/>
        <w:spacing w:before="270" w:beforeAutospacing="0" w:after="45" w:afterAutospacing="0"/>
        <w:divId w:val="193202596"/>
        <w:rPr>
          <w:rFonts w:ascii="Calibri" w:hAnsi="Calibri" w:cs="Calibri"/>
        </w:rPr>
      </w:pPr>
      <w:r>
        <w:rPr>
          <w:rFonts w:ascii="Calibri" w:hAnsi="Calibri" w:cs="Calibri"/>
          <w:b/>
          <w:bCs/>
        </w:rPr>
        <w:t>Content Title:</w:t>
      </w:r>
      <w:r>
        <w:rPr>
          <w:rFonts w:ascii="Calibri" w:hAnsi="Calibri" w:cs="Calibri"/>
        </w:rPr>
        <w:t xml:space="preserve"> </w:t>
      </w:r>
    </w:p>
    <w:p w14:paraId="1D9AFA2A" w14:textId="77777777" w:rsidR="003C569A" w:rsidRDefault="003C569A">
      <w:pPr>
        <w:pStyle w:val="contentblock"/>
        <w:spacing w:before="0" w:beforeAutospacing="0" w:after="45" w:afterAutospacing="0"/>
        <w:divId w:val="193202596"/>
        <w:rPr>
          <w:rFonts w:ascii="Calibri" w:hAnsi="Calibri" w:cs="Calibri"/>
        </w:rPr>
      </w:pPr>
      <w:r>
        <w:rPr>
          <w:rFonts w:ascii="Calibri" w:hAnsi="Calibri" w:cs="Calibri"/>
        </w:rPr>
        <w:t xml:space="preserve">Poor Reports </w:t>
      </w:r>
    </w:p>
    <w:p w14:paraId="5D7BE004" w14:textId="77777777" w:rsidR="003C569A" w:rsidRDefault="003C569A">
      <w:pPr>
        <w:pStyle w:val="contentblock"/>
        <w:spacing w:before="270" w:beforeAutospacing="0" w:after="45" w:afterAutospacing="0"/>
        <w:divId w:val="193202596"/>
        <w:rPr>
          <w:rFonts w:ascii="Calibri" w:hAnsi="Calibri" w:cs="Calibri"/>
        </w:rPr>
      </w:pPr>
      <w:r>
        <w:rPr>
          <w:rFonts w:ascii="Calibri" w:hAnsi="Calibri" w:cs="Calibri"/>
          <w:b/>
          <w:bCs/>
        </w:rPr>
        <w:t>Content Description:</w:t>
      </w:r>
    </w:p>
    <w:p w14:paraId="744DF395" w14:textId="0923D81B" w:rsidR="003C569A" w:rsidRDefault="003C569A">
      <w:pPr>
        <w:pStyle w:val="NormalWeb"/>
        <w:divId w:val="193202596"/>
      </w:pPr>
      <w:r>
        <w:t xml:space="preserve">Advik returned from extended leave to his </w:t>
      </w:r>
      <w:del w:id="143" w:author="Abifadel, Jeannette" w:date="2026-03-12T14:27:00Z" w16du:dateUtc="2026-03-12T18:27:00Z">
        <w:r w:rsidDel="00AE4938">
          <w:delText xml:space="preserve">administrative </w:delText>
        </w:r>
      </w:del>
      <w:r>
        <w:t xml:space="preserve">job overseeing the </w:t>
      </w:r>
      <w:ins w:id="144" w:author="Abifadel, Jeannette" w:date="2026-03-12T14:27:00Z" w16du:dateUtc="2026-03-12T18:27:00Z">
        <w:r w:rsidR="00AE4938">
          <w:t xml:space="preserve">plant floor </w:t>
        </w:r>
      </w:ins>
      <w:r>
        <w:t>operations</w:t>
      </w:r>
      <w:ins w:id="145" w:author="Abifadel, Jeannette" w:date="2026-03-12T14:27:00Z" w16du:dateUtc="2026-03-12T18:27:00Z">
        <w:r w:rsidR="00AE4938">
          <w:t>.</w:t>
        </w:r>
      </w:ins>
      <w:del w:id="146" w:author="Abifadel, Jeannette" w:date="2026-03-12T14:27:00Z" w16du:dateUtc="2026-03-12T18:27:00Z">
        <w:r w:rsidDel="00AE4938">
          <w:delText xml:space="preserve"> of a </w:delText>
        </w:r>
      </w:del>
      <w:del w:id="147" w:author="Abifadel, Jeannette" w:date="2026-03-12T14:26:00Z" w16du:dateUtc="2026-03-12T18:26:00Z">
        <w:r w:rsidDel="003B59F3">
          <w:delText>toy</w:delText>
        </w:r>
      </w:del>
      <w:del w:id="148" w:author="Abifadel, Jeannette" w:date="2026-03-12T14:27:00Z" w16du:dateUtc="2026-03-12T18:27:00Z">
        <w:r w:rsidDel="00AE4938">
          <w:delText xml:space="preserve"> factory</w:delText>
        </w:r>
      </w:del>
      <w:r>
        <w:t>. He noticed that there were several injuries that were not reported properly while he was away. He isn’t sure how to handle the situation, since he wasn’t present when the injuries occurred. Plus, he has a lot of other work piled up that he needs to catch up on.</w:t>
      </w:r>
    </w:p>
    <w:p w14:paraId="6D869E2D" w14:textId="77777777" w:rsidR="003C569A" w:rsidRDefault="003C569A">
      <w:pPr>
        <w:pStyle w:val="NormalWeb"/>
        <w:spacing w:before="270"/>
        <w:divId w:val="740098142"/>
      </w:pPr>
      <w:r>
        <w:rPr>
          <w:b/>
          <w:bCs/>
        </w:rPr>
        <w:t>Question:</w:t>
      </w:r>
      <w:r>
        <w:t xml:space="preserve"> </w:t>
      </w:r>
    </w:p>
    <w:p w14:paraId="606F18B6" w14:textId="77777777" w:rsidR="003C569A" w:rsidRDefault="003C569A">
      <w:pPr>
        <w:pStyle w:val="NormalWeb"/>
        <w:divId w:val="740098142"/>
      </w:pPr>
      <w:r>
        <w:t>How should Advik handle this situation?</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2E4B0436" w14:textId="77777777">
        <w:trPr>
          <w:divId w:val="465398577"/>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113DB68"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1D4DDBB" w14:textId="77777777" w:rsidR="003C569A" w:rsidRDefault="003C569A">
            <w:pPr>
              <w:pStyle w:val="NormalWeb"/>
              <w:rPr>
                <w:b/>
                <w:bCs/>
              </w:rPr>
            </w:pPr>
            <w:r>
              <w:rPr>
                <w:b/>
                <w:bCs/>
              </w:rPr>
              <w:t>Answer</w:t>
            </w:r>
          </w:p>
        </w:tc>
      </w:tr>
      <w:tr w:rsidR="00000000" w14:paraId="0F38D485" w14:textId="77777777">
        <w:trPr>
          <w:divId w:val="4653985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EED44B7"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F71E3B1" w14:textId="77777777" w:rsidR="003C569A" w:rsidRDefault="003C569A">
            <w:pPr>
              <w:pStyle w:val="NormalWeb"/>
            </w:pPr>
            <w:r>
              <w:t>Do nothing. The accidents happened while he was on leave, so they are not his responsibility.</w:t>
            </w:r>
          </w:p>
        </w:tc>
      </w:tr>
      <w:tr w:rsidR="00000000" w14:paraId="199A9836" w14:textId="77777777">
        <w:trPr>
          <w:divId w:val="4653985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123DB648"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48691F7" w14:textId="77777777" w:rsidR="003C569A" w:rsidRDefault="003C569A">
            <w:pPr>
              <w:pStyle w:val="NormalWeb"/>
            </w:pPr>
            <w:r>
              <w:t>Call the appropriate authorities and admit the mistakes to avoid any punishment resulting from the poor reporting.</w:t>
            </w:r>
          </w:p>
        </w:tc>
      </w:tr>
      <w:tr w:rsidR="00000000" w14:paraId="790B055A" w14:textId="77777777">
        <w:trPr>
          <w:divId w:val="4653985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ACDFD2C"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2B766B9C" w14:textId="77777777" w:rsidR="003C569A" w:rsidRDefault="003C569A">
            <w:pPr>
              <w:pStyle w:val="NormalWeb"/>
            </w:pPr>
            <w:r>
              <w:t>Confront the person who was in charge while he was away and have them correct the reports.</w:t>
            </w:r>
          </w:p>
        </w:tc>
      </w:tr>
      <w:tr w:rsidR="00000000" w14:paraId="131EAC7D" w14:textId="77777777">
        <w:trPr>
          <w:divId w:val="4653985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6D94B0D"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9210737" w14:textId="7F8757B2" w:rsidR="003C569A" w:rsidRDefault="003C569A">
            <w:pPr>
              <w:pStyle w:val="NormalWeb"/>
            </w:pPr>
            <w:r>
              <w:t>Report the situation to the</w:t>
            </w:r>
            <w:ins w:id="149" w:author="Abifadel, Jeannette" w:date="2026-03-12T14:28:00Z" w16du:dateUtc="2026-03-12T18:28:00Z">
              <w:r w:rsidR="00A36FEF">
                <w:t xml:space="preserve"> Environmental Health &amp; Safety</w:t>
              </w:r>
            </w:ins>
            <w:r>
              <w:t xml:space="preserve"> </w:t>
            </w:r>
            <w:del w:id="150" w:author="Abifadel, Jeannette" w:date="2026-03-12T14:28:00Z" w16du:dateUtc="2026-03-12T18:28:00Z">
              <w:r w:rsidDel="00A36FEF">
                <w:delText>compliance</w:delText>
              </w:r>
            </w:del>
            <w:r>
              <w:t xml:space="preserve"> department.</w:t>
            </w:r>
          </w:p>
        </w:tc>
      </w:tr>
    </w:tbl>
    <w:p w14:paraId="1ACBF348" w14:textId="77777777" w:rsidR="003C569A" w:rsidRDefault="003C569A">
      <w:pPr>
        <w:pStyle w:val="contentblock"/>
        <w:spacing w:before="0" w:beforeAutospacing="0" w:after="270" w:afterAutospacing="0"/>
        <w:divId w:val="1286544102"/>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1D40C9A8" w14:textId="77777777" w:rsidR="003C569A" w:rsidRDefault="003C569A">
      <w:pPr>
        <w:divId w:val="193202596"/>
        <w:rPr>
          <w:rFonts w:ascii="Calibri" w:eastAsia="Times New Roman" w:hAnsi="Calibri" w:cs="Calibri"/>
          <w:sz w:val="32"/>
          <w:szCs w:val="32"/>
        </w:rPr>
      </w:pPr>
      <w:r>
        <w:rPr>
          <w:rFonts w:ascii="Calibri" w:eastAsia="Times New Roman" w:hAnsi="Calibri" w:cs="Calibri"/>
          <w:sz w:val="32"/>
          <w:szCs w:val="32"/>
        </w:rPr>
        <w:br w:type="page" w:clear="all"/>
      </w:r>
    </w:p>
    <w:p w14:paraId="5984E3DB" w14:textId="77777777" w:rsidR="003C569A" w:rsidRDefault="003C569A">
      <w:pPr>
        <w:jc w:val="right"/>
        <w:divId w:val="1429499288"/>
        <w:rPr>
          <w:rFonts w:ascii="Calibri" w:eastAsia="Times New Roman" w:hAnsi="Calibri" w:cs="Calibri"/>
          <w:sz w:val="30"/>
          <w:szCs w:val="30"/>
        </w:rPr>
      </w:pPr>
      <w:bookmarkStart w:id="151" w:name="Page_8250888342406082464"/>
      <w:bookmarkEnd w:id="151"/>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4 </w:t>
      </w:r>
    </w:p>
    <w:p w14:paraId="5A2640BE" w14:textId="77777777" w:rsidR="003C569A" w:rsidRDefault="003C569A">
      <w:pPr>
        <w:jc w:val="right"/>
        <w:divId w:val="1429499288"/>
        <w:rPr>
          <w:rFonts w:ascii="Calibri" w:eastAsia="Times New Roman" w:hAnsi="Calibri" w:cs="Calibri"/>
          <w:sz w:val="30"/>
          <w:szCs w:val="30"/>
        </w:rPr>
      </w:pPr>
      <w:r>
        <w:rPr>
          <w:rFonts w:ascii="Calibri" w:eastAsia="Times New Roman" w:hAnsi="Calibri" w:cs="Calibri"/>
          <w:b/>
          <w:bCs/>
          <w:sz w:val="30"/>
          <w:szCs w:val="30"/>
        </w:rPr>
        <w:t>Lesson 1:</w:t>
      </w:r>
      <w:r>
        <w:rPr>
          <w:rFonts w:ascii="Calibri" w:eastAsia="Times New Roman" w:hAnsi="Calibri" w:cs="Calibri"/>
          <w:sz w:val="30"/>
          <w:szCs w:val="30"/>
        </w:rPr>
        <w:t xml:space="preserve"> Making Ethical Decisions </w:t>
      </w:r>
    </w:p>
    <w:p w14:paraId="088EA05A" w14:textId="77777777" w:rsidR="003C569A" w:rsidRDefault="003C569A">
      <w:pPr>
        <w:jc w:val="right"/>
        <w:divId w:val="207887186"/>
        <w:rPr>
          <w:rFonts w:ascii="Calibri" w:eastAsia="Times New Roman" w:hAnsi="Calibri" w:cs="Calibri"/>
          <w:sz w:val="24"/>
          <w:szCs w:val="24"/>
        </w:rPr>
      </w:pPr>
      <w:r>
        <w:rPr>
          <w:rStyle w:val="smallerheader4"/>
          <w:rFonts w:eastAsia="Times New Roman"/>
          <w:b/>
          <w:bCs/>
        </w:rPr>
        <w:t>Text and Image Template</w:t>
      </w:r>
      <w:r>
        <w:rPr>
          <w:rStyle w:val="smallerheader4"/>
          <w:rFonts w:eastAsia="Times New Roman"/>
          <w:b/>
          <w:bCs/>
        </w:rPr>
        <w:t xml:space="preserve"> </w:t>
      </w:r>
      <w:r>
        <w:rPr>
          <w:rStyle w:val="smallerheader4"/>
          <w:rFonts w:eastAsia="Times New Roman"/>
          <w:b/>
          <w:bCs/>
        </w:rPr>
        <w:t>/ Text Only</w:t>
      </w:r>
      <w:r>
        <w:rPr>
          <w:rStyle w:val="smallerheader4"/>
          <w:rFonts w:eastAsia="Times New Roman"/>
          <w:b/>
          <w:bCs/>
        </w:rPr>
        <w:t xml:space="preserve"> </w:t>
      </w:r>
    </w:p>
    <w:p w14:paraId="62AA62AD"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Background Content Details:</w:t>
      </w:r>
      <w:r>
        <w:rPr>
          <w:rFonts w:ascii="Calibri" w:hAnsi="Calibri" w:cs="Calibri"/>
        </w:rPr>
        <w:t xml:space="preserve"> </w:t>
      </w:r>
    </w:p>
    <w:p w14:paraId="3D9879B7"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Alternative Text:</w:t>
      </w:r>
      <w:r>
        <w:rPr>
          <w:rFonts w:ascii="Calibri" w:hAnsi="Calibri" w:cs="Calibri"/>
        </w:rPr>
        <w:t xml:space="preserve"> </w:t>
      </w:r>
    </w:p>
    <w:p w14:paraId="1D82266B" w14:textId="77777777" w:rsidR="003C569A" w:rsidRDefault="003C569A">
      <w:pPr>
        <w:pStyle w:val="NormalWeb"/>
        <w:divId w:val="1898778714"/>
      </w:pPr>
      <w:r>
        <w:t xml:space="preserve">Advik, smiling </w:t>
      </w:r>
    </w:p>
    <w:p w14:paraId="25088E8B"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Content Title:</w:t>
      </w:r>
      <w:r>
        <w:rPr>
          <w:rFonts w:ascii="Calibri" w:hAnsi="Calibri" w:cs="Calibri"/>
        </w:rPr>
        <w:t xml:space="preserve"> </w:t>
      </w:r>
    </w:p>
    <w:p w14:paraId="545142C3"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rPr>
        <w:t xml:space="preserve">Thanks for helping Advik. </w:t>
      </w:r>
    </w:p>
    <w:p w14:paraId="4C7B0BA1" w14:textId="77777777" w:rsidR="003C569A" w:rsidRDefault="003C569A">
      <w:pPr>
        <w:pStyle w:val="NormalWeb"/>
        <w:spacing w:after="0"/>
        <w:divId w:val="890456149"/>
      </w:pPr>
      <w:r>
        <w:br w:type="textWrapping" w:clear="all"/>
      </w:r>
      <w:r>
        <w:rPr>
          <w:b/>
          <w:bCs/>
        </w:rPr>
        <w:t>Column 1 Text:</w:t>
      </w:r>
      <w:r>
        <w:t xml:space="preserve"> </w:t>
      </w:r>
    </w:p>
    <w:p w14:paraId="277A02B2" w14:textId="48285046" w:rsidR="003C569A" w:rsidRDefault="000B5A75">
      <w:pPr>
        <w:pStyle w:val="NormalWeb"/>
        <w:divId w:val="890456149"/>
      </w:pPr>
      <w:ins w:id="152" w:author="Abifadel, Jeannette" w:date="2026-03-12T14:28:00Z" w16du:dateUtc="2026-03-12T18:28:00Z">
        <w:r>
          <w:t xml:space="preserve">Taking ownership is essential </w:t>
        </w:r>
      </w:ins>
      <w:del w:id="153" w:author="Abifadel, Jeannette" w:date="2026-03-12T14:28:00Z" w16du:dateUtc="2026-03-12T18:28:00Z">
        <w:r w:rsidR="003C569A" w:rsidDel="000B5A75">
          <w:delText>Honesty and accountability are important values</w:delText>
        </w:r>
      </w:del>
      <w:r w:rsidR="003C569A">
        <w:t xml:space="preserve"> when it comes to making ethical decisions. If you witness unethical behavior, even retrospectively, be sure to contact the appropriate channels to help correct the behavior.</w:t>
      </w:r>
    </w:p>
    <w:p w14:paraId="0EC62D06" w14:textId="77777777" w:rsidR="003C569A" w:rsidRDefault="003C569A">
      <w:pPr>
        <w:pStyle w:val="contentblock"/>
        <w:spacing w:before="270" w:beforeAutospacing="0" w:after="45" w:afterAutospacing="0"/>
        <w:divId w:val="128477745"/>
        <w:rPr>
          <w:rFonts w:ascii="Calibri" w:hAnsi="Calibri" w:cs="Calibri"/>
        </w:rPr>
      </w:pPr>
      <w:r>
        <w:rPr>
          <w:rFonts w:ascii="Calibri" w:hAnsi="Calibri" w:cs="Calibri"/>
          <w:b/>
          <w:bCs/>
        </w:rPr>
        <w:t>Audio Transcript Text:</w:t>
      </w:r>
      <w:r>
        <w:rPr>
          <w:rFonts w:ascii="Calibri" w:hAnsi="Calibri" w:cs="Calibri"/>
        </w:rPr>
        <w:t xml:space="preserve"> </w:t>
      </w:r>
    </w:p>
    <w:p w14:paraId="63BA0828" w14:textId="77777777" w:rsidR="003C569A" w:rsidRDefault="003C569A">
      <w:pPr>
        <w:pStyle w:val="NormalWeb"/>
        <w:divId w:val="128477745"/>
      </w:pPr>
      <w:r>
        <w:t>Thanks for your help.</w:t>
      </w:r>
    </w:p>
    <w:p w14:paraId="72D7E395"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page" w:clear="all"/>
      </w:r>
    </w:p>
    <w:p w14:paraId="5F42D166" w14:textId="77777777" w:rsidR="003C569A" w:rsidRDefault="003C569A">
      <w:pPr>
        <w:jc w:val="right"/>
        <w:divId w:val="1898778714"/>
        <w:rPr>
          <w:rFonts w:ascii="Calibri" w:eastAsia="Times New Roman" w:hAnsi="Calibri" w:cs="Calibri"/>
          <w:sz w:val="30"/>
          <w:szCs w:val="30"/>
        </w:rPr>
      </w:pPr>
      <w:commentRangeStart w:id="154"/>
      <w:r>
        <w:rPr>
          <w:rFonts w:ascii="Calibri" w:eastAsia="Times New Roman" w:hAnsi="Calibri" w:cs="Calibri"/>
          <w:b/>
          <w:bCs/>
          <w:sz w:val="30"/>
          <w:szCs w:val="30"/>
        </w:rPr>
        <w:lastRenderedPageBreak/>
        <w:t>Lesson 2:</w:t>
      </w:r>
      <w:r>
        <w:rPr>
          <w:rFonts w:ascii="Calibri" w:eastAsia="Times New Roman" w:hAnsi="Calibri" w:cs="Calibri"/>
          <w:sz w:val="30"/>
          <w:szCs w:val="30"/>
        </w:rPr>
        <w:t xml:space="preserve"> Tactics to Prevent Bribery and Corruption </w:t>
      </w:r>
    </w:p>
    <w:p w14:paraId="21682314" w14:textId="77777777" w:rsidR="003C569A" w:rsidRDefault="003C569A">
      <w:pPr>
        <w:jc w:val="right"/>
        <w:divId w:val="1898778714"/>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154"/>
      <w:r w:rsidR="00157539">
        <w:rPr>
          <w:rStyle w:val="CommentReference"/>
        </w:rPr>
        <w:commentReference w:id="154"/>
      </w:r>
    </w:p>
    <w:p w14:paraId="331674C2"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Lesson Type :</w:t>
      </w:r>
      <w:r>
        <w:rPr>
          <w:rFonts w:ascii="Calibri" w:hAnsi="Calibri" w:cs="Calibri"/>
        </w:rPr>
        <w:t xml:space="preserve"> </w:t>
      </w:r>
    </w:p>
    <w:p w14:paraId="7F89FCAE"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rPr>
        <w:t xml:space="preserve">Quick Quiz </w:t>
      </w:r>
    </w:p>
    <w:p w14:paraId="6BAFA6FB"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Select Type :</w:t>
      </w:r>
      <w:r>
        <w:rPr>
          <w:rFonts w:ascii="Calibri" w:hAnsi="Calibri" w:cs="Calibri"/>
        </w:rPr>
        <w:t xml:space="preserve"> </w:t>
      </w:r>
    </w:p>
    <w:p w14:paraId="4CA5CA1E"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rPr>
        <w:t xml:space="preserve">Post Lesson Quick Quiz </w:t>
      </w:r>
    </w:p>
    <w:p w14:paraId="0F47C023"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Page Title :</w:t>
      </w:r>
      <w:r>
        <w:rPr>
          <w:rFonts w:ascii="Calibri" w:hAnsi="Calibri" w:cs="Calibri"/>
        </w:rPr>
        <w:t xml:space="preserve"> </w:t>
      </w:r>
    </w:p>
    <w:p w14:paraId="4EA2AD05"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rPr>
        <w:t xml:space="preserve">Ready for a quick assessment? </w:t>
      </w:r>
    </w:p>
    <w:p w14:paraId="51D47C65" w14:textId="77777777" w:rsidR="003C569A" w:rsidRDefault="003C569A">
      <w:pPr>
        <w:jc w:val="right"/>
        <w:divId w:val="1898778714"/>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5FB517E4" w14:textId="77777777" w:rsidR="003C569A" w:rsidRDefault="003C569A">
      <w:pPr>
        <w:divId w:val="1898778714"/>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41626091"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1. Question :</w:t>
      </w:r>
      <w:r>
        <w:rPr>
          <w:rFonts w:ascii="Calibri" w:hAnsi="Calibri" w:cs="Calibri"/>
        </w:rPr>
        <w:t xml:space="preserve"> </w:t>
      </w:r>
    </w:p>
    <w:p w14:paraId="761F733D" w14:textId="77777777" w:rsidR="003C569A" w:rsidRDefault="003C569A">
      <w:pPr>
        <w:pStyle w:val="NormalWeb"/>
        <w:divId w:val="1898778714"/>
      </w:pPr>
      <w:r>
        <w:t>Fernando receives an invoice from a promotional planner related to a recent event. A line item shows a payment made to an individual who is a government official. He asks the promotional planner to provide a receipt for the payment made to the government official. She says, "We always pay him in cash."</w:t>
      </w:r>
    </w:p>
    <w:p w14:paraId="2F94DFD3"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r>
        <w:rPr>
          <w:rFonts w:ascii="Calibri" w:eastAsia="Times New Roman" w:hAnsi="Calibri" w:cs="Calibri"/>
          <w:sz w:val="32"/>
          <w:szCs w:val="32"/>
        </w:rPr>
        <w:t>Is this a potential red flag?</w:t>
      </w:r>
      <w:r>
        <w:rPr>
          <w:rFonts w:ascii="Calibri" w:eastAsia="Times New Roman" w:hAnsi="Calibri" w:cs="Calibri"/>
          <w:sz w:val="32"/>
          <w:szCs w:val="32"/>
        </w:rPr>
        <w:t xml:space="preserve"> </w:t>
      </w:r>
    </w:p>
    <w:p w14:paraId="7D5B7472"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Correct </w:t>
      </w:r>
    </w:p>
    <w:p w14:paraId="388F2E9A" w14:textId="77777777" w:rsidR="003C569A" w:rsidRDefault="003C569A">
      <w:pPr>
        <w:pStyle w:val="NormalWeb"/>
        <w:divId w:val="1898778714"/>
      </w:pPr>
      <w:r>
        <w:t>Yes</w:t>
      </w:r>
    </w:p>
    <w:p w14:paraId="67FBA714"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Incorrect </w:t>
      </w:r>
    </w:p>
    <w:p w14:paraId="3C45A200" w14:textId="77777777" w:rsidR="003C569A" w:rsidRDefault="003C569A">
      <w:pPr>
        <w:pStyle w:val="NormalWeb"/>
        <w:divId w:val="1898778714"/>
      </w:pPr>
      <w:r>
        <w:t>No</w:t>
      </w:r>
    </w:p>
    <w:p w14:paraId="5664BDE1"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2. Question :</w:t>
      </w:r>
      <w:r>
        <w:rPr>
          <w:rFonts w:ascii="Calibri" w:hAnsi="Calibri" w:cs="Calibri"/>
        </w:rPr>
        <w:t xml:space="preserve"> </w:t>
      </w:r>
    </w:p>
    <w:p w14:paraId="71D53F72" w14:textId="503694AE" w:rsidR="003C569A" w:rsidDel="00157539" w:rsidRDefault="003C569A">
      <w:pPr>
        <w:pStyle w:val="NormalWeb"/>
        <w:divId w:val="1898778714"/>
        <w:rPr>
          <w:del w:id="155" w:author="Abifadel, Jeannette" w:date="2026-03-12T13:12:00Z" w16du:dateUtc="2026-03-12T17:12:00Z"/>
        </w:rPr>
      </w:pPr>
      <w:del w:id="156" w:author="Abifadel, Jeannette" w:date="2026-03-12T13:12:00Z" w16du:dateUtc="2026-03-12T17:12:00Z">
        <w:r w:rsidDel="00157539">
          <w:delText>Alva is traveling to meet a potential supplier. The supplier offers to fly Alva out first class and put her up in a five-star hotel.</w:delText>
        </w:r>
        <w:r w:rsidDel="00157539">
          <w:br w:type="textWrapping" w:clear="all"/>
        </w:r>
        <w:r w:rsidDel="00157539">
          <w:delText>Is this a potential red flag?</w:delText>
        </w:r>
      </w:del>
    </w:p>
    <w:p w14:paraId="1CEFE909" w14:textId="715F72D0" w:rsidR="003C569A" w:rsidDel="00157539" w:rsidRDefault="003C569A">
      <w:pPr>
        <w:pStyle w:val="contentblock"/>
        <w:spacing w:before="0" w:beforeAutospacing="0" w:after="45" w:afterAutospacing="0"/>
        <w:divId w:val="1898778714"/>
        <w:rPr>
          <w:del w:id="157" w:author="Abifadel, Jeannette" w:date="2026-03-12T13:12:00Z" w16du:dateUtc="2026-03-12T17:12:00Z"/>
          <w:rFonts w:ascii="Calibri" w:hAnsi="Calibri" w:cs="Calibri"/>
        </w:rPr>
      </w:pPr>
      <w:del w:id="158" w:author="Abifadel, Jeannette" w:date="2026-03-12T13:12:00Z" w16du:dateUtc="2026-03-12T17:12:00Z">
        <w:r w:rsidDel="00157539">
          <w:rPr>
            <w:rFonts w:ascii="Calibri" w:hAnsi="Calibri" w:cs="Calibri"/>
            <w:b/>
            <w:bCs/>
          </w:rPr>
          <w:delText xml:space="preserve">1. Answer: Correct </w:delText>
        </w:r>
      </w:del>
    </w:p>
    <w:p w14:paraId="3ACBB20C" w14:textId="12AC66C7" w:rsidR="003C569A" w:rsidDel="00157539" w:rsidRDefault="003C569A">
      <w:pPr>
        <w:pStyle w:val="NormalWeb"/>
        <w:divId w:val="1898778714"/>
        <w:rPr>
          <w:del w:id="159" w:author="Abifadel, Jeannette" w:date="2026-03-12T13:12:00Z" w16du:dateUtc="2026-03-12T17:12:00Z"/>
        </w:rPr>
      </w:pPr>
      <w:del w:id="160" w:author="Abifadel, Jeannette" w:date="2026-03-12T13:12:00Z" w16du:dateUtc="2026-03-12T17:12:00Z">
        <w:r w:rsidDel="00157539">
          <w:delText>Yes</w:delText>
        </w:r>
      </w:del>
    </w:p>
    <w:p w14:paraId="337A3D8B" w14:textId="54103DB8" w:rsidR="003C569A" w:rsidDel="00157539" w:rsidRDefault="003C569A">
      <w:pPr>
        <w:pStyle w:val="contentblock"/>
        <w:spacing w:before="0" w:beforeAutospacing="0" w:after="45" w:afterAutospacing="0"/>
        <w:divId w:val="1898778714"/>
        <w:rPr>
          <w:del w:id="161" w:author="Abifadel, Jeannette" w:date="2026-03-12T13:12:00Z" w16du:dateUtc="2026-03-12T17:12:00Z"/>
          <w:rFonts w:ascii="Calibri" w:hAnsi="Calibri" w:cs="Calibri"/>
        </w:rPr>
      </w:pPr>
      <w:del w:id="162" w:author="Abifadel, Jeannette" w:date="2026-03-12T13:12:00Z" w16du:dateUtc="2026-03-12T17:12:00Z">
        <w:r w:rsidDel="00157539">
          <w:rPr>
            <w:rFonts w:ascii="Calibri" w:hAnsi="Calibri" w:cs="Calibri"/>
            <w:b/>
            <w:bCs/>
          </w:rPr>
          <w:delText xml:space="preserve">2. Answer: Incorrect </w:delText>
        </w:r>
      </w:del>
    </w:p>
    <w:p w14:paraId="7397C666" w14:textId="7CE306FF" w:rsidR="003C569A" w:rsidDel="00157539" w:rsidRDefault="003C569A">
      <w:pPr>
        <w:pStyle w:val="NormalWeb"/>
        <w:divId w:val="1898778714"/>
        <w:rPr>
          <w:del w:id="163" w:author="Abifadel, Jeannette" w:date="2026-03-12T13:12:00Z" w16du:dateUtc="2026-03-12T17:12:00Z"/>
        </w:rPr>
      </w:pPr>
      <w:del w:id="164" w:author="Abifadel, Jeannette" w:date="2026-03-12T13:12:00Z" w16du:dateUtc="2026-03-12T17:12:00Z">
        <w:r w:rsidDel="00157539">
          <w:delText>No</w:delText>
        </w:r>
      </w:del>
    </w:p>
    <w:p w14:paraId="20A32D25"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3. Question :</w:t>
      </w:r>
      <w:r>
        <w:rPr>
          <w:rFonts w:ascii="Calibri" w:hAnsi="Calibri" w:cs="Calibri"/>
        </w:rPr>
        <w:t xml:space="preserve"> </w:t>
      </w:r>
    </w:p>
    <w:p w14:paraId="2F07A21C" w14:textId="77777777" w:rsidR="003C569A" w:rsidRDefault="003C569A">
      <w:pPr>
        <w:pStyle w:val="NormalWeb"/>
        <w:divId w:val="1898778714"/>
      </w:pPr>
      <w:r>
        <w:t>Joe is heading up a team that is setting up an office in a foreign location. They are experiencing some delays and he is worried about meeting deadlines. A local agent he is working with assures him that he'll be able to secure the permits they are waiting on. When Joe asks how, he says, "Don't worry, I know the right people."</w:t>
      </w:r>
    </w:p>
    <w:p w14:paraId="52E2D274"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lastRenderedPageBreak/>
        <w:br w:type="textWrapping" w:clear="all"/>
      </w:r>
      <w:r>
        <w:rPr>
          <w:rFonts w:ascii="Calibri" w:eastAsia="Times New Roman" w:hAnsi="Calibri" w:cs="Calibri"/>
          <w:sz w:val="32"/>
          <w:szCs w:val="32"/>
        </w:rPr>
        <w:t>Is this a potential red flag?</w:t>
      </w:r>
      <w:r>
        <w:rPr>
          <w:rFonts w:ascii="Calibri" w:eastAsia="Times New Roman" w:hAnsi="Calibri" w:cs="Calibri"/>
          <w:sz w:val="32"/>
          <w:szCs w:val="32"/>
        </w:rPr>
        <w:t xml:space="preserve"> </w:t>
      </w:r>
    </w:p>
    <w:p w14:paraId="62B09484"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Correct </w:t>
      </w:r>
    </w:p>
    <w:p w14:paraId="2B3E66C5" w14:textId="77777777" w:rsidR="003C569A" w:rsidRDefault="003C569A">
      <w:pPr>
        <w:pStyle w:val="NormalWeb"/>
        <w:divId w:val="1898778714"/>
      </w:pPr>
      <w:r>
        <w:t>Yes</w:t>
      </w:r>
    </w:p>
    <w:p w14:paraId="13F94CBD"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Incorrect </w:t>
      </w:r>
    </w:p>
    <w:p w14:paraId="5E01B8D6" w14:textId="77777777" w:rsidR="003C569A" w:rsidRDefault="003C569A">
      <w:pPr>
        <w:pStyle w:val="NormalWeb"/>
        <w:divId w:val="1898778714"/>
      </w:pPr>
      <w:r>
        <w:t>No</w:t>
      </w:r>
    </w:p>
    <w:p w14:paraId="031CE334"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4. Question :</w:t>
      </w:r>
      <w:r>
        <w:rPr>
          <w:rFonts w:ascii="Calibri" w:hAnsi="Calibri" w:cs="Calibri"/>
        </w:rPr>
        <w:t xml:space="preserve"> </w:t>
      </w:r>
    </w:p>
    <w:p w14:paraId="0645063B" w14:textId="77777777" w:rsidR="003C569A" w:rsidRDefault="003C569A">
      <w:pPr>
        <w:pStyle w:val="NormalWeb"/>
        <w:divId w:val="1898778714"/>
      </w:pPr>
      <w:r>
        <w:t>Gabriella is traveling to a conference and uses the company's preferred airline to book an economy class ticket.</w:t>
      </w:r>
      <w:r>
        <w:br w:type="textWrapping" w:clear="all"/>
      </w:r>
      <w:r>
        <w:t>Is this a potential red flag?</w:t>
      </w:r>
    </w:p>
    <w:p w14:paraId="210CABBA"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Incorrect </w:t>
      </w:r>
    </w:p>
    <w:p w14:paraId="7E24C211" w14:textId="77777777" w:rsidR="003C569A" w:rsidRDefault="003C569A">
      <w:pPr>
        <w:pStyle w:val="NormalWeb"/>
        <w:divId w:val="1898778714"/>
      </w:pPr>
      <w:r>
        <w:t>Yes</w:t>
      </w:r>
    </w:p>
    <w:p w14:paraId="63361061"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Correct </w:t>
      </w:r>
    </w:p>
    <w:p w14:paraId="2C1F47C2" w14:textId="77777777" w:rsidR="003C569A" w:rsidRDefault="003C569A">
      <w:pPr>
        <w:pStyle w:val="NormalWeb"/>
        <w:divId w:val="1898778714"/>
      </w:pPr>
      <w:r>
        <w:t>No</w:t>
      </w:r>
    </w:p>
    <w:p w14:paraId="4710B43E"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5. Question :</w:t>
      </w:r>
      <w:r>
        <w:rPr>
          <w:rFonts w:ascii="Calibri" w:hAnsi="Calibri" w:cs="Calibri"/>
        </w:rPr>
        <w:t xml:space="preserve"> </w:t>
      </w:r>
    </w:p>
    <w:p w14:paraId="66DF9566" w14:textId="010E6FEA" w:rsidR="003C569A" w:rsidRDefault="003C569A">
      <w:pPr>
        <w:pStyle w:val="NormalWeb"/>
        <w:divId w:val="1898778714"/>
      </w:pPr>
      <w:r>
        <w:t>During the</w:t>
      </w:r>
      <w:ins w:id="165" w:author="Abifadel, Jeannette" w:date="2026-03-12T14:23:00Z" w16du:dateUtc="2026-03-12T18:23:00Z">
        <w:r w:rsidR="00403B38">
          <w:t xml:space="preserve"> review </w:t>
        </w:r>
      </w:ins>
      <w:del w:id="166" w:author="Abifadel, Jeannette" w:date="2026-03-12T14:23:00Z" w16du:dateUtc="2026-03-12T18:23:00Z">
        <w:r w:rsidDel="00403B38">
          <w:delText xml:space="preserve"> tender</w:delText>
        </w:r>
      </w:del>
      <w:r>
        <w:t xml:space="preserve"> process for a</w:t>
      </w:r>
      <w:ins w:id="167" w:author="Abifadel, Jeannette" w:date="2026-03-12T14:24:00Z" w16du:dateUtc="2026-03-12T18:24:00Z">
        <w:r w:rsidR="00403B38">
          <w:t>n invoice</w:t>
        </w:r>
      </w:ins>
      <w:del w:id="168" w:author="Abifadel, Jeannette" w:date="2026-03-12T14:24:00Z" w16du:dateUtc="2026-03-12T18:24:00Z">
        <w:r w:rsidDel="00403B38">
          <w:delText xml:space="preserve"> new contract</w:delText>
        </w:r>
      </w:del>
      <w:r>
        <w:t>, Riyad notices that a lot of documents are missing and that fees to agents were regularly paid in cash.</w:t>
      </w:r>
      <w:r>
        <w:br w:type="textWrapping" w:clear="all"/>
      </w:r>
      <w:r>
        <w:t>Is this a potential red flag?</w:t>
      </w:r>
    </w:p>
    <w:p w14:paraId="2A7352F5"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Correct </w:t>
      </w:r>
    </w:p>
    <w:p w14:paraId="25423FDF" w14:textId="77777777" w:rsidR="003C569A" w:rsidRDefault="003C569A">
      <w:pPr>
        <w:pStyle w:val="NormalWeb"/>
        <w:divId w:val="1898778714"/>
      </w:pPr>
      <w:r>
        <w:t>Yes</w:t>
      </w:r>
    </w:p>
    <w:p w14:paraId="799910B2"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Incorrect </w:t>
      </w:r>
    </w:p>
    <w:p w14:paraId="00226FD5" w14:textId="77777777" w:rsidR="003C569A" w:rsidRDefault="003C569A">
      <w:pPr>
        <w:pStyle w:val="NormalWeb"/>
        <w:divId w:val="1898778714"/>
      </w:pPr>
      <w:r>
        <w:t>No</w:t>
      </w:r>
    </w:p>
    <w:p w14:paraId="4428F8E6"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6. Question :</w:t>
      </w:r>
      <w:r>
        <w:rPr>
          <w:rFonts w:ascii="Calibri" w:hAnsi="Calibri" w:cs="Calibri"/>
        </w:rPr>
        <w:t xml:space="preserve"> </w:t>
      </w:r>
    </w:p>
    <w:p w14:paraId="72E16413" w14:textId="6E943945" w:rsidR="003C569A" w:rsidRDefault="003C569A">
      <w:pPr>
        <w:pStyle w:val="NormalWeb"/>
        <w:divId w:val="1898778714"/>
      </w:pPr>
      <w:r>
        <w:t xml:space="preserve">Alena is traveling to visit a </w:t>
      </w:r>
      <w:del w:id="169" w:author="Abifadel, Jeannette" w:date="2026-03-12T14:35:00Z" w16du:dateUtc="2026-03-12T18:35:00Z">
        <w:r w:rsidDel="00490C70">
          <w:delText>client</w:delText>
        </w:r>
      </w:del>
      <w:ins w:id="170" w:author="Abifadel, Jeannette" w:date="2026-03-12T14:35:00Z" w16du:dateUtc="2026-03-12T18:35:00Z">
        <w:r w:rsidR="00490C70">
          <w:t>customer</w:t>
        </w:r>
      </w:ins>
      <w:r>
        <w:t xml:space="preserve">. As a courtesy, the company uses an approved travel agency to book her flights and accommodation. They send her the invoices with details of how to reimburse them by payment direct to the company, as opposed to a single individual. </w:t>
      </w:r>
    </w:p>
    <w:p w14:paraId="4BC910EE"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p>
    <w:p w14:paraId="7B9B672E" w14:textId="77777777" w:rsidR="003C569A" w:rsidRDefault="003C569A">
      <w:pPr>
        <w:pStyle w:val="NormalWeb"/>
        <w:divId w:val="1898778714"/>
      </w:pPr>
      <w:r>
        <w:t>Is this a potential red flag?</w:t>
      </w:r>
    </w:p>
    <w:p w14:paraId="13D23F0F"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Incorrect </w:t>
      </w:r>
    </w:p>
    <w:p w14:paraId="03C9D2EF" w14:textId="77777777" w:rsidR="003C569A" w:rsidRDefault="003C569A">
      <w:pPr>
        <w:pStyle w:val="NormalWeb"/>
        <w:divId w:val="1898778714"/>
      </w:pPr>
      <w:r>
        <w:t>Yes</w:t>
      </w:r>
    </w:p>
    <w:p w14:paraId="70ADBBF1"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Correct </w:t>
      </w:r>
    </w:p>
    <w:p w14:paraId="540FF154" w14:textId="77777777" w:rsidR="003C569A" w:rsidRDefault="003C569A">
      <w:pPr>
        <w:pStyle w:val="NormalWeb"/>
        <w:divId w:val="1898778714"/>
      </w:pPr>
      <w:r>
        <w:t>No</w:t>
      </w:r>
    </w:p>
    <w:p w14:paraId="02AA0933"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7. Question :</w:t>
      </w:r>
      <w:r>
        <w:rPr>
          <w:rFonts w:ascii="Calibri" w:hAnsi="Calibri" w:cs="Calibri"/>
        </w:rPr>
        <w:t xml:space="preserve"> </w:t>
      </w:r>
    </w:p>
    <w:p w14:paraId="502F894C" w14:textId="77777777" w:rsidR="003C569A" w:rsidRDefault="003C569A">
      <w:pPr>
        <w:pStyle w:val="NormalWeb"/>
        <w:divId w:val="1898778714"/>
      </w:pPr>
      <w:r>
        <w:t xml:space="preserve">Ervin receives an invoice from a vendor. A line item shows a payment </w:t>
      </w:r>
      <w:r>
        <w:t xml:space="preserve">marked as “miscellaneous.” When Ervin questions this, the vendor says it covers a number of small </w:t>
      </w:r>
      <w:r>
        <w:lastRenderedPageBreak/>
        <w:t xml:space="preserve">payments </w:t>
      </w:r>
      <w:del w:id="171" w:author="Abifadel, Jeannette" w:date="2026-03-12T13:13:00Z" w16du:dateUtc="2026-03-12T17:13:00Z">
        <w:r w:rsidDel="00157539">
          <w:delText>for materials</w:delText>
        </w:r>
      </w:del>
      <w:r>
        <w:t xml:space="preserve">. Ervin says he needs documentation to validate the invoice before it can be paid. The vendor later supplies a number of receipts that cover the miscellaneous payments. </w:t>
      </w:r>
    </w:p>
    <w:p w14:paraId="4AB3030D"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p>
    <w:p w14:paraId="5088DD6B" w14:textId="77777777" w:rsidR="003C569A" w:rsidRDefault="003C569A">
      <w:pPr>
        <w:pStyle w:val="NormalWeb"/>
        <w:divId w:val="1898778714"/>
      </w:pPr>
      <w:r>
        <w:t>Is this a potential red flag?</w:t>
      </w:r>
    </w:p>
    <w:p w14:paraId="2DA32797"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Incorrect </w:t>
      </w:r>
    </w:p>
    <w:p w14:paraId="67329DE6" w14:textId="77777777" w:rsidR="003C569A" w:rsidRDefault="003C569A">
      <w:pPr>
        <w:pStyle w:val="NormalWeb"/>
        <w:divId w:val="1898778714"/>
      </w:pPr>
      <w:r>
        <w:t>Yes</w:t>
      </w:r>
    </w:p>
    <w:p w14:paraId="1BE07CCA"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Correct </w:t>
      </w:r>
    </w:p>
    <w:p w14:paraId="0E200B02" w14:textId="77777777" w:rsidR="003C569A" w:rsidRDefault="003C569A">
      <w:pPr>
        <w:pStyle w:val="NormalWeb"/>
        <w:divId w:val="1898778714"/>
      </w:pPr>
      <w:r>
        <w:t>No</w:t>
      </w:r>
    </w:p>
    <w:p w14:paraId="7E52F2FC"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8. Question :</w:t>
      </w:r>
      <w:r>
        <w:rPr>
          <w:rFonts w:ascii="Calibri" w:hAnsi="Calibri" w:cs="Calibri"/>
        </w:rPr>
        <w:t xml:space="preserve"> </w:t>
      </w:r>
    </w:p>
    <w:p w14:paraId="4F40B4A4" w14:textId="77777777" w:rsidR="003C569A" w:rsidRDefault="003C569A">
      <w:pPr>
        <w:pStyle w:val="NormalWeb"/>
        <w:divId w:val="1898778714"/>
      </w:pPr>
      <w:r>
        <w:t>Dana is heading up a team that is setting up a new warehouse, and they are experiencing some delays with the planning permission. A government rep says, "The government website offers an express service that allows you to fast-track the process, but there is an additional fee to be paid online for the service.”</w:t>
      </w:r>
    </w:p>
    <w:p w14:paraId="005EE49A"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p>
    <w:p w14:paraId="5374A66F" w14:textId="77777777" w:rsidR="003C569A" w:rsidRDefault="003C569A">
      <w:pPr>
        <w:pStyle w:val="NormalWeb"/>
        <w:divId w:val="1898778714"/>
      </w:pPr>
      <w:r>
        <w:t>Is this a potential red flag?</w:t>
      </w:r>
    </w:p>
    <w:p w14:paraId="3D21DCE6"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Incorrect </w:t>
      </w:r>
    </w:p>
    <w:p w14:paraId="57242CFC" w14:textId="77777777" w:rsidR="003C569A" w:rsidRDefault="003C569A">
      <w:pPr>
        <w:pStyle w:val="NormalWeb"/>
        <w:divId w:val="1898778714"/>
      </w:pPr>
      <w:r>
        <w:t>Yes</w:t>
      </w:r>
    </w:p>
    <w:p w14:paraId="21DE99B0"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Correct </w:t>
      </w:r>
    </w:p>
    <w:p w14:paraId="73BABC1E" w14:textId="77777777" w:rsidR="003C569A" w:rsidRDefault="003C569A">
      <w:pPr>
        <w:pStyle w:val="NormalWeb"/>
        <w:divId w:val="1898778714"/>
      </w:pPr>
      <w:r>
        <w:t>No</w:t>
      </w:r>
    </w:p>
    <w:p w14:paraId="5DCFBA2A"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9. Question :</w:t>
      </w:r>
      <w:r>
        <w:rPr>
          <w:rFonts w:ascii="Calibri" w:hAnsi="Calibri" w:cs="Calibri"/>
        </w:rPr>
        <w:t xml:space="preserve"> </w:t>
      </w:r>
    </w:p>
    <w:p w14:paraId="0525D36C" w14:textId="77777777" w:rsidR="003C569A" w:rsidRDefault="003C569A">
      <w:pPr>
        <w:pStyle w:val="NormalWeb"/>
        <w:divId w:val="1898778714"/>
      </w:pPr>
      <w:r>
        <w:t>Justin’s company has just set up an office in a foreign location. The company is flying employees from HQ to the new location on a six-month assignment to establish the operation. Justin is in charge of securing the work permits. He’s using a local agent who says he must pay additional fees on top of the visa processing fee. When Justin questions this, the agent says this is customary and how they do business in this country.</w:t>
      </w:r>
    </w:p>
    <w:p w14:paraId="172C9ADF"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p>
    <w:p w14:paraId="253E1F2D" w14:textId="77777777" w:rsidR="003C569A" w:rsidRDefault="003C569A">
      <w:pPr>
        <w:pStyle w:val="NormalWeb"/>
        <w:divId w:val="1898778714"/>
      </w:pPr>
      <w:r>
        <w:t>Is this a potential red flag?</w:t>
      </w:r>
    </w:p>
    <w:p w14:paraId="5B3EC3BC"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Correct </w:t>
      </w:r>
    </w:p>
    <w:p w14:paraId="11E7DA97" w14:textId="77777777" w:rsidR="003C569A" w:rsidRDefault="003C569A">
      <w:pPr>
        <w:pStyle w:val="NormalWeb"/>
        <w:divId w:val="1898778714"/>
      </w:pPr>
      <w:r>
        <w:t>Yes</w:t>
      </w:r>
    </w:p>
    <w:p w14:paraId="06B99DCA"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Incorrect </w:t>
      </w:r>
    </w:p>
    <w:p w14:paraId="19E6F413" w14:textId="77777777" w:rsidR="003C569A" w:rsidRDefault="003C569A">
      <w:pPr>
        <w:pStyle w:val="NormalWeb"/>
        <w:divId w:val="1898778714"/>
      </w:pPr>
      <w:r>
        <w:t>No</w:t>
      </w:r>
    </w:p>
    <w:p w14:paraId="4C2E3E64"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10. Question :</w:t>
      </w:r>
      <w:r>
        <w:rPr>
          <w:rFonts w:ascii="Calibri" w:hAnsi="Calibri" w:cs="Calibri"/>
        </w:rPr>
        <w:t xml:space="preserve"> </w:t>
      </w:r>
    </w:p>
    <w:p w14:paraId="251C52BA" w14:textId="77777777" w:rsidR="003C569A" w:rsidRDefault="003C569A">
      <w:pPr>
        <w:pStyle w:val="NormalWeb"/>
        <w:divId w:val="1898778714"/>
      </w:pPr>
      <w:r>
        <w:lastRenderedPageBreak/>
        <w:t>Hashem is working with an agent in an overseas location that wants to be paid through a bank in the country where he operates.</w:t>
      </w:r>
    </w:p>
    <w:p w14:paraId="4A9E7F96"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textWrapping" w:clear="all"/>
      </w:r>
    </w:p>
    <w:p w14:paraId="3D918B6A" w14:textId="77777777" w:rsidR="003C569A" w:rsidRDefault="003C569A">
      <w:pPr>
        <w:pStyle w:val="NormalWeb"/>
        <w:divId w:val="1898778714"/>
      </w:pPr>
      <w:r>
        <w:t>Is this a potential red flag?</w:t>
      </w:r>
    </w:p>
    <w:p w14:paraId="139E26E5"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1. Answer: Incorrect </w:t>
      </w:r>
    </w:p>
    <w:p w14:paraId="3546DA50" w14:textId="77777777" w:rsidR="003C569A" w:rsidRDefault="003C569A">
      <w:pPr>
        <w:pStyle w:val="NormalWeb"/>
        <w:divId w:val="1898778714"/>
      </w:pPr>
      <w:r>
        <w:t>Yes</w:t>
      </w:r>
    </w:p>
    <w:p w14:paraId="7A31EE99"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b/>
          <w:bCs/>
        </w:rPr>
        <w:t xml:space="preserve">2. Answer: Correct </w:t>
      </w:r>
    </w:p>
    <w:p w14:paraId="689B64FB" w14:textId="77777777" w:rsidR="003C569A" w:rsidRDefault="003C569A">
      <w:pPr>
        <w:pStyle w:val="NormalWeb"/>
        <w:divId w:val="1898778714"/>
      </w:pPr>
      <w:r>
        <w:t>No</w:t>
      </w:r>
    </w:p>
    <w:p w14:paraId="2C7DE5B3"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 xml:space="preserve">Number of questions needed to pass ? : </w:t>
      </w:r>
    </w:p>
    <w:p w14:paraId="74E1C8CF" w14:textId="77777777" w:rsidR="003C569A" w:rsidRDefault="003C569A">
      <w:pPr>
        <w:pStyle w:val="contentblock"/>
        <w:spacing w:before="0" w:beforeAutospacing="0" w:after="45" w:afterAutospacing="0"/>
        <w:divId w:val="1898778714"/>
        <w:rPr>
          <w:rFonts w:ascii="Calibri" w:hAnsi="Calibri" w:cs="Calibri"/>
        </w:rPr>
      </w:pPr>
      <w:r>
        <w:rPr>
          <w:rFonts w:ascii="Calibri" w:hAnsi="Calibri" w:cs="Calibri"/>
        </w:rPr>
        <w:t xml:space="preserve">4 </w:t>
      </w:r>
    </w:p>
    <w:p w14:paraId="14E1A3AA" w14:textId="77777777" w:rsidR="003C569A" w:rsidRDefault="003C569A">
      <w:pPr>
        <w:divId w:val="2075883734"/>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2F506AFA"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 xml:space="preserve">Message text: </w:t>
      </w:r>
    </w:p>
    <w:p w14:paraId="3B24D7D4" w14:textId="77777777" w:rsidR="003C569A" w:rsidRDefault="003C569A">
      <w:pPr>
        <w:pStyle w:val="NormalWeb"/>
        <w:divId w:val="1898778714"/>
      </w:pPr>
      <w:r>
        <w:t>You've passed!</w:t>
      </w:r>
    </w:p>
    <w:p w14:paraId="0F78C625" w14:textId="77777777" w:rsidR="003C569A" w:rsidRDefault="003C569A">
      <w:pPr>
        <w:divId w:val="1586649961"/>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27564306" w14:textId="77777777" w:rsidR="003C569A" w:rsidRDefault="003C569A">
      <w:pPr>
        <w:pStyle w:val="contentblock"/>
        <w:spacing w:before="270" w:beforeAutospacing="0" w:after="45" w:afterAutospacing="0"/>
        <w:divId w:val="1898778714"/>
        <w:rPr>
          <w:rFonts w:ascii="Calibri" w:hAnsi="Calibri" w:cs="Calibri"/>
        </w:rPr>
      </w:pPr>
      <w:r>
        <w:rPr>
          <w:rFonts w:ascii="Calibri" w:hAnsi="Calibri" w:cs="Calibri"/>
          <w:b/>
          <w:bCs/>
        </w:rPr>
        <w:t xml:space="preserve">Message text: </w:t>
      </w:r>
    </w:p>
    <w:p w14:paraId="3355FEE5" w14:textId="77777777" w:rsidR="003C569A" w:rsidRDefault="003C569A">
      <w:pPr>
        <w:pStyle w:val="NormalWeb"/>
        <w:divId w:val="1898778714"/>
      </w:pPr>
      <w:r>
        <w:t>You didn’t answer enough questions correctly</w:t>
      </w:r>
      <w:r>
        <w:t>!</w:t>
      </w:r>
    </w:p>
    <w:p w14:paraId="05205623" w14:textId="77777777" w:rsidR="003C569A" w:rsidRDefault="003C569A">
      <w:pPr>
        <w:divId w:val="1898778714"/>
        <w:rPr>
          <w:rFonts w:ascii="Calibri" w:eastAsia="Times New Roman" w:hAnsi="Calibri" w:cs="Calibri"/>
          <w:sz w:val="32"/>
          <w:szCs w:val="32"/>
        </w:rPr>
      </w:pPr>
      <w:r>
        <w:rPr>
          <w:rFonts w:ascii="Calibri" w:eastAsia="Times New Roman" w:hAnsi="Calibri" w:cs="Calibri"/>
          <w:sz w:val="32"/>
          <w:szCs w:val="32"/>
        </w:rPr>
        <w:br w:type="page" w:clear="all"/>
      </w:r>
    </w:p>
    <w:p w14:paraId="44952002" w14:textId="77777777" w:rsidR="003C569A" w:rsidRDefault="003C569A">
      <w:pPr>
        <w:jc w:val="right"/>
        <w:divId w:val="126162752"/>
        <w:rPr>
          <w:rFonts w:ascii="Calibri" w:eastAsia="Times New Roman" w:hAnsi="Calibri" w:cs="Calibri"/>
          <w:sz w:val="30"/>
          <w:szCs w:val="30"/>
        </w:rPr>
      </w:pPr>
      <w:bookmarkStart w:id="172" w:name="Page_951292143034178516"/>
      <w:bookmarkEnd w:id="172"/>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5 </w:t>
      </w:r>
    </w:p>
    <w:p w14:paraId="27F9B569" w14:textId="77777777" w:rsidR="003C569A" w:rsidRDefault="003C569A">
      <w:pPr>
        <w:jc w:val="right"/>
        <w:divId w:val="126162752"/>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w:t>
      </w:r>
      <w:r>
        <w:rPr>
          <w:rFonts w:ascii="Calibri" w:eastAsia="Times New Roman" w:hAnsi="Calibri" w:cs="Calibri"/>
          <w:sz w:val="30"/>
          <w:szCs w:val="30"/>
        </w:rPr>
        <w:t xml:space="preserve">Tactics to Prevent Bribery and Corruption </w:t>
      </w:r>
    </w:p>
    <w:p w14:paraId="31B137F7" w14:textId="77777777" w:rsidR="003C569A" w:rsidRDefault="003C569A">
      <w:pPr>
        <w:jc w:val="right"/>
        <w:divId w:val="1837499223"/>
        <w:rPr>
          <w:rFonts w:ascii="Calibri" w:eastAsia="Times New Roman" w:hAnsi="Calibri" w:cs="Calibri"/>
          <w:sz w:val="24"/>
          <w:szCs w:val="24"/>
        </w:rPr>
      </w:pPr>
      <w:r>
        <w:rPr>
          <w:rStyle w:val="smallerheader5"/>
          <w:rFonts w:eastAsia="Times New Roman"/>
          <w:b/>
          <w:bCs/>
        </w:rPr>
        <w:t>Video Template</w:t>
      </w:r>
      <w:r>
        <w:rPr>
          <w:rStyle w:val="smallerheader5"/>
          <w:rFonts w:eastAsia="Times New Roman"/>
          <w:b/>
          <w:bCs/>
        </w:rPr>
        <w:t xml:space="preserve"> </w:t>
      </w:r>
    </w:p>
    <w:p w14:paraId="76BCC8C2" w14:textId="77777777" w:rsidR="003C569A" w:rsidRDefault="003C569A">
      <w:pPr>
        <w:pStyle w:val="contentblock"/>
        <w:spacing w:before="270" w:beforeAutospacing="0" w:after="45" w:afterAutospacing="0"/>
        <w:divId w:val="1874228145"/>
        <w:rPr>
          <w:rFonts w:ascii="Calibri" w:hAnsi="Calibri" w:cs="Calibri"/>
        </w:rPr>
      </w:pPr>
      <w:r>
        <w:rPr>
          <w:rFonts w:ascii="Calibri" w:hAnsi="Calibri" w:cs="Calibri"/>
          <w:b/>
          <w:bCs/>
        </w:rPr>
        <w:t>Content Title:</w:t>
      </w:r>
      <w:r>
        <w:rPr>
          <w:rFonts w:ascii="Calibri" w:hAnsi="Calibri" w:cs="Calibri"/>
        </w:rPr>
        <w:t xml:space="preserve"> </w:t>
      </w:r>
    </w:p>
    <w:p w14:paraId="436EA600" w14:textId="77777777" w:rsidR="003C569A" w:rsidRDefault="003C569A">
      <w:pPr>
        <w:pStyle w:val="contentblock"/>
        <w:spacing w:before="0" w:beforeAutospacing="0" w:after="45" w:afterAutospacing="0"/>
        <w:divId w:val="1874228145"/>
        <w:rPr>
          <w:rFonts w:ascii="Calibri" w:hAnsi="Calibri" w:cs="Calibri"/>
        </w:rPr>
      </w:pPr>
      <w:r>
        <w:rPr>
          <w:rFonts w:ascii="Calibri" w:hAnsi="Calibri" w:cs="Calibri"/>
        </w:rPr>
        <w:t xml:space="preserve">Help us prevent bribery and corruption. </w:t>
      </w:r>
    </w:p>
    <w:p w14:paraId="06E31AA8" w14:textId="77777777" w:rsidR="003C569A" w:rsidRDefault="003C569A">
      <w:pPr>
        <w:pStyle w:val="contentblock"/>
        <w:spacing w:before="270" w:beforeAutospacing="0" w:after="45" w:afterAutospacing="0"/>
        <w:divId w:val="443424032"/>
        <w:rPr>
          <w:rFonts w:ascii="Calibri" w:hAnsi="Calibri" w:cs="Calibri"/>
        </w:rPr>
      </w:pPr>
      <w:r>
        <w:rPr>
          <w:rFonts w:ascii="Calibri" w:hAnsi="Calibri" w:cs="Calibri"/>
          <w:b/>
          <w:bCs/>
        </w:rPr>
        <w:t>Audio Transcript Text:</w:t>
      </w:r>
      <w:r>
        <w:rPr>
          <w:rFonts w:ascii="Calibri" w:hAnsi="Calibri" w:cs="Calibri"/>
        </w:rPr>
        <w:t xml:space="preserve"> </w:t>
      </w:r>
    </w:p>
    <w:p w14:paraId="51824B8A" w14:textId="77777777" w:rsidR="003C569A" w:rsidRDefault="003C569A">
      <w:pPr>
        <w:pStyle w:val="NormalWeb"/>
        <w:divId w:val="443424032"/>
      </w:pPr>
      <w:r>
        <w:t>Before we go any further, we'll explore some of the key aspects of this topic.</w:t>
      </w:r>
    </w:p>
    <w:p w14:paraId="0E98C2EE" w14:textId="77777777" w:rsidR="003C569A" w:rsidRDefault="003C569A">
      <w:pPr>
        <w:pStyle w:val="NormalWeb"/>
        <w:divId w:val="443424032"/>
      </w:pPr>
      <w:r>
        <w:t>Bribery and corruption are like rot in a wooden structure. When ignored, they have the potential to undermine the strength of society, our company, and even you.</w:t>
      </w:r>
    </w:p>
    <w:p w14:paraId="157AD71E" w14:textId="77777777" w:rsidR="003C569A" w:rsidRDefault="003C569A">
      <w:pPr>
        <w:pStyle w:val="NormalWeb"/>
        <w:divId w:val="443424032"/>
      </w:pPr>
      <w:r>
        <w:t>To stop it, we’ve made sure we’re armed with the right tactics.</w:t>
      </w:r>
    </w:p>
    <w:p w14:paraId="249B4549" w14:textId="77777777" w:rsidR="003C569A" w:rsidRDefault="003C569A">
      <w:pPr>
        <w:pStyle w:val="NormalWeb"/>
        <w:divId w:val="443424032"/>
      </w:pPr>
      <w:r>
        <w:t>We comply with national laws and international regulations that outlaw bribery and corruption.</w:t>
      </w:r>
    </w:p>
    <w:p w14:paraId="73BDBB83" w14:textId="77777777" w:rsidR="003C569A" w:rsidRDefault="003C569A">
      <w:pPr>
        <w:pStyle w:val="NormalWeb"/>
        <w:divId w:val="443424032"/>
      </w:pPr>
      <w:r>
        <w:t>Our company has anti-bribery policies and procedures to help you detect and stop corrupt activity.</w:t>
      </w:r>
    </w:p>
    <w:p w14:paraId="50CF810E" w14:textId="77777777" w:rsidR="003C569A" w:rsidRDefault="003C569A">
      <w:pPr>
        <w:pStyle w:val="NormalWeb"/>
        <w:divId w:val="443424032"/>
      </w:pPr>
      <w:r>
        <w:t>But there is always someone who is willing to break the rules.</w:t>
      </w:r>
    </w:p>
    <w:p w14:paraId="4396E8A7" w14:textId="77777777" w:rsidR="003C569A" w:rsidRDefault="003C569A">
      <w:pPr>
        <w:pStyle w:val="NormalWeb"/>
        <w:divId w:val="443424032"/>
      </w:pPr>
      <w:r>
        <w:t>That’s why you are the most important control we have against bribery and corruption.</w:t>
      </w:r>
    </w:p>
    <w:p w14:paraId="0F681E18" w14:textId="77777777" w:rsidR="003C569A" w:rsidRDefault="003C569A">
      <w:pPr>
        <w:pStyle w:val="NormalWeb"/>
        <w:divId w:val="443424032"/>
      </w:pPr>
      <w:r>
        <w:t>We trust you to never offer or accept bribes and report those who do.</w:t>
      </w:r>
    </w:p>
    <w:p w14:paraId="285746E0" w14:textId="77777777" w:rsidR="003C569A" w:rsidRDefault="003C569A">
      <w:pPr>
        <w:pStyle w:val="NormalWeb"/>
        <w:divId w:val="443424032"/>
      </w:pPr>
      <w:r>
        <w:t>However, bribery and corruption aren’t always easy to recognize.</w:t>
      </w:r>
    </w:p>
    <w:p w14:paraId="3746D625" w14:textId="77777777" w:rsidR="003C569A" w:rsidRDefault="003C569A">
      <w:pPr>
        <w:pStyle w:val="NormalWeb"/>
        <w:divId w:val="443424032"/>
      </w:pPr>
      <w:r>
        <w:t>So, you need to be alert to risk at all times, spot the warning signs and respond to them appropriately – and we’re going to show you how.</w:t>
      </w:r>
    </w:p>
    <w:p w14:paraId="339209F5" w14:textId="77777777" w:rsidR="003C569A" w:rsidRDefault="003C569A">
      <w:pPr>
        <w:divId w:val="1874228145"/>
        <w:rPr>
          <w:rFonts w:ascii="Calibri" w:eastAsia="Times New Roman" w:hAnsi="Calibri" w:cs="Calibri"/>
          <w:sz w:val="32"/>
          <w:szCs w:val="32"/>
        </w:rPr>
      </w:pPr>
      <w:r>
        <w:rPr>
          <w:rFonts w:ascii="Calibri" w:eastAsia="Times New Roman" w:hAnsi="Calibri" w:cs="Calibri"/>
          <w:sz w:val="32"/>
          <w:szCs w:val="32"/>
        </w:rPr>
        <w:br w:type="page" w:clear="all"/>
      </w:r>
    </w:p>
    <w:p w14:paraId="0494BE8B" w14:textId="77777777" w:rsidR="003C569A" w:rsidRDefault="003C569A">
      <w:pPr>
        <w:jc w:val="right"/>
        <w:divId w:val="1347638030"/>
        <w:rPr>
          <w:rFonts w:ascii="Calibri" w:eastAsia="Times New Roman" w:hAnsi="Calibri" w:cs="Calibri"/>
          <w:sz w:val="30"/>
          <w:szCs w:val="30"/>
        </w:rPr>
      </w:pPr>
      <w:bookmarkStart w:id="173" w:name="Page_1166115055692395673"/>
      <w:bookmarkEnd w:id="173"/>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6 </w:t>
      </w:r>
    </w:p>
    <w:p w14:paraId="595E995C" w14:textId="77777777" w:rsidR="003C569A" w:rsidRDefault="003C569A">
      <w:pPr>
        <w:jc w:val="right"/>
        <w:divId w:val="1347638030"/>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1D2E4779" w14:textId="77777777" w:rsidR="003C569A" w:rsidRDefault="003C569A">
      <w:pPr>
        <w:jc w:val="right"/>
        <w:divId w:val="1728184801"/>
        <w:rPr>
          <w:rFonts w:ascii="Calibri" w:eastAsia="Times New Roman" w:hAnsi="Calibri" w:cs="Calibri"/>
          <w:sz w:val="24"/>
          <w:szCs w:val="24"/>
        </w:rPr>
      </w:pPr>
      <w:r>
        <w:rPr>
          <w:rStyle w:val="smallerheader6"/>
          <w:rFonts w:eastAsia="Times New Roman"/>
          <w:b/>
          <w:bCs/>
        </w:rPr>
        <w:t>Click and Reveal Template</w:t>
      </w:r>
      <w:r>
        <w:rPr>
          <w:rStyle w:val="smallerheader6"/>
          <w:rFonts w:eastAsia="Times New Roman"/>
          <w:b/>
          <w:bCs/>
        </w:rPr>
        <w:t xml:space="preserve"> </w:t>
      </w:r>
      <w:r>
        <w:rPr>
          <w:rStyle w:val="smallerheader6"/>
          <w:rFonts w:eastAsia="Times New Roman"/>
          <w:b/>
          <w:bCs/>
        </w:rPr>
        <w:t>/ LTR</w:t>
      </w:r>
      <w:r>
        <w:rPr>
          <w:rStyle w:val="smallerheader6"/>
          <w:rFonts w:eastAsia="Times New Roman"/>
          <w:b/>
          <w:bCs/>
        </w:rPr>
        <w:t xml:space="preserve"> </w:t>
      </w:r>
      <w:r>
        <w:rPr>
          <w:rStyle w:val="smallerheader6"/>
          <w:rFonts w:eastAsia="Times New Roman"/>
          <w:b/>
          <w:bCs/>
        </w:rPr>
        <w:t>/ Random</w:t>
      </w:r>
      <w:r>
        <w:rPr>
          <w:rStyle w:val="smallerheader6"/>
          <w:rFonts w:eastAsia="Times New Roman"/>
          <w:b/>
          <w:bCs/>
        </w:rPr>
        <w:t xml:space="preserve"> </w:t>
      </w:r>
    </w:p>
    <w:p w14:paraId="1378B9C3" w14:textId="77777777" w:rsidR="003C569A" w:rsidRDefault="003C569A">
      <w:pPr>
        <w:pStyle w:val="contentblock"/>
        <w:spacing w:before="270" w:beforeAutospacing="0" w:after="45" w:afterAutospacing="0"/>
        <w:divId w:val="843670474"/>
        <w:rPr>
          <w:rFonts w:ascii="Calibri" w:hAnsi="Calibri" w:cs="Calibri"/>
        </w:rPr>
      </w:pPr>
      <w:r>
        <w:rPr>
          <w:rFonts w:ascii="Calibri" w:hAnsi="Calibri" w:cs="Calibri"/>
          <w:b/>
          <w:bCs/>
        </w:rPr>
        <w:t>Content Title:</w:t>
      </w:r>
      <w:r>
        <w:rPr>
          <w:rFonts w:ascii="Calibri" w:hAnsi="Calibri" w:cs="Calibri"/>
        </w:rPr>
        <w:t xml:space="preserve"> </w:t>
      </w:r>
    </w:p>
    <w:p w14:paraId="197B2849" w14:textId="77777777" w:rsidR="003C569A" w:rsidRDefault="003C569A">
      <w:pPr>
        <w:pStyle w:val="contentblock"/>
        <w:spacing w:before="0" w:beforeAutospacing="0" w:after="45" w:afterAutospacing="0"/>
        <w:divId w:val="843670474"/>
        <w:rPr>
          <w:rFonts w:ascii="Calibri" w:hAnsi="Calibri" w:cs="Calibri"/>
        </w:rPr>
      </w:pPr>
      <w:r>
        <w:rPr>
          <w:rFonts w:ascii="Calibri" w:hAnsi="Calibri" w:cs="Calibri"/>
        </w:rPr>
        <w:t xml:space="preserve">It’s Up to You! </w:t>
      </w:r>
    </w:p>
    <w:p w14:paraId="24C54613" w14:textId="77777777" w:rsidR="003C569A" w:rsidRDefault="003C569A">
      <w:pPr>
        <w:pStyle w:val="contentblock"/>
        <w:spacing w:before="270" w:beforeAutospacing="0" w:after="45" w:afterAutospacing="0"/>
        <w:divId w:val="843670474"/>
        <w:rPr>
          <w:rFonts w:ascii="Calibri" w:hAnsi="Calibri" w:cs="Calibri"/>
        </w:rPr>
      </w:pPr>
      <w:r>
        <w:rPr>
          <w:rFonts w:ascii="Calibri" w:hAnsi="Calibri" w:cs="Calibri"/>
          <w:b/>
          <w:bCs/>
        </w:rPr>
        <w:t>Content Description:</w:t>
      </w:r>
    </w:p>
    <w:p w14:paraId="3F1DFA4E" w14:textId="77777777" w:rsidR="003C569A" w:rsidRDefault="003C569A">
      <w:pPr>
        <w:pStyle w:val="NormalWeb"/>
        <w:divId w:val="787162177"/>
      </w:pPr>
      <w:r>
        <w:t>We’re counting on you to escalate suspected bribery and to refuse to participate in situations that are potentially corrupt. You must listen, observe and, if appropriate, speak up!</w:t>
      </w:r>
    </w:p>
    <w:p w14:paraId="7C184D09" w14:textId="77777777" w:rsidR="003C569A" w:rsidRDefault="003C569A">
      <w:pPr>
        <w:pStyle w:val="NormalWeb"/>
        <w:divId w:val="787162177"/>
      </w:pPr>
      <w:r>
        <w:t>Our bribery and corruption expert is here with some guidance on how you can spot red flags for bribery and corruption.</w:t>
      </w:r>
    </w:p>
    <w:p w14:paraId="4B505625" w14:textId="77777777" w:rsidR="003C569A" w:rsidRDefault="003C569A">
      <w:pPr>
        <w:pStyle w:val="NormalWeb"/>
        <w:divId w:val="787162177"/>
      </w:pPr>
      <w:r>
        <w:t>Select each topic to see what he has to say.</w:t>
      </w:r>
    </w:p>
    <w:p w14:paraId="6405974A" w14:textId="77777777" w:rsidR="003C569A" w:rsidRDefault="003C569A">
      <w:pPr>
        <w:pStyle w:val="contentblock"/>
        <w:spacing w:before="0" w:beforeAutospacing="0" w:after="45" w:afterAutospacing="0"/>
        <w:divId w:val="1705666629"/>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4598"/>
        <w:gridCol w:w="1343"/>
        <w:gridCol w:w="1120"/>
      </w:tblGrid>
      <w:tr w:rsidR="00000000" w14:paraId="1D832DA2" w14:textId="77777777">
        <w:trPr>
          <w:divId w:val="1705666629"/>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4589E785"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683B9E6"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67F8B91"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619F971" w14:textId="77777777" w:rsidR="003C569A" w:rsidRDefault="003C569A">
            <w:pPr>
              <w:pStyle w:val="NormalWeb"/>
              <w:rPr>
                <w:b/>
                <w:bCs/>
              </w:rPr>
            </w:pPr>
            <w:r>
              <w:rPr>
                <w:b/>
                <w:bCs/>
              </w:rPr>
              <w:t>Alternate Text</w:t>
            </w:r>
          </w:p>
        </w:tc>
      </w:tr>
      <w:tr w:rsidR="00000000" w14:paraId="56A205A3" w14:textId="77777777">
        <w:trPr>
          <w:divId w:val="17056666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C7A6190" w14:textId="77777777" w:rsidR="003C569A" w:rsidRDefault="003C569A">
            <w:pPr>
              <w:pStyle w:val="NormalWeb"/>
              <w:jc w:val="center"/>
            </w:pPr>
            <w:r>
              <w:t>Listen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DFDB69E" w14:textId="30398D17" w:rsidR="003C569A" w:rsidRDefault="003C569A">
            <w:pPr>
              <w:pStyle w:val="NormalWeb"/>
            </w:pPr>
            <w:r>
              <w:t xml:space="preserve">When dealing with agents and consultants, and when interacting with suppliers, </w:t>
            </w:r>
            <w:del w:id="174" w:author="Abifadel, Jeannette" w:date="2026-03-12T14:35:00Z" w16du:dateUtc="2026-03-12T18:35:00Z">
              <w:r w:rsidDel="00490C70">
                <w:delText>client</w:delText>
              </w:r>
            </w:del>
            <w:ins w:id="175" w:author="Abifadel, Jeannette" w:date="2026-03-12T14:35:00Z" w16du:dateUtc="2026-03-12T18:35:00Z">
              <w:r w:rsidR="00490C70">
                <w:t>customer</w:t>
              </w:r>
            </w:ins>
            <w:r>
              <w:t xml:space="preserve">s, and potential </w:t>
            </w:r>
            <w:del w:id="176" w:author="Abifadel, Jeannette" w:date="2026-03-12T14:35:00Z" w16du:dateUtc="2026-03-12T18:35:00Z">
              <w:r w:rsidDel="00490C70">
                <w:delText>client</w:delText>
              </w:r>
            </w:del>
            <w:ins w:id="177" w:author="Abifadel, Jeannette" w:date="2026-03-12T14:35:00Z" w16du:dateUtc="2026-03-12T18:35:00Z">
              <w:r w:rsidR="00490C70">
                <w:t>customer</w:t>
              </w:r>
            </w:ins>
            <w:r>
              <w:t>s, there are common “red flag” statements you can listen for.</w:t>
            </w:r>
          </w:p>
          <w:p w14:paraId="5953950D" w14:textId="77777777" w:rsidR="003C569A" w:rsidRDefault="003C569A">
            <w:pPr>
              <w:pStyle w:val="NormalWeb"/>
            </w:pPr>
            <w:r>
              <w:t>These include:</w:t>
            </w:r>
          </w:p>
          <w:p w14:paraId="768A02C3" w14:textId="77777777" w:rsidR="003C569A" w:rsidRDefault="003C569A">
            <w:pPr>
              <w:pStyle w:val="NormalWeb"/>
            </w:pPr>
            <w:r>
              <w:t>“Leave it to me; you don’t want to know.”</w:t>
            </w:r>
          </w:p>
          <w:p w14:paraId="2798FA63" w14:textId="77777777" w:rsidR="003C569A" w:rsidRDefault="003C569A">
            <w:pPr>
              <w:pStyle w:val="NormalWeb"/>
            </w:pPr>
            <w:r>
              <w:t>“We do it differently here.”</w:t>
            </w:r>
          </w:p>
          <w:p w14:paraId="32CA7212" w14:textId="77777777" w:rsidR="003C569A" w:rsidRDefault="003C569A">
            <w:pPr>
              <w:pStyle w:val="NormalWeb"/>
            </w:pPr>
            <w:r>
              <w:t>“Don’t question my fee; just let me get the deal.”</w:t>
            </w:r>
          </w:p>
          <w:p w14:paraId="1B86E8AB" w14:textId="77777777" w:rsidR="003C569A" w:rsidRDefault="003C569A">
            <w:pPr>
              <w:pStyle w:val="NormalWeb"/>
            </w:pPr>
            <w:r>
              <w:t>“I know the right people…”</w:t>
            </w:r>
          </w:p>
          <w:p w14:paraId="2198B094" w14:textId="77777777" w:rsidR="003C569A" w:rsidRDefault="003C569A">
            <w:pPr>
              <w:pStyle w:val="NormalWeb"/>
            </w:pPr>
            <w:r>
              <w:t>“The agent I work with needs to be paid through a bank in another country.”</w:t>
            </w:r>
          </w:p>
          <w:p w14:paraId="79BAEA0A" w14:textId="77777777" w:rsidR="003C569A" w:rsidRDefault="003C569A">
            <w:pPr>
              <w:pStyle w:val="NormalWeb"/>
            </w:pPr>
            <w:r>
              <w:t>“They flew me out first class and put me in a five-star hotel.”</w:t>
            </w:r>
          </w:p>
          <w:p w14:paraId="12B17E64" w14:textId="77777777" w:rsidR="003C569A" w:rsidRDefault="003C569A">
            <w:pPr>
              <w:pStyle w:val="NormalWeb"/>
            </w:pPr>
            <w:r>
              <w:t>“These government guys only deal with their own people.”</w:t>
            </w:r>
          </w:p>
          <w:p w14:paraId="3E4A8670" w14:textId="77777777" w:rsidR="003C569A" w:rsidRDefault="003C569A">
            <w:pPr>
              <w:pStyle w:val="NormalWeb"/>
            </w:pPr>
            <w:r>
              <w:t>“Don’t worry, I get things done.”</w:t>
            </w:r>
          </w:p>
        </w:tc>
        <w:tc>
          <w:tcPr>
            <w:tcW w:w="0" w:type="auto"/>
            <w:tcBorders>
              <w:bottom w:val="single" w:sz="6" w:space="0" w:color="999999"/>
              <w:right w:val="single" w:sz="6" w:space="0" w:color="999999"/>
            </w:tcBorders>
            <w:tcMar>
              <w:top w:w="60" w:type="dxa"/>
              <w:left w:w="60" w:type="dxa"/>
              <w:bottom w:w="0" w:type="dxa"/>
              <w:right w:w="60" w:type="dxa"/>
            </w:tcMar>
            <w:hideMark/>
          </w:tcPr>
          <w:p w14:paraId="4C1454CC"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4305F558" w14:textId="77777777" w:rsidR="003C569A" w:rsidRDefault="003C569A">
            <w:pPr>
              <w:spacing w:line="182" w:lineRule="auto"/>
              <w:rPr>
                <w:rFonts w:eastAsia="Times New Roman"/>
                <w:sz w:val="20"/>
                <w:szCs w:val="20"/>
              </w:rPr>
            </w:pPr>
          </w:p>
        </w:tc>
      </w:tr>
      <w:tr w:rsidR="00000000" w14:paraId="125A60E4" w14:textId="77777777">
        <w:trPr>
          <w:divId w:val="17056666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0BF21CC" w14:textId="77777777" w:rsidR="003C569A" w:rsidRDefault="003C569A">
            <w:pPr>
              <w:pStyle w:val="NormalWeb"/>
              <w:jc w:val="center"/>
            </w:pPr>
            <w:r>
              <w:t>Observe</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5F8051F2" w14:textId="77777777" w:rsidR="003C569A" w:rsidRDefault="003C569A">
            <w:pPr>
              <w:pStyle w:val="NormalWeb"/>
              <w:divId w:val="1506237852"/>
            </w:pPr>
            <w:r>
              <w:t>During a tender process or when purchasing or contracting, there may be certain red flags you notice.</w:t>
            </w:r>
            <w:r>
              <w:br/>
            </w:r>
            <w:r>
              <w:br/>
              <w:t>These include:</w:t>
            </w:r>
          </w:p>
          <w:p w14:paraId="58D48BA7" w14:textId="77777777" w:rsidR="003C569A" w:rsidRDefault="003C569A">
            <w:pPr>
              <w:pStyle w:val="NormalWeb"/>
              <w:divId w:val="1506237852"/>
            </w:pPr>
            <w:r>
              <w:lastRenderedPageBreak/>
              <w:t>“There are a lot of documents missing here.”</w:t>
            </w:r>
          </w:p>
          <w:p w14:paraId="6CFE5E3B" w14:textId="77777777" w:rsidR="003C569A" w:rsidRDefault="003C569A">
            <w:pPr>
              <w:pStyle w:val="NormalWeb"/>
              <w:divId w:val="1506237852"/>
            </w:pPr>
            <w:r>
              <w:t>“That’s a huge amount to spend on entertainment.”</w:t>
            </w:r>
          </w:p>
          <w:p w14:paraId="7571F218" w14:textId="77777777" w:rsidR="003C569A" w:rsidRDefault="003C569A">
            <w:pPr>
              <w:pStyle w:val="NormalWeb"/>
              <w:divId w:val="1506237852"/>
            </w:pPr>
            <w:r>
              <w:t>“We paid that fee in cash.”</w:t>
            </w:r>
          </w:p>
          <w:p w14:paraId="2F617BE1" w14:textId="77777777" w:rsidR="003C569A" w:rsidRDefault="003C569A">
            <w:pPr>
              <w:pStyle w:val="NormalWeb"/>
              <w:divId w:val="1506237852"/>
            </w:pPr>
            <w:r>
              <w:t>“We always use the same contractor.”</w:t>
            </w:r>
          </w:p>
          <w:p w14:paraId="49DA35A3" w14:textId="5E8C9FAD" w:rsidR="003C569A" w:rsidRDefault="003C569A">
            <w:pPr>
              <w:pStyle w:val="NormalWeb"/>
              <w:divId w:val="1506237852"/>
            </w:pPr>
            <w:del w:id="178" w:author="Abifadel, Jeannette" w:date="2026-03-12T14:38:00Z" w16du:dateUtc="2026-03-12T18:38:00Z">
              <w:r w:rsidDel="003C569A">
                <w:delText>“This government official always wants a quid pro quo.”</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53489251"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2222210B" w14:textId="77777777" w:rsidR="003C569A" w:rsidRDefault="003C569A">
            <w:pPr>
              <w:spacing w:line="182" w:lineRule="auto"/>
              <w:rPr>
                <w:rFonts w:eastAsia="Times New Roman"/>
                <w:sz w:val="20"/>
                <w:szCs w:val="20"/>
              </w:rPr>
            </w:pPr>
          </w:p>
        </w:tc>
      </w:tr>
      <w:tr w:rsidR="00000000" w14:paraId="1CC90C9A" w14:textId="77777777">
        <w:trPr>
          <w:divId w:val="17056666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043BFA7" w14:textId="77777777" w:rsidR="003C569A" w:rsidRDefault="003C569A">
            <w:pPr>
              <w:pStyle w:val="NormalWeb"/>
              <w:jc w:val="center"/>
            </w:pPr>
            <w:r>
              <w:t>Speak Up!</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321C45AE" w14:textId="77777777" w:rsidR="003C569A" w:rsidRDefault="003C569A">
            <w:pPr>
              <w:pStyle w:val="NormalWeb"/>
              <w:divId w:val="1280651334"/>
            </w:pPr>
            <w:r>
              <w:t>People find a variety of excuses for justifying bribes. They don’t represent good business practice or provide any defense under the law. Watch for unusual processes and extravagant requests.</w:t>
            </w:r>
          </w:p>
          <w:p w14:paraId="01AA0027" w14:textId="77777777" w:rsidR="003C569A" w:rsidRDefault="003C569A">
            <w:pPr>
              <w:pStyle w:val="NormalWeb"/>
              <w:divId w:val="1280651334"/>
            </w:pPr>
            <w:r>
              <w:t>Escalate issues that are a cause for concern immediately. Don’t delay and don’t discuss your concerns with others before you make the call. Visit the</w:t>
            </w:r>
            <w:r>
              <w:t xml:space="preserve"> </w:t>
            </w:r>
            <w:r>
              <w:rPr>
                <w:rStyle w:val="inlinecomponentbtn"/>
              </w:rPr>
              <w:t>Contact Detail</w:t>
            </w:r>
            <w:r>
              <w:rPr>
                <w:rStyle w:val="inlinecomponentbtn"/>
              </w:rPr>
              <w:t>s</w:t>
            </w:r>
            <w:r>
              <w:t xml:space="preserve"> section to find out who you can escalate your issues to.</w:t>
            </w:r>
          </w:p>
          <w:p w14:paraId="71D486C5" w14:textId="77777777" w:rsidR="003C569A" w:rsidRDefault="003C569A">
            <w:pPr>
              <w:pStyle w:val="NormalWeb"/>
              <w:divId w:val="1280651334"/>
            </w:pPr>
            <w:r>
              <w:t>Select the Next arrow to continue.</w:t>
            </w:r>
          </w:p>
        </w:tc>
        <w:tc>
          <w:tcPr>
            <w:tcW w:w="0" w:type="auto"/>
            <w:tcBorders>
              <w:bottom w:val="single" w:sz="6" w:space="0" w:color="999999"/>
              <w:right w:val="single" w:sz="6" w:space="0" w:color="999999"/>
            </w:tcBorders>
            <w:tcMar>
              <w:top w:w="60" w:type="dxa"/>
              <w:left w:w="60" w:type="dxa"/>
              <w:bottom w:w="0" w:type="dxa"/>
              <w:right w:w="60" w:type="dxa"/>
            </w:tcMar>
            <w:hideMark/>
          </w:tcPr>
          <w:p w14:paraId="01433306"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A092B26" w14:textId="77777777" w:rsidR="003C569A" w:rsidRDefault="003C569A">
            <w:pPr>
              <w:spacing w:line="182" w:lineRule="auto"/>
              <w:rPr>
                <w:rFonts w:eastAsia="Times New Roman"/>
                <w:sz w:val="20"/>
                <w:szCs w:val="20"/>
              </w:rPr>
            </w:pPr>
          </w:p>
        </w:tc>
      </w:tr>
    </w:tbl>
    <w:p w14:paraId="67F52CF9" w14:textId="77777777" w:rsidR="003C569A" w:rsidRDefault="003C569A">
      <w:pPr>
        <w:pStyle w:val="contentblock"/>
        <w:spacing w:before="0" w:beforeAutospacing="0" w:after="45" w:afterAutospacing="0"/>
        <w:divId w:val="746536487"/>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6E013A75" w14:textId="77777777">
        <w:trPr>
          <w:divId w:val="746536487"/>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43CB376B"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619D5B1"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827CEA1"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7A2EBC78" w14:textId="77777777" w:rsidR="003C569A" w:rsidRDefault="003C569A">
            <w:pPr>
              <w:pStyle w:val="NormalWeb"/>
              <w:rPr>
                <w:b/>
                <w:bCs/>
              </w:rPr>
            </w:pPr>
            <w:r>
              <w:rPr>
                <w:b/>
                <w:bCs/>
              </w:rPr>
              <w:t>Alternate Text</w:t>
            </w:r>
          </w:p>
        </w:tc>
      </w:tr>
      <w:tr w:rsidR="00000000" w14:paraId="70BFDF16" w14:textId="77777777">
        <w:trPr>
          <w:divId w:val="74653648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02C85E0"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718C775"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5CA88841"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487FFAA8" w14:textId="77777777" w:rsidR="003C569A" w:rsidRDefault="003C569A">
            <w:pPr>
              <w:spacing w:line="182" w:lineRule="auto"/>
              <w:rPr>
                <w:rFonts w:eastAsia="Times New Roman"/>
                <w:sz w:val="20"/>
                <w:szCs w:val="20"/>
              </w:rPr>
            </w:pPr>
          </w:p>
        </w:tc>
      </w:tr>
    </w:tbl>
    <w:p w14:paraId="0BDE49F4" w14:textId="77777777" w:rsidR="003C569A" w:rsidRDefault="003C569A">
      <w:pPr>
        <w:pStyle w:val="contentblock"/>
        <w:spacing w:before="270" w:beforeAutospacing="0" w:after="45" w:afterAutospacing="0"/>
        <w:divId w:val="1838419651"/>
        <w:rPr>
          <w:rFonts w:ascii="Calibri" w:hAnsi="Calibri" w:cs="Calibri"/>
        </w:rPr>
      </w:pPr>
      <w:r>
        <w:rPr>
          <w:rFonts w:ascii="Calibri" w:hAnsi="Calibri" w:cs="Calibri"/>
          <w:b/>
          <w:bCs/>
        </w:rPr>
        <w:t>Audio Transcript Text:</w:t>
      </w:r>
      <w:r>
        <w:rPr>
          <w:rFonts w:ascii="Calibri" w:hAnsi="Calibri" w:cs="Calibri"/>
        </w:rPr>
        <w:t xml:space="preserve"> </w:t>
      </w:r>
    </w:p>
    <w:p w14:paraId="69C7CBF6" w14:textId="77777777" w:rsidR="003C569A" w:rsidRDefault="003C569A">
      <w:pPr>
        <w:pStyle w:val="NormalWeb"/>
        <w:divId w:val="1838419651"/>
      </w:pPr>
      <w:r>
        <w:t>Let’s review some key principles.</w:t>
      </w:r>
      <w:r>
        <w:t xml:space="preserve"> </w:t>
      </w:r>
    </w:p>
    <w:p w14:paraId="30E890A8" w14:textId="77777777" w:rsidR="003C569A" w:rsidRDefault="003C569A">
      <w:pPr>
        <w:divId w:val="843670474"/>
        <w:rPr>
          <w:rFonts w:ascii="Calibri" w:eastAsia="Times New Roman" w:hAnsi="Calibri" w:cs="Calibri"/>
          <w:sz w:val="32"/>
          <w:szCs w:val="32"/>
        </w:rPr>
      </w:pPr>
      <w:r>
        <w:rPr>
          <w:rFonts w:ascii="Calibri" w:eastAsia="Times New Roman" w:hAnsi="Calibri" w:cs="Calibri"/>
          <w:sz w:val="32"/>
          <w:szCs w:val="32"/>
        </w:rPr>
        <w:br w:type="page" w:clear="all"/>
      </w:r>
    </w:p>
    <w:p w14:paraId="65025346" w14:textId="77777777" w:rsidR="003C569A" w:rsidRDefault="003C569A">
      <w:pPr>
        <w:jc w:val="right"/>
        <w:divId w:val="369499823"/>
        <w:rPr>
          <w:rFonts w:ascii="Calibri" w:eastAsia="Times New Roman" w:hAnsi="Calibri" w:cs="Calibri"/>
          <w:sz w:val="30"/>
          <w:szCs w:val="30"/>
        </w:rPr>
      </w:pPr>
      <w:bookmarkStart w:id="179" w:name="Page_1448689810299433152"/>
      <w:bookmarkEnd w:id="179"/>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7 </w:t>
      </w:r>
    </w:p>
    <w:p w14:paraId="254180E5" w14:textId="77777777" w:rsidR="003C569A" w:rsidRDefault="003C569A">
      <w:pPr>
        <w:jc w:val="right"/>
        <w:divId w:val="369499823"/>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5CFA8A36" w14:textId="77777777" w:rsidR="003C569A" w:rsidRDefault="003C569A">
      <w:pPr>
        <w:jc w:val="right"/>
        <w:divId w:val="1571697929"/>
        <w:rPr>
          <w:rFonts w:ascii="Calibri" w:eastAsia="Times New Roman" w:hAnsi="Calibri" w:cs="Calibri"/>
          <w:sz w:val="24"/>
          <w:szCs w:val="24"/>
        </w:rPr>
      </w:pPr>
      <w:r>
        <w:rPr>
          <w:rStyle w:val="smallerheader7"/>
          <w:rFonts w:eastAsia="Times New Roman"/>
          <w:b/>
          <w:bCs/>
        </w:rPr>
        <w:t>Question and Answer Template</w:t>
      </w:r>
      <w:r>
        <w:rPr>
          <w:rStyle w:val="smallerheader7"/>
          <w:rFonts w:eastAsia="Times New Roman"/>
          <w:b/>
          <w:bCs/>
        </w:rPr>
        <w:t xml:space="preserve"> </w:t>
      </w:r>
      <w:r>
        <w:rPr>
          <w:rStyle w:val="smallerheader7"/>
          <w:rFonts w:eastAsia="Times New Roman"/>
          <w:b/>
          <w:bCs/>
        </w:rPr>
        <w:t>/ Text</w:t>
      </w:r>
      <w:r>
        <w:rPr>
          <w:rStyle w:val="smallerheader7"/>
          <w:rFonts w:eastAsia="Times New Roman"/>
          <w:b/>
          <w:bCs/>
        </w:rPr>
        <w:t xml:space="preserve"> </w:t>
      </w:r>
      <w:r>
        <w:rPr>
          <w:rStyle w:val="smallerheader7"/>
          <w:rFonts w:eastAsia="Times New Roman"/>
          <w:b/>
          <w:bCs/>
        </w:rPr>
        <w:t>/ LTR</w:t>
      </w:r>
      <w:r>
        <w:rPr>
          <w:rStyle w:val="smallerheader7"/>
          <w:rFonts w:eastAsia="Times New Roman"/>
          <w:b/>
          <w:bCs/>
        </w:rPr>
        <w:t xml:space="preserve"> </w:t>
      </w:r>
    </w:p>
    <w:p w14:paraId="12951C3A" w14:textId="77777777" w:rsidR="003C569A" w:rsidRDefault="003C569A">
      <w:pPr>
        <w:pStyle w:val="contentblock"/>
        <w:spacing w:before="270" w:beforeAutospacing="0" w:after="45" w:afterAutospacing="0"/>
        <w:divId w:val="1889534049"/>
        <w:rPr>
          <w:rFonts w:ascii="Calibri" w:hAnsi="Calibri" w:cs="Calibri"/>
        </w:rPr>
      </w:pPr>
      <w:r>
        <w:rPr>
          <w:rFonts w:ascii="Calibri" w:hAnsi="Calibri" w:cs="Calibri"/>
          <w:b/>
          <w:bCs/>
        </w:rPr>
        <w:t>Content Title:</w:t>
      </w:r>
      <w:r>
        <w:rPr>
          <w:rFonts w:ascii="Calibri" w:hAnsi="Calibri" w:cs="Calibri"/>
        </w:rPr>
        <w:t xml:space="preserve"> </w:t>
      </w:r>
    </w:p>
    <w:p w14:paraId="7D68920B" w14:textId="77777777" w:rsidR="003C569A" w:rsidRDefault="003C569A">
      <w:pPr>
        <w:pStyle w:val="contentblock"/>
        <w:spacing w:before="0" w:beforeAutospacing="0" w:after="45" w:afterAutospacing="0"/>
        <w:divId w:val="1889534049"/>
        <w:rPr>
          <w:rFonts w:ascii="Calibri" w:hAnsi="Calibri" w:cs="Calibri"/>
        </w:rPr>
      </w:pPr>
      <w:r>
        <w:rPr>
          <w:rFonts w:ascii="Calibri" w:hAnsi="Calibri" w:cs="Calibri"/>
        </w:rPr>
        <w:t xml:space="preserve">Let’s Make a Deal </w:t>
      </w:r>
    </w:p>
    <w:p w14:paraId="2FB799F2" w14:textId="77777777" w:rsidR="003C569A" w:rsidRDefault="003C569A">
      <w:pPr>
        <w:pStyle w:val="contentblock"/>
        <w:spacing w:before="270" w:beforeAutospacing="0" w:after="45" w:afterAutospacing="0"/>
        <w:divId w:val="1889534049"/>
        <w:rPr>
          <w:rFonts w:ascii="Calibri" w:hAnsi="Calibri" w:cs="Calibri"/>
        </w:rPr>
      </w:pPr>
      <w:r>
        <w:rPr>
          <w:rFonts w:ascii="Calibri" w:hAnsi="Calibri" w:cs="Calibri"/>
          <w:b/>
          <w:bCs/>
        </w:rPr>
        <w:t>Content Description:</w:t>
      </w:r>
    </w:p>
    <w:p w14:paraId="3199ACC3" w14:textId="77777777" w:rsidR="003C569A" w:rsidRDefault="003C569A">
      <w:pPr>
        <w:pStyle w:val="NormalWeb"/>
        <w:divId w:val="1889534049"/>
      </w:pPr>
      <w:r>
        <w:t>Gregor is negotiating permits in a foreign location. He meets with a local government official. At the end of the meeting, the local government official says:</w:t>
      </w:r>
    </w:p>
    <w:p w14:paraId="6F857221" w14:textId="58AC612A" w:rsidR="003C569A" w:rsidRDefault="003C569A">
      <w:pPr>
        <w:pStyle w:val="NormalWeb"/>
        <w:divId w:val="1889534049"/>
      </w:pPr>
      <w:r>
        <w:t xml:space="preserve">“It usually takes two months to secure the permits, but I can speed things up in return for a </w:t>
      </w:r>
      <w:ins w:id="180" w:author="Abifadel, Jeannette" w:date="2026-03-12T14:31:00Z" w16du:dateUtc="2026-03-12T18:31:00Z">
        <w:r w:rsidR="00CA24FD">
          <w:t xml:space="preserve">reasonable </w:t>
        </w:r>
      </w:ins>
      <w:del w:id="181" w:author="Abifadel, Jeannette" w:date="2026-03-12T14:31:00Z" w16du:dateUtc="2026-03-12T18:31:00Z">
        <w:r w:rsidDel="001F7112">
          <w:delText>small</w:delText>
        </w:r>
      </w:del>
      <w:r>
        <w:t xml:space="preserve"> gift. I'm a bit of a wine enthusiast and am always looking to add to my collection.”</w:t>
      </w:r>
    </w:p>
    <w:p w14:paraId="6D784C27" w14:textId="77777777" w:rsidR="003C569A" w:rsidRDefault="003C569A">
      <w:pPr>
        <w:pStyle w:val="NormalWeb"/>
        <w:divId w:val="1889534049"/>
      </w:pPr>
      <w:r>
        <w:t>Gregor is under pressure to get the office open as soon as possible. How should he respond to this request?</w:t>
      </w:r>
    </w:p>
    <w:p w14:paraId="3B0E7139" w14:textId="77777777" w:rsidR="003C569A" w:rsidRDefault="003C569A">
      <w:pPr>
        <w:pStyle w:val="NormalWeb"/>
        <w:spacing w:before="270"/>
        <w:divId w:val="601761126"/>
      </w:pPr>
      <w:r>
        <w:rPr>
          <w:b/>
          <w:bCs/>
        </w:rPr>
        <w:t>Question:</w:t>
      </w:r>
      <w:r>
        <w:t xml:space="preserve"> </w:t>
      </w:r>
    </w:p>
    <w:p w14:paraId="341A77B1" w14:textId="77777777" w:rsidR="003C569A" w:rsidRDefault="003C569A">
      <w:pPr>
        <w:pStyle w:val="contentblock"/>
        <w:spacing w:before="0" w:beforeAutospacing="0" w:after="45" w:afterAutospacing="0"/>
        <w:divId w:val="601761126"/>
        <w:rPr>
          <w:rFonts w:ascii="Calibri" w:hAnsi="Calibri" w:cs="Calibri"/>
        </w:rPr>
      </w:pPr>
      <w:r>
        <w:rPr>
          <w:rFonts w:ascii="Calibri" w:hAnsi="Calibri" w:cs="Calibri"/>
        </w:rPr>
        <w:t xml:space="preserve">How would you advise Gregor?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383C8409" w14:textId="77777777">
        <w:trPr>
          <w:divId w:val="1075394377"/>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766E8EEC"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A6DFAD5" w14:textId="77777777" w:rsidR="003C569A" w:rsidRDefault="003C569A">
            <w:pPr>
              <w:pStyle w:val="NormalWeb"/>
              <w:rPr>
                <w:b/>
                <w:bCs/>
              </w:rPr>
            </w:pPr>
            <w:r>
              <w:rPr>
                <w:b/>
                <w:bCs/>
              </w:rPr>
              <w:t>Answer</w:t>
            </w:r>
          </w:p>
        </w:tc>
      </w:tr>
      <w:tr w:rsidR="00000000" w14:paraId="3C57BBC9" w14:textId="77777777">
        <w:trPr>
          <w:divId w:val="10753943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4A23221"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5D69BBD5" w14:textId="4B3D755E" w:rsidR="003C569A" w:rsidRDefault="003C569A">
            <w:pPr>
              <w:pStyle w:val="NormalWeb"/>
            </w:pPr>
            <w:r>
              <w:t xml:space="preserve">I can't do that, </w:t>
            </w:r>
            <w:ins w:id="182" w:author="Abifadel, Jeannette" w:date="2026-03-12T14:31:00Z" w16du:dateUtc="2026-03-12T18:31:00Z">
              <w:r w:rsidR="00CA24FD">
                <w:t xml:space="preserve">as it could </w:t>
              </w:r>
            </w:ins>
            <w:del w:id="183" w:author="Abifadel, Jeannette" w:date="2026-03-12T14:31:00Z" w16du:dateUtc="2026-03-12T18:31:00Z">
              <w:r w:rsidDel="00CA24FD">
                <w:delText xml:space="preserve">as even a cheap bottle of wine could </w:delText>
              </w:r>
            </w:del>
            <w:r>
              <w:t>be perceived as a bribe. We'll just have to wait the two months for the permit.</w:t>
            </w:r>
          </w:p>
        </w:tc>
      </w:tr>
      <w:tr w:rsidR="00000000" w14:paraId="7FF3252B" w14:textId="77777777">
        <w:trPr>
          <w:divId w:val="10753943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CCBECF5"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64E2BCE" w14:textId="77777777" w:rsidR="003C569A" w:rsidRDefault="003C569A">
            <w:pPr>
              <w:pStyle w:val="NormalWeb"/>
            </w:pPr>
            <w:r>
              <w:t>I can no longer do business with you.</w:t>
            </w:r>
          </w:p>
        </w:tc>
      </w:tr>
      <w:tr w:rsidR="00000000" w14:paraId="2318F151" w14:textId="77777777">
        <w:trPr>
          <w:divId w:val="107539437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DE5F0B0"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94F5266" w14:textId="77777777" w:rsidR="003C569A" w:rsidRDefault="003C569A">
            <w:pPr>
              <w:pStyle w:val="NormalWeb"/>
            </w:pPr>
            <w:r>
              <w:t>I'll see what I can do. I should be able to get you a nice bottle. However, if I do, you won't be able to tell anyone about it.</w:t>
            </w:r>
          </w:p>
        </w:tc>
      </w:tr>
    </w:tbl>
    <w:p w14:paraId="0EEE773D" w14:textId="77777777" w:rsidR="003C569A" w:rsidRDefault="003C569A">
      <w:pPr>
        <w:pStyle w:val="contentblock"/>
        <w:spacing w:before="0" w:beforeAutospacing="0" w:after="270" w:afterAutospacing="0"/>
        <w:divId w:val="2079475465"/>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6D610539" w14:textId="77777777" w:rsidR="003C569A" w:rsidRDefault="003C569A">
      <w:pPr>
        <w:divId w:val="1889534049"/>
        <w:rPr>
          <w:rFonts w:ascii="Calibri" w:eastAsia="Times New Roman" w:hAnsi="Calibri" w:cs="Calibri"/>
          <w:sz w:val="32"/>
          <w:szCs w:val="32"/>
        </w:rPr>
      </w:pPr>
      <w:r>
        <w:rPr>
          <w:rFonts w:ascii="Calibri" w:eastAsia="Times New Roman" w:hAnsi="Calibri" w:cs="Calibri"/>
          <w:sz w:val="32"/>
          <w:szCs w:val="32"/>
        </w:rPr>
        <w:br w:type="page" w:clear="all"/>
      </w:r>
    </w:p>
    <w:p w14:paraId="3E124009" w14:textId="77777777" w:rsidR="003C569A" w:rsidRDefault="003C569A">
      <w:pPr>
        <w:jc w:val="right"/>
        <w:divId w:val="530075660"/>
        <w:rPr>
          <w:rFonts w:ascii="Calibri" w:eastAsia="Times New Roman" w:hAnsi="Calibri" w:cs="Calibri"/>
          <w:sz w:val="30"/>
          <w:szCs w:val="30"/>
        </w:rPr>
      </w:pPr>
      <w:bookmarkStart w:id="184" w:name="Page_1552796295900206179"/>
      <w:bookmarkEnd w:id="184"/>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8 </w:t>
      </w:r>
    </w:p>
    <w:p w14:paraId="5D2F7B80" w14:textId="77777777" w:rsidR="003C569A" w:rsidRDefault="003C569A">
      <w:pPr>
        <w:jc w:val="right"/>
        <w:divId w:val="530075660"/>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01A1BC5D" w14:textId="77777777" w:rsidR="003C569A" w:rsidRDefault="003C569A">
      <w:pPr>
        <w:jc w:val="right"/>
        <w:divId w:val="983436204"/>
        <w:rPr>
          <w:rFonts w:ascii="Calibri" w:eastAsia="Times New Roman" w:hAnsi="Calibri" w:cs="Calibri"/>
          <w:sz w:val="24"/>
          <w:szCs w:val="24"/>
        </w:rPr>
      </w:pPr>
      <w:r>
        <w:rPr>
          <w:rStyle w:val="smallerheader8"/>
          <w:rFonts w:eastAsia="Times New Roman"/>
          <w:b/>
          <w:bCs/>
        </w:rPr>
        <w:t>Question and Answer Template</w:t>
      </w:r>
      <w:r>
        <w:rPr>
          <w:rStyle w:val="smallerheader8"/>
          <w:rFonts w:eastAsia="Times New Roman"/>
          <w:b/>
          <w:bCs/>
        </w:rPr>
        <w:t xml:space="preserve"> </w:t>
      </w:r>
      <w:r>
        <w:rPr>
          <w:rStyle w:val="smallerheader8"/>
          <w:rFonts w:eastAsia="Times New Roman"/>
          <w:b/>
          <w:bCs/>
        </w:rPr>
        <w:t>/ Text</w:t>
      </w:r>
      <w:r>
        <w:rPr>
          <w:rStyle w:val="smallerheader8"/>
          <w:rFonts w:eastAsia="Times New Roman"/>
          <w:b/>
          <w:bCs/>
        </w:rPr>
        <w:t xml:space="preserve"> </w:t>
      </w:r>
      <w:r>
        <w:rPr>
          <w:rStyle w:val="smallerheader8"/>
          <w:rFonts w:eastAsia="Times New Roman"/>
          <w:b/>
          <w:bCs/>
        </w:rPr>
        <w:t>/ LTR</w:t>
      </w:r>
      <w:r>
        <w:rPr>
          <w:rStyle w:val="smallerheader8"/>
          <w:rFonts w:eastAsia="Times New Roman"/>
          <w:b/>
          <w:bCs/>
        </w:rPr>
        <w:t xml:space="preserve"> </w:t>
      </w:r>
    </w:p>
    <w:p w14:paraId="34C3ED9D" w14:textId="77777777" w:rsidR="003C569A" w:rsidRDefault="003C569A">
      <w:pPr>
        <w:pStyle w:val="contentblock"/>
        <w:spacing w:before="270" w:beforeAutospacing="0" w:after="45" w:afterAutospacing="0"/>
        <w:divId w:val="436994969"/>
        <w:rPr>
          <w:rFonts w:ascii="Calibri" w:hAnsi="Calibri" w:cs="Calibri"/>
        </w:rPr>
      </w:pPr>
      <w:r>
        <w:rPr>
          <w:rFonts w:ascii="Calibri" w:hAnsi="Calibri" w:cs="Calibri"/>
          <w:b/>
          <w:bCs/>
        </w:rPr>
        <w:t>Content Title:</w:t>
      </w:r>
      <w:r>
        <w:rPr>
          <w:rFonts w:ascii="Calibri" w:hAnsi="Calibri" w:cs="Calibri"/>
        </w:rPr>
        <w:t xml:space="preserve"> </w:t>
      </w:r>
    </w:p>
    <w:p w14:paraId="5B7F71DB" w14:textId="77777777" w:rsidR="003C569A" w:rsidRDefault="003C569A">
      <w:pPr>
        <w:pStyle w:val="contentblock"/>
        <w:spacing w:before="0" w:beforeAutospacing="0" w:after="45" w:afterAutospacing="0"/>
        <w:divId w:val="436994969"/>
        <w:rPr>
          <w:rFonts w:ascii="Calibri" w:hAnsi="Calibri" w:cs="Calibri"/>
        </w:rPr>
      </w:pPr>
      <w:r>
        <w:rPr>
          <w:rFonts w:ascii="Calibri" w:hAnsi="Calibri" w:cs="Calibri"/>
        </w:rPr>
        <w:t xml:space="preserve">Can We Speed Things Up? </w:t>
      </w:r>
    </w:p>
    <w:p w14:paraId="433FD163" w14:textId="77777777" w:rsidR="003C569A" w:rsidRDefault="003C569A">
      <w:pPr>
        <w:pStyle w:val="contentblock"/>
        <w:spacing w:before="270" w:beforeAutospacing="0" w:after="45" w:afterAutospacing="0"/>
        <w:divId w:val="436994969"/>
        <w:rPr>
          <w:rFonts w:ascii="Calibri" w:hAnsi="Calibri" w:cs="Calibri"/>
        </w:rPr>
      </w:pPr>
      <w:r>
        <w:rPr>
          <w:rFonts w:ascii="Calibri" w:hAnsi="Calibri" w:cs="Calibri"/>
          <w:b/>
          <w:bCs/>
        </w:rPr>
        <w:t>Content Description:</w:t>
      </w:r>
    </w:p>
    <w:p w14:paraId="025097A3" w14:textId="77777777" w:rsidR="003C569A" w:rsidRDefault="003C569A">
      <w:pPr>
        <w:pStyle w:val="NormalWeb"/>
        <w:divId w:val="436994969"/>
      </w:pPr>
      <w:r>
        <w:t>Gregor is now under pressure to get some equipment through customs. He contacts a local official to see if the process can be expedited.</w:t>
      </w:r>
    </w:p>
    <w:p w14:paraId="68D6056E" w14:textId="77777777" w:rsidR="003C569A" w:rsidRDefault="003C569A">
      <w:pPr>
        <w:pStyle w:val="NormalWeb"/>
        <w:divId w:val="436994969"/>
      </w:pPr>
      <w:r>
        <w:t>The official says, “I can expedite the process for a small cash gift.”</w:t>
      </w:r>
    </w:p>
    <w:p w14:paraId="759B3629" w14:textId="77777777" w:rsidR="003C569A" w:rsidRDefault="003C569A">
      <w:pPr>
        <w:pStyle w:val="NormalWeb"/>
        <w:divId w:val="436994969"/>
      </w:pPr>
      <w:r>
        <w:t>Gregor checks and determines that there is no regulation or law allowing for, or requiring, cash payments of this kind to expedite customs inspections.</w:t>
      </w:r>
    </w:p>
    <w:p w14:paraId="5E79B4A2" w14:textId="77777777" w:rsidR="003C569A" w:rsidRDefault="003C569A">
      <w:pPr>
        <w:pStyle w:val="NormalWeb"/>
        <w:spacing w:before="270"/>
        <w:divId w:val="1134757487"/>
      </w:pPr>
      <w:r>
        <w:rPr>
          <w:b/>
          <w:bCs/>
        </w:rPr>
        <w:t>Question:</w:t>
      </w:r>
      <w:r>
        <w:t xml:space="preserve"> </w:t>
      </w:r>
    </w:p>
    <w:p w14:paraId="7E13A0DC" w14:textId="77777777" w:rsidR="003C569A" w:rsidRDefault="003C569A">
      <w:pPr>
        <w:pStyle w:val="contentblock"/>
        <w:spacing w:before="0" w:beforeAutospacing="0" w:after="45" w:afterAutospacing="0"/>
        <w:divId w:val="1134757487"/>
        <w:rPr>
          <w:rFonts w:ascii="Calibri" w:hAnsi="Calibri" w:cs="Calibri"/>
        </w:rPr>
      </w:pPr>
      <w:r>
        <w:rPr>
          <w:rFonts w:ascii="Calibri" w:hAnsi="Calibri" w:cs="Calibri"/>
        </w:rPr>
        <w:t xml:space="preserve">How should Gregor respond?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0E37A70B" w14:textId="77777777">
        <w:trPr>
          <w:divId w:val="1816870029"/>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520F1B58"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2898EFE3" w14:textId="77777777" w:rsidR="003C569A" w:rsidRDefault="003C569A">
            <w:pPr>
              <w:pStyle w:val="NormalWeb"/>
              <w:rPr>
                <w:b/>
                <w:bCs/>
              </w:rPr>
            </w:pPr>
            <w:r>
              <w:rPr>
                <w:b/>
                <w:bCs/>
              </w:rPr>
              <w:t>Answer</w:t>
            </w:r>
          </w:p>
        </w:tc>
      </w:tr>
      <w:tr w:rsidR="00000000" w14:paraId="273BB659" w14:textId="77777777">
        <w:trPr>
          <w:divId w:val="18168700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81000BB"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8F8AE18" w14:textId="77777777" w:rsidR="003C569A" w:rsidRDefault="003C569A">
            <w:pPr>
              <w:pStyle w:val="NormalWeb"/>
            </w:pPr>
            <w:r>
              <w:t>That’s fine. Break down the costs and send me an invoice.</w:t>
            </w:r>
          </w:p>
        </w:tc>
      </w:tr>
      <w:tr w:rsidR="00000000" w14:paraId="36BDE3B4" w14:textId="77777777">
        <w:trPr>
          <w:divId w:val="18168700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8CF2FD3"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7F6A9408" w14:textId="77777777" w:rsidR="003C569A" w:rsidRDefault="003C569A">
            <w:pPr>
              <w:pStyle w:val="NormalWeb"/>
            </w:pPr>
            <w:r>
              <w:t>I’m sorry, I can’t pay for that.</w:t>
            </w:r>
          </w:p>
        </w:tc>
      </w:tr>
      <w:tr w:rsidR="00000000" w14:paraId="76CFCAA1" w14:textId="77777777">
        <w:trPr>
          <w:divId w:val="181687002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DD54057"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9121C2D" w14:textId="77777777" w:rsidR="003C569A" w:rsidRDefault="003C569A">
            <w:pPr>
              <w:pStyle w:val="NormalWeb"/>
            </w:pPr>
            <w:r>
              <w:t>I understand. Let me see how to facilitate this.</w:t>
            </w:r>
          </w:p>
        </w:tc>
      </w:tr>
    </w:tbl>
    <w:p w14:paraId="1C9D6BFD" w14:textId="77777777" w:rsidR="003C569A" w:rsidRDefault="003C569A">
      <w:pPr>
        <w:pStyle w:val="contentblock"/>
        <w:spacing w:before="0" w:beforeAutospacing="0" w:after="270" w:afterAutospacing="0"/>
        <w:divId w:val="200561555"/>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5E449928" w14:textId="77777777" w:rsidR="003C569A" w:rsidRDefault="003C569A">
      <w:pPr>
        <w:divId w:val="436994969"/>
        <w:rPr>
          <w:rFonts w:ascii="Calibri" w:eastAsia="Times New Roman" w:hAnsi="Calibri" w:cs="Calibri"/>
          <w:sz w:val="32"/>
          <w:szCs w:val="32"/>
        </w:rPr>
      </w:pPr>
      <w:r>
        <w:rPr>
          <w:rFonts w:ascii="Calibri" w:eastAsia="Times New Roman" w:hAnsi="Calibri" w:cs="Calibri"/>
          <w:sz w:val="32"/>
          <w:szCs w:val="32"/>
        </w:rPr>
        <w:br w:type="page" w:clear="all"/>
      </w:r>
    </w:p>
    <w:p w14:paraId="08B481FB" w14:textId="77777777" w:rsidR="003C569A" w:rsidRDefault="003C569A">
      <w:pPr>
        <w:jc w:val="right"/>
        <w:divId w:val="464547718"/>
        <w:rPr>
          <w:rFonts w:ascii="Calibri" w:eastAsia="Times New Roman" w:hAnsi="Calibri" w:cs="Calibri"/>
          <w:sz w:val="30"/>
          <w:szCs w:val="30"/>
        </w:rPr>
      </w:pPr>
      <w:bookmarkStart w:id="185" w:name="Page_134965073214966400"/>
      <w:bookmarkEnd w:id="185"/>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9 </w:t>
      </w:r>
    </w:p>
    <w:p w14:paraId="0FEB239F" w14:textId="77777777" w:rsidR="003C569A" w:rsidRDefault="003C569A">
      <w:pPr>
        <w:jc w:val="right"/>
        <w:divId w:val="464547718"/>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4AC24F65" w14:textId="77777777" w:rsidR="003C569A" w:rsidRDefault="003C569A">
      <w:pPr>
        <w:jc w:val="right"/>
        <w:divId w:val="1480683402"/>
        <w:rPr>
          <w:rFonts w:ascii="Calibri" w:eastAsia="Times New Roman" w:hAnsi="Calibri" w:cs="Calibri"/>
          <w:sz w:val="24"/>
          <w:szCs w:val="24"/>
        </w:rPr>
      </w:pPr>
      <w:r>
        <w:rPr>
          <w:rStyle w:val="smallerheader9"/>
          <w:rFonts w:eastAsia="Times New Roman"/>
          <w:b/>
          <w:bCs/>
        </w:rPr>
        <w:t>Text and Image Template</w:t>
      </w:r>
      <w:r>
        <w:rPr>
          <w:rStyle w:val="smallerheader9"/>
          <w:rFonts w:eastAsia="Times New Roman"/>
          <w:b/>
          <w:bCs/>
        </w:rPr>
        <w:t xml:space="preserve"> </w:t>
      </w:r>
      <w:r>
        <w:rPr>
          <w:rStyle w:val="smallerheader9"/>
          <w:rFonts w:eastAsia="Times New Roman"/>
          <w:b/>
          <w:bCs/>
        </w:rPr>
        <w:t>/ Text Only</w:t>
      </w:r>
      <w:r>
        <w:rPr>
          <w:rStyle w:val="smallerheader9"/>
          <w:rFonts w:eastAsia="Times New Roman"/>
          <w:b/>
          <w:bCs/>
        </w:rPr>
        <w:t xml:space="preserve"> </w:t>
      </w:r>
    </w:p>
    <w:p w14:paraId="1B6CBE38" w14:textId="5663C232" w:rsidR="003C569A" w:rsidDel="003B24C6" w:rsidRDefault="003C569A">
      <w:pPr>
        <w:pStyle w:val="contentblock"/>
        <w:spacing w:before="270" w:beforeAutospacing="0" w:after="45" w:afterAutospacing="0"/>
        <w:divId w:val="2096319881"/>
        <w:rPr>
          <w:del w:id="186" w:author="Abifadel, Jeannette" w:date="2026-03-12T14:32:00Z" w16du:dateUtc="2026-03-12T18:32:00Z"/>
          <w:rFonts w:ascii="Calibri" w:hAnsi="Calibri" w:cs="Calibri"/>
        </w:rPr>
      </w:pPr>
      <w:del w:id="187" w:author="Abifadel, Jeannette" w:date="2026-03-12T14:32:00Z" w16du:dateUtc="2026-03-12T18:32:00Z">
        <w:r w:rsidDel="003B24C6">
          <w:rPr>
            <w:rFonts w:ascii="Calibri" w:hAnsi="Calibri" w:cs="Calibri"/>
            <w:b/>
            <w:bCs/>
          </w:rPr>
          <w:delText>Content Title:</w:delText>
        </w:r>
        <w:r w:rsidDel="003B24C6">
          <w:rPr>
            <w:rFonts w:ascii="Calibri" w:hAnsi="Calibri" w:cs="Calibri"/>
          </w:rPr>
          <w:delText xml:space="preserve"> </w:delText>
        </w:r>
      </w:del>
    </w:p>
    <w:p w14:paraId="35CA2CBB" w14:textId="335E1060" w:rsidR="003C569A" w:rsidDel="003B24C6" w:rsidRDefault="003C569A">
      <w:pPr>
        <w:pStyle w:val="contentblock"/>
        <w:spacing w:before="0" w:beforeAutospacing="0" w:after="45" w:afterAutospacing="0"/>
        <w:divId w:val="2096319881"/>
        <w:rPr>
          <w:del w:id="188" w:author="Abifadel, Jeannette" w:date="2026-03-12T14:32:00Z" w16du:dateUtc="2026-03-12T18:32:00Z"/>
          <w:rFonts w:ascii="Calibri" w:hAnsi="Calibri" w:cs="Calibri"/>
        </w:rPr>
      </w:pPr>
      <w:del w:id="189" w:author="Abifadel, Jeannette" w:date="2026-03-12T14:32:00Z" w16du:dateUtc="2026-03-12T18:32:00Z">
        <w:r w:rsidDel="003B24C6">
          <w:rPr>
            <w:rFonts w:ascii="Calibri" w:hAnsi="Calibri" w:cs="Calibri"/>
          </w:rPr>
          <w:delText xml:space="preserve">Remember… </w:delText>
        </w:r>
      </w:del>
    </w:p>
    <w:p w14:paraId="2822D93A" w14:textId="674E3D98" w:rsidR="003C569A" w:rsidRDefault="003C569A">
      <w:pPr>
        <w:pStyle w:val="NormalWeb"/>
        <w:spacing w:after="0"/>
        <w:divId w:val="908808964"/>
      </w:pPr>
      <w:r>
        <w:br w:type="textWrapping" w:clear="all"/>
      </w:r>
      <w:del w:id="190" w:author="Abifadel, Jeannette" w:date="2026-03-12T14:32:00Z" w16du:dateUtc="2026-03-12T18:32:00Z">
        <w:r w:rsidDel="003B24C6">
          <w:rPr>
            <w:b/>
            <w:bCs/>
          </w:rPr>
          <w:delText>Column 1 Text:</w:delText>
        </w:r>
        <w:r w:rsidDel="003B24C6">
          <w:delText xml:space="preserve"> </w:delText>
        </w:r>
      </w:del>
    </w:p>
    <w:p w14:paraId="5BF450FF" w14:textId="6209F645" w:rsidR="003C569A" w:rsidDel="00157539" w:rsidRDefault="003C569A">
      <w:pPr>
        <w:pStyle w:val="NormalWeb"/>
        <w:divId w:val="908808964"/>
        <w:rPr>
          <w:del w:id="191" w:author="Abifadel, Jeannette" w:date="2026-03-12T13:11:00Z" w16du:dateUtc="2026-03-12T17:11:00Z"/>
        </w:rPr>
      </w:pPr>
      <w:del w:id="192" w:author="Abifadel, Jeannette" w:date="2026-03-12T13:11:00Z" w16du:dateUtc="2026-03-12T17:11:00Z">
        <w:r w:rsidDel="00157539">
          <w:delText>This is not a required or permissible payment, and under regulation or law it would be deemed a bribe.</w:delText>
        </w:r>
      </w:del>
    </w:p>
    <w:p w14:paraId="46D4390D" w14:textId="4299670A" w:rsidR="003C569A" w:rsidDel="00157539" w:rsidRDefault="003C569A">
      <w:pPr>
        <w:pStyle w:val="NormalWeb"/>
        <w:divId w:val="908808964"/>
        <w:rPr>
          <w:del w:id="193" w:author="Abifadel, Jeannette" w:date="2026-03-12T13:11:00Z" w16du:dateUtc="2026-03-12T17:11:00Z"/>
        </w:rPr>
      </w:pPr>
      <w:del w:id="194" w:author="Abifadel, Jeannette" w:date="2026-03-12T13:11:00Z" w16du:dateUtc="2026-03-12T17:11:00Z">
        <w:r w:rsidDel="00157539">
          <w:delText>Under the US Foreign Corrupt Practices Act (FCPA), there is a very narrowly construed “exception” from the bribery prohibitions for facilitation payments, which are small payments intended to gain access to, speed up receipt of, or secure the performance of a “routine” (non-discretionary, non-decision-making) governmental action.</w:delText>
        </w:r>
      </w:del>
    </w:p>
    <w:p w14:paraId="569D8F92" w14:textId="7F5C9367" w:rsidR="003C569A" w:rsidDel="00157539" w:rsidRDefault="003C569A">
      <w:pPr>
        <w:pStyle w:val="NormalWeb"/>
        <w:divId w:val="908808964"/>
        <w:rPr>
          <w:del w:id="195" w:author="Abifadel, Jeannette" w:date="2026-03-12T13:11:00Z" w16du:dateUtc="2026-03-12T17:11:00Z"/>
        </w:rPr>
      </w:pPr>
      <w:del w:id="196" w:author="Abifadel, Jeannette" w:date="2026-03-12T13:11:00Z" w16du:dateUtc="2026-03-12T17:11:00Z">
        <w:r w:rsidDel="00157539">
          <w:delText>This exception is a very “gray area,” as these payments are not described with any detail in the FCPA. However, an example would be payments made for a police guard, a small payment to expedite getting otherwise permitted goods through ports/customs, to get the electricity switched on, and so on. If you are ever in a position where you are asked to make a payment like this, visit the</w:delText>
        </w:r>
        <w:r w:rsidDel="00157539">
          <w:delText xml:space="preserve"> </w:delText>
        </w:r>
        <w:r w:rsidDel="00157539">
          <w:rPr>
            <w:rStyle w:val="inlinecomponentbtn"/>
          </w:rPr>
          <w:delText>Contact Detail</w:delText>
        </w:r>
        <w:r w:rsidDel="00157539">
          <w:rPr>
            <w:rStyle w:val="inlinecomponentbtn"/>
          </w:rPr>
          <w:delText>s</w:delText>
        </w:r>
        <w:r w:rsidDel="00157539">
          <w:delText xml:space="preserve"> section to find out who to contact before making your decision.</w:delText>
        </w:r>
      </w:del>
    </w:p>
    <w:p w14:paraId="7599CACC" w14:textId="314C0D8B" w:rsidR="003C569A" w:rsidDel="00157539" w:rsidRDefault="003C569A">
      <w:pPr>
        <w:pStyle w:val="NormalWeb"/>
        <w:divId w:val="908808964"/>
        <w:rPr>
          <w:del w:id="197" w:author="Abifadel, Jeannette" w:date="2026-03-12T13:11:00Z" w16du:dateUtc="2026-03-12T17:11:00Z"/>
        </w:rPr>
      </w:pPr>
      <w:del w:id="198" w:author="Abifadel, Jeannette" w:date="2026-03-12T13:11:00Z" w16du:dateUtc="2026-03-12T17:11:00Z">
        <w:r w:rsidDel="00157539">
          <w:delText>Under UK legislation, there is no definition of facilitation, or facilitating, as facilitation payments are not permitted in UK law. Under UK law there are no “gray areas" — payments like this aren't permitted under any circumstances.</w:delText>
        </w:r>
      </w:del>
    </w:p>
    <w:p w14:paraId="2805F07E" w14:textId="35B45880" w:rsidR="003C569A" w:rsidDel="00157539" w:rsidRDefault="003C569A">
      <w:pPr>
        <w:pStyle w:val="contentblock"/>
        <w:spacing w:before="270" w:beforeAutospacing="0" w:after="45" w:afterAutospacing="0"/>
        <w:divId w:val="1842233675"/>
        <w:rPr>
          <w:del w:id="199" w:author="Abifadel, Jeannette" w:date="2026-03-12T13:11:00Z" w16du:dateUtc="2026-03-12T17:11:00Z"/>
          <w:rFonts w:ascii="Calibri" w:hAnsi="Calibri" w:cs="Calibri"/>
        </w:rPr>
      </w:pPr>
      <w:del w:id="200" w:author="Abifadel, Jeannette" w:date="2026-03-12T13:11:00Z" w16du:dateUtc="2026-03-12T17:11:00Z">
        <w:r w:rsidDel="00157539">
          <w:rPr>
            <w:rFonts w:ascii="Calibri" w:hAnsi="Calibri" w:cs="Calibri"/>
            <w:b/>
            <w:bCs/>
          </w:rPr>
          <w:delText>Audio Transcript Text:</w:delText>
        </w:r>
        <w:r w:rsidDel="00157539">
          <w:rPr>
            <w:rFonts w:ascii="Calibri" w:hAnsi="Calibri" w:cs="Calibri"/>
          </w:rPr>
          <w:delText xml:space="preserve"> </w:delText>
        </w:r>
      </w:del>
    </w:p>
    <w:p w14:paraId="06E7D955" w14:textId="54A222E4" w:rsidR="003C569A" w:rsidDel="00157539" w:rsidRDefault="003C569A">
      <w:pPr>
        <w:pStyle w:val="NormalWeb"/>
        <w:divId w:val="1842233675"/>
        <w:rPr>
          <w:del w:id="201" w:author="Abifadel, Jeannette" w:date="2026-03-12T13:11:00Z" w16du:dateUtc="2026-03-12T17:11:00Z"/>
        </w:rPr>
      </w:pPr>
      <w:del w:id="202" w:author="Abifadel, Jeannette" w:date="2026-03-12T13:11:00Z" w16du:dateUtc="2026-03-12T17:11:00Z">
        <w:r w:rsidDel="00157539">
          <w:delText>Always consider this important information to help you remain compliant.</w:delText>
        </w:r>
        <w:r w:rsidDel="00157539">
          <w:delText xml:space="preserve"> </w:delText>
        </w:r>
      </w:del>
    </w:p>
    <w:p w14:paraId="07895744" w14:textId="7C16C252" w:rsidR="003C569A" w:rsidDel="00157539" w:rsidRDefault="003C569A">
      <w:pPr>
        <w:divId w:val="2096319881"/>
        <w:rPr>
          <w:del w:id="203" w:author="Abifadel, Jeannette" w:date="2026-03-12T13:11:00Z" w16du:dateUtc="2026-03-12T17:11:00Z"/>
          <w:rFonts w:ascii="Calibri" w:eastAsia="Times New Roman" w:hAnsi="Calibri" w:cs="Calibri"/>
          <w:sz w:val="32"/>
          <w:szCs w:val="32"/>
        </w:rPr>
      </w:pPr>
      <w:del w:id="204" w:author="Abifadel, Jeannette" w:date="2026-03-12T13:11:00Z" w16du:dateUtc="2026-03-12T17:11:00Z">
        <w:r w:rsidDel="00157539">
          <w:rPr>
            <w:rFonts w:ascii="Calibri" w:eastAsia="Times New Roman" w:hAnsi="Calibri" w:cs="Calibri"/>
            <w:sz w:val="32"/>
            <w:szCs w:val="32"/>
          </w:rPr>
          <w:br w:type="page" w:clear="all"/>
        </w:r>
      </w:del>
    </w:p>
    <w:p w14:paraId="3AE586D2" w14:textId="77777777" w:rsidR="003C569A" w:rsidRDefault="003C569A">
      <w:pPr>
        <w:jc w:val="right"/>
        <w:divId w:val="1817720726"/>
        <w:rPr>
          <w:rFonts w:ascii="Calibri" w:eastAsia="Times New Roman" w:hAnsi="Calibri" w:cs="Calibri"/>
          <w:sz w:val="30"/>
          <w:szCs w:val="30"/>
        </w:rPr>
      </w:pPr>
      <w:bookmarkStart w:id="205" w:name="Page_425802243905424519"/>
      <w:bookmarkEnd w:id="205"/>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10 </w:t>
      </w:r>
    </w:p>
    <w:p w14:paraId="12720C32" w14:textId="77777777" w:rsidR="003C569A" w:rsidRDefault="003C569A">
      <w:pPr>
        <w:jc w:val="right"/>
        <w:divId w:val="1817720726"/>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3C4A8ED7" w14:textId="77777777" w:rsidR="003C569A" w:rsidRDefault="003C569A">
      <w:pPr>
        <w:jc w:val="right"/>
        <w:divId w:val="53356199"/>
        <w:rPr>
          <w:rFonts w:ascii="Calibri" w:eastAsia="Times New Roman" w:hAnsi="Calibri" w:cs="Calibri"/>
          <w:sz w:val="24"/>
          <w:szCs w:val="24"/>
        </w:rPr>
      </w:pPr>
      <w:r>
        <w:rPr>
          <w:rStyle w:val="smallerheader10"/>
          <w:rFonts w:eastAsia="Times New Roman"/>
          <w:b/>
          <w:bCs/>
        </w:rPr>
        <w:t>Question and Answer Template</w:t>
      </w:r>
      <w:r>
        <w:rPr>
          <w:rStyle w:val="smallerheader10"/>
          <w:rFonts w:eastAsia="Times New Roman"/>
          <w:b/>
          <w:bCs/>
        </w:rPr>
        <w:t xml:space="preserve"> </w:t>
      </w:r>
      <w:r>
        <w:rPr>
          <w:rStyle w:val="smallerheader10"/>
          <w:rFonts w:eastAsia="Times New Roman"/>
          <w:b/>
          <w:bCs/>
        </w:rPr>
        <w:t>/ Text</w:t>
      </w:r>
      <w:r>
        <w:rPr>
          <w:rStyle w:val="smallerheader10"/>
          <w:rFonts w:eastAsia="Times New Roman"/>
          <w:b/>
          <w:bCs/>
        </w:rPr>
        <w:t xml:space="preserve"> </w:t>
      </w:r>
      <w:r>
        <w:rPr>
          <w:rStyle w:val="smallerheader10"/>
          <w:rFonts w:eastAsia="Times New Roman"/>
          <w:b/>
          <w:bCs/>
        </w:rPr>
        <w:t>/ LTR</w:t>
      </w:r>
      <w:r>
        <w:rPr>
          <w:rStyle w:val="smallerheader10"/>
          <w:rFonts w:eastAsia="Times New Roman"/>
          <w:b/>
          <w:bCs/>
        </w:rPr>
        <w:t xml:space="preserve"> </w:t>
      </w:r>
    </w:p>
    <w:p w14:paraId="13569C2F" w14:textId="77777777" w:rsidR="003C569A" w:rsidRDefault="003C569A">
      <w:pPr>
        <w:pStyle w:val="contentblock"/>
        <w:spacing w:before="270" w:beforeAutospacing="0" w:after="45" w:afterAutospacing="0"/>
        <w:divId w:val="790587839"/>
        <w:rPr>
          <w:rFonts w:ascii="Calibri" w:hAnsi="Calibri" w:cs="Calibri"/>
        </w:rPr>
      </w:pPr>
      <w:r>
        <w:rPr>
          <w:rFonts w:ascii="Calibri" w:hAnsi="Calibri" w:cs="Calibri"/>
          <w:b/>
          <w:bCs/>
        </w:rPr>
        <w:t>Content Title:</w:t>
      </w:r>
      <w:r>
        <w:rPr>
          <w:rFonts w:ascii="Calibri" w:hAnsi="Calibri" w:cs="Calibri"/>
        </w:rPr>
        <w:t xml:space="preserve"> </w:t>
      </w:r>
    </w:p>
    <w:p w14:paraId="7CB274E3" w14:textId="77777777" w:rsidR="003C569A" w:rsidRDefault="003C569A">
      <w:pPr>
        <w:pStyle w:val="contentblock"/>
        <w:spacing w:before="0" w:beforeAutospacing="0" w:after="45" w:afterAutospacing="0"/>
        <w:divId w:val="790587839"/>
        <w:rPr>
          <w:rFonts w:ascii="Calibri" w:hAnsi="Calibri" w:cs="Calibri"/>
        </w:rPr>
      </w:pPr>
      <w:r>
        <w:rPr>
          <w:rFonts w:ascii="Calibri" w:hAnsi="Calibri" w:cs="Calibri"/>
        </w:rPr>
        <w:t xml:space="preserve">What Now? </w:t>
      </w:r>
    </w:p>
    <w:p w14:paraId="653B230C" w14:textId="77777777" w:rsidR="003C569A" w:rsidRDefault="003C569A">
      <w:pPr>
        <w:pStyle w:val="contentblock"/>
        <w:spacing w:before="270" w:beforeAutospacing="0" w:after="45" w:afterAutospacing="0"/>
        <w:divId w:val="790587839"/>
        <w:rPr>
          <w:rFonts w:ascii="Calibri" w:hAnsi="Calibri" w:cs="Calibri"/>
        </w:rPr>
      </w:pPr>
      <w:r>
        <w:rPr>
          <w:rFonts w:ascii="Calibri" w:hAnsi="Calibri" w:cs="Calibri"/>
          <w:b/>
          <w:bCs/>
        </w:rPr>
        <w:t>Content Description:</w:t>
      </w:r>
    </w:p>
    <w:p w14:paraId="28BC637E" w14:textId="77777777" w:rsidR="003C569A" w:rsidRDefault="003C569A">
      <w:pPr>
        <w:pStyle w:val="NormalWeb"/>
        <w:divId w:val="790587839"/>
      </w:pPr>
      <w:r>
        <w:t xml:space="preserve">With your help, Gregor has managed to mitigate risk in these situations, but there was more he should have done. </w:t>
      </w:r>
    </w:p>
    <w:p w14:paraId="5E41B456" w14:textId="77777777" w:rsidR="003C569A" w:rsidRDefault="003C569A">
      <w:pPr>
        <w:pStyle w:val="NormalWeb"/>
        <w:spacing w:before="270"/>
        <w:divId w:val="1527139444"/>
      </w:pPr>
      <w:r>
        <w:rPr>
          <w:b/>
          <w:bCs/>
        </w:rPr>
        <w:t>Question:</w:t>
      </w:r>
      <w:r>
        <w:t xml:space="preserve"> </w:t>
      </w:r>
    </w:p>
    <w:p w14:paraId="19B01FBC" w14:textId="77777777" w:rsidR="003C569A" w:rsidRDefault="003C569A">
      <w:pPr>
        <w:pStyle w:val="contentblock"/>
        <w:spacing w:before="0" w:beforeAutospacing="0" w:after="45" w:afterAutospacing="0"/>
        <w:divId w:val="1527139444"/>
        <w:rPr>
          <w:rFonts w:ascii="Calibri" w:hAnsi="Calibri" w:cs="Calibri"/>
        </w:rPr>
      </w:pPr>
      <w:r>
        <w:rPr>
          <w:rFonts w:ascii="Calibri" w:hAnsi="Calibri" w:cs="Calibri"/>
        </w:rPr>
        <w:t xml:space="preserve">What three actions should Gregor have taken?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7567A55C" w14:textId="77777777">
        <w:trPr>
          <w:divId w:val="2096322530"/>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14BE36A2"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0429554" w14:textId="77777777" w:rsidR="003C569A" w:rsidRDefault="003C569A">
            <w:pPr>
              <w:pStyle w:val="NormalWeb"/>
              <w:rPr>
                <w:b/>
                <w:bCs/>
              </w:rPr>
            </w:pPr>
            <w:r>
              <w:rPr>
                <w:b/>
                <w:bCs/>
              </w:rPr>
              <w:t>Answer</w:t>
            </w:r>
          </w:p>
        </w:tc>
      </w:tr>
      <w:tr w:rsidR="00000000" w14:paraId="0D5DB064" w14:textId="77777777">
        <w:trPr>
          <w:divId w:val="209632253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43F9F34"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7CB4D35" w14:textId="77777777" w:rsidR="003C569A" w:rsidRDefault="003C569A">
            <w:pPr>
              <w:pStyle w:val="NormalWeb"/>
            </w:pPr>
            <w:r>
              <w:t>Discuss the situation with his line manager.</w:t>
            </w:r>
          </w:p>
        </w:tc>
      </w:tr>
      <w:tr w:rsidR="00000000" w14:paraId="36966ABE" w14:textId="77777777">
        <w:trPr>
          <w:divId w:val="209632253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E44A067"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9CA727A" w14:textId="77777777" w:rsidR="003C569A" w:rsidRDefault="003C569A">
            <w:pPr>
              <w:pStyle w:val="NormalWeb"/>
            </w:pPr>
            <w:r>
              <w:t>Consult the anti-bribery and corruption policy.</w:t>
            </w:r>
          </w:p>
        </w:tc>
      </w:tr>
      <w:tr w:rsidR="00000000" w14:paraId="377545F8" w14:textId="77777777">
        <w:trPr>
          <w:divId w:val="209632253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389CC3F"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86D62D5" w14:textId="1C661916" w:rsidR="003C569A" w:rsidRDefault="003C569A">
            <w:pPr>
              <w:pStyle w:val="NormalWeb"/>
            </w:pPr>
            <w:r>
              <w:t>Alert Legal</w:t>
            </w:r>
            <w:ins w:id="206" w:author="Abifadel, Jeannette" w:date="2026-03-12T14:32:00Z" w16du:dateUtc="2026-03-12T18:32:00Z">
              <w:r w:rsidR="003B24C6">
                <w:t xml:space="preserve"> and Compliance</w:t>
              </w:r>
            </w:ins>
            <w:r>
              <w:t>.</w:t>
            </w:r>
          </w:p>
        </w:tc>
      </w:tr>
      <w:tr w:rsidR="00000000" w14:paraId="618E435C" w14:textId="77777777">
        <w:trPr>
          <w:divId w:val="209632253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90A049A"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05F42B1" w14:textId="77777777" w:rsidR="003C569A" w:rsidRDefault="003C569A">
            <w:pPr>
              <w:pStyle w:val="NormalWeb"/>
            </w:pPr>
            <w:r>
              <w:t>Continue negotiations while waiting for Legal feedback.</w:t>
            </w:r>
          </w:p>
        </w:tc>
      </w:tr>
    </w:tbl>
    <w:p w14:paraId="29BB1011" w14:textId="77777777" w:rsidR="003C569A" w:rsidRDefault="003C569A">
      <w:pPr>
        <w:pStyle w:val="contentblock"/>
        <w:spacing w:before="0" w:beforeAutospacing="0" w:after="270" w:afterAutospacing="0"/>
        <w:divId w:val="212691342"/>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086436C5" w14:textId="77777777" w:rsidR="003C569A" w:rsidRDefault="003C569A">
      <w:pPr>
        <w:divId w:val="790587839"/>
        <w:rPr>
          <w:rFonts w:ascii="Calibri" w:eastAsia="Times New Roman" w:hAnsi="Calibri" w:cs="Calibri"/>
          <w:sz w:val="32"/>
          <w:szCs w:val="32"/>
        </w:rPr>
      </w:pPr>
      <w:r>
        <w:rPr>
          <w:rFonts w:ascii="Calibri" w:eastAsia="Times New Roman" w:hAnsi="Calibri" w:cs="Calibri"/>
          <w:sz w:val="32"/>
          <w:szCs w:val="32"/>
        </w:rPr>
        <w:br w:type="page" w:clear="all"/>
      </w:r>
    </w:p>
    <w:p w14:paraId="0795C7D6" w14:textId="77777777" w:rsidR="003C569A" w:rsidRDefault="003C569A">
      <w:pPr>
        <w:jc w:val="right"/>
        <w:divId w:val="1521165909"/>
        <w:rPr>
          <w:rFonts w:ascii="Calibri" w:eastAsia="Times New Roman" w:hAnsi="Calibri" w:cs="Calibri"/>
          <w:sz w:val="30"/>
          <w:szCs w:val="30"/>
        </w:rPr>
      </w:pPr>
      <w:bookmarkStart w:id="207" w:name="Page_290298564302751172"/>
      <w:bookmarkEnd w:id="20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11 </w:t>
      </w:r>
    </w:p>
    <w:p w14:paraId="18200CED" w14:textId="77777777" w:rsidR="003C569A" w:rsidRDefault="003C569A">
      <w:pPr>
        <w:jc w:val="right"/>
        <w:divId w:val="1521165909"/>
        <w:rPr>
          <w:rFonts w:ascii="Calibri" w:eastAsia="Times New Roman" w:hAnsi="Calibri" w:cs="Calibri"/>
          <w:sz w:val="30"/>
          <w:szCs w:val="30"/>
        </w:rPr>
      </w:pPr>
      <w:r>
        <w:rPr>
          <w:rFonts w:ascii="Calibri" w:eastAsia="Times New Roman" w:hAnsi="Calibri" w:cs="Calibri"/>
          <w:b/>
          <w:bCs/>
          <w:sz w:val="30"/>
          <w:szCs w:val="30"/>
        </w:rPr>
        <w:t>Lesson 2:</w:t>
      </w:r>
      <w:r>
        <w:rPr>
          <w:rFonts w:ascii="Calibri" w:eastAsia="Times New Roman" w:hAnsi="Calibri" w:cs="Calibri"/>
          <w:sz w:val="30"/>
          <w:szCs w:val="30"/>
        </w:rPr>
        <w:t xml:space="preserve"> Tactics to Prevent Bribery and Corruption </w:t>
      </w:r>
    </w:p>
    <w:p w14:paraId="209C8BB5" w14:textId="77777777" w:rsidR="003C569A" w:rsidRDefault="003C569A">
      <w:pPr>
        <w:jc w:val="right"/>
        <w:divId w:val="72431636"/>
        <w:rPr>
          <w:rFonts w:ascii="Calibri" w:eastAsia="Times New Roman" w:hAnsi="Calibri" w:cs="Calibri"/>
          <w:sz w:val="24"/>
          <w:szCs w:val="24"/>
        </w:rPr>
      </w:pPr>
      <w:r>
        <w:rPr>
          <w:rStyle w:val="smallerheader11"/>
          <w:rFonts w:eastAsia="Times New Roman"/>
          <w:b/>
          <w:bCs/>
        </w:rPr>
        <w:t>Text and Image Template</w:t>
      </w:r>
      <w:r>
        <w:rPr>
          <w:rStyle w:val="smallerheader11"/>
          <w:rFonts w:eastAsia="Times New Roman"/>
          <w:b/>
          <w:bCs/>
        </w:rPr>
        <w:t xml:space="preserve"> </w:t>
      </w:r>
      <w:r>
        <w:rPr>
          <w:rStyle w:val="smallerheader11"/>
          <w:rFonts w:eastAsia="Times New Roman"/>
          <w:b/>
          <w:bCs/>
        </w:rPr>
        <w:t>/ Text Only</w:t>
      </w:r>
      <w:r>
        <w:rPr>
          <w:rStyle w:val="smallerheader11"/>
          <w:rFonts w:eastAsia="Times New Roman"/>
          <w:b/>
          <w:bCs/>
        </w:rPr>
        <w:t xml:space="preserve"> </w:t>
      </w:r>
    </w:p>
    <w:p w14:paraId="30A86DA8"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Content Title:</w:t>
      </w:r>
      <w:r>
        <w:rPr>
          <w:rFonts w:ascii="Calibri" w:hAnsi="Calibri" w:cs="Calibri"/>
        </w:rPr>
        <w:t xml:space="preserve"> </w:t>
      </w:r>
    </w:p>
    <w:p w14:paraId="488383C6"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rPr>
        <w:t xml:space="preserve">Thanks for helping Gregor. </w:t>
      </w:r>
    </w:p>
    <w:p w14:paraId="7863102D" w14:textId="77777777" w:rsidR="003C569A" w:rsidRDefault="003C569A">
      <w:pPr>
        <w:pStyle w:val="NormalWeb"/>
        <w:spacing w:after="0"/>
        <w:divId w:val="2070884969"/>
      </w:pPr>
      <w:r>
        <w:br w:type="textWrapping" w:clear="all"/>
      </w:r>
      <w:r>
        <w:rPr>
          <w:b/>
          <w:bCs/>
        </w:rPr>
        <w:t>Column 1 Text:</w:t>
      </w:r>
      <w:r>
        <w:t xml:space="preserve"> </w:t>
      </w:r>
    </w:p>
    <w:p w14:paraId="0B7098F8" w14:textId="5C926FDE" w:rsidR="003C569A" w:rsidRDefault="003C569A">
      <w:pPr>
        <w:pStyle w:val="NormalWeb"/>
        <w:divId w:val="2070884969"/>
      </w:pPr>
      <w:r>
        <w:t xml:space="preserve">Consulting the appropriate policy will give Gregor the guidance to make the right decisions, but he also needs to contact </w:t>
      </w:r>
      <w:del w:id="208" w:author="Abifadel, Jeannette" w:date="2026-03-12T14:32:00Z" w16du:dateUtc="2026-03-12T18:32:00Z">
        <w:r w:rsidDel="007C4A7A">
          <w:delText>his</w:delText>
        </w:r>
      </w:del>
      <w:r>
        <w:t xml:space="preserve"> Legal </w:t>
      </w:r>
      <w:ins w:id="209" w:author="Abifadel, Jeannette" w:date="2026-03-12T14:32:00Z" w16du:dateUtc="2026-03-12T18:32:00Z">
        <w:r w:rsidR="007C4A7A">
          <w:t xml:space="preserve">or Compliance </w:t>
        </w:r>
      </w:ins>
      <w:del w:id="210" w:author="Abifadel, Jeannette" w:date="2026-03-12T14:33:00Z" w16du:dateUtc="2026-03-12T18:33:00Z">
        <w:r w:rsidDel="007C4A7A">
          <w:delText>department</w:delText>
        </w:r>
      </w:del>
      <w:r>
        <w:t xml:space="preserve"> and line management to ask for assistance in resolving the issue.</w:t>
      </w:r>
    </w:p>
    <w:p w14:paraId="79A91711" w14:textId="77777777" w:rsidR="003C569A" w:rsidRDefault="003C569A">
      <w:pPr>
        <w:pStyle w:val="NormalWeb"/>
        <w:divId w:val="2070884969"/>
      </w:pPr>
      <w:r>
        <w:t xml:space="preserve">Gregor should not continue negotiations while waiting for </w:t>
      </w:r>
      <w:del w:id="211" w:author="Abifadel, Jeannette" w:date="2026-03-12T14:33:00Z" w16du:dateUtc="2026-03-12T18:33:00Z">
        <w:r w:rsidDel="0085753B">
          <w:delText>Legal</w:delText>
        </w:r>
      </w:del>
      <w:r>
        <w:t xml:space="preserve"> feedback. The most he can do is to tell the official that he will seek advice and revert.</w:t>
      </w:r>
    </w:p>
    <w:p w14:paraId="66E6D11F" w14:textId="77777777" w:rsidR="003C569A" w:rsidRDefault="003C569A">
      <w:pPr>
        <w:pStyle w:val="NormalWeb"/>
        <w:divId w:val="2070884969"/>
      </w:pPr>
      <w:r>
        <w:t>Remember:</w:t>
      </w:r>
    </w:p>
    <w:p w14:paraId="3FF18C78" w14:textId="77777777" w:rsidR="003C569A" w:rsidRDefault="003C569A">
      <w:pPr>
        <w:numPr>
          <w:ilvl w:val="0"/>
          <w:numId w:val="2"/>
        </w:numPr>
        <w:spacing w:before="100" w:beforeAutospacing="1" w:after="100" w:afterAutospacing="1" w:line="240" w:lineRule="auto"/>
        <w:divId w:val="2070884969"/>
        <w:rPr>
          <w:rFonts w:ascii="Calibri" w:eastAsia="Times New Roman" w:hAnsi="Calibri" w:cs="Calibri"/>
        </w:rPr>
      </w:pPr>
      <w:r>
        <w:rPr>
          <w:rFonts w:ascii="Calibri" w:eastAsia="Times New Roman" w:hAnsi="Calibri" w:cs="Calibri"/>
        </w:rPr>
        <w:t>Should bribery or corruption risks arise, visit the</w:t>
      </w:r>
      <w:r>
        <w:rPr>
          <w:rFonts w:ascii="Calibri" w:eastAsia="Times New Roman" w:hAnsi="Calibri" w:cs="Calibri"/>
        </w:rPr>
        <w:t xml:space="preserve"> </w:t>
      </w:r>
      <w:r>
        <w:rPr>
          <w:rStyle w:val="inlinecomponentbtn"/>
          <w:rFonts w:eastAsia="Times New Roman"/>
        </w:rPr>
        <w:t>Contact Detail</w:t>
      </w:r>
      <w:r>
        <w:rPr>
          <w:rStyle w:val="inlinecomponentbtn"/>
          <w:rFonts w:eastAsia="Times New Roman"/>
        </w:rPr>
        <w:t>s</w:t>
      </w:r>
      <w:r>
        <w:rPr>
          <w:rFonts w:ascii="Calibri" w:eastAsia="Times New Roman" w:hAnsi="Calibri" w:cs="Calibri"/>
        </w:rPr>
        <w:t xml:space="preserve"> section to find out who you need to contact.</w:t>
      </w:r>
    </w:p>
    <w:p w14:paraId="30A6BB40" w14:textId="1E7B7EC3" w:rsidR="003C569A" w:rsidRDefault="003C569A">
      <w:pPr>
        <w:numPr>
          <w:ilvl w:val="0"/>
          <w:numId w:val="2"/>
        </w:numPr>
        <w:spacing w:before="100" w:beforeAutospacing="1" w:after="100" w:afterAutospacing="1" w:line="240" w:lineRule="auto"/>
        <w:divId w:val="2070884969"/>
        <w:rPr>
          <w:rFonts w:ascii="Calibri" w:eastAsia="Times New Roman" w:hAnsi="Calibri" w:cs="Calibri"/>
        </w:rPr>
      </w:pPr>
      <w:r>
        <w:rPr>
          <w:rFonts w:ascii="Calibri" w:eastAsia="Times New Roman" w:hAnsi="Calibri" w:cs="Calibri"/>
        </w:rPr>
        <w:t xml:space="preserve">Never comply with </w:t>
      </w:r>
      <w:ins w:id="212" w:author="Abifadel, Jeannette" w:date="2026-03-12T14:33:00Z" w16du:dateUtc="2026-03-12T18:33:00Z">
        <w:r w:rsidR="0085753B">
          <w:rPr>
            <w:rFonts w:ascii="Calibri" w:eastAsia="Times New Roman" w:hAnsi="Calibri" w:cs="Calibri"/>
          </w:rPr>
          <w:t xml:space="preserve">personal </w:t>
        </w:r>
      </w:ins>
      <w:r>
        <w:rPr>
          <w:rFonts w:ascii="Calibri" w:eastAsia="Times New Roman" w:hAnsi="Calibri" w:cs="Calibri"/>
        </w:rPr>
        <w:t xml:space="preserve">requests for extra funds for </w:t>
      </w:r>
      <w:ins w:id="213" w:author="Abifadel, Jeannette" w:date="2026-03-12T14:33:00Z" w16du:dateUtc="2026-03-12T18:33:00Z">
        <w:r w:rsidR="0085753B">
          <w:rPr>
            <w:rFonts w:ascii="Calibri" w:eastAsia="Times New Roman" w:hAnsi="Calibri" w:cs="Calibri"/>
          </w:rPr>
          <w:t xml:space="preserve">speeding up </w:t>
        </w:r>
      </w:ins>
      <w:del w:id="214" w:author="Abifadel, Jeannette" w:date="2026-03-12T14:33:00Z" w16du:dateUtc="2026-03-12T18:33:00Z">
        <w:r w:rsidDel="0085753B">
          <w:rPr>
            <w:rFonts w:ascii="Calibri" w:eastAsia="Times New Roman" w:hAnsi="Calibri" w:cs="Calibri"/>
          </w:rPr>
          <w:delText>expedition</w:delText>
        </w:r>
      </w:del>
      <w:r>
        <w:rPr>
          <w:rFonts w:ascii="Calibri" w:eastAsia="Times New Roman" w:hAnsi="Calibri" w:cs="Calibri"/>
        </w:rPr>
        <w:t xml:space="preserve"> </w:t>
      </w:r>
      <w:del w:id="215" w:author="Abifadel, Jeannette" w:date="2026-03-12T14:33:00Z" w16du:dateUtc="2026-03-12T18:33:00Z">
        <w:r w:rsidDel="0085753B">
          <w:rPr>
            <w:rFonts w:ascii="Calibri" w:eastAsia="Times New Roman" w:hAnsi="Calibri" w:cs="Calibri"/>
          </w:rPr>
          <w:delText>of</w:delText>
        </w:r>
      </w:del>
      <w:r>
        <w:rPr>
          <w:rFonts w:ascii="Calibri" w:eastAsia="Times New Roman" w:hAnsi="Calibri" w:cs="Calibri"/>
        </w:rPr>
        <w:t xml:space="preserve"> services.</w:t>
      </w:r>
    </w:p>
    <w:p w14:paraId="076A500F" w14:textId="1B3B20D8" w:rsidR="003C569A" w:rsidRDefault="003C569A">
      <w:pPr>
        <w:numPr>
          <w:ilvl w:val="0"/>
          <w:numId w:val="2"/>
        </w:numPr>
        <w:spacing w:before="100" w:beforeAutospacing="1" w:after="100" w:afterAutospacing="1" w:line="240" w:lineRule="auto"/>
        <w:divId w:val="2070884969"/>
        <w:rPr>
          <w:rFonts w:ascii="Calibri" w:eastAsia="Times New Roman" w:hAnsi="Calibri" w:cs="Calibri"/>
        </w:rPr>
      </w:pPr>
      <w:del w:id="216" w:author="Abifadel, Jeannette" w:date="2026-03-12T14:33:00Z" w16du:dateUtc="2026-03-12T18:33:00Z">
        <w:r w:rsidDel="006A4E35">
          <w:rPr>
            <w:rFonts w:ascii="Calibri" w:eastAsia="Times New Roman" w:hAnsi="Calibri" w:cs="Calibri"/>
          </w:rPr>
          <w:delText xml:space="preserve">Making an </w:delText>
        </w:r>
      </w:del>
      <w:ins w:id="217" w:author="Abifadel, Jeannette" w:date="2026-03-12T14:34:00Z" w16du:dateUtc="2026-03-12T18:34:00Z">
        <w:r w:rsidR="006A4E35">
          <w:rPr>
            <w:rFonts w:ascii="Calibri" w:eastAsia="Times New Roman" w:hAnsi="Calibri" w:cs="Calibri"/>
          </w:rPr>
          <w:t>A</w:t>
        </w:r>
      </w:ins>
      <w:del w:id="218" w:author="Abifadel, Jeannette" w:date="2026-03-12T14:34:00Z" w16du:dateUtc="2026-03-12T18:34:00Z">
        <w:r w:rsidDel="006A4E35">
          <w:rPr>
            <w:rFonts w:ascii="Calibri" w:eastAsia="Times New Roman" w:hAnsi="Calibri" w:cs="Calibri"/>
          </w:rPr>
          <w:delText>a</w:delText>
        </w:r>
      </w:del>
      <w:r>
        <w:rPr>
          <w:rFonts w:ascii="Calibri" w:eastAsia="Times New Roman" w:hAnsi="Calibri" w:cs="Calibri"/>
        </w:rPr>
        <w:t>gree</w:t>
      </w:r>
      <w:ins w:id="219" w:author="Abifadel, Jeannette" w:date="2026-03-12T14:34:00Z" w16du:dateUtc="2026-03-12T18:34:00Z">
        <w:r w:rsidR="006A4E35">
          <w:rPr>
            <w:rFonts w:ascii="Calibri" w:eastAsia="Times New Roman" w:hAnsi="Calibri" w:cs="Calibri"/>
          </w:rPr>
          <w:t xml:space="preserve">ing </w:t>
        </w:r>
      </w:ins>
      <w:del w:id="220" w:author="Abifadel, Jeannette" w:date="2026-03-12T14:34:00Z" w16du:dateUtc="2026-03-12T18:34:00Z">
        <w:r w:rsidDel="006A4E35">
          <w:rPr>
            <w:rFonts w:ascii="Calibri" w:eastAsia="Times New Roman" w:hAnsi="Calibri" w:cs="Calibri"/>
          </w:rPr>
          <w:delText>ment</w:delText>
        </w:r>
      </w:del>
      <w:r>
        <w:rPr>
          <w:rFonts w:ascii="Calibri" w:eastAsia="Times New Roman" w:hAnsi="Calibri" w:cs="Calibri"/>
        </w:rPr>
        <w:t xml:space="preserve"> to comply with bribery requests still counts as a bribe, even though no bribe has been given.</w:t>
      </w:r>
    </w:p>
    <w:p w14:paraId="148DFFB5" w14:textId="77777777" w:rsidR="003C569A" w:rsidRDefault="003C569A">
      <w:pPr>
        <w:pStyle w:val="contentblock"/>
        <w:spacing w:before="270" w:beforeAutospacing="0" w:after="45" w:afterAutospacing="0"/>
        <w:divId w:val="149257073"/>
        <w:rPr>
          <w:rFonts w:ascii="Calibri" w:hAnsi="Calibri" w:cs="Calibri"/>
        </w:rPr>
      </w:pPr>
      <w:r>
        <w:rPr>
          <w:rFonts w:ascii="Calibri" w:hAnsi="Calibri" w:cs="Calibri"/>
          <w:b/>
          <w:bCs/>
        </w:rPr>
        <w:t>Audio Transcript Text:</w:t>
      </w:r>
      <w:r>
        <w:rPr>
          <w:rFonts w:ascii="Calibri" w:hAnsi="Calibri" w:cs="Calibri"/>
        </w:rPr>
        <w:t xml:space="preserve"> </w:t>
      </w:r>
    </w:p>
    <w:p w14:paraId="26977555" w14:textId="77777777" w:rsidR="003C569A" w:rsidRDefault="003C569A">
      <w:pPr>
        <w:pStyle w:val="NormalWeb"/>
        <w:divId w:val="149257073"/>
      </w:pPr>
      <w:r>
        <w:t>Your help was appreciated!</w:t>
      </w:r>
      <w:r>
        <w:t xml:space="preserve"> </w:t>
      </w:r>
    </w:p>
    <w:p w14:paraId="1B7D08A9" w14:textId="77777777" w:rsidR="003C569A" w:rsidRDefault="003C569A">
      <w:pPr>
        <w:divId w:val="1498769738"/>
        <w:rPr>
          <w:rFonts w:ascii="Calibri" w:eastAsia="Times New Roman" w:hAnsi="Calibri" w:cs="Calibri"/>
          <w:sz w:val="32"/>
          <w:szCs w:val="32"/>
        </w:rPr>
      </w:pPr>
      <w:r>
        <w:rPr>
          <w:rFonts w:ascii="Calibri" w:eastAsia="Times New Roman" w:hAnsi="Calibri" w:cs="Calibri"/>
          <w:sz w:val="32"/>
          <w:szCs w:val="32"/>
        </w:rPr>
        <w:br w:type="page" w:clear="all"/>
      </w:r>
    </w:p>
    <w:p w14:paraId="26C1F983" w14:textId="77777777" w:rsidR="003C569A" w:rsidRDefault="003C569A">
      <w:pPr>
        <w:jc w:val="right"/>
        <w:divId w:val="1498769738"/>
        <w:rPr>
          <w:rFonts w:ascii="Calibri" w:eastAsia="Times New Roman" w:hAnsi="Calibri" w:cs="Calibri"/>
          <w:sz w:val="30"/>
          <w:szCs w:val="30"/>
        </w:rPr>
      </w:pPr>
      <w:commentRangeStart w:id="221"/>
      <w:r>
        <w:rPr>
          <w:rFonts w:ascii="Calibri" w:eastAsia="Times New Roman" w:hAnsi="Calibri" w:cs="Calibri"/>
          <w:b/>
          <w:bCs/>
          <w:sz w:val="30"/>
          <w:szCs w:val="30"/>
        </w:rPr>
        <w:lastRenderedPageBreak/>
        <w:t>Lesson 3:</w:t>
      </w:r>
      <w:r>
        <w:rPr>
          <w:rFonts w:ascii="Calibri" w:eastAsia="Times New Roman" w:hAnsi="Calibri" w:cs="Calibri"/>
          <w:sz w:val="30"/>
          <w:szCs w:val="30"/>
        </w:rPr>
        <w:t xml:space="preserve"> Conflicts of Interest </w:t>
      </w:r>
    </w:p>
    <w:p w14:paraId="7A8DE051" w14:textId="77777777" w:rsidR="003C569A" w:rsidRDefault="003C569A">
      <w:pPr>
        <w:jc w:val="right"/>
        <w:divId w:val="1498769738"/>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221"/>
      <w:r w:rsidR="004B578A">
        <w:rPr>
          <w:rStyle w:val="CommentReference"/>
        </w:rPr>
        <w:commentReference w:id="221"/>
      </w:r>
    </w:p>
    <w:p w14:paraId="2FE37970"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Lesson Type :</w:t>
      </w:r>
      <w:r>
        <w:rPr>
          <w:rFonts w:ascii="Calibri" w:hAnsi="Calibri" w:cs="Calibri"/>
        </w:rPr>
        <w:t xml:space="preserve"> </w:t>
      </w:r>
    </w:p>
    <w:p w14:paraId="44B69AD3"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rPr>
        <w:t xml:space="preserve">Quick Quiz </w:t>
      </w:r>
    </w:p>
    <w:p w14:paraId="2C5E6207"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Select Type :</w:t>
      </w:r>
      <w:r>
        <w:rPr>
          <w:rFonts w:ascii="Calibri" w:hAnsi="Calibri" w:cs="Calibri"/>
        </w:rPr>
        <w:t xml:space="preserve"> </w:t>
      </w:r>
    </w:p>
    <w:p w14:paraId="3BE3640F"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rPr>
        <w:t xml:space="preserve">Post Lesson Quick Quiz </w:t>
      </w:r>
    </w:p>
    <w:p w14:paraId="1D827229"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Page Title :</w:t>
      </w:r>
      <w:r>
        <w:rPr>
          <w:rFonts w:ascii="Calibri" w:hAnsi="Calibri" w:cs="Calibri"/>
        </w:rPr>
        <w:t xml:space="preserve"> </w:t>
      </w:r>
    </w:p>
    <w:p w14:paraId="30625926"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rPr>
        <w:t xml:space="preserve">Ready to put what you’ve learned into practice? </w:t>
      </w:r>
    </w:p>
    <w:p w14:paraId="4802E0DE" w14:textId="77777777" w:rsidR="003C569A" w:rsidRDefault="003C569A">
      <w:pPr>
        <w:jc w:val="right"/>
        <w:divId w:val="1498769738"/>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31798B3A" w14:textId="77777777" w:rsidR="003C569A" w:rsidRDefault="003C569A">
      <w:pPr>
        <w:divId w:val="1498769738"/>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1EDEFD19"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1. Question :</w:t>
      </w:r>
      <w:r>
        <w:rPr>
          <w:rFonts w:ascii="Calibri" w:hAnsi="Calibri" w:cs="Calibri"/>
        </w:rPr>
        <w:t xml:space="preserve"> </w:t>
      </w:r>
    </w:p>
    <w:p w14:paraId="6BA0776E" w14:textId="77777777" w:rsidR="003C569A" w:rsidRDefault="003C569A">
      <w:pPr>
        <w:pStyle w:val="NormalWeb"/>
        <w:divId w:val="1498769738"/>
      </w:pPr>
      <w:r>
        <w:t>Giada has submitted a proposal to a large company looking for a new third-party supplier. While the proposal is pending, she offers to take a few employees from the company’s procurement group out to dinner. Would this be okay?</w:t>
      </w:r>
    </w:p>
    <w:p w14:paraId="06129E84"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1. Answer: Incorrect </w:t>
      </w:r>
    </w:p>
    <w:p w14:paraId="1357E2A1" w14:textId="77777777" w:rsidR="003C569A" w:rsidRDefault="003C569A">
      <w:pPr>
        <w:pStyle w:val="NormalWeb"/>
        <w:divId w:val="1498769738"/>
      </w:pPr>
      <w:r>
        <w:t>Yes</w:t>
      </w:r>
    </w:p>
    <w:p w14:paraId="2D9E0891"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2. Answer: Correct </w:t>
      </w:r>
    </w:p>
    <w:p w14:paraId="22BB607E" w14:textId="77777777" w:rsidR="003C569A" w:rsidRDefault="003C569A">
      <w:pPr>
        <w:pStyle w:val="NormalWeb"/>
        <w:divId w:val="1498769738"/>
      </w:pPr>
      <w:r>
        <w:t>No</w:t>
      </w:r>
    </w:p>
    <w:p w14:paraId="097195FF"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2. Question :</w:t>
      </w:r>
      <w:r>
        <w:rPr>
          <w:rFonts w:ascii="Calibri" w:hAnsi="Calibri" w:cs="Calibri"/>
        </w:rPr>
        <w:t xml:space="preserve"> </w:t>
      </w:r>
    </w:p>
    <w:p w14:paraId="65941168" w14:textId="77777777" w:rsidR="003C569A" w:rsidRDefault="003C569A">
      <w:pPr>
        <w:pStyle w:val="NormalWeb"/>
        <w:divId w:val="1498769738"/>
      </w:pPr>
      <w:r>
        <w:t xml:space="preserve">Tyrrell is a recent college graduate interviewing for a job. His mother’s best friend, who has known Tyrrell since he was a baby, is one of the hiring decision-makers. Could this be a conflict of interest? </w:t>
      </w:r>
    </w:p>
    <w:p w14:paraId="7C6C9E57"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1. Answer: Correct </w:t>
      </w:r>
    </w:p>
    <w:p w14:paraId="6E036E75" w14:textId="77777777" w:rsidR="003C569A" w:rsidRDefault="003C569A">
      <w:pPr>
        <w:pStyle w:val="NormalWeb"/>
        <w:divId w:val="1498769738"/>
      </w:pPr>
      <w:r>
        <w:t>Yes</w:t>
      </w:r>
    </w:p>
    <w:p w14:paraId="14B16C47"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2. Answer: Incorrect </w:t>
      </w:r>
    </w:p>
    <w:p w14:paraId="75939750" w14:textId="77777777" w:rsidR="003C569A" w:rsidRDefault="003C569A">
      <w:pPr>
        <w:pStyle w:val="NormalWeb"/>
        <w:divId w:val="1498769738"/>
      </w:pPr>
      <w:r>
        <w:t>No</w:t>
      </w:r>
    </w:p>
    <w:p w14:paraId="3A20C8C1"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3. Question :</w:t>
      </w:r>
      <w:r>
        <w:rPr>
          <w:rFonts w:ascii="Calibri" w:hAnsi="Calibri" w:cs="Calibri"/>
        </w:rPr>
        <w:t xml:space="preserve"> </w:t>
      </w:r>
    </w:p>
    <w:p w14:paraId="16C27526" w14:textId="77777777" w:rsidR="003C569A" w:rsidRDefault="003C569A">
      <w:pPr>
        <w:pStyle w:val="NormalWeb"/>
        <w:divId w:val="1498769738"/>
      </w:pPr>
      <w:r>
        <w:t>Jesse works in the marketing department for a tech company. His neighbor, Natalia, whom he doesn’t know very well, is auditing his company’s accounting books. Would this be a conflict of interest?</w:t>
      </w:r>
    </w:p>
    <w:p w14:paraId="3D14EEE6"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1. Answer: Incorrect </w:t>
      </w:r>
    </w:p>
    <w:p w14:paraId="671DBAF4" w14:textId="77777777" w:rsidR="003C569A" w:rsidRDefault="003C569A">
      <w:pPr>
        <w:pStyle w:val="NormalWeb"/>
        <w:divId w:val="1498769738"/>
      </w:pPr>
      <w:r>
        <w:t>Yes</w:t>
      </w:r>
    </w:p>
    <w:p w14:paraId="7A9A14D4"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2. Answer: Correct </w:t>
      </w:r>
    </w:p>
    <w:p w14:paraId="041E0254" w14:textId="77777777" w:rsidR="003C569A" w:rsidRDefault="003C569A">
      <w:pPr>
        <w:pStyle w:val="NormalWeb"/>
        <w:divId w:val="1498769738"/>
      </w:pPr>
      <w:r>
        <w:t>No</w:t>
      </w:r>
    </w:p>
    <w:p w14:paraId="0E4C06FE"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4. Question :</w:t>
      </w:r>
      <w:r>
        <w:rPr>
          <w:rFonts w:ascii="Calibri" w:hAnsi="Calibri" w:cs="Calibri"/>
        </w:rPr>
        <w:t xml:space="preserve"> </w:t>
      </w:r>
    </w:p>
    <w:p w14:paraId="15B4F3C6" w14:textId="4E51A8E7" w:rsidR="003C569A" w:rsidRDefault="003C569A">
      <w:pPr>
        <w:pStyle w:val="NormalWeb"/>
        <w:divId w:val="1498769738"/>
      </w:pPr>
      <w:r>
        <w:lastRenderedPageBreak/>
        <w:t xml:space="preserve">Benji has a side business consulting for different </w:t>
      </w:r>
      <w:del w:id="222" w:author="Abifadel, Jeannette" w:date="2026-03-12T14:35:00Z" w16du:dateUtc="2026-03-12T18:35:00Z">
        <w:r w:rsidDel="00490C70">
          <w:delText>client</w:delText>
        </w:r>
      </w:del>
      <w:ins w:id="223" w:author="Abifadel, Jeannette" w:date="2026-03-12T14:35:00Z" w16du:dateUtc="2026-03-12T18:35:00Z">
        <w:r w:rsidR="00490C70">
          <w:t>customer</w:t>
        </w:r>
      </w:ins>
      <w:r>
        <w:t xml:space="preserve">s. After work hours, he uses his company-issued computer to complete this work. Is this a conflict of interest? </w:t>
      </w:r>
    </w:p>
    <w:p w14:paraId="59F8C0EE"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1. Answer: Correct </w:t>
      </w:r>
    </w:p>
    <w:p w14:paraId="370E47AC" w14:textId="77777777" w:rsidR="003C569A" w:rsidRDefault="003C569A">
      <w:pPr>
        <w:pStyle w:val="NormalWeb"/>
        <w:divId w:val="1498769738"/>
      </w:pPr>
      <w:r>
        <w:t>Yes</w:t>
      </w:r>
    </w:p>
    <w:p w14:paraId="39E069D3"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2. Answer: Incorrect </w:t>
      </w:r>
    </w:p>
    <w:p w14:paraId="7148A368" w14:textId="77777777" w:rsidR="003C569A" w:rsidRDefault="003C569A">
      <w:pPr>
        <w:pStyle w:val="NormalWeb"/>
        <w:divId w:val="1498769738"/>
      </w:pPr>
      <w:r>
        <w:t>No</w:t>
      </w:r>
    </w:p>
    <w:p w14:paraId="0AB1D23B"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5. Question :</w:t>
      </w:r>
      <w:r>
        <w:rPr>
          <w:rFonts w:ascii="Calibri" w:hAnsi="Calibri" w:cs="Calibri"/>
        </w:rPr>
        <w:t xml:space="preserve"> </w:t>
      </w:r>
    </w:p>
    <w:p w14:paraId="62DAE83D" w14:textId="219DD999" w:rsidR="003C569A" w:rsidRDefault="003C569A">
      <w:pPr>
        <w:pStyle w:val="NormalWeb"/>
        <w:divId w:val="1498769738"/>
      </w:pPr>
      <w:r>
        <w:t xml:space="preserve">Once a conflict of interest is disclosed, </w:t>
      </w:r>
      <w:ins w:id="224" w:author="Abifadel, Jeannette" w:date="2026-03-12T13:31:00Z" w16du:dateUtc="2026-03-12T17:31:00Z">
        <w:r w:rsidR="00DC53CB">
          <w:t xml:space="preserve">Lincoln Electric’s </w:t>
        </w:r>
      </w:ins>
      <w:del w:id="225" w:author="Abifadel, Jeannette" w:date="2026-03-12T13:31:00Z" w16du:dateUtc="2026-03-12T17:31:00Z">
        <w:r w:rsidDel="00DC53CB">
          <w:delText xml:space="preserve">a company’s </w:delText>
        </w:r>
      </w:del>
      <w:r>
        <w:t>policies and processes should determine how it is addressed.</w:t>
      </w:r>
    </w:p>
    <w:p w14:paraId="030C5EF4"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1. Answer: Correct </w:t>
      </w:r>
    </w:p>
    <w:p w14:paraId="0CA3749C" w14:textId="77777777" w:rsidR="003C569A" w:rsidRDefault="003C569A">
      <w:pPr>
        <w:pStyle w:val="NormalWeb"/>
        <w:divId w:val="1498769738"/>
      </w:pPr>
      <w:r>
        <w:t>True</w:t>
      </w:r>
    </w:p>
    <w:p w14:paraId="75BD4077"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b/>
          <w:bCs/>
        </w:rPr>
        <w:t xml:space="preserve">2. Answer: Incorrect </w:t>
      </w:r>
    </w:p>
    <w:p w14:paraId="785F041D" w14:textId="77777777" w:rsidR="003C569A" w:rsidRDefault="003C569A">
      <w:pPr>
        <w:pStyle w:val="NormalWeb"/>
        <w:divId w:val="1498769738"/>
      </w:pPr>
      <w:r>
        <w:t>False</w:t>
      </w:r>
    </w:p>
    <w:p w14:paraId="702DB701"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 xml:space="preserve">Number of questions needed to pass ? : </w:t>
      </w:r>
    </w:p>
    <w:p w14:paraId="24D2A5EA" w14:textId="77777777" w:rsidR="003C569A" w:rsidRDefault="003C569A">
      <w:pPr>
        <w:pStyle w:val="contentblock"/>
        <w:spacing w:before="0" w:beforeAutospacing="0" w:after="45" w:afterAutospacing="0"/>
        <w:divId w:val="1498769738"/>
        <w:rPr>
          <w:rFonts w:ascii="Calibri" w:hAnsi="Calibri" w:cs="Calibri"/>
        </w:rPr>
      </w:pPr>
      <w:r>
        <w:rPr>
          <w:rFonts w:ascii="Calibri" w:hAnsi="Calibri" w:cs="Calibri"/>
        </w:rPr>
        <w:t xml:space="preserve">4 </w:t>
      </w:r>
    </w:p>
    <w:p w14:paraId="4033C1EC" w14:textId="77777777" w:rsidR="003C569A" w:rsidRDefault="003C569A">
      <w:pPr>
        <w:divId w:val="1545172994"/>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1CA35241"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 xml:space="preserve">Message text: </w:t>
      </w:r>
    </w:p>
    <w:p w14:paraId="40974115" w14:textId="77777777" w:rsidR="003C569A" w:rsidRDefault="003C569A">
      <w:pPr>
        <w:pStyle w:val="NormalWeb"/>
        <w:divId w:val="1498769738"/>
      </w:pPr>
      <w:r>
        <w:t>Well done!</w:t>
      </w:r>
    </w:p>
    <w:p w14:paraId="05A8A8AF" w14:textId="77777777" w:rsidR="003C569A" w:rsidRDefault="003C569A">
      <w:pPr>
        <w:divId w:val="592935066"/>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325C0430" w14:textId="77777777" w:rsidR="003C569A" w:rsidRDefault="003C569A">
      <w:pPr>
        <w:pStyle w:val="contentblock"/>
        <w:spacing w:before="270" w:beforeAutospacing="0" w:after="45" w:afterAutospacing="0"/>
        <w:divId w:val="1498769738"/>
        <w:rPr>
          <w:rFonts w:ascii="Calibri" w:hAnsi="Calibri" w:cs="Calibri"/>
        </w:rPr>
      </w:pPr>
      <w:r>
        <w:rPr>
          <w:rFonts w:ascii="Calibri" w:hAnsi="Calibri" w:cs="Calibri"/>
          <w:b/>
          <w:bCs/>
        </w:rPr>
        <w:t xml:space="preserve">Message text: </w:t>
      </w:r>
    </w:p>
    <w:p w14:paraId="0F196B46" w14:textId="77777777" w:rsidR="003C569A" w:rsidRDefault="003C569A">
      <w:pPr>
        <w:pStyle w:val="NormalWeb"/>
        <w:divId w:val="1498769738"/>
      </w:pPr>
      <w:r>
        <w:t>You’re not there yet!</w:t>
      </w:r>
    </w:p>
    <w:p w14:paraId="5D351AFE" w14:textId="77777777" w:rsidR="003C569A" w:rsidRDefault="003C569A">
      <w:pPr>
        <w:divId w:val="1498769738"/>
        <w:rPr>
          <w:rFonts w:ascii="Calibri" w:eastAsia="Times New Roman" w:hAnsi="Calibri" w:cs="Calibri"/>
          <w:sz w:val="32"/>
          <w:szCs w:val="32"/>
        </w:rPr>
      </w:pPr>
      <w:r>
        <w:rPr>
          <w:rFonts w:ascii="Calibri" w:eastAsia="Times New Roman" w:hAnsi="Calibri" w:cs="Calibri"/>
          <w:sz w:val="32"/>
          <w:szCs w:val="32"/>
        </w:rPr>
        <w:br w:type="page" w:clear="all"/>
      </w:r>
    </w:p>
    <w:p w14:paraId="595975D0" w14:textId="77777777" w:rsidR="003C569A" w:rsidRDefault="003C569A">
      <w:pPr>
        <w:jc w:val="right"/>
        <w:divId w:val="2053456409"/>
        <w:rPr>
          <w:rFonts w:ascii="Calibri" w:eastAsia="Times New Roman" w:hAnsi="Calibri" w:cs="Calibri"/>
          <w:sz w:val="30"/>
          <w:szCs w:val="30"/>
        </w:rPr>
      </w:pPr>
      <w:bookmarkStart w:id="226" w:name="Page_367636225014766307"/>
      <w:bookmarkEnd w:id="226"/>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12 </w:t>
      </w:r>
    </w:p>
    <w:p w14:paraId="580989D9" w14:textId="77777777" w:rsidR="003C569A" w:rsidRDefault="003C569A">
      <w:pPr>
        <w:jc w:val="right"/>
        <w:divId w:val="2053456409"/>
        <w:rPr>
          <w:rFonts w:ascii="Calibri" w:eastAsia="Times New Roman" w:hAnsi="Calibri" w:cs="Calibri"/>
          <w:sz w:val="30"/>
          <w:szCs w:val="30"/>
        </w:rPr>
      </w:pPr>
      <w:r>
        <w:rPr>
          <w:rFonts w:ascii="Calibri" w:eastAsia="Times New Roman" w:hAnsi="Calibri" w:cs="Calibri"/>
          <w:b/>
          <w:bCs/>
          <w:sz w:val="30"/>
          <w:szCs w:val="30"/>
        </w:rPr>
        <w:t>Lesson 3:</w:t>
      </w:r>
      <w:r>
        <w:rPr>
          <w:rFonts w:ascii="Calibri" w:eastAsia="Times New Roman" w:hAnsi="Calibri" w:cs="Calibri"/>
          <w:sz w:val="30"/>
          <w:szCs w:val="30"/>
        </w:rPr>
        <w:t xml:space="preserve"> Conflicts of Interest </w:t>
      </w:r>
    </w:p>
    <w:p w14:paraId="00FA2925" w14:textId="77777777" w:rsidR="003C569A" w:rsidRDefault="003C569A">
      <w:pPr>
        <w:jc w:val="right"/>
        <w:divId w:val="1657109832"/>
        <w:rPr>
          <w:rFonts w:ascii="Calibri" w:eastAsia="Times New Roman" w:hAnsi="Calibri" w:cs="Calibri"/>
          <w:sz w:val="24"/>
          <w:szCs w:val="24"/>
        </w:rPr>
      </w:pPr>
      <w:r>
        <w:rPr>
          <w:rStyle w:val="smallerheader12"/>
          <w:rFonts w:eastAsia="Times New Roman"/>
          <w:b/>
          <w:bCs/>
        </w:rPr>
        <w:t>Click and Reveal Template</w:t>
      </w:r>
      <w:r>
        <w:rPr>
          <w:rStyle w:val="smallerheader12"/>
          <w:rFonts w:eastAsia="Times New Roman"/>
          <w:b/>
          <w:bCs/>
        </w:rPr>
        <w:t xml:space="preserve"> </w:t>
      </w:r>
      <w:r>
        <w:rPr>
          <w:rStyle w:val="smallerheader12"/>
          <w:rFonts w:eastAsia="Times New Roman"/>
          <w:b/>
          <w:bCs/>
        </w:rPr>
        <w:t>/ LTR</w:t>
      </w:r>
      <w:r>
        <w:rPr>
          <w:rStyle w:val="smallerheader12"/>
          <w:rFonts w:eastAsia="Times New Roman"/>
          <w:b/>
          <w:bCs/>
        </w:rPr>
        <w:t xml:space="preserve"> </w:t>
      </w:r>
      <w:r>
        <w:rPr>
          <w:rStyle w:val="smallerheader12"/>
          <w:rFonts w:eastAsia="Times New Roman"/>
          <w:b/>
          <w:bCs/>
        </w:rPr>
        <w:t>/ Random</w:t>
      </w:r>
      <w:r>
        <w:rPr>
          <w:rStyle w:val="smallerheader12"/>
          <w:rFonts w:eastAsia="Times New Roman"/>
          <w:b/>
          <w:bCs/>
        </w:rPr>
        <w:t xml:space="preserve"> </w:t>
      </w:r>
    </w:p>
    <w:p w14:paraId="180925B8" w14:textId="77777777" w:rsidR="003C569A" w:rsidRDefault="003C569A">
      <w:pPr>
        <w:pStyle w:val="contentblock"/>
        <w:spacing w:before="270" w:beforeAutospacing="0" w:after="45" w:afterAutospacing="0"/>
        <w:divId w:val="1257518510"/>
        <w:rPr>
          <w:rFonts w:ascii="Calibri" w:hAnsi="Calibri" w:cs="Calibri"/>
        </w:rPr>
      </w:pPr>
      <w:r>
        <w:rPr>
          <w:rFonts w:ascii="Calibri" w:hAnsi="Calibri" w:cs="Calibri"/>
          <w:b/>
          <w:bCs/>
        </w:rPr>
        <w:t>Content Title:</w:t>
      </w:r>
      <w:r>
        <w:rPr>
          <w:rFonts w:ascii="Calibri" w:hAnsi="Calibri" w:cs="Calibri"/>
        </w:rPr>
        <w:t xml:space="preserve"> </w:t>
      </w:r>
    </w:p>
    <w:p w14:paraId="31F8BCF1" w14:textId="77777777" w:rsidR="003C569A" w:rsidRDefault="003C569A">
      <w:pPr>
        <w:pStyle w:val="contentblock"/>
        <w:spacing w:before="0" w:beforeAutospacing="0" w:after="45" w:afterAutospacing="0"/>
        <w:divId w:val="1257518510"/>
        <w:rPr>
          <w:rFonts w:ascii="Calibri" w:hAnsi="Calibri" w:cs="Calibri"/>
        </w:rPr>
      </w:pPr>
      <w:r>
        <w:rPr>
          <w:rFonts w:ascii="Calibri" w:hAnsi="Calibri" w:cs="Calibri"/>
        </w:rPr>
        <w:t xml:space="preserve">Understanding Conflicts of Interest </w:t>
      </w:r>
    </w:p>
    <w:p w14:paraId="2E753844" w14:textId="77777777" w:rsidR="003C569A" w:rsidRDefault="003C569A">
      <w:pPr>
        <w:pStyle w:val="contentblock"/>
        <w:spacing w:before="270" w:beforeAutospacing="0" w:after="45" w:afterAutospacing="0"/>
        <w:divId w:val="1257518510"/>
        <w:rPr>
          <w:rFonts w:ascii="Calibri" w:hAnsi="Calibri" w:cs="Calibri"/>
        </w:rPr>
      </w:pPr>
      <w:r>
        <w:rPr>
          <w:rFonts w:ascii="Calibri" w:hAnsi="Calibri" w:cs="Calibri"/>
          <w:b/>
          <w:bCs/>
        </w:rPr>
        <w:t>Content Description:</w:t>
      </w:r>
    </w:p>
    <w:p w14:paraId="61FC4834" w14:textId="43B02807" w:rsidR="003C569A" w:rsidRDefault="003C569A">
      <w:pPr>
        <w:pStyle w:val="NormalWeb"/>
        <w:divId w:val="1577476932"/>
      </w:pPr>
      <w:del w:id="227" w:author="Abifadel, Jeannette" w:date="2026-03-12T13:14:00Z" w16du:dateUtc="2026-03-12T17:14:00Z">
        <w:r w:rsidDel="00157539">
          <w:delText xml:space="preserve">Sometimes, </w:delText>
        </w:r>
      </w:del>
      <w:ins w:id="228" w:author="Abifadel, Jeannette" w:date="2026-03-12T13:15:00Z" w16du:dateUtc="2026-03-12T17:15:00Z">
        <w:r w:rsidR="00157539">
          <w:t>C</w:t>
        </w:r>
      </w:ins>
      <w:del w:id="229" w:author="Abifadel, Jeannette" w:date="2026-03-12T13:15:00Z" w16du:dateUtc="2026-03-12T17:15:00Z">
        <w:r w:rsidDel="00157539">
          <w:delText>c</w:delText>
        </w:r>
      </w:del>
      <w:r>
        <w:t xml:space="preserve">onflicts of interest </w:t>
      </w:r>
      <w:del w:id="230" w:author="Abifadel, Jeannette" w:date="2026-03-12T13:15:00Z" w16du:dateUtc="2026-03-12T17:15:00Z">
        <w:r w:rsidDel="00157539">
          <w:delText xml:space="preserve">don’t seem like that big of a deal, but the truth is, they </w:delText>
        </w:r>
      </w:del>
      <w:r>
        <w:t>can be harmful to your employer or to business partners like us. This is why it’s critical you understand the ethical importance of disclosure, and other policies and procedures related to conflicts of interest.</w:t>
      </w:r>
    </w:p>
    <w:p w14:paraId="266ADDA1" w14:textId="77777777" w:rsidR="003C569A" w:rsidRDefault="003C569A">
      <w:pPr>
        <w:pStyle w:val="NormalWeb"/>
        <w:divId w:val="1577476932"/>
      </w:pPr>
      <w:r>
        <w:t>Select each question to learn how to identify and avoid conflicts of interest.</w:t>
      </w:r>
    </w:p>
    <w:p w14:paraId="6CC5267A" w14:textId="77777777" w:rsidR="003C569A" w:rsidRDefault="003C569A">
      <w:pPr>
        <w:pStyle w:val="contentblock"/>
        <w:spacing w:before="0" w:beforeAutospacing="0" w:after="45" w:afterAutospacing="0"/>
        <w:divId w:val="1286735788"/>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5170"/>
        <w:gridCol w:w="1544"/>
        <w:gridCol w:w="1247"/>
        <w:gridCol w:w="1050"/>
      </w:tblGrid>
      <w:tr w:rsidR="00000000" w14:paraId="2606AAFF" w14:textId="77777777">
        <w:trPr>
          <w:divId w:val="1286735788"/>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626210FA"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7322DFF"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B1B6E0D"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659971B" w14:textId="77777777" w:rsidR="003C569A" w:rsidRDefault="003C569A">
            <w:pPr>
              <w:pStyle w:val="NormalWeb"/>
              <w:rPr>
                <w:b/>
                <w:bCs/>
              </w:rPr>
            </w:pPr>
            <w:r>
              <w:rPr>
                <w:b/>
                <w:bCs/>
              </w:rPr>
              <w:t>Alternate Text</w:t>
            </w:r>
          </w:p>
        </w:tc>
      </w:tr>
      <w:tr w:rsidR="00000000" w14:paraId="6278AEB9" w14:textId="77777777">
        <w:trPr>
          <w:divId w:val="1286735788"/>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8DAB759" w14:textId="77777777" w:rsidR="003C569A" w:rsidRDefault="003C569A">
            <w:pPr>
              <w:pStyle w:val="NormalWeb"/>
              <w:jc w:val="center"/>
            </w:pPr>
            <w:r>
              <w:t>What Is a Conflict of Interest?</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29B8D2CF" w14:textId="5AB2F30A" w:rsidR="003C569A" w:rsidRDefault="003C569A">
            <w:pPr>
              <w:pStyle w:val="NormalWeb"/>
            </w:pPr>
            <w:r>
              <w:t xml:space="preserve">A conflict of interest </w:t>
            </w:r>
            <w:ins w:id="231" w:author="Abifadel, Jeannette" w:date="2026-03-12T13:16:00Z" w16du:dateUtc="2026-03-12T17:16:00Z">
              <w:r w:rsidR="00157539">
                <w:t xml:space="preserve">allows </w:t>
              </w:r>
            </w:ins>
            <w:del w:id="232" w:author="Abifadel, Jeannette" w:date="2026-03-12T13:16:00Z" w16du:dateUtc="2026-03-12T17:16:00Z">
              <w:r w:rsidDel="00157539">
                <w:delText>is when</w:delText>
              </w:r>
            </w:del>
            <w:r>
              <w:t xml:space="preserve"> an individual or company </w:t>
            </w:r>
            <w:ins w:id="233" w:author="Abifadel, Jeannette" w:date="2026-03-12T13:16:00Z" w16du:dateUtc="2026-03-12T17:16:00Z">
              <w:r w:rsidR="00157539">
                <w:t xml:space="preserve">to </w:t>
              </w:r>
            </w:ins>
            <w:r>
              <w:t>act</w:t>
            </w:r>
            <w:del w:id="234" w:author="Abifadel, Jeannette" w:date="2026-03-12T13:16:00Z" w16du:dateUtc="2026-03-12T17:16:00Z">
              <w:r w:rsidDel="00157539">
                <w:delText>s</w:delText>
              </w:r>
            </w:del>
            <w:r>
              <w:t xml:space="preserve"> in a way (or appear</w:t>
            </w:r>
            <w:del w:id="235" w:author="Abifadel, Jeannette" w:date="2026-03-12T13:16:00Z" w16du:dateUtc="2026-03-12T17:16:00Z">
              <w:r w:rsidDel="00157539">
                <w:delText>s</w:delText>
              </w:r>
            </w:del>
            <w:r>
              <w:t xml:space="preserve"> to act in a way) that benefits their own interests rather than the interests of their employer or business partner. </w:t>
            </w:r>
            <w:del w:id="236" w:author="Abifadel, Jeannette" w:date="2026-03-12T13:17:00Z" w16du:dateUtc="2026-03-12T17:17:00Z">
              <w:r w:rsidDel="00157539">
                <w:delText>While conflicts of interest aren’t necessarily illegal,</w:delText>
              </w:r>
            </w:del>
            <w:ins w:id="237" w:author="Abifadel, Jeannette" w:date="2026-03-12T13:17:00Z" w16du:dateUtc="2026-03-12T17:17:00Z">
              <w:r w:rsidR="00157539">
                <w:t xml:space="preserve">You must </w:t>
              </w:r>
            </w:ins>
            <w:del w:id="238" w:author="Abifadel, Jeannette" w:date="2026-03-12T13:17:00Z" w16du:dateUtc="2026-03-12T17:17:00Z">
              <w:r w:rsidDel="00157539">
                <w:delText xml:space="preserve"> it’s unethical not </w:delText>
              </w:r>
            </w:del>
            <w:del w:id="239" w:author="Abifadel, Jeannette" w:date="2026-03-12T13:18:00Z" w16du:dateUtc="2026-03-12T17:18:00Z">
              <w:r w:rsidDel="00157539">
                <w:delText>to</w:delText>
              </w:r>
            </w:del>
            <w:r>
              <w:t xml:space="preserve"> disclose </w:t>
            </w:r>
            <w:ins w:id="240" w:author="Abifadel, Jeannette" w:date="2026-03-12T13:18:00Z" w16du:dateUtc="2026-03-12T17:18:00Z">
              <w:r w:rsidR="00157539">
                <w:lastRenderedPageBreak/>
                <w:t>any conflicts</w:t>
              </w:r>
              <w:r w:rsidR="003D1BC2">
                <w:t xml:space="preserve">. </w:t>
              </w:r>
            </w:ins>
            <w:del w:id="241" w:author="Abifadel, Jeannette" w:date="2026-03-12T13:18:00Z" w16du:dateUtc="2026-03-12T17:18:00Z">
              <w:r w:rsidDel="003D1BC2">
                <w:delText>when one exists.</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327C243E"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5F873E94" w14:textId="77777777" w:rsidR="003C569A" w:rsidRDefault="003C569A">
            <w:pPr>
              <w:spacing w:line="182" w:lineRule="auto"/>
              <w:rPr>
                <w:rFonts w:eastAsia="Times New Roman"/>
                <w:sz w:val="20"/>
                <w:szCs w:val="20"/>
              </w:rPr>
            </w:pPr>
          </w:p>
        </w:tc>
      </w:tr>
      <w:tr w:rsidR="00000000" w14:paraId="29DE6626" w14:textId="77777777">
        <w:trPr>
          <w:divId w:val="1286735788"/>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AD3CBD1" w14:textId="77777777" w:rsidR="003C569A" w:rsidRDefault="003C569A">
            <w:pPr>
              <w:pStyle w:val="NormalWeb"/>
              <w:jc w:val="center"/>
            </w:pPr>
            <w:r>
              <w:t>Why Is It Important to Understand Conflicts of Interest?</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3A3EFE3F" w14:textId="193525D7" w:rsidR="003C569A" w:rsidRDefault="003C569A">
            <w:pPr>
              <w:pStyle w:val="NormalWeb"/>
            </w:pPr>
            <w:r>
              <w:t xml:space="preserve">Conflicts of interest can </w:t>
            </w:r>
            <w:ins w:id="242" w:author="Abifadel, Jeannette" w:date="2026-03-12T13:18:00Z" w16du:dateUtc="2026-03-12T17:18:00Z">
              <w:r w:rsidR="003D1BC2">
                <w:t xml:space="preserve">arise </w:t>
              </w:r>
            </w:ins>
            <w:del w:id="243" w:author="Abifadel, Jeannette" w:date="2026-03-12T13:18:00Z" w16du:dateUtc="2026-03-12T17:18:00Z">
              <w:r w:rsidDel="003D1BC2">
                <w:delText>happen</w:delText>
              </w:r>
            </w:del>
            <w:r>
              <w:t xml:space="preserve"> in many different ways. When they’re identified and disclosed, you or the company can take steps to mitigate them or avoid them entirely.</w:t>
            </w:r>
          </w:p>
        </w:tc>
        <w:tc>
          <w:tcPr>
            <w:tcW w:w="0" w:type="auto"/>
            <w:tcBorders>
              <w:bottom w:val="single" w:sz="6" w:space="0" w:color="999999"/>
              <w:right w:val="single" w:sz="6" w:space="0" w:color="999999"/>
            </w:tcBorders>
            <w:tcMar>
              <w:top w:w="60" w:type="dxa"/>
              <w:left w:w="60" w:type="dxa"/>
              <w:bottom w:w="0" w:type="dxa"/>
              <w:right w:w="60" w:type="dxa"/>
            </w:tcMar>
            <w:hideMark/>
          </w:tcPr>
          <w:p w14:paraId="1DAC9141"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04D2057" w14:textId="77777777" w:rsidR="003C569A" w:rsidRDefault="003C569A">
            <w:pPr>
              <w:spacing w:line="182" w:lineRule="auto"/>
              <w:rPr>
                <w:rFonts w:eastAsia="Times New Roman"/>
                <w:sz w:val="20"/>
                <w:szCs w:val="20"/>
              </w:rPr>
            </w:pPr>
          </w:p>
        </w:tc>
      </w:tr>
      <w:tr w:rsidR="00000000" w14:paraId="376B540F" w14:textId="77777777">
        <w:trPr>
          <w:divId w:val="1286735788"/>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40190A7" w14:textId="77777777" w:rsidR="003C569A" w:rsidRDefault="003C569A">
            <w:pPr>
              <w:pStyle w:val="NormalWeb"/>
              <w:jc w:val="center"/>
            </w:pPr>
            <w:r>
              <w:t>Why Is Disclosure Necessary?</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5B173E84" w14:textId="085A459B" w:rsidR="003C569A" w:rsidRDefault="003C569A">
            <w:pPr>
              <w:pStyle w:val="NormalWeb"/>
            </w:pPr>
            <w:r>
              <w:t>An</w:t>
            </w:r>
            <w:ins w:id="244" w:author="Abifadel, Jeannette" w:date="2026-03-12T13:19:00Z" w16du:dateUtc="2026-03-12T17:19:00Z">
              <w:r w:rsidR="003D1BC2">
                <w:t>y</w:t>
              </w:r>
            </w:ins>
            <w:r>
              <w:t xml:space="preserve"> undisclosed conflict of interest </w:t>
            </w:r>
            <w:del w:id="245" w:author="Abifadel, Jeannette" w:date="2026-03-12T13:19:00Z" w16du:dateUtc="2026-03-12T17:19:00Z">
              <w:r w:rsidDel="003D1BC2">
                <w:delText xml:space="preserve">essentially is a form of fraud or corruption. Even the appearance of a conflict </w:delText>
              </w:r>
            </w:del>
            <w:r>
              <w:t>can trigger an investigation. Consequences can mean loss of employment and civil liability for individuals</w:t>
            </w:r>
            <w:ins w:id="246" w:author="Abifadel, Jeannette" w:date="2026-03-12T13:20:00Z" w16du:dateUtc="2026-03-12T17:20:00Z">
              <w:r w:rsidR="003D1BC2">
                <w:t>.</w:t>
              </w:r>
            </w:ins>
            <w:del w:id="247" w:author="Abifadel, Jeannette" w:date="2026-03-12T13:20:00Z" w16du:dateUtc="2026-03-12T17:20:00Z">
              <w:r w:rsidDel="003D1BC2">
                <w:delText>,</w:delText>
              </w:r>
            </w:del>
            <w:r>
              <w:t xml:space="preserve"> </w:t>
            </w:r>
            <w:ins w:id="248" w:author="Abifadel, Jeannette" w:date="2026-03-12T13:20:00Z" w16du:dateUtc="2026-03-12T17:20:00Z">
              <w:r w:rsidR="003D1BC2">
                <w:t xml:space="preserve">Companies can lose </w:t>
              </w:r>
            </w:ins>
            <w:del w:id="249" w:author="Abifadel, Jeannette" w:date="2026-03-12T13:20:00Z" w16du:dateUtc="2026-03-12T17:20:00Z">
              <w:r w:rsidDel="003D1BC2">
                <w:delText>and loss of</w:delText>
              </w:r>
            </w:del>
            <w:r>
              <w:t xml:space="preserve"> business partnerships, </w:t>
            </w:r>
            <w:ins w:id="250" w:author="Abifadel, Jeannette" w:date="2026-03-12T13:20:00Z" w16du:dateUtc="2026-03-12T17:20:00Z">
              <w:r w:rsidR="003D1BC2">
                <w:t xml:space="preserve">be </w:t>
              </w:r>
            </w:ins>
            <w:ins w:id="251" w:author="Abifadel, Jeannette" w:date="2026-03-12T13:21:00Z" w16du:dateUtc="2026-03-12T17:21:00Z">
              <w:r w:rsidR="003D1BC2">
                <w:t xml:space="preserve">subjected to </w:t>
              </w:r>
            </w:ins>
            <w:r>
              <w:t xml:space="preserve">corruption investigations, and </w:t>
            </w:r>
            <w:ins w:id="252" w:author="Abifadel, Jeannette" w:date="2026-03-12T13:21:00Z" w16du:dateUtc="2026-03-12T17:21:00Z">
              <w:r w:rsidR="003D1BC2">
                <w:t xml:space="preserve">suffer </w:t>
              </w:r>
            </w:ins>
            <w:r>
              <w:lastRenderedPageBreak/>
              <w:t>reputational damage</w:t>
            </w:r>
            <w:del w:id="253" w:author="Abifadel, Jeannette" w:date="2026-03-12T13:21:00Z" w16du:dateUtc="2026-03-12T17:21:00Z">
              <w:r w:rsidDel="003D1BC2">
                <w:delText xml:space="preserve"> to companies</w:delText>
              </w:r>
            </w:del>
            <w:r>
              <w:t>.</w:t>
            </w:r>
          </w:p>
        </w:tc>
        <w:tc>
          <w:tcPr>
            <w:tcW w:w="0" w:type="auto"/>
            <w:tcBorders>
              <w:bottom w:val="single" w:sz="6" w:space="0" w:color="999999"/>
              <w:right w:val="single" w:sz="6" w:space="0" w:color="999999"/>
            </w:tcBorders>
            <w:tcMar>
              <w:top w:w="60" w:type="dxa"/>
              <w:left w:w="60" w:type="dxa"/>
              <w:bottom w:w="0" w:type="dxa"/>
              <w:right w:w="60" w:type="dxa"/>
            </w:tcMar>
            <w:hideMark/>
          </w:tcPr>
          <w:p w14:paraId="25C644B7"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4246F680" w14:textId="77777777" w:rsidR="003C569A" w:rsidRDefault="003C569A">
            <w:pPr>
              <w:spacing w:line="182" w:lineRule="auto"/>
              <w:rPr>
                <w:rFonts w:eastAsia="Times New Roman"/>
                <w:sz w:val="20"/>
                <w:szCs w:val="20"/>
              </w:rPr>
            </w:pPr>
          </w:p>
        </w:tc>
      </w:tr>
      <w:tr w:rsidR="00000000" w14:paraId="07E2910F" w14:textId="77777777">
        <w:trPr>
          <w:divId w:val="1286735788"/>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B8488D6" w14:textId="77777777" w:rsidR="003C569A" w:rsidRDefault="003C569A">
            <w:pPr>
              <w:pStyle w:val="NormalWeb"/>
              <w:jc w:val="center"/>
            </w:pPr>
            <w:r>
              <w:t>What Do We Expect from You?</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168234DD" w14:textId="298943DB" w:rsidR="003C569A" w:rsidRDefault="003C569A">
            <w:pPr>
              <w:pStyle w:val="NormalWeb"/>
            </w:pPr>
            <w:r>
              <w:t>We take conflicts of interest very seriously and have established a framework to manage any real or potential conflicts of interest</w:t>
            </w:r>
            <w:ins w:id="254" w:author="Abifadel, Jeannette" w:date="2026-03-12T13:22:00Z" w16du:dateUtc="2026-03-12T17:22:00Z">
              <w:r w:rsidR="004000BF">
                <w:t xml:space="preserve"> involving</w:t>
              </w:r>
            </w:ins>
            <w:r>
              <w:t xml:space="preserve"> </w:t>
            </w:r>
            <w:del w:id="255" w:author="Abifadel, Jeannette" w:date="2026-03-12T13:22:00Z" w16du:dateUtc="2026-03-12T17:22:00Z">
              <w:r w:rsidDel="00DA7E0A">
                <w:delText>with</w:delText>
              </w:r>
            </w:del>
            <w:r>
              <w:t xml:space="preserve"> our employees</w:t>
            </w:r>
            <w:ins w:id="256" w:author="Abifadel, Jeannette" w:date="2026-03-12T13:23:00Z" w16du:dateUtc="2026-03-12T17:23:00Z">
              <w:r w:rsidR="00B11931">
                <w:t xml:space="preserve">, external stakeholders, </w:t>
              </w:r>
            </w:ins>
            <w:r>
              <w:t xml:space="preserve"> and</w:t>
            </w:r>
            <w:del w:id="257" w:author="Abifadel, Jeannette" w:date="2026-03-12T13:23:00Z" w16du:dateUtc="2026-03-12T17:23:00Z">
              <w:r w:rsidDel="00B11931">
                <w:delText xml:space="preserve"> our</w:delText>
              </w:r>
            </w:del>
            <w:r>
              <w:t xml:space="preserve"> third parties. We expect you to disclose any real or perceived conflicts of interest, so together we can take appropriate action.</w:t>
            </w:r>
          </w:p>
          <w:p w14:paraId="1C32C1D4" w14:textId="77777777" w:rsidR="003C569A" w:rsidRDefault="003C569A">
            <w:pPr>
              <w:pStyle w:val="NormalWeb"/>
            </w:pPr>
            <w:r>
              <w:t>Select the Next arrow to continue.</w:t>
            </w:r>
          </w:p>
        </w:tc>
        <w:tc>
          <w:tcPr>
            <w:tcW w:w="0" w:type="auto"/>
            <w:tcBorders>
              <w:bottom w:val="single" w:sz="6" w:space="0" w:color="999999"/>
              <w:right w:val="single" w:sz="6" w:space="0" w:color="999999"/>
            </w:tcBorders>
            <w:tcMar>
              <w:top w:w="60" w:type="dxa"/>
              <w:left w:w="60" w:type="dxa"/>
              <w:bottom w:w="0" w:type="dxa"/>
              <w:right w:w="60" w:type="dxa"/>
            </w:tcMar>
            <w:hideMark/>
          </w:tcPr>
          <w:p w14:paraId="624296B0"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2F9BD261" w14:textId="77777777" w:rsidR="003C569A" w:rsidRDefault="003C569A">
            <w:pPr>
              <w:spacing w:line="182" w:lineRule="auto"/>
              <w:rPr>
                <w:rFonts w:eastAsia="Times New Roman"/>
                <w:sz w:val="20"/>
                <w:szCs w:val="20"/>
              </w:rPr>
            </w:pPr>
          </w:p>
        </w:tc>
      </w:tr>
    </w:tbl>
    <w:p w14:paraId="19E39A4F" w14:textId="77777777" w:rsidR="003C569A" w:rsidRDefault="003C569A">
      <w:pPr>
        <w:pStyle w:val="contentblock"/>
        <w:spacing w:before="0" w:beforeAutospacing="0" w:after="45" w:afterAutospacing="0"/>
        <w:divId w:val="350835761"/>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28A9756F" w14:textId="77777777">
        <w:trPr>
          <w:divId w:val="350835761"/>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4BA38278"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AD11128"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218C0406"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3832184" w14:textId="77777777" w:rsidR="003C569A" w:rsidRDefault="003C569A">
            <w:pPr>
              <w:pStyle w:val="NormalWeb"/>
              <w:rPr>
                <w:b/>
                <w:bCs/>
              </w:rPr>
            </w:pPr>
            <w:r>
              <w:rPr>
                <w:b/>
                <w:bCs/>
              </w:rPr>
              <w:t>Alternate Text</w:t>
            </w:r>
          </w:p>
        </w:tc>
      </w:tr>
      <w:tr w:rsidR="00000000" w14:paraId="6F7AC6A8" w14:textId="77777777">
        <w:trPr>
          <w:divId w:val="350835761"/>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80AEACF"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25DEC59E"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6E4FFDA3"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DC23BBF" w14:textId="77777777" w:rsidR="003C569A" w:rsidRDefault="003C569A">
            <w:pPr>
              <w:spacing w:line="182" w:lineRule="auto"/>
              <w:rPr>
                <w:rFonts w:eastAsia="Times New Roman"/>
                <w:sz w:val="20"/>
                <w:szCs w:val="20"/>
              </w:rPr>
            </w:pPr>
          </w:p>
        </w:tc>
      </w:tr>
    </w:tbl>
    <w:p w14:paraId="542404AE" w14:textId="77777777" w:rsidR="003C569A" w:rsidRDefault="003C569A">
      <w:pPr>
        <w:pStyle w:val="contentblock"/>
        <w:spacing w:before="270" w:beforeAutospacing="0" w:after="45" w:afterAutospacing="0"/>
        <w:divId w:val="136723692"/>
        <w:rPr>
          <w:rFonts w:ascii="Calibri" w:hAnsi="Calibri" w:cs="Calibri"/>
        </w:rPr>
      </w:pPr>
      <w:r>
        <w:rPr>
          <w:rFonts w:ascii="Calibri" w:hAnsi="Calibri" w:cs="Calibri"/>
          <w:b/>
          <w:bCs/>
        </w:rPr>
        <w:t>Audio Transcript Text:</w:t>
      </w:r>
      <w:r>
        <w:rPr>
          <w:rFonts w:ascii="Calibri" w:hAnsi="Calibri" w:cs="Calibri"/>
        </w:rPr>
        <w:t xml:space="preserve"> </w:t>
      </w:r>
    </w:p>
    <w:p w14:paraId="04D4658D" w14:textId="77777777" w:rsidR="003C569A" w:rsidRDefault="003C569A">
      <w:pPr>
        <w:pStyle w:val="NormalWeb"/>
        <w:divId w:val="136723692"/>
      </w:pPr>
      <w:r>
        <w:t>Let’s explore why this topic matters to us.</w:t>
      </w:r>
      <w:r>
        <w:t xml:space="preserve"> </w:t>
      </w:r>
    </w:p>
    <w:p w14:paraId="634879A2" w14:textId="77777777" w:rsidR="003C569A" w:rsidRDefault="003C569A">
      <w:pPr>
        <w:divId w:val="1257518510"/>
        <w:rPr>
          <w:rFonts w:ascii="Calibri" w:eastAsia="Times New Roman" w:hAnsi="Calibri" w:cs="Calibri"/>
          <w:sz w:val="32"/>
          <w:szCs w:val="32"/>
        </w:rPr>
      </w:pPr>
      <w:r>
        <w:rPr>
          <w:rFonts w:ascii="Calibri" w:eastAsia="Times New Roman" w:hAnsi="Calibri" w:cs="Calibri"/>
          <w:sz w:val="32"/>
          <w:szCs w:val="32"/>
        </w:rPr>
        <w:br w:type="page" w:clear="all"/>
      </w:r>
    </w:p>
    <w:p w14:paraId="6E6F2A85" w14:textId="77777777" w:rsidR="003C569A" w:rsidRDefault="003C569A">
      <w:pPr>
        <w:jc w:val="right"/>
        <w:divId w:val="357630768"/>
        <w:rPr>
          <w:rFonts w:ascii="Calibri" w:eastAsia="Times New Roman" w:hAnsi="Calibri" w:cs="Calibri"/>
          <w:sz w:val="30"/>
          <w:szCs w:val="30"/>
        </w:rPr>
      </w:pPr>
      <w:bookmarkStart w:id="258" w:name="Page_521317232885866951"/>
      <w:bookmarkEnd w:id="258"/>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13 </w:t>
      </w:r>
    </w:p>
    <w:p w14:paraId="39BF1505" w14:textId="77777777" w:rsidR="003C569A" w:rsidRDefault="003C569A">
      <w:pPr>
        <w:jc w:val="right"/>
        <w:divId w:val="357630768"/>
        <w:rPr>
          <w:rFonts w:ascii="Calibri" w:eastAsia="Times New Roman" w:hAnsi="Calibri" w:cs="Calibri"/>
          <w:sz w:val="30"/>
          <w:szCs w:val="30"/>
        </w:rPr>
      </w:pPr>
      <w:r>
        <w:rPr>
          <w:rFonts w:ascii="Calibri" w:eastAsia="Times New Roman" w:hAnsi="Calibri" w:cs="Calibri"/>
          <w:b/>
          <w:bCs/>
          <w:sz w:val="30"/>
          <w:szCs w:val="30"/>
        </w:rPr>
        <w:t>Lesson 3:</w:t>
      </w:r>
      <w:r>
        <w:rPr>
          <w:rFonts w:ascii="Calibri" w:eastAsia="Times New Roman" w:hAnsi="Calibri" w:cs="Calibri"/>
          <w:sz w:val="30"/>
          <w:szCs w:val="30"/>
        </w:rPr>
        <w:t xml:space="preserve"> Conflicts of Interest </w:t>
      </w:r>
    </w:p>
    <w:p w14:paraId="72963F73" w14:textId="77777777" w:rsidR="003C569A" w:rsidRDefault="003C569A">
      <w:pPr>
        <w:jc w:val="right"/>
        <w:divId w:val="1020619763"/>
        <w:rPr>
          <w:rFonts w:ascii="Calibri" w:eastAsia="Times New Roman" w:hAnsi="Calibri" w:cs="Calibri"/>
          <w:sz w:val="24"/>
          <w:szCs w:val="24"/>
        </w:rPr>
      </w:pPr>
      <w:r>
        <w:rPr>
          <w:rStyle w:val="smallerheader13"/>
          <w:rFonts w:eastAsia="Times New Roman"/>
          <w:b/>
          <w:bCs/>
        </w:rPr>
        <w:t>Question and Answer Template</w:t>
      </w:r>
      <w:r>
        <w:rPr>
          <w:rStyle w:val="smallerheader13"/>
          <w:rFonts w:eastAsia="Times New Roman"/>
          <w:b/>
          <w:bCs/>
        </w:rPr>
        <w:t xml:space="preserve"> </w:t>
      </w:r>
      <w:r>
        <w:rPr>
          <w:rStyle w:val="smallerheader13"/>
          <w:rFonts w:eastAsia="Times New Roman"/>
          <w:b/>
          <w:bCs/>
        </w:rPr>
        <w:t>/ Text</w:t>
      </w:r>
      <w:r>
        <w:rPr>
          <w:rStyle w:val="smallerheader13"/>
          <w:rFonts w:eastAsia="Times New Roman"/>
          <w:b/>
          <w:bCs/>
        </w:rPr>
        <w:t xml:space="preserve"> </w:t>
      </w:r>
      <w:r>
        <w:rPr>
          <w:rStyle w:val="smallerheader13"/>
          <w:rFonts w:eastAsia="Times New Roman"/>
          <w:b/>
          <w:bCs/>
        </w:rPr>
        <w:t>/ LTR</w:t>
      </w:r>
      <w:r>
        <w:rPr>
          <w:rStyle w:val="smallerheader13"/>
          <w:rFonts w:eastAsia="Times New Roman"/>
          <w:b/>
          <w:bCs/>
        </w:rPr>
        <w:t xml:space="preserve"> </w:t>
      </w:r>
    </w:p>
    <w:p w14:paraId="090D086E" w14:textId="77777777" w:rsidR="003C569A" w:rsidRDefault="003C569A">
      <w:pPr>
        <w:pStyle w:val="contentblock"/>
        <w:spacing w:before="270" w:beforeAutospacing="0" w:after="45" w:afterAutospacing="0"/>
        <w:divId w:val="1762413037"/>
        <w:rPr>
          <w:rFonts w:ascii="Calibri" w:hAnsi="Calibri" w:cs="Calibri"/>
        </w:rPr>
      </w:pPr>
      <w:r>
        <w:rPr>
          <w:rFonts w:ascii="Calibri" w:hAnsi="Calibri" w:cs="Calibri"/>
          <w:b/>
          <w:bCs/>
        </w:rPr>
        <w:t>Content Title:</w:t>
      </w:r>
      <w:r>
        <w:rPr>
          <w:rFonts w:ascii="Calibri" w:hAnsi="Calibri" w:cs="Calibri"/>
        </w:rPr>
        <w:t xml:space="preserve"> </w:t>
      </w:r>
    </w:p>
    <w:p w14:paraId="54091BEE" w14:textId="77777777" w:rsidR="003C569A" w:rsidRDefault="003C569A">
      <w:pPr>
        <w:pStyle w:val="contentblock"/>
        <w:spacing w:before="0" w:beforeAutospacing="0" w:after="45" w:afterAutospacing="0"/>
        <w:divId w:val="1762413037"/>
        <w:rPr>
          <w:rFonts w:ascii="Calibri" w:hAnsi="Calibri" w:cs="Calibri"/>
        </w:rPr>
      </w:pPr>
      <w:r>
        <w:rPr>
          <w:rFonts w:ascii="Calibri" w:hAnsi="Calibri" w:cs="Calibri"/>
        </w:rPr>
        <w:t xml:space="preserve">Reviewing Construction Bids </w:t>
      </w:r>
    </w:p>
    <w:p w14:paraId="7C816D99" w14:textId="77777777" w:rsidR="003C569A" w:rsidRDefault="003C569A">
      <w:pPr>
        <w:pStyle w:val="contentblock"/>
        <w:spacing w:before="270" w:beforeAutospacing="0" w:after="45" w:afterAutospacing="0"/>
        <w:divId w:val="1762413037"/>
        <w:rPr>
          <w:rFonts w:ascii="Calibri" w:hAnsi="Calibri" w:cs="Calibri"/>
        </w:rPr>
      </w:pPr>
      <w:r>
        <w:rPr>
          <w:rFonts w:ascii="Calibri" w:hAnsi="Calibri" w:cs="Calibri"/>
          <w:b/>
          <w:bCs/>
        </w:rPr>
        <w:t>Content Description:</w:t>
      </w:r>
    </w:p>
    <w:p w14:paraId="0C567541" w14:textId="479EF1ED" w:rsidR="003C569A" w:rsidRDefault="003C569A">
      <w:pPr>
        <w:pStyle w:val="NormalWeb"/>
        <w:divId w:val="1762413037"/>
      </w:pPr>
      <w:r>
        <w:t xml:space="preserve">Katrina is one of five committee members reviewing </w:t>
      </w:r>
      <w:del w:id="259" w:author="Abifadel, Jeannette" w:date="2026-03-12T13:24:00Z" w16du:dateUtc="2026-03-12T17:24:00Z">
        <w:r w:rsidDel="00030327">
          <w:delText>construction</w:delText>
        </w:r>
      </w:del>
      <w:r>
        <w:t xml:space="preserve"> bids for a new </w:t>
      </w:r>
      <w:ins w:id="260" w:author="Abifadel, Jeannette" w:date="2026-03-12T13:24:00Z" w16du:dateUtc="2026-03-12T17:24:00Z">
        <w:r w:rsidR="00030327">
          <w:t>supplier</w:t>
        </w:r>
      </w:ins>
      <w:del w:id="261" w:author="Abifadel, Jeannette" w:date="2026-03-12T13:24:00Z" w16du:dateUtc="2026-03-12T17:24:00Z">
        <w:r w:rsidDel="00030327">
          <w:delText>building</w:delText>
        </w:r>
      </w:del>
      <w:r>
        <w:t xml:space="preserve">. She’s aware that her brother-in-law’s </w:t>
      </w:r>
      <w:del w:id="262" w:author="Abifadel, Jeannette" w:date="2026-03-12T13:24:00Z" w16du:dateUtc="2026-03-12T17:24:00Z">
        <w:r w:rsidDel="00030327">
          <w:delText>construction</w:delText>
        </w:r>
      </w:del>
      <w:r>
        <w:t xml:space="preserve"> company submitted one of the bids and that they desperately need the work. On top of that, she’s just learned her sister is expecting a baby.</w:t>
      </w:r>
    </w:p>
    <w:p w14:paraId="6BDCFD07" w14:textId="77777777" w:rsidR="003C569A" w:rsidRDefault="003C569A">
      <w:pPr>
        <w:pStyle w:val="NormalWeb"/>
        <w:spacing w:before="270"/>
        <w:divId w:val="2063629196"/>
      </w:pPr>
      <w:r>
        <w:rPr>
          <w:b/>
          <w:bCs/>
        </w:rPr>
        <w:t>Question:</w:t>
      </w:r>
      <w:r>
        <w:t xml:space="preserve"> </w:t>
      </w:r>
    </w:p>
    <w:p w14:paraId="17E3DB26" w14:textId="77777777" w:rsidR="003C569A" w:rsidRDefault="003C569A">
      <w:pPr>
        <w:pStyle w:val="contentblock"/>
        <w:spacing w:before="0" w:beforeAutospacing="0" w:after="45" w:afterAutospacing="0"/>
        <w:divId w:val="2063629196"/>
        <w:rPr>
          <w:rFonts w:ascii="Calibri" w:hAnsi="Calibri" w:cs="Calibri"/>
        </w:rPr>
      </w:pPr>
      <w:r>
        <w:rPr>
          <w:rFonts w:ascii="Calibri" w:hAnsi="Calibri" w:cs="Calibri"/>
        </w:rPr>
        <w:t xml:space="preserve">How would you advise Katrina?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53380859" w14:textId="77777777">
        <w:trPr>
          <w:divId w:val="1191989897"/>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1B5AFFF9"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D1AABA8" w14:textId="77777777" w:rsidR="003C569A" w:rsidRDefault="003C569A">
            <w:pPr>
              <w:pStyle w:val="NormalWeb"/>
              <w:rPr>
                <w:b/>
                <w:bCs/>
              </w:rPr>
            </w:pPr>
            <w:r>
              <w:rPr>
                <w:b/>
                <w:bCs/>
              </w:rPr>
              <w:t>Answer</w:t>
            </w:r>
          </w:p>
        </w:tc>
      </w:tr>
      <w:tr w:rsidR="00000000" w14:paraId="6B35C110" w14:textId="77777777">
        <w:trPr>
          <w:divId w:val="119198989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7A520A4"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4E1F30C" w14:textId="77777777" w:rsidR="003C569A" w:rsidRDefault="003C569A">
            <w:pPr>
              <w:pStyle w:val="NormalWeb"/>
            </w:pPr>
            <w:r>
              <w:t>Recommend your brother-in-law’s company without disclosing that you’re related. Family should come first.</w:t>
            </w:r>
          </w:p>
        </w:tc>
      </w:tr>
      <w:tr w:rsidR="00000000" w14:paraId="5E020E09" w14:textId="77777777">
        <w:trPr>
          <w:divId w:val="119198989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83C7B60"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355CF65" w14:textId="54EA05A6" w:rsidR="003C569A" w:rsidRDefault="003C569A">
            <w:pPr>
              <w:pStyle w:val="NormalWeb"/>
            </w:pPr>
            <w:r>
              <w:t xml:space="preserve">Disclose that one of the bids was submitted by your brother-in-law’s company. </w:t>
            </w:r>
            <w:ins w:id="263" w:author="Abifadel, Jeannette" w:date="2026-03-12T13:25:00Z" w16du:dateUtc="2026-03-12T17:25:00Z">
              <w:r w:rsidR="00D9229A">
                <w:t>Lincoln Electric’s policy for addressing conflicts of interest</w:t>
              </w:r>
              <w:r w:rsidR="000E639C">
                <w:t xml:space="preserve"> requires this disclosure. </w:t>
              </w:r>
            </w:ins>
            <w:del w:id="264" w:author="Abifadel, Jeannette" w:date="2026-03-12T13:25:00Z" w16du:dateUtc="2026-03-12T17:25:00Z">
              <w:r w:rsidDel="00D9229A">
                <w:delText>Your organization</w:delText>
              </w:r>
              <w:r w:rsidDel="000E639C">
                <w:delText xml:space="preserve"> should have a policy for addressing conflicts of in</w:delText>
              </w:r>
              <w:r w:rsidDel="000E639C">
                <w:delText>terest.</w:delText>
              </w:r>
            </w:del>
          </w:p>
        </w:tc>
      </w:tr>
      <w:tr w:rsidR="00000000" w14:paraId="2C325E9F" w14:textId="77777777">
        <w:trPr>
          <w:divId w:val="119198989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FE15FE4"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54286187" w14:textId="77777777" w:rsidR="003C569A" w:rsidRDefault="003C569A">
            <w:pPr>
              <w:pStyle w:val="NormalWeb"/>
            </w:pPr>
            <w:r>
              <w:t>Disclose that one of the bids was submitted by your brother-in-law’s company and recommend one of the other companies, because it would be illegal to hire your brother-in-law’s company.</w:t>
            </w:r>
          </w:p>
        </w:tc>
      </w:tr>
      <w:tr w:rsidR="00000000" w14:paraId="4914A77C" w14:textId="77777777">
        <w:trPr>
          <w:divId w:val="1191989897"/>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364C6CA"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C2B02BB" w14:textId="77777777" w:rsidR="003C569A" w:rsidRDefault="003C569A">
            <w:pPr>
              <w:pStyle w:val="NormalWeb"/>
            </w:pPr>
            <w:r>
              <w:t>Recommend one of the other companies without disclosing that your brother-in-law’s company submitted the third bid. This is the best way to avoid ethical and legal issues.</w:t>
            </w:r>
          </w:p>
        </w:tc>
      </w:tr>
    </w:tbl>
    <w:p w14:paraId="386A1B16" w14:textId="77777777" w:rsidR="003C569A" w:rsidRDefault="003C569A">
      <w:pPr>
        <w:pStyle w:val="contentblock"/>
        <w:spacing w:before="0" w:beforeAutospacing="0" w:after="270" w:afterAutospacing="0"/>
        <w:divId w:val="1864705659"/>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599DE911" w14:textId="77777777" w:rsidR="003C569A" w:rsidRDefault="003C569A">
      <w:pPr>
        <w:divId w:val="1762413037"/>
        <w:rPr>
          <w:rFonts w:ascii="Calibri" w:eastAsia="Times New Roman" w:hAnsi="Calibri" w:cs="Calibri"/>
          <w:sz w:val="32"/>
          <w:szCs w:val="32"/>
        </w:rPr>
      </w:pPr>
      <w:r>
        <w:rPr>
          <w:rFonts w:ascii="Calibri" w:eastAsia="Times New Roman" w:hAnsi="Calibri" w:cs="Calibri"/>
          <w:sz w:val="32"/>
          <w:szCs w:val="32"/>
        </w:rPr>
        <w:br w:type="page" w:clear="all"/>
      </w:r>
    </w:p>
    <w:p w14:paraId="1A03155C" w14:textId="77777777" w:rsidR="003C569A" w:rsidRDefault="003C569A">
      <w:pPr>
        <w:jc w:val="right"/>
        <w:divId w:val="1975214710"/>
        <w:rPr>
          <w:rFonts w:ascii="Calibri" w:eastAsia="Times New Roman" w:hAnsi="Calibri" w:cs="Calibri"/>
          <w:sz w:val="30"/>
          <w:szCs w:val="30"/>
        </w:rPr>
      </w:pPr>
      <w:bookmarkStart w:id="265" w:name="Page_4089758430468186"/>
      <w:bookmarkEnd w:id="265"/>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14 </w:t>
      </w:r>
    </w:p>
    <w:p w14:paraId="03571848" w14:textId="77777777" w:rsidR="003C569A" w:rsidRDefault="003C569A">
      <w:pPr>
        <w:jc w:val="right"/>
        <w:divId w:val="1975214710"/>
        <w:rPr>
          <w:rFonts w:ascii="Calibri" w:eastAsia="Times New Roman" w:hAnsi="Calibri" w:cs="Calibri"/>
          <w:sz w:val="30"/>
          <w:szCs w:val="30"/>
        </w:rPr>
      </w:pPr>
      <w:r>
        <w:rPr>
          <w:rFonts w:ascii="Calibri" w:eastAsia="Times New Roman" w:hAnsi="Calibri" w:cs="Calibri"/>
          <w:b/>
          <w:bCs/>
          <w:sz w:val="30"/>
          <w:szCs w:val="30"/>
        </w:rPr>
        <w:t>Lesson 3:</w:t>
      </w:r>
      <w:r>
        <w:rPr>
          <w:rFonts w:ascii="Calibri" w:eastAsia="Times New Roman" w:hAnsi="Calibri" w:cs="Calibri"/>
          <w:sz w:val="30"/>
          <w:szCs w:val="30"/>
        </w:rPr>
        <w:t xml:space="preserve"> Conflicts of Interest </w:t>
      </w:r>
    </w:p>
    <w:p w14:paraId="3F4B3BED" w14:textId="77777777" w:rsidR="003C569A" w:rsidRDefault="003C569A">
      <w:pPr>
        <w:jc w:val="right"/>
        <w:divId w:val="1147939862"/>
        <w:rPr>
          <w:rFonts w:ascii="Calibri" w:eastAsia="Times New Roman" w:hAnsi="Calibri" w:cs="Calibri"/>
          <w:sz w:val="24"/>
          <w:szCs w:val="24"/>
        </w:rPr>
      </w:pPr>
      <w:r>
        <w:rPr>
          <w:rStyle w:val="smallerheader14"/>
          <w:rFonts w:eastAsia="Times New Roman"/>
          <w:b/>
          <w:bCs/>
        </w:rPr>
        <w:t>Text and Image Template</w:t>
      </w:r>
      <w:r>
        <w:rPr>
          <w:rStyle w:val="smallerheader14"/>
          <w:rFonts w:eastAsia="Times New Roman"/>
          <w:b/>
          <w:bCs/>
        </w:rPr>
        <w:t xml:space="preserve"> </w:t>
      </w:r>
      <w:r>
        <w:rPr>
          <w:rStyle w:val="smallerheader14"/>
          <w:rFonts w:eastAsia="Times New Roman"/>
          <w:b/>
          <w:bCs/>
        </w:rPr>
        <w:t>/ Text Only</w:t>
      </w:r>
      <w:r>
        <w:rPr>
          <w:rStyle w:val="smallerheader14"/>
          <w:rFonts w:eastAsia="Times New Roman"/>
          <w:b/>
          <w:bCs/>
        </w:rPr>
        <w:t xml:space="preserve"> </w:t>
      </w:r>
    </w:p>
    <w:p w14:paraId="4446CEA9"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Content Title:</w:t>
      </w:r>
      <w:r>
        <w:rPr>
          <w:rFonts w:ascii="Calibri" w:hAnsi="Calibri" w:cs="Calibri"/>
        </w:rPr>
        <w:t xml:space="preserve"> </w:t>
      </w:r>
    </w:p>
    <w:p w14:paraId="6B7301E2"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rPr>
        <w:t xml:space="preserve">Thanks for helping Katrina. </w:t>
      </w:r>
    </w:p>
    <w:p w14:paraId="361C28CC" w14:textId="77777777" w:rsidR="003C569A" w:rsidRDefault="003C569A">
      <w:pPr>
        <w:pStyle w:val="NormalWeb"/>
        <w:spacing w:after="0"/>
        <w:divId w:val="913317839"/>
      </w:pPr>
      <w:r>
        <w:br w:type="textWrapping" w:clear="all"/>
      </w:r>
      <w:r>
        <w:rPr>
          <w:b/>
          <w:bCs/>
        </w:rPr>
        <w:t>Column 1 Text:</w:t>
      </w:r>
      <w:r>
        <w:t xml:space="preserve"> </w:t>
      </w:r>
    </w:p>
    <w:p w14:paraId="7155F0F3" w14:textId="77777777" w:rsidR="003C569A" w:rsidRDefault="003C569A">
      <w:pPr>
        <w:pStyle w:val="NormalWeb"/>
        <w:divId w:val="913317839"/>
      </w:pPr>
      <w:r>
        <w:t>While this bid might be competitive and viable, this is a conflict of interest that Katrina needs to disclose. Withholding such information would not only be unethical, it may also be illegal. If Katrina were to recommend hiring her brother-in-law’s company without disclosing their relationship, this would be an example of nepotism – favoring friends or relatives in business – which is a common type of conflict of interest.</w:t>
      </w:r>
    </w:p>
    <w:p w14:paraId="09098820" w14:textId="77777777" w:rsidR="003C569A" w:rsidRDefault="003C569A">
      <w:pPr>
        <w:pStyle w:val="NormalWeb"/>
        <w:divId w:val="913317839"/>
      </w:pPr>
      <w:r>
        <w:t>Other common conflicts of interest include:</w:t>
      </w:r>
    </w:p>
    <w:p w14:paraId="4DB7F231" w14:textId="77777777"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Self-dealing to use a position or employment to advance your own personal interests.</w:t>
      </w:r>
    </w:p>
    <w:p w14:paraId="24D30EFB" w14:textId="77777777"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Sharing confidential or proprietary information with a third party or using it for personal gain.</w:t>
      </w:r>
    </w:p>
    <w:p w14:paraId="4FF26A1B" w14:textId="62944AF9"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 xml:space="preserve">Personally taking business opportunities that should go to </w:t>
      </w:r>
      <w:ins w:id="266" w:author="Abifadel, Jeannette" w:date="2026-03-12T13:27:00Z" w16du:dateUtc="2026-03-12T17:27:00Z">
        <w:r w:rsidR="00DB1A98">
          <w:rPr>
            <w:rFonts w:ascii="Calibri" w:eastAsia="Times New Roman" w:hAnsi="Calibri" w:cs="Calibri"/>
          </w:rPr>
          <w:t>Lincoln Electric.</w:t>
        </w:r>
      </w:ins>
      <w:del w:id="267" w:author="Abifadel, Jeannette" w:date="2026-03-12T13:27:00Z" w16du:dateUtc="2026-03-12T17:27:00Z">
        <w:r w:rsidDel="00DB1A98">
          <w:rPr>
            <w:rFonts w:ascii="Calibri" w:eastAsia="Times New Roman" w:hAnsi="Calibri" w:cs="Calibri"/>
          </w:rPr>
          <w:delText>your employer.</w:delText>
        </w:r>
      </w:del>
    </w:p>
    <w:p w14:paraId="21DD6D1F" w14:textId="56797105"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 xml:space="preserve">Outside employment with a competitor or supplemental income through activities that could harm </w:t>
      </w:r>
      <w:ins w:id="268" w:author="Abifadel, Jeannette" w:date="2026-03-12T13:27:00Z" w16du:dateUtc="2026-03-12T17:27:00Z">
        <w:r w:rsidR="00DB1A98">
          <w:rPr>
            <w:rFonts w:ascii="Calibri" w:eastAsia="Times New Roman" w:hAnsi="Calibri" w:cs="Calibri"/>
          </w:rPr>
          <w:t>Lincoln Electric</w:t>
        </w:r>
        <w:r w:rsidR="009E2CBC">
          <w:rPr>
            <w:rFonts w:ascii="Calibri" w:eastAsia="Times New Roman" w:hAnsi="Calibri" w:cs="Calibri"/>
          </w:rPr>
          <w:t>.</w:t>
        </w:r>
      </w:ins>
      <w:del w:id="269" w:author="Abifadel, Jeannette" w:date="2026-03-12T13:27:00Z" w16du:dateUtc="2026-03-12T17:27:00Z">
        <w:r w:rsidDel="00DB1A98">
          <w:rPr>
            <w:rFonts w:ascii="Calibri" w:eastAsia="Times New Roman" w:hAnsi="Calibri" w:cs="Calibri"/>
          </w:rPr>
          <w:delText>your employer.</w:delText>
        </w:r>
      </w:del>
    </w:p>
    <w:p w14:paraId="46AFF389" w14:textId="615A55E7"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Serving on a board of directors for an entity that does business with</w:t>
      </w:r>
      <w:ins w:id="270" w:author="Abifadel, Jeannette" w:date="2026-03-12T13:27:00Z" w16du:dateUtc="2026-03-12T17:27:00Z">
        <w:r w:rsidR="009E2CBC">
          <w:rPr>
            <w:rFonts w:ascii="Calibri" w:eastAsia="Times New Roman" w:hAnsi="Calibri" w:cs="Calibri"/>
          </w:rPr>
          <w:t xml:space="preserve"> Lincoln Electric</w:t>
        </w:r>
      </w:ins>
      <w:del w:id="271" w:author="Abifadel, Jeannette" w:date="2026-03-12T13:27:00Z" w16du:dateUtc="2026-03-12T17:27:00Z">
        <w:r w:rsidDel="009E2CBC">
          <w:rPr>
            <w:rFonts w:ascii="Calibri" w:eastAsia="Times New Roman" w:hAnsi="Calibri" w:cs="Calibri"/>
          </w:rPr>
          <w:delText xml:space="preserve"> your employer</w:delText>
        </w:r>
      </w:del>
      <w:r>
        <w:rPr>
          <w:rFonts w:ascii="Calibri" w:eastAsia="Times New Roman" w:hAnsi="Calibri" w:cs="Calibri"/>
        </w:rPr>
        <w:t xml:space="preserve"> or </w:t>
      </w:r>
      <w:ins w:id="272" w:author="Abifadel, Jeannette" w:date="2026-03-12T13:27:00Z" w16du:dateUtc="2026-03-12T17:27:00Z">
        <w:r w:rsidR="009E2CBC">
          <w:rPr>
            <w:rFonts w:ascii="Calibri" w:eastAsia="Times New Roman" w:hAnsi="Calibri" w:cs="Calibri"/>
          </w:rPr>
          <w:t xml:space="preserve">its </w:t>
        </w:r>
      </w:ins>
      <w:r>
        <w:rPr>
          <w:rFonts w:ascii="Calibri" w:eastAsia="Times New Roman" w:hAnsi="Calibri" w:cs="Calibri"/>
        </w:rPr>
        <w:t>customers.</w:t>
      </w:r>
    </w:p>
    <w:p w14:paraId="671EAE3A" w14:textId="77777777" w:rsidR="003C569A" w:rsidRDefault="003C569A">
      <w:pPr>
        <w:numPr>
          <w:ilvl w:val="0"/>
          <w:numId w:val="3"/>
        </w:numPr>
        <w:spacing w:before="100" w:beforeAutospacing="1" w:after="100" w:afterAutospacing="1" w:line="240" w:lineRule="auto"/>
        <w:divId w:val="913317839"/>
        <w:rPr>
          <w:rFonts w:ascii="Calibri" w:eastAsia="Times New Roman" w:hAnsi="Calibri" w:cs="Calibri"/>
        </w:rPr>
      </w:pPr>
      <w:r>
        <w:rPr>
          <w:rFonts w:ascii="Calibri" w:eastAsia="Times New Roman" w:hAnsi="Calibri" w:cs="Calibri"/>
        </w:rPr>
        <w:t>Accepting bribes or gifts or using influence to solicit benefits.</w:t>
      </w:r>
    </w:p>
    <w:p w14:paraId="1F0ED0A6" w14:textId="610DBC98" w:rsidR="003C569A" w:rsidRDefault="003C569A">
      <w:pPr>
        <w:pStyle w:val="NormalWeb"/>
        <w:divId w:val="913317839"/>
      </w:pPr>
      <w:r>
        <w:t xml:space="preserve">Remember, disclosure is a crucial first step in </w:t>
      </w:r>
      <w:ins w:id="273" w:author="Abifadel, Jeannette" w:date="2026-03-12T13:28:00Z" w16du:dateUtc="2026-03-12T17:28:00Z">
        <w:r w:rsidR="005D249E">
          <w:t xml:space="preserve">managing </w:t>
        </w:r>
      </w:ins>
      <w:del w:id="274" w:author="Abifadel, Jeannette" w:date="2026-03-12T13:28:00Z" w16du:dateUtc="2026-03-12T17:28:00Z">
        <w:r w:rsidDel="005D249E">
          <w:delText>protecting your busi</w:delText>
        </w:r>
      </w:del>
      <w:del w:id="275" w:author="Abifadel, Jeannette" w:date="2026-03-12T13:29:00Z" w16du:dateUtc="2026-03-12T17:29:00Z">
        <w:r w:rsidDel="005D249E">
          <w:delText xml:space="preserve">ness and ours from </w:delText>
        </w:r>
      </w:del>
      <w:r>
        <w:t>c</w:t>
      </w:r>
      <w:r>
        <w:t>o</w:t>
      </w:r>
      <w:r>
        <w:t>n</w:t>
      </w:r>
      <w:r>
        <w:t>f</w:t>
      </w:r>
      <w:r>
        <w:t>l</w:t>
      </w:r>
      <w:r>
        <w:t>i</w:t>
      </w:r>
      <w:r>
        <w:t xml:space="preserve">cts of interest. </w:t>
      </w:r>
      <w:del w:id="276" w:author="Abifadel, Jeannette" w:date="2026-03-12T13:29:00Z" w16du:dateUtc="2026-03-12T17:29:00Z">
        <w:r w:rsidDel="00516A58">
          <w:delText>Your company</w:delText>
        </w:r>
      </w:del>
      <w:ins w:id="277" w:author="Abifadel, Jeannette" w:date="2026-03-12T13:29:00Z" w16du:dateUtc="2026-03-12T17:29:00Z">
        <w:r w:rsidR="00516A58">
          <w:t xml:space="preserve"> Lincoln Electric has</w:t>
        </w:r>
      </w:ins>
      <w:del w:id="278" w:author="Abifadel, Jeannette" w:date="2026-03-12T13:29:00Z" w16du:dateUtc="2026-03-12T17:29:00Z">
        <w:r w:rsidDel="00516A58">
          <w:delText xml:space="preserve"> should then have</w:delText>
        </w:r>
      </w:del>
      <w:r>
        <w:t xml:space="preserve"> a process in place </w:t>
      </w:r>
      <w:del w:id="279" w:author="Abifadel, Jeannette" w:date="2026-03-12T13:29:00Z" w16du:dateUtc="2026-03-12T17:29:00Z">
        <w:r w:rsidDel="00516A58">
          <w:delText>for how</w:delText>
        </w:r>
      </w:del>
      <w:r>
        <w:t xml:space="preserve"> to address and mitigate the conflict from there. </w:t>
      </w:r>
    </w:p>
    <w:p w14:paraId="16672129" w14:textId="77777777" w:rsidR="003C569A" w:rsidRDefault="003C569A">
      <w:pPr>
        <w:pStyle w:val="contentblock"/>
        <w:spacing w:before="270" w:beforeAutospacing="0" w:after="45" w:afterAutospacing="0"/>
        <w:divId w:val="1776055675"/>
        <w:rPr>
          <w:rFonts w:ascii="Calibri" w:hAnsi="Calibri" w:cs="Calibri"/>
        </w:rPr>
      </w:pPr>
      <w:r>
        <w:rPr>
          <w:rFonts w:ascii="Calibri" w:hAnsi="Calibri" w:cs="Calibri"/>
          <w:b/>
          <w:bCs/>
        </w:rPr>
        <w:t>Audio Transcript Text:</w:t>
      </w:r>
      <w:r>
        <w:rPr>
          <w:rFonts w:ascii="Calibri" w:hAnsi="Calibri" w:cs="Calibri"/>
        </w:rPr>
        <w:t xml:space="preserve"> </w:t>
      </w:r>
    </w:p>
    <w:p w14:paraId="0D6FE5DC" w14:textId="77777777" w:rsidR="003C569A" w:rsidRDefault="003C569A">
      <w:pPr>
        <w:pStyle w:val="NormalWeb"/>
        <w:divId w:val="1776055675"/>
      </w:pPr>
      <w:r>
        <w:t>Thanks for your advice.</w:t>
      </w:r>
      <w:r>
        <w:t xml:space="preserve"> </w:t>
      </w:r>
    </w:p>
    <w:p w14:paraId="18D1D2BC" w14:textId="77777777" w:rsidR="003C569A" w:rsidRDefault="003C569A">
      <w:pPr>
        <w:divId w:val="1651472118"/>
        <w:rPr>
          <w:rFonts w:ascii="Calibri" w:eastAsia="Times New Roman" w:hAnsi="Calibri" w:cs="Calibri"/>
          <w:sz w:val="32"/>
          <w:szCs w:val="32"/>
        </w:rPr>
      </w:pPr>
      <w:r>
        <w:rPr>
          <w:rFonts w:ascii="Calibri" w:eastAsia="Times New Roman" w:hAnsi="Calibri" w:cs="Calibri"/>
          <w:sz w:val="32"/>
          <w:szCs w:val="32"/>
        </w:rPr>
        <w:br w:type="page" w:clear="all"/>
      </w:r>
    </w:p>
    <w:p w14:paraId="448E3769" w14:textId="77777777" w:rsidR="003C569A" w:rsidRDefault="003C569A">
      <w:pPr>
        <w:jc w:val="right"/>
        <w:divId w:val="1651472118"/>
        <w:rPr>
          <w:rFonts w:ascii="Calibri" w:eastAsia="Times New Roman" w:hAnsi="Calibri" w:cs="Calibri"/>
          <w:sz w:val="30"/>
          <w:szCs w:val="30"/>
        </w:rPr>
      </w:pPr>
      <w:commentRangeStart w:id="280"/>
      <w:r>
        <w:rPr>
          <w:rFonts w:ascii="Calibri" w:eastAsia="Times New Roman" w:hAnsi="Calibri" w:cs="Calibri"/>
          <w:b/>
          <w:bCs/>
          <w:sz w:val="30"/>
          <w:szCs w:val="30"/>
        </w:rPr>
        <w:lastRenderedPageBreak/>
        <w:t>Lesson 4:</w:t>
      </w:r>
      <w:r>
        <w:rPr>
          <w:rFonts w:ascii="Calibri" w:eastAsia="Times New Roman" w:hAnsi="Calibri" w:cs="Calibri"/>
          <w:sz w:val="30"/>
          <w:szCs w:val="30"/>
        </w:rPr>
        <w:t xml:space="preserve"> Books and Records </w:t>
      </w:r>
    </w:p>
    <w:p w14:paraId="1EF08B11" w14:textId="77777777" w:rsidR="003C569A" w:rsidRDefault="003C569A">
      <w:pPr>
        <w:jc w:val="right"/>
        <w:divId w:val="1651472118"/>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280"/>
      <w:r w:rsidR="00704E95">
        <w:rPr>
          <w:rStyle w:val="CommentReference"/>
        </w:rPr>
        <w:commentReference w:id="280"/>
      </w:r>
    </w:p>
    <w:p w14:paraId="0D13CF70"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Lesson Type :</w:t>
      </w:r>
      <w:r>
        <w:rPr>
          <w:rFonts w:ascii="Calibri" w:hAnsi="Calibri" w:cs="Calibri"/>
        </w:rPr>
        <w:t xml:space="preserve"> </w:t>
      </w:r>
    </w:p>
    <w:p w14:paraId="4C09C15F"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rPr>
        <w:t xml:space="preserve">Quick Quiz </w:t>
      </w:r>
    </w:p>
    <w:p w14:paraId="2D4C3081"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Select Type :</w:t>
      </w:r>
      <w:r>
        <w:rPr>
          <w:rFonts w:ascii="Calibri" w:hAnsi="Calibri" w:cs="Calibri"/>
        </w:rPr>
        <w:t xml:space="preserve"> </w:t>
      </w:r>
    </w:p>
    <w:p w14:paraId="5EED9A48"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rPr>
        <w:t xml:space="preserve">Post Lesson Quick Quiz </w:t>
      </w:r>
    </w:p>
    <w:p w14:paraId="5C4498B1"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Page Title :</w:t>
      </w:r>
      <w:r>
        <w:rPr>
          <w:rFonts w:ascii="Calibri" w:hAnsi="Calibri" w:cs="Calibri"/>
        </w:rPr>
        <w:t xml:space="preserve"> </w:t>
      </w:r>
    </w:p>
    <w:p w14:paraId="4EA2A4A7"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rPr>
        <w:t xml:space="preserve">Ready to put what you’ve learned into practice? </w:t>
      </w:r>
    </w:p>
    <w:p w14:paraId="50937927" w14:textId="77777777" w:rsidR="003C569A" w:rsidRDefault="003C569A">
      <w:pPr>
        <w:jc w:val="right"/>
        <w:divId w:val="1651472118"/>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449BA8E1" w14:textId="77777777" w:rsidR="003C569A" w:rsidRDefault="003C569A">
      <w:pPr>
        <w:divId w:val="1651472118"/>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22AAA62B"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1. Question :</w:t>
      </w:r>
      <w:r>
        <w:rPr>
          <w:rFonts w:ascii="Calibri" w:hAnsi="Calibri" w:cs="Calibri"/>
        </w:rPr>
        <w:t xml:space="preserve"> </w:t>
      </w:r>
    </w:p>
    <w:p w14:paraId="07B57EB7" w14:textId="77777777" w:rsidR="003C569A" w:rsidRDefault="003C569A">
      <w:pPr>
        <w:pStyle w:val="NormalWeb"/>
        <w:divId w:val="1651472118"/>
      </w:pPr>
      <w:r>
        <w:t>If you offer or receive hospitality or a gift, you must document the who, what, where, when, and why.</w:t>
      </w:r>
    </w:p>
    <w:p w14:paraId="58CAE3B5"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1. Answer: Correct </w:t>
      </w:r>
    </w:p>
    <w:p w14:paraId="7A8E7D8D" w14:textId="77777777" w:rsidR="003C569A" w:rsidRDefault="003C569A">
      <w:pPr>
        <w:pStyle w:val="NormalWeb"/>
        <w:divId w:val="1651472118"/>
      </w:pPr>
      <w:r>
        <w:t>True</w:t>
      </w:r>
    </w:p>
    <w:p w14:paraId="47739284"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2. Answer: Incorrect </w:t>
      </w:r>
    </w:p>
    <w:p w14:paraId="37C8BB61" w14:textId="77777777" w:rsidR="003C569A" w:rsidRDefault="003C569A">
      <w:pPr>
        <w:pStyle w:val="NormalWeb"/>
        <w:divId w:val="1651472118"/>
      </w:pPr>
      <w:r>
        <w:t>False</w:t>
      </w:r>
    </w:p>
    <w:p w14:paraId="2AC94185" w14:textId="77777777" w:rsidR="003C569A" w:rsidRPr="007D3493" w:rsidRDefault="003C569A">
      <w:pPr>
        <w:pStyle w:val="contentblock"/>
        <w:spacing w:before="270" w:beforeAutospacing="0" w:after="45" w:afterAutospacing="0"/>
        <w:divId w:val="1651472118"/>
        <w:rPr>
          <w:rFonts w:ascii="Calibri" w:hAnsi="Calibri" w:cs="Calibri"/>
          <w:highlight w:val="yellow"/>
          <w:rPrChange w:id="281" w:author="Abifadel, Jeannette" w:date="2026-03-12T13:41:00Z" w16du:dateUtc="2026-03-12T17:41:00Z">
            <w:rPr>
              <w:rFonts w:ascii="Calibri" w:hAnsi="Calibri" w:cs="Calibri"/>
            </w:rPr>
          </w:rPrChange>
        </w:rPr>
      </w:pPr>
      <w:r w:rsidRPr="007D3493">
        <w:rPr>
          <w:rFonts w:ascii="Calibri" w:hAnsi="Calibri" w:cs="Calibri"/>
          <w:b/>
          <w:bCs/>
          <w:highlight w:val="yellow"/>
          <w:rPrChange w:id="282" w:author="Abifadel, Jeannette" w:date="2026-03-12T13:41:00Z" w16du:dateUtc="2026-03-12T17:41:00Z">
            <w:rPr>
              <w:rFonts w:ascii="Calibri" w:hAnsi="Calibri" w:cs="Calibri"/>
              <w:b/>
              <w:bCs/>
            </w:rPr>
          </w:rPrChange>
        </w:rPr>
        <w:t>2. Question :</w:t>
      </w:r>
      <w:r w:rsidRPr="007D3493">
        <w:rPr>
          <w:rFonts w:ascii="Calibri" w:hAnsi="Calibri" w:cs="Calibri"/>
          <w:highlight w:val="yellow"/>
          <w:rPrChange w:id="283" w:author="Abifadel, Jeannette" w:date="2026-03-12T13:41:00Z" w16du:dateUtc="2026-03-12T17:41:00Z">
            <w:rPr>
              <w:rFonts w:ascii="Calibri" w:hAnsi="Calibri" w:cs="Calibri"/>
            </w:rPr>
          </w:rPrChange>
        </w:rPr>
        <w:t xml:space="preserve"> </w:t>
      </w:r>
    </w:p>
    <w:p w14:paraId="05E35786" w14:textId="77777777" w:rsidR="003C569A" w:rsidRPr="007D3493" w:rsidRDefault="003C569A">
      <w:pPr>
        <w:pStyle w:val="NormalWeb"/>
        <w:divId w:val="1651472118"/>
        <w:rPr>
          <w:highlight w:val="yellow"/>
          <w:rPrChange w:id="284" w:author="Abifadel, Jeannette" w:date="2026-03-12T13:41:00Z" w16du:dateUtc="2026-03-12T17:41:00Z">
            <w:rPr/>
          </w:rPrChange>
        </w:rPr>
      </w:pPr>
      <w:r w:rsidRPr="007D3493">
        <w:rPr>
          <w:highlight w:val="yellow"/>
          <w:rPrChange w:id="285" w:author="Abifadel, Jeannette" w:date="2026-03-12T13:41:00Z" w16du:dateUtc="2026-03-12T17:41:00Z">
            <w:rPr/>
          </w:rPrChange>
        </w:rPr>
        <w:t>Records are only needed for transactions over a certain financial limit.</w:t>
      </w:r>
    </w:p>
    <w:p w14:paraId="7DA158BD" w14:textId="77777777" w:rsidR="003C569A" w:rsidRPr="007D3493" w:rsidRDefault="003C569A">
      <w:pPr>
        <w:pStyle w:val="contentblock"/>
        <w:spacing w:before="0" w:beforeAutospacing="0" w:after="45" w:afterAutospacing="0"/>
        <w:divId w:val="1651472118"/>
        <w:rPr>
          <w:rFonts w:ascii="Calibri" w:hAnsi="Calibri" w:cs="Calibri"/>
          <w:highlight w:val="yellow"/>
          <w:rPrChange w:id="286" w:author="Abifadel, Jeannette" w:date="2026-03-12T13:41:00Z" w16du:dateUtc="2026-03-12T17:41:00Z">
            <w:rPr>
              <w:rFonts w:ascii="Calibri" w:hAnsi="Calibri" w:cs="Calibri"/>
            </w:rPr>
          </w:rPrChange>
        </w:rPr>
      </w:pPr>
      <w:r w:rsidRPr="007D3493">
        <w:rPr>
          <w:rFonts w:ascii="Calibri" w:hAnsi="Calibri" w:cs="Calibri"/>
          <w:b/>
          <w:bCs/>
          <w:highlight w:val="yellow"/>
          <w:rPrChange w:id="287" w:author="Abifadel, Jeannette" w:date="2026-03-12T13:41:00Z" w16du:dateUtc="2026-03-12T17:41:00Z">
            <w:rPr>
              <w:rFonts w:ascii="Calibri" w:hAnsi="Calibri" w:cs="Calibri"/>
              <w:b/>
              <w:bCs/>
            </w:rPr>
          </w:rPrChange>
        </w:rPr>
        <w:t xml:space="preserve">1. Answer: Incorrect </w:t>
      </w:r>
    </w:p>
    <w:p w14:paraId="31D6392E" w14:textId="77777777" w:rsidR="003C569A" w:rsidRPr="007D3493" w:rsidRDefault="003C569A">
      <w:pPr>
        <w:pStyle w:val="NormalWeb"/>
        <w:divId w:val="1651472118"/>
        <w:rPr>
          <w:highlight w:val="yellow"/>
          <w:rPrChange w:id="288" w:author="Abifadel, Jeannette" w:date="2026-03-12T13:41:00Z" w16du:dateUtc="2026-03-12T17:41:00Z">
            <w:rPr/>
          </w:rPrChange>
        </w:rPr>
      </w:pPr>
      <w:r w:rsidRPr="007D3493">
        <w:rPr>
          <w:highlight w:val="yellow"/>
          <w:rPrChange w:id="289" w:author="Abifadel, Jeannette" w:date="2026-03-12T13:41:00Z" w16du:dateUtc="2026-03-12T17:41:00Z">
            <w:rPr/>
          </w:rPrChange>
        </w:rPr>
        <w:t>True</w:t>
      </w:r>
    </w:p>
    <w:p w14:paraId="025C708F" w14:textId="77777777" w:rsidR="003C569A" w:rsidRPr="007D3493" w:rsidRDefault="003C569A">
      <w:pPr>
        <w:pStyle w:val="contentblock"/>
        <w:spacing w:before="0" w:beforeAutospacing="0" w:after="45" w:afterAutospacing="0"/>
        <w:divId w:val="1651472118"/>
        <w:rPr>
          <w:rFonts w:ascii="Calibri" w:hAnsi="Calibri" w:cs="Calibri"/>
          <w:highlight w:val="yellow"/>
          <w:rPrChange w:id="290" w:author="Abifadel, Jeannette" w:date="2026-03-12T13:41:00Z" w16du:dateUtc="2026-03-12T17:41:00Z">
            <w:rPr>
              <w:rFonts w:ascii="Calibri" w:hAnsi="Calibri" w:cs="Calibri"/>
            </w:rPr>
          </w:rPrChange>
        </w:rPr>
      </w:pPr>
      <w:r w:rsidRPr="007D3493">
        <w:rPr>
          <w:rFonts w:ascii="Calibri" w:hAnsi="Calibri" w:cs="Calibri"/>
          <w:b/>
          <w:bCs/>
          <w:highlight w:val="yellow"/>
          <w:rPrChange w:id="291" w:author="Abifadel, Jeannette" w:date="2026-03-12T13:41:00Z" w16du:dateUtc="2026-03-12T17:41:00Z">
            <w:rPr>
              <w:rFonts w:ascii="Calibri" w:hAnsi="Calibri" w:cs="Calibri"/>
              <w:b/>
              <w:bCs/>
            </w:rPr>
          </w:rPrChange>
        </w:rPr>
        <w:t xml:space="preserve">2. Answer: Correct </w:t>
      </w:r>
    </w:p>
    <w:p w14:paraId="2F56BF12" w14:textId="77777777" w:rsidR="003C569A" w:rsidRDefault="003C569A">
      <w:pPr>
        <w:pStyle w:val="NormalWeb"/>
        <w:divId w:val="1651472118"/>
      </w:pPr>
      <w:r w:rsidRPr="007D3493">
        <w:rPr>
          <w:highlight w:val="yellow"/>
          <w:rPrChange w:id="292" w:author="Abifadel, Jeannette" w:date="2026-03-12T13:41:00Z" w16du:dateUtc="2026-03-12T17:41:00Z">
            <w:rPr/>
          </w:rPrChange>
        </w:rPr>
        <w:t>False</w:t>
      </w:r>
    </w:p>
    <w:p w14:paraId="2DECD3F5"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3. Question :</w:t>
      </w:r>
      <w:r>
        <w:rPr>
          <w:rFonts w:ascii="Calibri" w:hAnsi="Calibri" w:cs="Calibri"/>
        </w:rPr>
        <w:t xml:space="preserve"> </w:t>
      </w:r>
    </w:p>
    <w:p w14:paraId="718C343E" w14:textId="77777777" w:rsidR="003C569A" w:rsidRDefault="003C569A">
      <w:pPr>
        <w:pStyle w:val="NormalWeb"/>
        <w:divId w:val="1651472118"/>
      </w:pPr>
      <w:r>
        <w:t>If you learn of any false or misleading entries, or unusual or unrecorded payments, you should report them immediately.</w:t>
      </w:r>
    </w:p>
    <w:p w14:paraId="2ABD315A"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1. Answer: Correct </w:t>
      </w:r>
    </w:p>
    <w:p w14:paraId="371B02DE" w14:textId="77777777" w:rsidR="003C569A" w:rsidRDefault="003C569A">
      <w:pPr>
        <w:pStyle w:val="NormalWeb"/>
        <w:divId w:val="1651472118"/>
      </w:pPr>
      <w:r>
        <w:t>True</w:t>
      </w:r>
    </w:p>
    <w:p w14:paraId="2249C8D4"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2. Answer: Incorrect </w:t>
      </w:r>
    </w:p>
    <w:p w14:paraId="03AA401D" w14:textId="77777777" w:rsidR="003C569A" w:rsidRDefault="003C569A">
      <w:pPr>
        <w:pStyle w:val="NormalWeb"/>
        <w:divId w:val="1651472118"/>
      </w:pPr>
      <w:r>
        <w:t>False</w:t>
      </w:r>
    </w:p>
    <w:p w14:paraId="356A5CDF"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4. Question :</w:t>
      </w:r>
      <w:r>
        <w:rPr>
          <w:rFonts w:ascii="Calibri" w:hAnsi="Calibri" w:cs="Calibri"/>
        </w:rPr>
        <w:t xml:space="preserve"> </w:t>
      </w:r>
    </w:p>
    <w:p w14:paraId="4C79A3AA" w14:textId="77777777" w:rsidR="003C569A" w:rsidRDefault="003C569A">
      <w:pPr>
        <w:pStyle w:val="NormalWeb"/>
        <w:divId w:val="1651472118"/>
      </w:pPr>
      <w:r>
        <w:t>An improper record is one that conceals, distorts, or misrepresents the true nature of a transaction.</w:t>
      </w:r>
    </w:p>
    <w:p w14:paraId="718883A0"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1. Answer: Correct </w:t>
      </w:r>
    </w:p>
    <w:p w14:paraId="1D2E8D49" w14:textId="77777777" w:rsidR="003C569A" w:rsidRDefault="003C569A">
      <w:pPr>
        <w:pStyle w:val="NormalWeb"/>
        <w:divId w:val="1651472118"/>
      </w:pPr>
      <w:r>
        <w:lastRenderedPageBreak/>
        <w:t>True</w:t>
      </w:r>
    </w:p>
    <w:p w14:paraId="1DEEDC40"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2. Answer: Incorrect </w:t>
      </w:r>
    </w:p>
    <w:p w14:paraId="6F843599" w14:textId="77777777" w:rsidR="003C569A" w:rsidRDefault="003C569A">
      <w:pPr>
        <w:pStyle w:val="NormalWeb"/>
        <w:divId w:val="1651472118"/>
      </w:pPr>
      <w:r>
        <w:t>False</w:t>
      </w:r>
    </w:p>
    <w:p w14:paraId="3E09312F" w14:textId="645344C5" w:rsidR="003C569A" w:rsidDel="001F7385" w:rsidRDefault="003C569A">
      <w:pPr>
        <w:pStyle w:val="contentblock"/>
        <w:spacing w:before="270" w:beforeAutospacing="0" w:after="45" w:afterAutospacing="0"/>
        <w:divId w:val="1651472118"/>
        <w:rPr>
          <w:del w:id="293" w:author="Abifadel, Jeannette" w:date="2026-03-12T13:42:00Z" w16du:dateUtc="2026-03-12T17:42:00Z"/>
          <w:rFonts w:ascii="Calibri" w:hAnsi="Calibri" w:cs="Calibri"/>
        </w:rPr>
      </w:pPr>
      <w:del w:id="294" w:author="Abifadel, Jeannette" w:date="2026-03-12T13:42:00Z" w16du:dateUtc="2026-03-12T17:42:00Z">
        <w:r w:rsidDel="001F7385">
          <w:rPr>
            <w:rFonts w:ascii="Calibri" w:hAnsi="Calibri" w:cs="Calibri"/>
            <w:b/>
            <w:bCs/>
          </w:rPr>
          <w:delText>5. Question :</w:delText>
        </w:r>
        <w:r w:rsidDel="001F7385">
          <w:rPr>
            <w:rFonts w:ascii="Calibri" w:hAnsi="Calibri" w:cs="Calibri"/>
          </w:rPr>
          <w:delText xml:space="preserve"> </w:delText>
        </w:r>
      </w:del>
    </w:p>
    <w:p w14:paraId="01B0A2A2" w14:textId="405175E2" w:rsidR="003C569A" w:rsidDel="001F7385" w:rsidRDefault="003C569A">
      <w:pPr>
        <w:pStyle w:val="NormalWeb"/>
        <w:divId w:val="1651472118"/>
        <w:rPr>
          <w:del w:id="295" w:author="Abifadel, Jeannette" w:date="2026-03-12T13:42:00Z" w16du:dateUtc="2026-03-12T17:42:00Z"/>
        </w:rPr>
      </w:pPr>
      <w:del w:id="296" w:author="Abifadel, Jeannette" w:date="2026-03-12T13:42:00Z" w16du:dateUtc="2026-03-12T17:42:00Z">
        <w:r w:rsidDel="001F7385">
          <w:delText>If a third party makes payments on your behalf, even without consent, our company may still be open to an accusation of bribery and corruption.</w:delText>
        </w:r>
      </w:del>
    </w:p>
    <w:p w14:paraId="705BCA0F" w14:textId="563C6328" w:rsidR="003C569A" w:rsidDel="001F7385" w:rsidRDefault="003C569A">
      <w:pPr>
        <w:pStyle w:val="contentblock"/>
        <w:spacing w:before="0" w:beforeAutospacing="0" w:after="45" w:afterAutospacing="0"/>
        <w:divId w:val="1651472118"/>
        <w:rPr>
          <w:del w:id="297" w:author="Abifadel, Jeannette" w:date="2026-03-12T13:42:00Z" w16du:dateUtc="2026-03-12T17:42:00Z"/>
          <w:rFonts w:ascii="Calibri" w:hAnsi="Calibri" w:cs="Calibri"/>
        </w:rPr>
      </w:pPr>
      <w:del w:id="298" w:author="Abifadel, Jeannette" w:date="2026-03-12T13:42:00Z" w16du:dateUtc="2026-03-12T17:42:00Z">
        <w:r w:rsidDel="001F7385">
          <w:rPr>
            <w:rFonts w:ascii="Calibri" w:hAnsi="Calibri" w:cs="Calibri"/>
            <w:b/>
            <w:bCs/>
          </w:rPr>
          <w:delText xml:space="preserve">1. Answer: Correct </w:delText>
        </w:r>
      </w:del>
    </w:p>
    <w:p w14:paraId="0C639DE9" w14:textId="659DF482" w:rsidR="003C569A" w:rsidDel="001F7385" w:rsidRDefault="003C569A">
      <w:pPr>
        <w:pStyle w:val="NormalWeb"/>
        <w:divId w:val="1651472118"/>
        <w:rPr>
          <w:del w:id="299" w:author="Abifadel, Jeannette" w:date="2026-03-12T13:42:00Z" w16du:dateUtc="2026-03-12T17:42:00Z"/>
        </w:rPr>
      </w:pPr>
      <w:del w:id="300" w:author="Abifadel, Jeannette" w:date="2026-03-12T13:42:00Z" w16du:dateUtc="2026-03-12T17:42:00Z">
        <w:r w:rsidDel="001F7385">
          <w:delText>True</w:delText>
        </w:r>
      </w:del>
    </w:p>
    <w:p w14:paraId="64ADB2CF" w14:textId="373B3454" w:rsidR="003C569A" w:rsidDel="001F7385" w:rsidRDefault="003C569A">
      <w:pPr>
        <w:pStyle w:val="contentblock"/>
        <w:spacing w:before="0" w:beforeAutospacing="0" w:after="45" w:afterAutospacing="0"/>
        <w:divId w:val="1651472118"/>
        <w:rPr>
          <w:del w:id="301" w:author="Abifadel, Jeannette" w:date="2026-03-12T13:42:00Z" w16du:dateUtc="2026-03-12T17:42:00Z"/>
          <w:rFonts w:ascii="Calibri" w:hAnsi="Calibri" w:cs="Calibri"/>
        </w:rPr>
      </w:pPr>
      <w:del w:id="302" w:author="Abifadel, Jeannette" w:date="2026-03-12T13:42:00Z" w16du:dateUtc="2026-03-12T17:42:00Z">
        <w:r w:rsidDel="001F7385">
          <w:rPr>
            <w:rFonts w:ascii="Calibri" w:hAnsi="Calibri" w:cs="Calibri"/>
            <w:b/>
            <w:bCs/>
          </w:rPr>
          <w:delText xml:space="preserve">2. Answer: Incorrect </w:delText>
        </w:r>
      </w:del>
    </w:p>
    <w:p w14:paraId="76B18DC1" w14:textId="16C71087" w:rsidR="003C569A" w:rsidDel="001F7385" w:rsidRDefault="003C569A">
      <w:pPr>
        <w:pStyle w:val="NormalWeb"/>
        <w:divId w:val="1651472118"/>
        <w:rPr>
          <w:del w:id="303" w:author="Abifadel, Jeannette" w:date="2026-03-12T13:42:00Z" w16du:dateUtc="2026-03-12T17:42:00Z"/>
        </w:rPr>
      </w:pPr>
      <w:del w:id="304" w:author="Abifadel, Jeannette" w:date="2026-03-12T13:42:00Z" w16du:dateUtc="2026-03-12T17:42:00Z">
        <w:r w:rsidDel="001F7385">
          <w:delText>False</w:delText>
        </w:r>
      </w:del>
    </w:p>
    <w:p w14:paraId="14982E29" w14:textId="524F3AED" w:rsidR="003C569A" w:rsidDel="001F7385" w:rsidRDefault="003C569A">
      <w:pPr>
        <w:pStyle w:val="contentblock"/>
        <w:spacing w:before="270" w:beforeAutospacing="0" w:after="45" w:afterAutospacing="0"/>
        <w:divId w:val="1651472118"/>
        <w:rPr>
          <w:del w:id="305" w:author="Abifadel, Jeannette" w:date="2026-03-12T13:42:00Z" w16du:dateUtc="2026-03-12T17:42:00Z"/>
          <w:rFonts w:ascii="Calibri" w:hAnsi="Calibri" w:cs="Calibri"/>
        </w:rPr>
      </w:pPr>
      <w:del w:id="306" w:author="Abifadel, Jeannette" w:date="2026-03-12T13:42:00Z" w16du:dateUtc="2026-03-12T17:42:00Z">
        <w:r w:rsidDel="001F7385">
          <w:rPr>
            <w:rFonts w:ascii="Calibri" w:hAnsi="Calibri" w:cs="Calibri"/>
            <w:b/>
            <w:bCs/>
          </w:rPr>
          <w:delText>6. Question :</w:delText>
        </w:r>
        <w:r w:rsidDel="001F7385">
          <w:rPr>
            <w:rFonts w:ascii="Calibri" w:hAnsi="Calibri" w:cs="Calibri"/>
          </w:rPr>
          <w:delText xml:space="preserve"> </w:delText>
        </w:r>
      </w:del>
    </w:p>
    <w:p w14:paraId="2D2F96EA" w14:textId="10BED786" w:rsidR="003C569A" w:rsidDel="001F7385" w:rsidRDefault="003C569A">
      <w:pPr>
        <w:pStyle w:val="NormalWeb"/>
        <w:divId w:val="1651472118"/>
        <w:rPr>
          <w:del w:id="307" w:author="Abifadel, Jeannette" w:date="2026-03-12T13:42:00Z" w16du:dateUtc="2026-03-12T17:42:00Z"/>
        </w:rPr>
      </w:pPr>
      <w:del w:id="308" w:author="Abifadel, Jeannette" w:date="2026-03-12T13:42:00Z" w16du:dateUtc="2026-03-12T17:42:00Z">
        <w:r w:rsidDel="001F7385">
          <w:delText>You only need to document gifts and hospitality that you offer and receive if it is deemed to be inappropriate under our anti-bribery or gifts policy.</w:delText>
        </w:r>
      </w:del>
    </w:p>
    <w:p w14:paraId="15BD5571" w14:textId="461AF444" w:rsidR="003C569A" w:rsidDel="001F7385" w:rsidRDefault="003C569A">
      <w:pPr>
        <w:pStyle w:val="contentblock"/>
        <w:spacing w:before="0" w:beforeAutospacing="0" w:after="45" w:afterAutospacing="0"/>
        <w:divId w:val="1651472118"/>
        <w:rPr>
          <w:del w:id="309" w:author="Abifadel, Jeannette" w:date="2026-03-12T13:42:00Z" w16du:dateUtc="2026-03-12T17:42:00Z"/>
          <w:rFonts w:ascii="Calibri" w:hAnsi="Calibri" w:cs="Calibri"/>
        </w:rPr>
      </w:pPr>
      <w:del w:id="310" w:author="Abifadel, Jeannette" w:date="2026-03-12T13:42:00Z" w16du:dateUtc="2026-03-12T17:42:00Z">
        <w:r w:rsidDel="001F7385">
          <w:rPr>
            <w:rFonts w:ascii="Calibri" w:hAnsi="Calibri" w:cs="Calibri"/>
            <w:b/>
            <w:bCs/>
          </w:rPr>
          <w:delText xml:space="preserve">1. Answer: Incorrect </w:delText>
        </w:r>
      </w:del>
    </w:p>
    <w:p w14:paraId="1B83A000" w14:textId="5A5B46E7" w:rsidR="003C569A" w:rsidDel="001F7385" w:rsidRDefault="003C569A">
      <w:pPr>
        <w:pStyle w:val="NormalWeb"/>
        <w:divId w:val="1651472118"/>
        <w:rPr>
          <w:del w:id="311" w:author="Abifadel, Jeannette" w:date="2026-03-12T13:42:00Z" w16du:dateUtc="2026-03-12T17:42:00Z"/>
        </w:rPr>
      </w:pPr>
      <w:del w:id="312" w:author="Abifadel, Jeannette" w:date="2026-03-12T13:42:00Z" w16du:dateUtc="2026-03-12T17:42:00Z">
        <w:r w:rsidDel="001F7385">
          <w:delText>True</w:delText>
        </w:r>
      </w:del>
    </w:p>
    <w:p w14:paraId="239DF293" w14:textId="14DD3B7D" w:rsidR="003C569A" w:rsidDel="001F7385" w:rsidRDefault="003C569A">
      <w:pPr>
        <w:pStyle w:val="contentblock"/>
        <w:spacing w:before="0" w:beforeAutospacing="0" w:after="45" w:afterAutospacing="0"/>
        <w:divId w:val="1651472118"/>
        <w:rPr>
          <w:del w:id="313" w:author="Abifadel, Jeannette" w:date="2026-03-12T13:42:00Z" w16du:dateUtc="2026-03-12T17:42:00Z"/>
          <w:rFonts w:ascii="Calibri" w:hAnsi="Calibri" w:cs="Calibri"/>
        </w:rPr>
      </w:pPr>
      <w:del w:id="314" w:author="Abifadel, Jeannette" w:date="2026-03-12T13:42:00Z" w16du:dateUtc="2026-03-12T17:42:00Z">
        <w:r w:rsidDel="001F7385">
          <w:rPr>
            <w:rFonts w:ascii="Calibri" w:hAnsi="Calibri" w:cs="Calibri"/>
            <w:b/>
            <w:bCs/>
          </w:rPr>
          <w:delText xml:space="preserve">2. Answer: Correct </w:delText>
        </w:r>
      </w:del>
    </w:p>
    <w:p w14:paraId="7D6FAB52" w14:textId="5CA5CE53" w:rsidR="003C569A" w:rsidDel="001F7385" w:rsidRDefault="003C569A">
      <w:pPr>
        <w:pStyle w:val="NormalWeb"/>
        <w:divId w:val="1651472118"/>
        <w:rPr>
          <w:del w:id="315" w:author="Abifadel, Jeannette" w:date="2026-03-12T13:42:00Z" w16du:dateUtc="2026-03-12T17:42:00Z"/>
        </w:rPr>
      </w:pPr>
      <w:del w:id="316" w:author="Abifadel, Jeannette" w:date="2026-03-12T13:42:00Z" w16du:dateUtc="2026-03-12T17:42:00Z">
        <w:r w:rsidDel="001F7385">
          <w:delText>False</w:delText>
        </w:r>
      </w:del>
    </w:p>
    <w:p w14:paraId="400C524A" w14:textId="6ADE48D7" w:rsidR="003C569A" w:rsidDel="003D3583" w:rsidRDefault="003C569A">
      <w:pPr>
        <w:pStyle w:val="contentblock"/>
        <w:spacing w:before="270" w:beforeAutospacing="0" w:after="45" w:afterAutospacing="0"/>
        <w:divId w:val="1651472118"/>
        <w:rPr>
          <w:del w:id="317" w:author="Abifadel, Jeannette" w:date="2026-03-12T13:42:00Z" w16du:dateUtc="2026-03-12T17:42:00Z"/>
          <w:rFonts w:ascii="Calibri" w:hAnsi="Calibri" w:cs="Calibri"/>
        </w:rPr>
      </w:pPr>
      <w:del w:id="318" w:author="Abifadel, Jeannette" w:date="2026-03-12T13:42:00Z" w16du:dateUtc="2026-03-12T17:42:00Z">
        <w:r w:rsidDel="003D3583">
          <w:rPr>
            <w:rFonts w:ascii="Calibri" w:hAnsi="Calibri" w:cs="Calibri"/>
            <w:b/>
            <w:bCs/>
          </w:rPr>
          <w:delText>7. Question :</w:delText>
        </w:r>
        <w:r w:rsidDel="003D3583">
          <w:rPr>
            <w:rFonts w:ascii="Calibri" w:hAnsi="Calibri" w:cs="Calibri"/>
          </w:rPr>
          <w:delText xml:space="preserve"> </w:delText>
        </w:r>
      </w:del>
    </w:p>
    <w:p w14:paraId="33BDB122" w14:textId="6BE0AFE4" w:rsidR="003C569A" w:rsidDel="003D3583" w:rsidRDefault="003C569A">
      <w:pPr>
        <w:pStyle w:val="NormalWeb"/>
        <w:divId w:val="1651472118"/>
        <w:rPr>
          <w:del w:id="319" w:author="Abifadel, Jeannette" w:date="2026-03-12T13:42:00Z" w16du:dateUtc="2026-03-12T17:42:00Z"/>
        </w:rPr>
      </w:pPr>
      <w:del w:id="320" w:author="Abifadel, Jeannette" w:date="2026-03-12T13:42:00Z" w16du:dateUtc="2026-03-12T17:42:00Z">
        <w:r w:rsidDel="003D3583">
          <w:delText>When providing hospitality or travel to government officials, always use approved vendors and travel agents to pay for those arrangements where possible.</w:delText>
        </w:r>
      </w:del>
    </w:p>
    <w:p w14:paraId="0F412D70" w14:textId="1E2CAD51" w:rsidR="003C569A" w:rsidDel="003D3583" w:rsidRDefault="003C569A">
      <w:pPr>
        <w:pStyle w:val="contentblock"/>
        <w:spacing w:before="0" w:beforeAutospacing="0" w:after="45" w:afterAutospacing="0"/>
        <w:divId w:val="1651472118"/>
        <w:rPr>
          <w:del w:id="321" w:author="Abifadel, Jeannette" w:date="2026-03-12T13:42:00Z" w16du:dateUtc="2026-03-12T17:42:00Z"/>
          <w:rFonts w:ascii="Calibri" w:hAnsi="Calibri" w:cs="Calibri"/>
        </w:rPr>
      </w:pPr>
      <w:del w:id="322" w:author="Abifadel, Jeannette" w:date="2026-03-12T13:42:00Z" w16du:dateUtc="2026-03-12T17:42:00Z">
        <w:r w:rsidDel="003D3583">
          <w:rPr>
            <w:rFonts w:ascii="Calibri" w:hAnsi="Calibri" w:cs="Calibri"/>
            <w:b/>
            <w:bCs/>
          </w:rPr>
          <w:delText xml:space="preserve">1. Answer: Correct </w:delText>
        </w:r>
      </w:del>
    </w:p>
    <w:p w14:paraId="5278CB1F" w14:textId="6289A54E" w:rsidR="003C569A" w:rsidDel="003D3583" w:rsidRDefault="003C569A">
      <w:pPr>
        <w:pStyle w:val="NormalWeb"/>
        <w:divId w:val="1651472118"/>
        <w:rPr>
          <w:del w:id="323" w:author="Abifadel, Jeannette" w:date="2026-03-12T13:42:00Z" w16du:dateUtc="2026-03-12T17:42:00Z"/>
        </w:rPr>
      </w:pPr>
      <w:del w:id="324" w:author="Abifadel, Jeannette" w:date="2026-03-12T13:42:00Z" w16du:dateUtc="2026-03-12T17:42:00Z">
        <w:r w:rsidDel="003D3583">
          <w:delText>True</w:delText>
        </w:r>
      </w:del>
    </w:p>
    <w:p w14:paraId="7F154F41" w14:textId="30C48EDB" w:rsidR="003C569A" w:rsidDel="003D3583" w:rsidRDefault="003C569A">
      <w:pPr>
        <w:pStyle w:val="contentblock"/>
        <w:spacing w:before="0" w:beforeAutospacing="0" w:after="45" w:afterAutospacing="0"/>
        <w:divId w:val="1651472118"/>
        <w:rPr>
          <w:del w:id="325" w:author="Abifadel, Jeannette" w:date="2026-03-12T13:42:00Z" w16du:dateUtc="2026-03-12T17:42:00Z"/>
          <w:rFonts w:ascii="Calibri" w:hAnsi="Calibri" w:cs="Calibri"/>
        </w:rPr>
      </w:pPr>
      <w:del w:id="326" w:author="Abifadel, Jeannette" w:date="2026-03-12T13:42:00Z" w16du:dateUtc="2026-03-12T17:42:00Z">
        <w:r w:rsidDel="003D3583">
          <w:rPr>
            <w:rFonts w:ascii="Calibri" w:hAnsi="Calibri" w:cs="Calibri"/>
            <w:b/>
            <w:bCs/>
          </w:rPr>
          <w:delText xml:space="preserve">2. Answer: Incorrect </w:delText>
        </w:r>
      </w:del>
    </w:p>
    <w:p w14:paraId="6F8E7F80" w14:textId="18B7F4D4" w:rsidR="003C569A" w:rsidDel="003D3583" w:rsidRDefault="003C569A">
      <w:pPr>
        <w:pStyle w:val="NormalWeb"/>
        <w:divId w:val="1651472118"/>
        <w:rPr>
          <w:del w:id="327" w:author="Abifadel, Jeannette" w:date="2026-03-12T13:42:00Z" w16du:dateUtc="2026-03-12T17:42:00Z"/>
        </w:rPr>
      </w:pPr>
      <w:del w:id="328" w:author="Abifadel, Jeannette" w:date="2026-03-12T13:42:00Z" w16du:dateUtc="2026-03-12T17:42:00Z">
        <w:r w:rsidDel="003D3583">
          <w:delText>False</w:delText>
        </w:r>
      </w:del>
    </w:p>
    <w:p w14:paraId="48BE3A53" w14:textId="14BFAF0F" w:rsidR="003C569A" w:rsidDel="003D3583" w:rsidRDefault="003C569A">
      <w:pPr>
        <w:pStyle w:val="contentblock"/>
        <w:spacing w:before="270" w:beforeAutospacing="0" w:after="45" w:afterAutospacing="0"/>
        <w:divId w:val="1651472118"/>
        <w:rPr>
          <w:del w:id="329" w:author="Abifadel, Jeannette" w:date="2026-03-12T13:42:00Z" w16du:dateUtc="2026-03-12T17:42:00Z"/>
          <w:rFonts w:ascii="Calibri" w:hAnsi="Calibri" w:cs="Calibri"/>
        </w:rPr>
      </w:pPr>
      <w:del w:id="330" w:author="Abifadel, Jeannette" w:date="2026-03-12T13:42:00Z" w16du:dateUtc="2026-03-12T17:42:00Z">
        <w:r w:rsidDel="003D3583">
          <w:rPr>
            <w:rFonts w:ascii="Calibri" w:hAnsi="Calibri" w:cs="Calibri"/>
            <w:b/>
            <w:bCs/>
          </w:rPr>
          <w:delText>8. Question :</w:delText>
        </w:r>
        <w:r w:rsidDel="003D3583">
          <w:rPr>
            <w:rFonts w:ascii="Calibri" w:hAnsi="Calibri" w:cs="Calibri"/>
          </w:rPr>
          <w:delText xml:space="preserve"> </w:delText>
        </w:r>
      </w:del>
    </w:p>
    <w:p w14:paraId="44D0607D" w14:textId="080C9D76" w:rsidR="003C569A" w:rsidDel="003D3583" w:rsidRDefault="003C569A">
      <w:pPr>
        <w:pStyle w:val="NormalWeb"/>
        <w:divId w:val="1651472118"/>
        <w:rPr>
          <w:del w:id="331" w:author="Abifadel, Jeannette" w:date="2026-03-12T13:42:00Z" w16du:dateUtc="2026-03-12T17:42:00Z"/>
        </w:rPr>
      </w:pPr>
      <w:del w:id="332" w:author="Abifadel, Jeannette" w:date="2026-03-12T13:42:00Z" w16du:dateUtc="2026-03-12T17:42:00Z">
        <w:r w:rsidDel="003D3583">
          <w:delText>When reimbursing a government official for any travel or hospitality, it is acceptable to make these payments directly to the individual.</w:delText>
        </w:r>
      </w:del>
    </w:p>
    <w:p w14:paraId="09126930" w14:textId="3DF58FD4" w:rsidR="003C569A" w:rsidDel="003D3583" w:rsidRDefault="003C569A">
      <w:pPr>
        <w:pStyle w:val="contentblock"/>
        <w:spacing w:before="0" w:beforeAutospacing="0" w:after="45" w:afterAutospacing="0"/>
        <w:divId w:val="1651472118"/>
        <w:rPr>
          <w:del w:id="333" w:author="Abifadel, Jeannette" w:date="2026-03-12T13:42:00Z" w16du:dateUtc="2026-03-12T17:42:00Z"/>
          <w:rFonts w:ascii="Calibri" w:hAnsi="Calibri" w:cs="Calibri"/>
        </w:rPr>
      </w:pPr>
      <w:del w:id="334" w:author="Abifadel, Jeannette" w:date="2026-03-12T13:42:00Z" w16du:dateUtc="2026-03-12T17:42:00Z">
        <w:r w:rsidDel="003D3583">
          <w:rPr>
            <w:rFonts w:ascii="Calibri" w:hAnsi="Calibri" w:cs="Calibri"/>
            <w:b/>
            <w:bCs/>
          </w:rPr>
          <w:delText xml:space="preserve">1. Answer: Incorrect </w:delText>
        </w:r>
      </w:del>
    </w:p>
    <w:p w14:paraId="225A1EBF" w14:textId="3B59CEAE" w:rsidR="003C569A" w:rsidDel="003D3583" w:rsidRDefault="003C569A">
      <w:pPr>
        <w:pStyle w:val="NormalWeb"/>
        <w:divId w:val="1651472118"/>
        <w:rPr>
          <w:del w:id="335" w:author="Abifadel, Jeannette" w:date="2026-03-12T13:42:00Z" w16du:dateUtc="2026-03-12T17:42:00Z"/>
        </w:rPr>
      </w:pPr>
      <w:del w:id="336" w:author="Abifadel, Jeannette" w:date="2026-03-12T13:42:00Z" w16du:dateUtc="2026-03-12T17:42:00Z">
        <w:r w:rsidDel="003D3583">
          <w:delText>True</w:delText>
        </w:r>
      </w:del>
    </w:p>
    <w:p w14:paraId="765A43B9" w14:textId="563EEF4F" w:rsidR="003C569A" w:rsidDel="003D3583" w:rsidRDefault="003C569A">
      <w:pPr>
        <w:pStyle w:val="contentblock"/>
        <w:spacing w:before="0" w:beforeAutospacing="0" w:after="45" w:afterAutospacing="0"/>
        <w:divId w:val="1651472118"/>
        <w:rPr>
          <w:del w:id="337" w:author="Abifadel, Jeannette" w:date="2026-03-12T13:42:00Z" w16du:dateUtc="2026-03-12T17:42:00Z"/>
          <w:rFonts w:ascii="Calibri" w:hAnsi="Calibri" w:cs="Calibri"/>
        </w:rPr>
      </w:pPr>
      <w:del w:id="338" w:author="Abifadel, Jeannette" w:date="2026-03-12T13:42:00Z" w16du:dateUtc="2026-03-12T17:42:00Z">
        <w:r w:rsidDel="003D3583">
          <w:rPr>
            <w:rFonts w:ascii="Calibri" w:hAnsi="Calibri" w:cs="Calibri"/>
            <w:b/>
            <w:bCs/>
          </w:rPr>
          <w:delText xml:space="preserve">2. Answer: Correct </w:delText>
        </w:r>
      </w:del>
    </w:p>
    <w:p w14:paraId="7FE51534" w14:textId="1F23F3A1" w:rsidR="003C569A" w:rsidDel="003D3583" w:rsidRDefault="003C569A">
      <w:pPr>
        <w:pStyle w:val="NormalWeb"/>
        <w:divId w:val="1651472118"/>
        <w:rPr>
          <w:del w:id="339" w:author="Abifadel, Jeannette" w:date="2026-03-12T13:42:00Z" w16du:dateUtc="2026-03-12T17:42:00Z"/>
        </w:rPr>
      </w:pPr>
      <w:del w:id="340" w:author="Abifadel, Jeannette" w:date="2026-03-12T13:42:00Z" w16du:dateUtc="2026-03-12T17:42:00Z">
        <w:r w:rsidDel="003D3583">
          <w:delText>False</w:delText>
        </w:r>
      </w:del>
    </w:p>
    <w:p w14:paraId="126B559E"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9. Question :</w:t>
      </w:r>
      <w:r>
        <w:rPr>
          <w:rFonts w:ascii="Calibri" w:hAnsi="Calibri" w:cs="Calibri"/>
        </w:rPr>
        <w:t xml:space="preserve"> </w:t>
      </w:r>
    </w:p>
    <w:p w14:paraId="3AC04D44" w14:textId="77777777" w:rsidR="003C569A" w:rsidRDefault="003C569A">
      <w:pPr>
        <w:pStyle w:val="NormalWeb"/>
        <w:divId w:val="1651472118"/>
      </w:pPr>
      <w:r>
        <w:t xml:space="preserve">If you are ever unsure about whether it is appropriate to accept a gift or offer of hospitality, it’s best to accept and accurately document it, instead of rejecting it and causing offense. </w:t>
      </w:r>
    </w:p>
    <w:p w14:paraId="7E60EC63"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1. Answer: Incorrect </w:t>
      </w:r>
    </w:p>
    <w:p w14:paraId="67598521" w14:textId="77777777" w:rsidR="003C569A" w:rsidRDefault="003C569A">
      <w:pPr>
        <w:pStyle w:val="NormalWeb"/>
        <w:divId w:val="1651472118"/>
      </w:pPr>
      <w:r>
        <w:t>True</w:t>
      </w:r>
    </w:p>
    <w:p w14:paraId="705523DE"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2. Answer: Correct </w:t>
      </w:r>
    </w:p>
    <w:p w14:paraId="0D4DF689" w14:textId="77777777" w:rsidR="003C569A" w:rsidRDefault="003C569A">
      <w:pPr>
        <w:pStyle w:val="NormalWeb"/>
        <w:divId w:val="1651472118"/>
      </w:pPr>
      <w:r>
        <w:t>False</w:t>
      </w:r>
    </w:p>
    <w:p w14:paraId="02F7950E"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lastRenderedPageBreak/>
        <w:t>10. Question :</w:t>
      </w:r>
      <w:r>
        <w:rPr>
          <w:rFonts w:ascii="Calibri" w:hAnsi="Calibri" w:cs="Calibri"/>
        </w:rPr>
        <w:t xml:space="preserve"> </w:t>
      </w:r>
    </w:p>
    <w:p w14:paraId="6F1DDECC" w14:textId="77777777" w:rsidR="003C569A" w:rsidRDefault="003C569A">
      <w:pPr>
        <w:pStyle w:val="NormalWeb"/>
        <w:divId w:val="1651472118"/>
      </w:pPr>
      <w:r>
        <w:t>Payments made for government fees, approvals, or permits are generally accepted as a part of doing business, so these do not need to be documented.</w:t>
      </w:r>
    </w:p>
    <w:p w14:paraId="67F93876"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1. Answer: Incorrect </w:t>
      </w:r>
    </w:p>
    <w:p w14:paraId="5EF7FD7A" w14:textId="77777777" w:rsidR="003C569A" w:rsidRDefault="003C569A">
      <w:pPr>
        <w:pStyle w:val="NormalWeb"/>
        <w:divId w:val="1651472118"/>
      </w:pPr>
      <w:r>
        <w:t>True</w:t>
      </w:r>
    </w:p>
    <w:p w14:paraId="6AC41FC3"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b/>
          <w:bCs/>
        </w:rPr>
        <w:t xml:space="preserve">2. Answer: Correct </w:t>
      </w:r>
    </w:p>
    <w:p w14:paraId="01037202" w14:textId="77777777" w:rsidR="003C569A" w:rsidRDefault="003C569A">
      <w:pPr>
        <w:pStyle w:val="NormalWeb"/>
        <w:divId w:val="1651472118"/>
      </w:pPr>
      <w:r>
        <w:t>False</w:t>
      </w:r>
    </w:p>
    <w:p w14:paraId="7C395512"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 xml:space="preserve">Number of questions needed to pass ? : </w:t>
      </w:r>
    </w:p>
    <w:p w14:paraId="3E818309" w14:textId="77777777" w:rsidR="003C569A" w:rsidRDefault="003C569A">
      <w:pPr>
        <w:pStyle w:val="contentblock"/>
        <w:spacing w:before="0" w:beforeAutospacing="0" w:after="45" w:afterAutospacing="0"/>
        <w:divId w:val="1651472118"/>
        <w:rPr>
          <w:rFonts w:ascii="Calibri" w:hAnsi="Calibri" w:cs="Calibri"/>
        </w:rPr>
      </w:pPr>
      <w:r>
        <w:rPr>
          <w:rFonts w:ascii="Calibri" w:hAnsi="Calibri" w:cs="Calibri"/>
        </w:rPr>
        <w:t xml:space="preserve">4 </w:t>
      </w:r>
    </w:p>
    <w:p w14:paraId="098CBA14" w14:textId="77777777" w:rsidR="003C569A" w:rsidRDefault="003C569A">
      <w:pPr>
        <w:divId w:val="235748939"/>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76CB4184"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 xml:space="preserve">Message text: </w:t>
      </w:r>
    </w:p>
    <w:p w14:paraId="6E9D6441" w14:textId="77777777" w:rsidR="003C569A" w:rsidRDefault="003C569A">
      <w:pPr>
        <w:pStyle w:val="NormalWeb"/>
        <w:divId w:val="1651472118"/>
      </w:pPr>
      <w:r>
        <w:t>Great job!</w:t>
      </w:r>
    </w:p>
    <w:p w14:paraId="271C02D5" w14:textId="77777777" w:rsidR="003C569A" w:rsidRDefault="003C569A">
      <w:pPr>
        <w:divId w:val="1855267450"/>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78A56A89" w14:textId="77777777" w:rsidR="003C569A" w:rsidRDefault="003C569A">
      <w:pPr>
        <w:pStyle w:val="contentblock"/>
        <w:spacing w:before="270" w:beforeAutospacing="0" w:after="45" w:afterAutospacing="0"/>
        <w:divId w:val="1651472118"/>
        <w:rPr>
          <w:rFonts w:ascii="Calibri" w:hAnsi="Calibri" w:cs="Calibri"/>
        </w:rPr>
      </w:pPr>
      <w:r>
        <w:rPr>
          <w:rFonts w:ascii="Calibri" w:hAnsi="Calibri" w:cs="Calibri"/>
          <w:b/>
          <w:bCs/>
        </w:rPr>
        <w:t xml:space="preserve">Message text: </w:t>
      </w:r>
    </w:p>
    <w:p w14:paraId="7CF4FCB5" w14:textId="77777777" w:rsidR="003C569A" w:rsidRDefault="003C569A">
      <w:pPr>
        <w:pStyle w:val="NormalWeb"/>
        <w:divId w:val="1651472118"/>
      </w:pPr>
      <w:r>
        <w:t>You didn’t answer enough questions correctly!</w:t>
      </w:r>
    </w:p>
    <w:p w14:paraId="5D8F9E2B" w14:textId="77777777" w:rsidR="003C569A" w:rsidRDefault="003C569A">
      <w:pPr>
        <w:divId w:val="1651472118"/>
        <w:rPr>
          <w:rFonts w:ascii="Calibri" w:eastAsia="Times New Roman" w:hAnsi="Calibri" w:cs="Calibri"/>
          <w:sz w:val="32"/>
          <w:szCs w:val="32"/>
        </w:rPr>
      </w:pPr>
      <w:r>
        <w:rPr>
          <w:rFonts w:ascii="Calibri" w:eastAsia="Times New Roman" w:hAnsi="Calibri" w:cs="Calibri"/>
          <w:sz w:val="32"/>
          <w:szCs w:val="32"/>
        </w:rPr>
        <w:br w:type="page" w:clear="all"/>
      </w:r>
    </w:p>
    <w:p w14:paraId="69B3BF8B" w14:textId="77777777" w:rsidR="003C569A" w:rsidRDefault="003C569A">
      <w:pPr>
        <w:jc w:val="right"/>
        <w:divId w:val="1350176761"/>
        <w:rPr>
          <w:rFonts w:ascii="Calibri" w:eastAsia="Times New Roman" w:hAnsi="Calibri" w:cs="Calibri"/>
          <w:sz w:val="30"/>
          <w:szCs w:val="30"/>
        </w:rPr>
      </w:pPr>
      <w:bookmarkStart w:id="341" w:name="Page_9199029890003920569"/>
      <w:bookmarkEnd w:id="341"/>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15 </w:t>
      </w:r>
    </w:p>
    <w:p w14:paraId="2FC8353A" w14:textId="77777777" w:rsidR="003C569A" w:rsidRDefault="003C569A">
      <w:pPr>
        <w:jc w:val="right"/>
        <w:divId w:val="1350176761"/>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2EAEC3F8" w14:textId="77777777" w:rsidR="003C569A" w:rsidRDefault="003C569A">
      <w:pPr>
        <w:jc w:val="right"/>
        <w:divId w:val="582761946"/>
        <w:rPr>
          <w:rFonts w:ascii="Calibri" w:eastAsia="Times New Roman" w:hAnsi="Calibri" w:cs="Calibri"/>
          <w:sz w:val="24"/>
          <w:szCs w:val="24"/>
        </w:rPr>
      </w:pPr>
      <w:r>
        <w:rPr>
          <w:rStyle w:val="smallerheader15"/>
          <w:rFonts w:eastAsia="Times New Roman"/>
          <w:b/>
          <w:bCs/>
        </w:rPr>
        <w:t>Click and Reveal Template</w:t>
      </w:r>
      <w:r>
        <w:rPr>
          <w:rStyle w:val="smallerheader15"/>
          <w:rFonts w:eastAsia="Times New Roman"/>
          <w:b/>
          <w:bCs/>
        </w:rPr>
        <w:t xml:space="preserve"> </w:t>
      </w:r>
      <w:r>
        <w:rPr>
          <w:rStyle w:val="smallerheader15"/>
          <w:rFonts w:eastAsia="Times New Roman"/>
          <w:b/>
          <w:bCs/>
        </w:rPr>
        <w:t>/ LTR</w:t>
      </w:r>
      <w:r>
        <w:rPr>
          <w:rStyle w:val="smallerheader15"/>
          <w:rFonts w:eastAsia="Times New Roman"/>
          <w:b/>
          <w:bCs/>
        </w:rPr>
        <w:t xml:space="preserve"> </w:t>
      </w:r>
      <w:r>
        <w:rPr>
          <w:rStyle w:val="smallerheader15"/>
          <w:rFonts w:eastAsia="Times New Roman"/>
          <w:b/>
          <w:bCs/>
        </w:rPr>
        <w:t>/ Random</w:t>
      </w:r>
      <w:r>
        <w:rPr>
          <w:rStyle w:val="smallerheader15"/>
          <w:rFonts w:eastAsia="Times New Roman"/>
          <w:b/>
          <w:bCs/>
        </w:rPr>
        <w:t xml:space="preserve"> </w:t>
      </w:r>
    </w:p>
    <w:p w14:paraId="01A0C907" w14:textId="77777777" w:rsidR="003C569A" w:rsidRDefault="003C569A">
      <w:pPr>
        <w:pStyle w:val="contentblock"/>
        <w:spacing w:before="270" w:beforeAutospacing="0" w:after="45" w:afterAutospacing="0"/>
        <w:divId w:val="1802385524"/>
        <w:rPr>
          <w:rFonts w:ascii="Calibri" w:hAnsi="Calibri" w:cs="Calibri"/>
        </w:rPr>
      </w:pPr>
      <w:r>
        <w:rPr>
          <w:rFonts w:ascii="Calibri" w:hAnsi="Calibri" w:cs="Calibri"/>
          <w:b/>
          <w:bCs/>
        </w:rPr>
        <w:t>Content Title:</w:t>
      </w:r>
      <w:r>
        <w:rPr>
          <w:rFonts w:ascii="Calibri" w:hAnsi="Calibri" w:cs="Calibri"/>
        </w:rPr>
        <w:t xml:space="preserve"> </w:t>
      </w:r>
    </w:p>
    <w:p w14:paraId="104CD368" w14:textId="77777777" w:rsidR="003C569A" w:rsidRDefault="003C569A">
      <w:pPr>
        <w:pStyle w:val="contentblock"/>
        <w:spacing w:before="0" w:beforeAutospacing="0" w:after="45" w:afterAutospacing="0"/>
        <w:divId w:val="1802385524"/>
        <w:rPr>
          <w:rFonts w:ascii="Calibri" w:hAnsi="Calibri" w:cs="Calibri"/>
        </w:rPr>
      </w:pPr>
      <w:r>
        <w:rPr>
          <w:rFonts w:ascii="Calibri" w:hAnsi="Calibri" w:cs="Calibri"/>
        </w:rPr>
        <w:t xml:space="preserve">Accurate Record-Keeping </w:t>
      </w:r>
    </w:p>
    <w:p w14:paraId="6E5709A8" w14:textId="77777777" w:rsidR="003C569A" w:rsidRDefault="003C569A">
      <w:pPr>
        <w:pStyle w:val="contentblock"/>
        <w:spacing w:before="270" w:beforeAutospacing="0" w:after="45" w:afterAutospacing="0"/>
        <w:divId w:val="1802385524"/>
        <w:rPr>
          <w:rFonts w:ascii="Calibri" w:hAnsi="Calibri" w:cs="Calibri"/>
        </w:rPr>
      </w:pPr>
      <w:r>
        <w:rPr>
          <w:rFonts w:ascii="Calibri" w:hAnsi="Calibri" w:cs="Calibri"/>
          <w:b/>
          <w:bCs/>
        </w:rPr>
        <w:t>Content Description:</w:t>
      </w:r>
    </w:p>
    <w:p w14:paraId="1C1A6550" w14:textId="1080D102" w:rsidR="003C569A" w:rsidRDefault="003C569A">
      <w:pPr>
        <w:pStyle w:val="NormalWeb"/>
        <w:divId w:val="1636327544"/>
      </w:pPr>
      <w:r>
        <w:t xml:space="preserve">Many serious </w:t>
      </w:r>
      <w:del w:id="342" w:author="Abifadel, Jeannette" w:date="2026-03-12T13:33:00Z" w16du:dateUtc="2026-03-12T17:33:00Z">
        <w:r w:rsidDel="004C02E1">
          <w:delText xml:space="preserve">global bribery and corruption </w:delText>
        </w:r>
      </w:del>
      <w:r>
        <w:t>offenses involve some degree of inaccurate record-keeping.</w:t>
      </w:r>
    </w:p>
    <w:p w14:paraId="3BAD5FE4" w14:textId="77777777" w:rsidR="003C569A" w:rsidRDefault="003C569A">
      <w:pPr>
        <w:pStyle w:val="NormalWeb"/>
        <w:divId w:val="1636327544"/>
      </w:pPr>
      <w:r>
        <w:t>Select each item to learn more about keeping accurate books and records.</w:t>
      </w:r>
    </w:p>
    <w:p w14:paraId="05447FA7" w14:textId="77777777" w:rsidR="003C569A" w:rsidRDefault="003C569A">
      <w:pPr>
        <w:pStyle w:val="contentblock"/>
        <w:spacing w:before="0" w:beforeAutospacing="0" w:after="45" w:afterAutospacing="0"/>
        <w:divId w:val="321472969"/>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4369"/>
        <w:gridCol w:w="2345"/>
        <w:gridCol w:w="1247"/>
        <w:gridCol w:w="1050"/>
      </w:tblGrid>
      <w:tr w:rsidR="00000000" w14:paraId="6FEB2B52" w14:textId="77777777">
        <w:trPr>
          <w:divId w:val="321472969"/>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FE1EAA2"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8F30ED7"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F8CF43E"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D82D9D3" w14:textId="77777777" w:rsidR="003C569A" w:rsidRDefault="003C569A">
            <w:pPr>
              <w:pStyle w:val="NormalWeb"/>
              <w:rPr>
                <w:b/>
                <w:bCs/>
              </w:rPr>
            </w:pPr>
            <w:r>
              <w:rPr>
                <w:b/>
                <w:bCs/>
              </w:rPr>
              <w:t>Alternate Text</w:t>
            </w:r>
          </w:p>
        </w:tc>
      </w:tr>
      <w:tr w:rsidR="00000000" w14:paraId="438561DB" w14:textId="77777777">
        <w:trPr>
          <w:divId w:val="32147296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BE9E76B" w14:textId="16D6480D" w:rsidR="003C569A" w:rsidRDefault="003C569A">
            <w:pPr>
              <w:pStyle w:val="NormalWeb"/>
              <w:jc w:val="center"/>
            </w:pPr>
            <w:del w:id="343" w:author="Abifadel, Jeannette" w:date="2026-03-12T13:33:00Z" w16du:dateUtc="2026-03-12T17:33:00Z">
              <w:r w:rsidDel="000A2F2A">
                <w:delText>An Example of Inaccurate Record-Keeping</w:delText>
              </w:r>
              <w:r w:rsidDel="000A2F2A">
                <w:delText xml:space="preserve"> </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475FCCD0" w14:textId="35DD2662" w:rsidR="003C569A" w:rsidDel="000A2F2A" w:rsidRDefault="003C569A">
            <w:pPr>
              <w:pStyle w:val="NormalWeb"/>
              <w:divId w:val="103964729"/>
              <w:rPr>
                <w:del w:id="344" w:author="Abifadel, Jeannette" w:date="2026-03-12T13:33:00Z" w16du:dateUtc="2026-03-12T17:33:00Z"/>
              </w:rPr>
            </w:pPr>
            <w:del w:id="345" w:author="Abifadel, Jeannette" w:date="2026-03-12T13:33:00Z" w16du:dateUtc="2026-03-12T17:33:00Z">
              <w:r w:rsidDel="000A2F2A">
                <w:delText>A European telecommunications company agreed to pay US authorities over US$1 billion in fines and other penalties for violating the FCPA.</w:delText>
              </w:r>
            </w:del>
          </w:p>
          <w:p w14:paraId="41411257" w14:textId="35F9F1F0" w:rsidR="003C569A" w:rsidRDefault="003C569A">
            <w:pPr>
              <w:pStyle w:val="NormalWeb"/>
              <w:divId w:val="103964729"/>
            </w:pPr>
            <w:del w:id="346" w:author="Abifadel, Jeannette" w:date="2026-03-12T13:33:00Z" w16du:dateUtc="2026-03-12T17:33:00Z">
              <w:r w:rsidDel="000A2F2A">
                <w:delText>The company used third-party agents and consultants to bribe government officials with travel and entertainment for inside information on government contracts. As well as improperly recording these payments in the company’s books a</w:delText>
              </w:r>
            </w:del>
            <w:del w:id="347" w:author="Abifadel, Jeannette" w:date="2026-03-12T13:34:00Z" w16du:dateUtc="2026-03-12T17:34:00Z">
              <w:r w:rsidDel="000A2F2A">
                <w:delText>nd records, the consultants managed off-the-books “slush funds.”</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78697815"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130ADBA" w14:textId="77777777" w:rsidR="003C569A" w:rsidRDefault="003C569A">
            <w:pPr>
              <w:spacing w:line="182" w:lineRule="auto"/>
              <w:rPr>
                <w:rFonts w:eastAsia="Times New Roman"/>
                <w:sz w:val="20"/>
                <w:szCs w:val="20"/>
              </w:rPr>
            </w:pPr>
          </w:p>
        </w:tc>
      </w:tr>
      <w:tr w:rsidR="00000000" w14:paraId="77939858" w14:textId="77777777">
        <w:trPr>
          <w:divId w:val="32147296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F07EB9E" w14:textId="77777777" w:rsidR="003C569A" w:rsidRDefault="003C569A">
            <w:pPr>
              <w:pStyle w:val="NormalWeb"/>
              <w:jc w:val="center"/>
            </w:pPr>
            <w:r>
              <w:t>Our Standards for Record-Keeping</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1DE708A2" w14:textId="52049C64" w:rsidR="003C569A" w:rsidRDefault="003C569A">
            <w:pPr>
              <w:pStyle w:val="NormalWeb"/>
              <w:divId w:val="374887506"/>
            </w:pPr>
            <w:r>
              <w:t xml:space="preserve">National law and our company policy set record-keeping </w:t>
            </w:r>
            <w:r>
              <w:lastRenderedPageBreak/>
              <w:t xml:space="preserve">standards to help us avoid </w:t>
            </w:r>
            <w:ins w:id="348" w:author="Abifadel, Jeannette" w:date="2026-03-12T13:34:00Z" w16du:dateUtc="2026-03-12T17:34:00Z">
              <w:r w:rsidR="00E56257">
                <w:t xml:space="preserve">violating laws and </w:t>
              </w:r>
            </w:ins>
            <w:ins w:id="349" w:author="Abifadel, Jeannette" w:date="2026-03-12T13:35:00Z" w16du:dateUtc="2026-03-12T17:35:00Z">
              <w:r w:rsidR="00843E75">
                <w:t xml:space="preserve">standards </w:t>
              </w:r>
            </w:ins>
            <w:del w:id="350" w:author="Abifadel, Jeannette" w:date="2026-03-12T13:34:00Z" w16du:dateUtc="2026-03-12T17:34:00Z">
              <w:r w:rsidDel="00843E75">
                <w:delText>t</w:delText>
              </w:r>
            </w:del>
            <w:del w:id="351" w:author="Abifadel, Jeannette" w:date="2026-03-12T13:35:00Z" w16du:dateUtc="2026-03-12T17:35:00Z">
              <w:r w:rsidDel="00843E75">
                <w:delText>his type of situation</w:delText>
              </w:r>
            </w:del>
            <w:r>
              <w:t>.</w:t>
            </w:r>
          </w:p>
          <w:p w14:paraId="4342E89F" w14:textId="77777777" w:rsidR="003C569A" w:rsidRDefault="003C569A">
            <w:pPr>
              <w:pStyle w:val="NormalWeb"/>
              <w:divId w:val="374887506"/>
            </w:pPr>
            <w:r>
              <w:t>You need to know and follow these standards, since false, misleading, or inaccurate records of any kind could potentially damage our company, leading to severe consequences.</w:t>
            </w:r>
          </w:p>
        </w:tc>
        <w:tc>
          <w:tcPr>
            <w:tcW w:w="0" w:type="auto"/>
            <w:tcBorders>
              <w:bottom w:val="single" w:sz="6" w:space="0" w:color="999999"/>
              <w:right w:val="single" w:sz="6" w:space="0" w:color="999999"/>
            </w:tcBorders>
            <w:tcMar>
              <w:top w:w="60" w:type="dxa"/>
              <w:left w:w="60" w:type="dxa"/>
              <w:bottom w:w="0" w:type="dxa"/>
              <w:right w:w="60" w:type="dxa"/>
            </w:tcMar>
            <w:hideMark/>
          </w:tcPr>
          <w:p w14:paraId="78E2F752"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363703A5" w14:textId="77777777" w:rsidR="003C569A" w:rsidRDefault="003C569A">
            <w:pPr>
              <w:spacing w:line="182" w:lineRule="auto"/>
              <w:rPr>
                <w:rFonts w:eastAsia="Times New Roman"/>
                <w:sz w:val="20"/>
                <w:szCs w:val="20"/>
              </w:rPr>
            </w:pPr>
          </w:p>
        </w:tc>
      </w:tr>
      <w:tr w:rsidR="00000000" w14:paraId="18C0A61F" w14:textId="77777777">
        <w:trPr>
          <w:divId w:val="32147296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4486C24" w14:textId="77777777" w:rsidR="003C569A" w:rsidRDefault="003C569A">
            <w:pPr>
              <w:pStyle w:val="NormalWeb"/>
              <w:jc w:val="center"/>
            </w:pPr>
            <w:r>
              <w:t>Key Documentation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19698ACE" w14:textId="77777777" w:rsidR="003C569A" w:rsidRDefault="003C569A">
            <w:pPr>
              <w:pStyle w:val="NormalWeb"/>
              <w:divId w:val="1032265105"/>
            </w:pPr>
            <w:r>
              <w:t>Keeping everything thoroughly documented is critical.</w:t>
            </w:r>
          </w:p>
          <w:p w14:paraId="00FEBFB4" w14:textId="77777777" w:rsidR="003C569A" w:rsidRDefault="003C569A">
            <w:pPr>
              <w:numPr>
                <w:ilvl w:val="0"/>
                <w:numId w:val="4"/>
              </w:numPr>
              <w:spacing w:before="100" w:beforeAutospacing="1" w:after="100" w:afterAutospacing="1" w:line="240" w:lineRule="auto"/>
              <w:divId w:val="1032265105"/>
              <w:rPr>
                <w:rFonts w:ascii="Calibri" w:eastAsia="Times New Roman" w:hAnsi="Calibri" w:cs="Calibri"/>
              </w:rPr>
            </w:pPr>
            <w:r>
              <w:rPr>
                <w:rFonts w:ascii="Calibri" w:eastAsia="Times New Roman" w:hAnsi="Calibri" w:cs="Calibri"/>
              </w:rPr>
              <w:t>If you offer or receive hospitality or a gift, you must keep documentation explaining the who, what, where, when, and why, even if it’s not yet determined to be appropriate under our policies.</w:t>
            </w:r>
          </w:p>
          <w:p w14:paraId="480D1F14" w14:textId="77777777" w:rsidR="003C569A" w:rsidRDefault="003C569A">
            <w:pPr>
              <w:numPr>
                <w:ilvl w:val="0"/>
                <w:numId w:val="4"/>
              </w:numPr>
              <w:spacing w:before="100" w:beforeAutospacing="1" w:after="100" w:afterAutospacing="1" w:line="240" w:lineRule="auto"/>
              <w:divId w:val="1032265105"/>
              <w:rPr>
                <w:rFonts w:ascii="Calibri" w:eastAsia="Times New Roman" w:hAnsi="Calibri" w:cs="Calibri"/>
              </w:rPr>
            </w:pPr>
            <w:r>
              <w:rPr>
                <w:rFonts w:ascii="Calibri" w:eastAsia="Times New Roman" w:hAnsi="Calibri" w:cs="Calibri"/>
              </w:rPr>
              <w:t>If you travel, keep copies and submit the original documents including invoices, receipts, and expense reports.</w:t>
            </w:r>
          </w:p>
          <w:p w14:paraId="3A6E0F12" w14:textId="77777777" w:rsidR="003C569A" w:rsidRDefault="003C569A">
            <w:pPr>
              <w:numPr>
                <w:ilvl w:val="0"/>
                <w:numId w:val="4"/>
              </w:numPr>
              <w:spacing w:before="100" w:beforeAutospacing="1" w:after="100" w:afterAutospacing="1" w:line="240" w:lineRule="auto"/>
              <w:divId w:val="1032265105"/>
              <w:rPr>
                <w:rFonts w:ascii="Calibri" w:eastAsia="Times New Roman" w:hAnsi="Calibri" w:cs="Calibri"/>
              </w:rPr>
            </w:pPr>
            <w:r>
              <w:rPr>
                <w:rFonts w:ascii="Calibri" w:eastAsia="Times New Roman" w:hAnsi="Calibri" w:cs="Calibri"/>
              </w:rPr>
              <w:t xml:space="preserve">It is critically important to be truthful and specific in explaining and documenting </w:t>
            </w:r>
            <w:r>
              <w:rPr>
                <w:rFonts w:ascii="Calibri" w:eastAsia="Times New Roman" w:hAnsi="Calibri" w:cs="Calibri"/>
              </w:rPr>
              <w:lastRenderedPageBreak/>
              <w:t>your expenditures.</w:t>
            </w:r>
          </w:p>
        </w:tc>
        <w:tc>
          <w:tcPr>
            <w:tcW w:w="0" w:type="auto"/>
            <w:tcBorders>
              <w:bottom w:val="single" w:sz="6" w:space="0" w:color="999999"/>
              <w:right w:val="single" w:sz="6" w:space="0" w:color="999999"/>
            </w:tcBorders>
            <w:tcMar>
              <w:top w:w="60" w:type="dxa"/>
              <w:left w:w="60" w:type="dxa"/>
              <w:bottom w:w="0" w:type="dxa"/>
              <w:right w:w="60" w:type="dxa"/>
            </w:tcMar>
            <w:hideMark/>
          </w:tcPr>
          <w:p w14:paraId="2B44EB73" w14:textId="77777777" w:rsidR="003C569A" w:rsidRDefault="003C569A">
            <w:pPr>
              <w:numPr>
                <w:ilvl w:val="0"/>
                <w:numId w:val="4"/>
              </w:numPr>
              <w:spacing w:before="100" w:beforeAutospacing="1" w:after="100" w:afterAutospacing="1" w:line="240"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E096050" w14:textId="77777777" w:rsidR="003C569A" w:rsidRDefault="003C569A">
            <w:pPr>
              <w:spacing w:line="182" w:lineRule="auto"/>
              <w:rPr>
                <w:rFonts w:eastAsia="Times New Roman"/>
                <w:sz w:val="20"/>
                <w:szCs w:val="20"/>
              </w:rPr>
            </w:pPr>
          </w:p>
        </w:tc>
      </w:tr>
      <w:tr w:rsidR="00000000" w14:paraId="36F14ADE" w14:textId="77777777">
        <w:trPr>
          <w:divId w:val="32147296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1B1AA8F" w14:textId="77777777" w:rsidR="003C569A" w:rsidRDefault="003C569A">
            <w:pPr>
              <w:pStyle w:val="NormalWeb"/>
              <w:jc w:val="center"/>
            </w:pPr>
            <w:r>
              <w:t>Interactions with Government Officials</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7E90BBD" w14:textId="1F423E40" w:rsidR="003C569A" w:rsidDel="0031390F" w:rsidRDefault="003C569A">
            <w:pPr>
              <w:numPr>
                <w:ilvl w:val="0"/>
                <w:numId w:val="5"/>
              </w:numPr>
              <w:spacing w:before="100" w:beforeAutospacing="1" w:after="100" w:afterAutospacing="1" w:line="182" w:lineRule="auto"/>
              <w:rPr>
                <w:del w:id="352" w:author="Abifadel, Jeannette" w:date="2026-03-12T13:36:00Z" w16du:dateUtc="2026-03-12T17:36:00Z"/>
                <w:rFonts w:ascii="Calibri" w:eastAsia="Times New Roman" w:hAnsi="Calibri" w:cs="Calibri"/>
              </w:rPr>
            </w:pPr>
            <w:del w:id="353" w:author="Abifadel, Jeannette" w:date="2026-03-12T13:36:00Z" w16du:dateUtc="2026-03-12T17:36:00Z">
              <w:r w:rsidDel="0031390F">
                <w:rPr>
                  <w:rFonts w:ascii="Calibri" w:eastAsia="Times New Roman" w:hAnsi="Calibri" w:cs="Calibri"/>
                </w:rPr>
                <w:delText>If you are providing hospitality or travel for government officials, make and pay for those arrangements using our approved vendors.</w:delText>
              </w:r>
            </w:del>
          </w:p>
          <w:p w14:paraId="127418B2" w14:textId="675369FE" w:rsidR="003C569A" w:rsidRDefault="00BA418A">
            <w:pPr>
              <w:numPr>
                <w:ilvl w:val="0"/>
                <w:numId w:val="5"/>
              </w:numPr>
              <w:spacing w:before="100" w:beforeAutospacing="1" w:after="100" w:afterAutospacing="1" w:line="182" w:lineRule="auto"/>
              <w:rPr>
                <w:rFonts w:ascii="Calibri" w:eastAsia="Times New Roman" w:hAnsi="Calibri" w:cs="Calibri"/>
              </w:rPr>
            </w:pPr>
            <w:ins w:id="354" w:author="Abifadel, Jeannette" w:date="2026-03-12T13:36:00Z" w16du:dateUtc="2026-03-12T17:36:00Z">
              <w:r>
                <w:rPr>
                  <w:rFonts w:ascii="Calibri" w:eastAsia="Times New Roman" w:hAnsi="Calibri" w:cs="Calibri"/>
                </w:rPr>
                <w:t xml:space="preserve">Any payments due </w:t>
              </w:r>
            </w:ins>
            <w:del w:id="355" w:author="Abifadel, Jeannette" w:date="2026-03-12T13:36:00Z" w16du:dateUtc="2026-03-12T17:36:00Z">
              <w:r w:rsidR="003C569A" w:rsidDel="00BA418A">
                <w:rPr>
                  <w:rFonts w:ascii="Calibri" w:eastAsia="Times New Roman" w:hAnsi="Calibri" w:cs="Calibri"/>
                </w:rPr>
                <w:delText>All reimbursemen</w:delText>
              </w:r>
            </w:del>
            <w:del w:id="356" w:author="Abifadel, Jeannette" w:date="2026-03-12T13:37:00Z" w16du:dateUtc="2026-03-12T17:37:00Z">
              <w:r w:rsidR="003C569A" w:rsidDel="00BA418A">
                <w:rPr>
                  <w:rFonts w:ascii="Calibri" w:eastAsia="Times New Roman" w:hAnsi="Calibri" w:cs="Calibri"/>
                </w:rPr>
                <w:delText>ts</w:delText>
              </w:r>
            </w:del>
            <w:r w:rsidR="003C569A">
              <w:rPr>
                <w:rFonts w:ascii="Calibri" w:eastAsia="Times New Roman" w:hAnsi="Calibri" w:cs="Calibri"/>
              </w:rPr>
              <w:t xml:space="preserve"> must be made directly to </w:t>
            </w:r>
            <w:del w:id="357" w:author="Abifadel, Jeannette" w:date="2026-03-12T13:37:00Z" w16du:dateUtc="2026-03-12T17:37:00Z">
              <w:r w:rsidR="003C569A" w:rsidDel="00BA418A">
                <w:rPr>
                  <w:rFonts w:ascii="Calibri" w:eastAsia="Times New Roman" w:hAnsi="Calibri" w:cs="Calibri"/>
                </w:rPr>
                <w:delText>their</w:delText>
              </w:r>
            </w:del>
            <w:r w:rsidR="003C569A">
              <w:rPr>
                <w:rFonts w:ascii="Calibri" w:eastAsia="Times New Roman" w:hAnsi="Calibri" w:cs="Calibri"/>
              </w:rPr>
              <w:t xml:space="preserve"> government agencies or entities and not to an individual, even if you are using an agent or intermediary.</w:t>
            </w:r>
          </w:p>
          <w:p w14:paraId="0AE41FA3" w14:textId="77777777" w:rsidR="003C569A" w:rsidRDefault="003C569A">
            <w:pPr>
              <w:numPr>
                <w:ilvl w:val="0"/>
                <w:numId w:val="5"/>
              </w:numPr>
              <w:spacing w:before="100" w:beforeAutospacing="1" w:after="100" w:afterAutospacing="1" w:line="182" w:lineRule="auto"/>
              <w:rPr>
                <w:rFonts w:ascii="Calibri" w:eastAsia="Times New Roman" w:hAnsi="Calibri" w:cs="Calibri"/>
              </w:rPr>
            </w:pPr>
            <w:r>
              <w:rPr>
                <w:rFonts w:ascii="Calibri" w:eastAsia="Times New Roman" w:hAnsi="Calibri" w:cs="Calibri"/>
              </w:rPr>
              <w:t>If you must pay for government fees, approvals, permits, or other government requirements, make sure the payments are documented in detail.</w:t>
            </w:r>
          </w:p>
          <w:p w14:paraId="6C9E61D1" w14:textId="77777777" w:rsidR="003C569A" w:rsidRDefault="003C569A">
            <w:pPr>
              <w:numPr>
                <w:ilvl w:val="0"/>
                <w:numId w:val="5"/>
              </w:numPr>
              <w:spacing w:before="100" w:beforeAutospacing="1" w:after="100" w:afterAutospacing="1" w:line="182" w:lineRule="auto"/>
              <w:rPr>
                <w:rFonts w:ascii="Calibri" w:eastAsia="Times New Roman" w:hAnsi="Calibri" w:cs="Calibri"/>
              </w:rPr>
            </w:pPr>
            <w:r>
              <w:rPr>
                <w:rFonts w:ascii="Calibri" w:eastAsia="Times New Roman" w:hAnsi="Calibri" w:cs="Calibri"/>
              </w:rPr>
              <w:t>Be truthful and specific in explaining and documenting your expenditures.</w:t>
            </w:r>
          </w:p>
          <w:p w14:paraId="131B7235" w14:textId="77777777" w:rsidR="003C569A" w:rsidRDefault="003C569A">
            <w:pPr>
              <w:numPr>
                <w:ilvl w:val="0"/>
                <w:numId w:val="5"/>
              </w:numPr>
              <w:spacing w:before="100" w:beforeAutospacing="1" w:after="100" w:afterAutospacing="1" w:line="182" w:lineRule="auto"/>
              <w:rPr>
                <w:rFonts w:ascii="Calibri" w:eastAsia="Times New Roman" w:hAnsi="Calibri" w:cs="Calibri"/>
              </w:rPr>
            </w:pPr>
            <w:r>
              <w:rPr>
                <w:rFonts w:ascii="Calibri" w:eastAsia="Times New Roman" w:hAnsi="Calibri" w:cs="Calibri"/>
              </w:rPr>
              <w:t>If you have any concerns about payments you have paid or have been asked to pay, ask for help.</w:t>
            </w:r>
          </w:p>
        </w:tc>
        <w:tc>
          <w:tcPr>
            <w:tcW w:w="0" w:type="auto"/>
            <w:tcBorders>
              <w:bottom w:val="single" w:sz="6" w:space="0" w:color="999999"/>
              <w:right w:val="single" w:sz="6" w:space="0" w:color="999999"/>
            </w:tcBorders>
            <w:tcMar>
              <w:top w:w="60" w:type="dxa"/>
              <w:left w:w="60" w:type="dxa"/>
              <w:bottom w:w="0" w:type="dxa"/>
              <w:right w:w="60" w:type="dxa"/>
            </w:tcMar>
            <w:hideMark/>
          </w:tcPr>
          <w:p w14:paraId="1EF928A8" w14:textId="77777777" w:rsidR="003C569A" w:rsidRDefault="003C569A">
            <w:pPr>
              <w:numPr>
                <w:ilvl w:val="0"/>
                <w:numId w:val="5"/>
              </w:numPr>
              <w:spacing w:before="100" w:beforeAutospacing="1" w:after="100" w:afterAutospacing="1" w:line="182"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579980DC" w14:textId="77777777" w:rsidR="003C569A" w:rsidRDefault="003C569A">
            <w:pPr>
              <w:spacing w:line="182" w:lineRule="auto"/>
              <w:rPr>
                <w:rFonts w:eastAsia="Times New Roman"/>
                <w:sz w:val="20"/>
                <w:szCs w:val="20"/>
              </w:rPr>
            </w:pPr>
          </w:p>
        </w:tc>
      </w:tr>
      <w:tr w:rsidR="00000000" w14:paraId="76D4EA79" w14:textId="77777777">
        <w:trPr>
          <w:divId w:val="32147296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1D20368" w14:textId="77777777" w:rsidR="003C569A" w:rsidRDefault="003C569A">
            <w:pPr>
              <w:pStyle w:val="NormalWeb"/>
              <w:jc w:val="center"/>
            </w:pPr>
            <w:r>
              <w:t>Your Responsibility to Keep Proper Records</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50D9A80A" w14:textId="77777777" w:rsidR="003C569A" w:rsidRDefault="003C569A">
            <w:pPr>
              <w:pStyle w:val="NormalWeb"/>
              <w:divId w:val="1925721592"/>
            </w:pPr>
            <w:r>
              <w:t xml:space="preserve">Always keep proper records. An improper record is one that conceals, distorts, or misrepresents the true nature of the transaction. If you are not sure whether an expense is legitimate, </w:t>
            </w:r>
            <w:r>
              <w:lastRenderedPageBreak/>
              <w:t>or properly documented, ask.</w:t>
            </w:r>
          </w:p>
          <w:p w14:paraId="491059C1" w14:textId="77777777" w:rsidR="003C569A" w:rsidRDefault="003C569A">
            <w:pPr>
              <w:pStyle w:val="NormalWeb"/>
              <w:divId w:val="1925721592"/>
            </w:pPr>
            <w:r>
              <w:t>If you learn of any false or misleading entries, or unusual or unrecorded payments, report them immediately. Visit the</w:t>
            </w:r>
            <w:r>
              <w:t xml:space="preserve"> </w:t>
            </w:r>
            <w:r>
              <w:rPr>
                <w:rStyle w:val="inlinecomponentbtn"/>
              </w:rPr>
              <w:t>Contact Detail</w:t>
            </w:r>
            <w:r>
              <w:rPr>
                <w:rStyle w:val="inlinecomponentbtn"/>
              </w:rPr>
              <w:t>s</w:t>
            </w:r>
            <w:r>
              <w:t xml:space="preserve"> section to find out who you can contact.</w:t>
            </w:r>
          </w:p>
          <w:p w14:paraId="13501DF4" w14:textId="77777777" w:rsidR="003C569A" w:rsidRDefault="003C569A">
            <w:pPr>
              <w:pStyle w:val="NormalWeb"/>
              <w:divId w:val="1925721592"/>
            </w:pPr>
            <w:r>
              <w:t>Select the Next arrow to continue.</w:t>
            </w:r>
          </w:p>
        </w:tc>
        <w:tc>
          <w:tcPr>
            <w:tcW w:w="0" w:type="auto"/>
            <w:tcBorders>
              <w:bottom w:val="single" w:sz="6" w:space="0" w:color="999999"/>
              <w:right w:val="single" w:sz="6" w:space="0" w:color="999999"/>
            </w:tcBorders>
            <w:tcMar>
              <w:top w:w="60" w:type="dxa"/>
              <w:left w:w="60" w:type="dxa"/>
              <w:bottom w:w="0" w:type="dxa"/>
              <w:right w:w="60" w:type="dxa"/>
            </w:tcMar>
            <w:hideMark/>
          </w:tcPr>
          <w:p w14:paraId="0399CF25"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3EAC6614" w14:textId="77777777" w:rsidR="003C569A" w:rsidRDefault="003C569A">
            <w:pPr>
              <w:spacing w:line="182" w:lineRule="auto"/>
              <w:rPr>
                <w:rFonts w:eastAsia="Times New Roman"/>
                <w:sz w:val="20"/>
                <w:szCs w:val="20"/>
              </w:rPr>
            </w:pPr>
          </w:p>
        </w:tc>
      </w:tr>
    </w:tbl>
    <w:p w14:paraId="613422A9" w14:textId="77777777" w:rsidR="003C569A" w:rsidRDefault="003C569A">
      <w:pPr>
        <w:pStyle w:val="contentblock"/>
        <w:spacing w:before="0" w:beforeAutospacing="0" w:after="45" w:afterAutospacing="0"/>
        <w:divId w:val="1560703961"/>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00B12835" w14:textId="77777777">
        <w:trPr>
          <w:divId w:val="1560703961"/>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8228D3B"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090D01F"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E8D1E3C"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6CDCFFE" w14:textId="77777777" w:rsidR="003C569A" w:rsidRDefault="003C569A">
            <w:pPr>
              <w:pStyle w:val="NormalWeb"/>
              <w:rPr>
                <w:b/>
                <w:bCs/>
              </w:rPr>
            </w:pPr>
            <w:r>
              <w:rPr>
                <w:b/>
                <w:bCs/>
              </w:rPr>
              <w:t>Alternate Text</w:t>
            </w:r>
          </w:p>
        </w:tc>
      </w:tr>
      <w:tr w:rsidR="00000000" w14:paraId="33C26156" w14:textId="77777777">
        <w:trPr>
          <w:divId w:val="1560703961"/>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7602012"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2DBB0977"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7B66DEAD"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34797D22" w14:textId="77777777" w:rsidR="003C569A" w:rsidRDefault="003C569A">
            <w:pPr>
              <w:spacing w:line="182" w:lineRule="auto"/>
              <w:rPr>
                <w:rFonts w:eastAsia="Times New Roman"/>
                <w:sz w:val="20"/>
                <w:szCs w:val="20"/>
              </w:rPr>
            </w:pPr>
          </w:p>
        </w:tc>
      </w:tr>
    </w:tbl>
    <w:p w14:paraId="431CEDDE" w14:textId="77777777" w:rsidR="003C569A" w:rsidRDefault="003C569A">
      <w:pPr>
        <w:pStyle w:val="contentblock"/>
        <w:spacing w:before="270" w:beforeAutospacing="0" w:after="45" w:afterAutospacing="0"/>
        <w:divId w:val="93747419"/>
        <w:rPr>
          <w:rFonts w:ascii="Calibri" w:hAnsi="Calibri" w:cs="Calibri"/>
        </w:rPr>
      </w:pPr>
      <w:r>
        <w:rPr>
          <w:rFonts w:ascii="Calibri" w:hAnsi="Calibri" w:cs="Calibri"/>
          <w:b/>
          <w:bCs/>
        </w:rPr>
        <w:t>Audio Transcript Text:</w:t>
      </w:r>
      <w:r>
        <w:rPr>
          <w:rFonts w:ascii="Calibri" w:hAnsi="Calibri" w:cs="Calibri"/>
        </w:rPr>
        <w:t xml:space="preserve"> </w:t>
      </w:r>
    </w:p>
    <w:p w14:paraId="47DE3E61" w14:textId="77777777" w:rsidR="003C569A" w:rsidRDefault="003C569A">
      <w:pPr>
        <w:pStyle w:val="NormalWeb"/>
        <w:divId w:val="93747419"/>
      </w:pPr>
      <w:r>
        <w:t>Before moving on, let’s examine some of the key areas of this topic.</w:t>
      </w:r>
    </w:p>
    <w:p w14:paraId="340BFC2F" w14:textId="77777777" w:rsidR="003C569A" w:rsidRDefault="003C569A">
      <w:pPr>
        <w:divId w:val="1802385524"/>
        <w:rPr>
          <w:rFonts w:ascii="Calibri" w:eastAsia="Times New Roman" w:hAnsi="Calibri" w:cs="Calibri"/>
          <w:sz w:val="32"/>
          <w:szCs w:val="32"/>
        </w:rPr>
      </w:pPr>
      <w:r>
        <w:rPr>
          <w:rFonts w:ascii="Calibri" w:eastAsia="Times New Roman" w:hAnsi="Calibri" w:cs="Calibri"/>
          <w:sz w:val="32"/>
          <w:szCs w:val="32"/>
        </w:rPr>
        <w:br w:type="page" w:clear="all"/>
      </w:r>
    </w:p>
    <w:p w14:paraId="4AD674F6" w14:textId="77777777" w:rsidR="003C569A" w:rsidRDefault="003C569A">
      <w:pPr>
        <w:jc w:val="right"/>
        <w:divId w:val="879829831"/>
        <w:rPr>
          <w:rFonts w:ascii="Calibri" w:eastAsia="Times New Roman" w:hAnsi="Calibri" w:cs="Calibri"/>
          <w:sz w:val="30"/>
          <w:szCs w:val="30"/>
        </w:rPr>
      </w:pPr>
      <w:bookmarkStart w:id="358" w:name="Page_7424262133601119181"/>
      <w:bookmarkEnd w:id="358"/>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16 </w:t>
      </w:r>
    </w:p>
    <w:p w14:paraId="2051CBB3" w14:textId="77777777" w:rsidR="003C569A" w:rsidRDefault="003C569A">
      <w:pPr>
        <w:jc w:val="right"/>
        <w:divId w:val="879829831"/>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7D004CB1" w14:textId="77777777" w:rsidR="003C569A" w:rsidRDefault="003C569A">
      <w:pPr>
        <w:jc w:val="right"/>
        <w:divId w:val="136146521"/>
        <w:rPr>
          <w:rFonts w:ascii="Calibri" w:eastAsia="Times New Roman" w:hAnsi="Calibri" w:cs="Calibri"/>
          <w:sz w:val="24"/>
          <w:szCs w:val="24"/>
        </w:rPr>
      </w:pPr>
      <w:r>
        <w:rPr>
          <w:rStyle w:val="smallerheader16"/>
          <w:rFonts w:eastAsia="Times New Roman"/>
          <w:b/>
          <w:bCs/>
        </w:rPr>
        <w:t>Video Template</w:t>
      </w:r>
      <w:r>
        <w:rPr>
          <w:rStyle w:val="smallerheader16"/>
          <w:rFonts w:eastAsia="Times New Roman"/>
          <w:b/>
          <w:bCs/>
        </w:rPr>
        <w:t xml:space="preserve"> </w:t>
      </w:r>
    </w:p>
    <w:p w14:paraId="0F8B2B20" w14:textId="77777777" w:rsidR="003C569A" w:rsidRDefault="003C569A">
      <w:pPr>
        <w:pStyle w:val="contentblock"/>
        <w:spacing w:before="270" w:beforeAutospacing="0" w:after="45" w:afterAutospacing="0"/>
        <w:divId w:val="1309286463"/>
        <w:rPr>
          <w:rFonts w:ascii="Calibri" w:hAnsi="Calibri" w:cs="Calibri"/>
        </w:rPr>
      </w:pPr>
      <w:r>
        <w:rPr>
          <w:rFonts w:ascii="Calibri" w:hAnsi="Calibri" w:cs="Calibri"/>
          <w:b/>
          <w:bCs/>
        </w:rPr>
        <w:t>Content Title:</w:t>
      </w:r>
      <w:r>
        <w:rPr>
          <w:rFonts w:ascii="Calibri" w:hAnsi="Calibri" w:cs="Calibri"/>
        </w:rPr>
        <w:t xml:space="preserve"> </w:t>
      </w:r>
    </w:p>
    <w:p w14:paraId="690211CF" w14:textId="5EDB5A0B" w:rsidR="003C569A" w:rsidDel="00D022FF" w:rsidRDefault="003C569A">
      <w:pPr>
        <w:pStyle w:val="contentblock"/>
        <w:spacing w:before="0" w:beforeAutospacing="0" w:after="45" w:afterAutospacing="0"/>
        <w:divId w:val="1309286463"/>
        <w:rPr>
          <w:del w:id="359" w:author="Abifadel, Jeannette" w:date="2026-03-12T13:38:00Z" w16du:dateUtc="2026-03-12T17:38:00Z"/>
          <w:rFonts w:ascii="Calibri" w:hAnsi="Calibri" w:cs="Calibri"/>
        </w:rPr>
      </w:pPr>
      <w:del w:id="360" w:author="Abifadel, Jeannette" w:date="2026-03-12T13:38:00Z" w16du:dateUtc="2026-03-12T17:38:00Z">
        <w:r w:rsidDel="00D022FF">
          <w:rPr>
            <w:rFonts w:ascii="Calibri" w:hAnsi="Calibri" w:cs="Calibri"/>
          </w:rPr>
          <w:delText xml:space="preserve">Can you help Rasul? </w:delText>
        </w:r>
      </w:del>
    </w:p>
    <w:p w14:paraId="0F723254" w14:textId="3BF3C7D5" w:rsidR="003C569A" w:rsidDel="00D022FF" w:rsidRDefault="003C569A">
      <w:pPr>
        <w:pStyle w:val="contentblock"/>
        <w:spacing w:before="270" w:beforeAutospacing="0" w:after="45" w:afterAutospacing="0"/>
        <w:divId w:val="22366137"/>
        <w:rPr>
          <w:del w:id="361" w:author="Abifadel, Jeannette" w:date="2026-03-12T13:38:00Z" w16du:dateUtc="2026-03-12T17:38:00Z"/>
          <w:rFonts w:ascii="Calibri" w:hAnsi="Calibri" w:cs="Calibri"/>
        </w:rPr>
      </w:pPr>
      <w:del w:id="362" w:author="Abifadel, Jeannette" w:date="2026-03-12T13:38:00Z" w16du:dateUtc="2026-03-12T17:38:00Z">
        <w:r w:rsidDel="00D022FF">
          <w:rPr>
            <w:rFonts w:ascii="Calibri" w:hAnsi="Calibri" w:cs="Calibri"/>
            <w:b/>
            <w:bCs/>
          </w:rPr>
          <w:delText>Audio Transcript Text:</w:delText>
        </w:r>
        <w:r w:rsidDel="00D022FF">
          <w:rPr>
            <w:rFonts w:ascii="Calibri" w:hAnsi="Calibri" w:cs="Calibri"/>
          </w:rPr>
          <w:delText xml:space="preserve"> </w:delText>
        </w:r>
      </w:del>
    </w:p>
    <w:p w14:paraId="2B018B39" w14:textId="26E5CF20" w:rsidR="003C569A" w:rsidDel="00D022FF" w:rsidRDefault="003C569A">
      <w:pPr>
        <w:pStyle w:val="NormalWeb"/>
        <w:divId w:val="22366137"/>
        <w:rPr>
          <w:del w:id="363" w:author="Abifadel, Jeannette" w:date="2026-03-12T13:38:00Z" w16du:dateUtc="2026-03-12T17:38:00Z"/>
        </w:rPr>
      </w:pPr>
      <w:del w:id="364" w:author="Abifadel, Jeannette" w:date="2026-03-12T13:38:00Z" w16du:dateUtc="2026-03-12T17:38:00Z">
        <w:r w:rsidDel="00D022FF">
          <w:delText>Let’s explore the key areas of this topic.</w:delText>
        </w:r>
      </w:del>
    </w:p>
    <w:p w14:paraId="7546C0DA" w14:textId="3422C096" w:rsidR="003C569A" w:rsidDel="00D022FF" w:rsidRDefault="003C569A">
      <w:pPr>
        <w:pStyle w:val="NormalWeb"/>
        <w:divId w:val="22366137"/>
        <w:rPr>
          <w:del w:id="365" w:author="Abifadel, Jeannette" w:date="2026-03-12T13:38:00Z" w16du:dateUtc="2026-03-12T17:38:00Z"/>
        </w:rPr>
      </w:pPr>
      <w:del w:id="366" w:author="Abifadel, Jeannette" w:date="2026-03-12T13:38:00Z" w16du:dateUtc="2026-03-12T17:38:00Z">
        <w:r w:rsidDel="00D022FF">
          <w:delText>I hired an event planner to help me with a big event launch, but when she sent through her invoice there were quite a few unexpected charges. When I asked her about it, she said that they were just reimbursements to local suppliers, and it’s just the cost of doing business.</w:delText>
        </w:r>
      </w:del>
    </w:p>
    <w:p w14:paraId="36615F69" w14:textId="08E65B4B" w:rsidR="003C569A" w:rsidDel="00D022FF" w:rsidRDefault="003C569A">
      <w:pPr>
        <w:divId w:val="1309286463"/>
        <w:rPr>
          <w:del w:id="367" w:author="Abifadel, Jeannette" w:date="2026-03-12T13:38:00Z" w16du:dateUtc="2026-03-12T17:38:00Z"/>
          <w:rFonts w:ascii="Calibri" w:eastAsia="Times New Roman" w:hAnsi="Calibri" w:cs="Calibri"/>
          <w:sz w:val="32"/>
          <w:szCs w:val="32"/>
        </w:rPr>
      </w:pPr>
      <w:del w:id="368" w:author="Abifadel, Jeannette" w:date="2026-03-12T13:38:00Z" w16du:dateUtc="2026-03-12T17:38:00Z">
        <w:r w:rsidDel="00D022FF">
          <w:rPr>
            <w:rFonts w:ascii="Calibri" w:eastAsia="Times New Roman" w:hAnsi="Calibri" w:cs="Calibri"/>
            <w:sz w:val="32"/>
            <w:szCs w:val="32"/>
          </w:rPr>
          <w:br w:type="page" w:clear="all"/>
        </w:r>
      </w:del>
    </w:p>
    <w:p w14:paraId="50960E7E" w14:textId="77777777" w:rsidR="003C569A" w:rsidRDefault="003C569A">
      <w:pPr>
        <w:jc w:val="right"/>
        <w:divId w:val="1296906539"/>
        <w:rPr>
          <w:rFonts w:ascii="Calibri" w:eastAsia="Times New Roman" w:hAnsi="Calibri" w:cs="Calibri"/>
          <w:sz w:val="30"/>
          <w:szCs w:val="30"/>
        </w:rPr>
      </w:pPr>
      <w:bookmarkStart w:id="369" w:name="Page_7634127596609283954"/>
      <w:bookmarkEnd w:id="369"/>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17 </w:t>
      </w:r>
    </w:p>
    <w:p w14:paraId="27B6DF53" w14:textId="77777777" w:rsidR="003C569A" w:rsidRDefault="003C569A">
      <w:pPr>
        <w:jc w:val="right"/>
        <w:divId w:val="1296906539"/>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2DA24E0B" w14:textId="77777777" w:rsidR="003C569A" w:rsidRDefault="003C569A">
      <w:pPr>
        <w:jc w:val="right"/>
        <w:divId w:val="270867962"/>
        <w:rPr>
          <w:rFonts w:ascii="Calibri" w:eastAsia="Times New Roman" w:hAnsi="Calibri" w:cs="Calibri"/>
          <w:sz w:val="24"/>
          <w:szCs w:val="24"/>
        </w:rPr>
      </w:pPr>
      <w:r>
        <w:rPr>
          <w:rStyle w:val="smallerheader17"/>
          <w:rFonts w:eastAsia="Times New Roman"/>
          <w:b/>
          <w:bCs/>
        </w:rPr>
        <w:t>Question and Answer Template</w:t>
      </w:r>
      <w:r>
        <w:rPr>
          <w:rStyle w:val="smallerheader17"/>
          <w:rFonts w:eastAsia="Times New Roman"/>
          <w:b/>
          <w:bCs/>
        </w:rPr>
        <w:t xml:space="preserve"> </w:t>
      </w:r>
      <w:r>
        <w:rPr>
          <w:rStyle w:val="smallerheader17"/>
          <w:rFonts w:eastAsia="Times New Roman"/>
          <w:b/>
          <w:bCs/>
        </w:rPr>
        <w:t>/ Text</w:t>
      </w:r>
      <w:r>
        <w:rPr>
          <w:rStyle w:val="smallerheader17"/>
          <w:rFonts w:eastAsia="Times New Roman"/>
          <w:b/>
          <w:bCs/>
        </w:rPr>
        <w:t xml:space="preserve"> </w:t>
      </w:r>
      <w:r>
        <w:rPr>
          <w:rStyle w:val="smallerheader17"/>
          <w:rFonts w:eastAsia="Times New Roman"/>
          <w:b/>
          <w:bCs/>
        </w:rPr>
        <w:t>/ LTR</w:t>
      </w:r>
      <w:r>
        <w:rPr>
          <w:rStyle w:val="smallerheader17"/>
          <w:rFonts w:eastAsia="Times New Roman"/>
          <w:b/>
          <w:bCs/>
        </w:rPr>
        <w:t xml:space="preserve"> </w:t>
      </w:r>
    </w:p>
    <w:p w14:paraId="4698BC22" w14:textId="252E42A3" w:rsidR="003C569A" w:rsidDel="00D022FF" w:rsidRDefault="003C569A">
      <w:pPr>
        <w:pStyle w:val="contentblock"/>
        <w:spacing w:before="270" w:beforeAutospacing="0" w:after="45" w:afterAutospacing="0"/>
        <w:divId w:val="1971209633"/>
        <w:rPr>
          <w:del w:id="370" w:author="Abifadel, Jeannette" w:date="2026-03-12T13:39:00Z" w16du:dateUtc="2026-03-12T17:39:00Z"/>
          <w:rFonts w:ascii="Calibri" w:hAnsi="Calibri" w:cs="Calibri"/>
        </w:rPr>
      </w:pPr>
      <w:del w:id="371" w:author="Abifadel, Jeannette" w:date="2026-03-12T13:39:00Z" w16du:dateUtc="2026-03-12T17:39:00Z">
        <w:r w:rsidDel="00D022FF">
          <w:rPr>
            <w:rFonts w:ascii="Calibri" w:hAnsi="Calibri" w:cs="Calibri"/>
            <w:b/>
            <w:bCs/>
          </w:rPr>
          <w:delText>Content Title:</w:delText>
        </w:r>
        <w:r w:rsidDel="00D022FF">
          <w:rPr>
            <w:rFonts w:ascii="Calibri" w:hAnsi="Calibri" w:cs="Calibri"/>
          </w:rPr>
          <w:delText xml:space="preserve"> </w:delText>
        </w:r>
      </w:del>
    </w:p>
    <w:p w14:paraId="6C7650C5" w14:textId="114D2B85" w:rsidR="003C569A" w:rsidDel="00D022FF" w:rsidRDefault="003C569A">
      <w:pPr>
        <w:pStyle w:val="contentblock"/>
        <w:spacing w:before="0" w:beforeAutospacing="0" w:after="45" w:afterAutospacing="0"/>
        <w:divId w:val="1971209633"/>
        <w:rPr>
          <w:del w:id="372" w:author="Abifadel, Jeannette" w:date="2026-03-12T13:39:00Z" w16du:dateUtc="2026-03-12T17:39:00Z"/>
          <w:rFonts w:ascii="Calibri" w:hAnsi="Calibri" w:cs="Calibri"/>
        </w:rPr>
      </w:pPr>
      <w:del w:id="373" w:author="Abifadel, Jeannette" w:date="2026-03-12T13:39:00Z" w16du:dateUtc="2026-03-12T17:39:00Z">
        <w:r w:rsidDel="00D022FF">
          <w:rPr>
            <w:rFonts w:ascii="Calibri" w:hAnsi="Calibri" w:cs="Calibri"/>
          </w:rPr>
          <w:delText xml:space="preserve">The Event Planner </w:delText>
        </w:r>
      </w:del>
    </w:p>
    <w:p w14:paraId="12058F67" w14:textId="71D6F6B1" w:rsidR="003C569A" w:rsidDel="00D022FF" w:rsidRDefault="003C569A">
      <w:pPr>
        <w:pStyle w:val="contentblock"/>
        <w:spacing w:before="270" w:beforeAutospacing="0" w:after="45" w:afterAutospacing="0"/>
        <w:divId w:val="1971209633"/>
        <w:rPr>
          <w:del w:id="374" w:author="Abifadel, Jeannette" w:date="2026-03-12T13:39:00Z" w16du:dateUtc="2026-03-12T17:39:00Z"/>
          <w:rFonts w:ascii="Calibri" w:hAnsi="Calibri" w:cs="Calibri"/>
        </w:rPr>
      </w:pPr>
      <w:del w:id="375" w:author="Abifadel, Jeannette" w:date="2026-03-12T13:39:00Z" w16du:dateUtc="2026-03-12T17:39:00Z">
        <w:r w:rsidDel="00D022FF">
          <w:rPr>
            <w:rFonts w:ascii="Calibri" w:hAnsi="Calibri" w:cs="Calibri"/>
            <w:b/>
            <w:bCs/>
          </w:rPr>
          <w:delText>Content Description:</w:delText>
        </w:r>
      </w:del>
    </w:p>
    <w:p w14:paraId="7A5B2361" w14:textId="7255622E" w:rsidR="003C569A" w:rsidDel="00D022FF" w:rsidRDefault="003C569A">
      <w:pPr>
        <w:pStyle w:val="NormalWeb"/>
        <w:divId w:val="374932905"/>
        <w:rPr>
          <w:del w:id="376" w:author="Abifadel, Jeannette" w:date="2026-03-12T13:39:00Z" w16du:dateUtc="2026-03-12T17:39:00Z"/>
        </w:rPr>
      </w:pPr>
      <w:del w:id="377" w:author="Abifadel, Jeannette" w:date="2026-03-12T13:39:00Z" w16du:dateUtc="2026-03-12T17:39:00Z">
        <w:r w:rsidDel="00D022FF">
          <w:delText>Rasul is planning a big launch event for his company. He has hired a professional event planner. When the planner submits her invoice, there are several unexpected and vague charges on the invoice.</w:delText>
        </w:r>
      </w:del>
    </w:p>
    <w:p w14:paraId="15692C96" w14:textId="51E205F7" w:rsidR="003C569A" w:rsidDel="00D022FF" w:rsidRDefault="003C569A">
      <w:pPr>
        <w:pStyle w:val="NormalWeb"/>
        <w:divId w:val="374932905"/>
        <w:rPr>
          <w:del w:id="378" w:author="Abifadel, Jeannette" w:date="2026-03-12T13:39:00Z" w16du:dateUtc="2026-03-12T17:39:00Z"/>
        </w:rPr>
      </w:pPr>
      <w:del w:id="379" w:author="Abifadel, Jeannette" w:date="2026-03-12T13:39:00Z" w16du:dateUtc="2026-03-12T17:39:00Z">
        <w:r w:rsidDel="00D022FF">
          <w:delText>When asked about them, the planner says, “Those are payments we make to reimburse costs to local suppliers. It’s standard procedure.”</w:delText>
        </w:r>
      </w:del>
    </w:p>
    <w:p w14:paraId="7EE04324" w14:textId="284F4D03" w:rsidR="003C569A" w:rsidDel="00D022FF" w:rsidRDefault="003C569A">
      <w:pPr>
        <w:pStyle w:val="NormalWeb"/>
        <w:spacing w:before="270"/>
        <w:divId w:val="783307557"/>
        <w:rPr>
          <w:del w:id="380" w:author="Abifadel, Jeannette" w:date="2026-03-12T13:39:00Z" w16du:dateUtc="2026-03-12T17:39:00Z"/>
        </w:rPr>
      </w:pPr>
      <w:del w:id="381" w:author="Abifadel, Jeannette" w:date="2026-03-12T13:39:00Z" w16du:dateUtc="2026-03-12T17:39:00Z">
        <w:r w:rsidDel="00D022FF">
          <w:rPr>
            <w:b/>
            <w:bCs/>
          </w:rPr>
          <w:delText>Question:</w:delText>
        </w:r>
        <w:r w:rsidDel="00D022FF">
          <w:delText xml:space="preserve"> </w:delText>
        </w:r>
      </w:del>
    </w:p>
    <w:p w14:paraId="7C7CB54F" w14:textId="0A58D071" w:rsidR="003C569A" w:rsidDel="00D022FF" w:rsidRDefault="003C569A">
      <w:pPr>
        <w:pStyle w:val="contentblock"/>
        <w:spacing w:before="0" w:beforeAutospacing="0" w:after="45" w:afterAutospacing="0"/>
        <w:divId w:val="783307557"/>
        <w:rPr>
          <w:del w:id="382" w:author="Abifadel, Jeannette" w:date="2026-03-12T13:39:00Z" w16du:dateUtc="2026-03-12T17:39:00Z"/>
          <w:rFonts w:ascii="Calibri" w:hAnsi="Calibri" w:cs="Calibri"/>
        </w:rPr>
      </w:pPr>
      <w:del w:id="383" w:author="Abifadel, Jeannette" w:date="2026-03-12T13:39:00Z" w16du:dateUtc="2026-03-12T17:39:00Z">
        <w:r w:rsidDel="00D022FF">
          <w:rPr>
            <w:rFonts w:ascii="Calibri" w:hAnsi="Calibri" w:cs="Calibri"/>
          </w:rPr>
          <w:delText xml:space="preserve">How should Rasul respond? </w:delText>
        </w:r>
      </w:del>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rsidDel="00D022FF" w14:paraId="70E3B9CC" w14:textId="446A5252">
        <w:trPr>
          <w:divId w:val="2029022402"/>
          <w:tblCellSpacing w:w="0" w:type="dxa"/>
          <w:del w:id="384" w:author="Abifadel, Jeannette" w:date="2026-03-12T13:39:00Z" w16du:dateUtc="2026-03-12T17:39:00Z"/>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57449401" w14:textId="3E0B01E5" w:rsidR="003C569A" w:rsidDel="00D022FF" w:rsidRDefault="003C569A">
            <w:pPr>
              <w:pStyle w:val="NormalWeb"/>
              <w:jc w:val="center"/>
              <w:rPr>
                <w:del w:id="385" w:author="Abifadel, Jeannette" w:date="2026-03-12T13:39:00Z" w16du:dateUtc="2026-03-12T17:39:00Z"/>
                <w:b/>
                <w:bCs/>
              </w:rPr>
            </w:pPr>
            <w:del w:id="386" w:author="Abifadel, Jeannette" w:date="2026-03-12T13:39:00Z" w16du:dateUtc="2026-03-12T17:39:00Z">
              <w:r w:rsidDel="00D022FF">
                <w:rPr>
                  <w:b/>
                  <w:bCs/>
                </w:rPr>
                <w:delText>Answer Option</w:delText>
              </w:r>
            </w:del>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7CEED163" w14:textId="0F3020E3" w:rsidR="003C569A" w:rsidDel="00D022FF" w:rsidRDefault="003C569A">
            <w:pPr>
              <w:pStyle w:val="NormalWeb"/>
              <w:rPr>
                <w:del w:id="387" w:author="Abifadel, Jeannette" w:date="2026-03-12T13:39:00Z" w16du:dateUtc="2026-03-12T17:39:00Z"/>
                <w:b/>
                <w:bCs/>
              </w:rPr>
            </w:pPr>
            <w:del w:id="388" w:author="Abifadel, Jeannette" w:date="2026-03-12T13:39:00Z" w16du:dateUtc="2026-03-12T17:39:00Z">
              <w:r w:rsidDel="00D022FF">
                <w:rPr>
                  <w:b/>
                  <w:bCs/>
                </w:rPr>
                <w:delText>Answer</w:delText>
              </w:r>
            </w:del>
          </w:p>
        </w:tc>
      </w:tr>
      <w:tr w:rsidR="00000000" w:rsidDel="00D022FF" w14:paraId="1BD72DD3" w14:textId="0D3CC123">
        <w:trPr>
          <w:divId w:val="2029022402"/>
          <w:tblCellSpacing w:w="0" w:type="dxa"/>
          <w:del w:id="389" w:author="Abifadel, Jeannette" w:date="2026-03-12T13:39:00Z" w16du:dateUtc="2026-03-12T17:39:00Z"/>
        </w:trPr>
        <w:tc>
          <w:tcPr>
            <w:tcW w:w="0" w:type="auto"/>
            <w:tcBorders>
              <w:bottom w:val="single" w:sz="6" w:space="0" w:color="999999"/>
              <w:right w:val="single" w:sz="6" w:space="0" w:color="999999"/>
            </w:tcBorders>
            <w:tcMar>
              <w:top w:w="60" w:type="dxa"/>
              <w:left w:w="60" w:type="dxa"/>
              <w:bottom w:w="0" w:type="dxa"/>
              <w:right w:w="60" w:type="dxa"/>
            </w:tcMar>
            <w:hideMark/>
          </w:tcPr>
          <w:p w14:paraId="6B5BCA9B" w14:textId="136E804D" w:rsidR="003C569A" w:rsidDel="00D022FF" w:rsidRDefault="003C569A">
            <w:pPr>
              <w:pStyle w:val="NormalWeb"/>
              <w:jc w:val="center"/>
              <w:rPr>
                <w:del w:id="390" w:author="Abifadel, Jeannette" w:date="2026-03-12T13:39:00Z" w16du:dateUtc="2026-03-12T17:39:00Z"/>
              </w:rPr>
            </w:pPr>
            <w:del w:id="391" w:author="Abifadel, Jeannette" w:date="2026-03-12T13:39:00Z" w16du:dateUtc="2026-03-12T17:39:00Z">
              <w:r w:rsidDel="00D022FF">
                <w:delText xml:space="preserve">Correct </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3B78941F" w14:textId="6208F8C6" w:rsidR="003C569A" w:rsidDel="00D022FF" w:rsidRDefault="003C569A">
            <w:pPr>
              <w:pStyle w:val="NormalWeb"/>
              <w:rPr>
                <w:del w:id="392" w:author="Abifadel, Jeannette" w:date="2026-03-12T13:39:00Z" w16du:dateUtc="2026-03-12T17:39:00Z"/>
              </w:rPr>
            </w:pPr>
            <w:del w:id="393" w:author="Abifadel, Jeannette" w:date="2026-03-12T13:39:00Z" w16du:dateUtc="2026-03-12T17:39:00Z">
              <w:r w:rsidDel="00D022FF">
                <w:delText>I’m sorry, but we need documentation to validate all payments. I will need detailed specifics on those payments in order for this invoice to be paid.</w:delText>
              </w:r>
            </w:del>
          </w:p>
        </w:tc>
      </w:tr>
      <w:tr w:rsidR="00000000" w:rsidDel="00D022FF" w14:paraId="6B92E185" w14:textId="4E0E761D">
        <w:trPr>
          <w:divId w:val="2029022402"/>
          <w:tblCellSpacing w:w="0" w:type="dxa"/>
          <w:del w:id="394" w:author="Abifadel, Jeannette" w:date="2026-03-12T13:39:00Z" w16du:dateUtc="2026-03-12T17:39:00Z"/>
        </w:trPr>
        <w:tc>
          <w:tcPr>
            <w:tcW w:w="0" w:type="auto"/>
            <w:tcBorders>
              <w:bottom w:val="single" w:sz="6" w:space="0" w:color="999999"/>
              <w:right w:val="single" w:sz="6" w:space="0" w:color="999999"/>
            </w:tcBorders>
            <w:tcMar>
              <w:top w:w="60" w:type="dxa"/>
              <w:left w:w="60" w:type="dxa"/>
              <w:bottom w:w="0" w:type="dxa"/>
              <w:right w:w="60" w:type="dxa"/>
            </w:tcMar>
            <w:hideMark/>
          </w:tcPr>
          <w:p w14:paraId="2905B2D9" w14:textId="5BB519F1" w:rsidR="003C569A" w:rsidDel="00D022FF" w:rsidRDefault="003C569A">
            <w:pPr>
              <w:pStyle w:val="NormalWeb"/>
              <w:jc w:val="center"/>
              <w:rPr>
                <w:del w:id="395" w:author="Abifadel, Jeannette" w:date="2026-03-12T13:39:00Z" w16du:dateUtc="2026-03-12T17:39:00Z"/>
              </w:rPr>
            </w:pPr>
            <w:del w:id="396" w:author="Abifadel, Jeannette" w:date="2026-03-12T13:39:00Z" w16du:dateUtc="2026-03-12T17:39:00Z">
              <w:r w:rsidDel="00D022FF">
                <w:delText xml:space="preserve">Incorrect </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5AAAF557" w14:textId="1DFB5592" w:rsidR="003C569A" w:rsidDel="00D022FF" w:rsidRDefault="003C569A">
            <w:pPr>
              <w:pStyle w:val="NormalWeb"/>
              <w:rPr>
                <w:del w:id="397" w:author="Abifadel, Jeannette" w:date="2026-03-12T13:39:00Z" w16du:dateUtc="2026-03-12T17:39:00Z"/>
              </w:rPr>
            </w:pPr>
            <w:del w:id="398" w:author="Abifadel, Jeannette" w:date="2026-03-12T13:39:00Z" w16du:dateUtc="2026-03-12T17:39:00Z">
              <w:r w:rsidDel="00D022FF">
                <w:delText>That’s fine, just call it “supplier expenses” on the invoice, and resubmit it.</w:delText>
              </w:r>
            </w:del>
          </w:p>
        </w:tc>
      </w:tr>
      <w:tr w:rsidR="00000000" w:rsidDel="00D022FF" w14:paraId="53DD69DD" w14:textId="65F5C775">
        <w:trPr>
          <w:divId w:val="2029022402"/>
          <w:tblCellSpacing w:w="0" w:type="dxa"/>
          <w:del w:id="399" w:author="Abifadel, Jeannette" w:date="2026-03-12T13:39:00Z" w16du:dateUtc="2026-03-12T17:39:00Z"/>
        </w:trPr>
        <w:tc>
          <w:tcPr>
            <w:tcW w:w="0" w:type="auto"/>
            <w:tcBorders>
              <w:bottom w:val="single" w:sz="6" w:space="0" w:color="999999"/>
              <w:right w:val="single" w:sz="6" w:space="0" w:color="999999"/>
            </w:tcBorders>
            <w:tcMar>
              <w:top w:w="60" w:type="dxa"/>
              <w:left w:w="60" w:type="dxa"/>
              <w:bottom w:w="0" w:type="dxa"/>
              <w:right w:w="60" w:type="dxa"/>
            </w:tcMar>
            <w:hideMark/>
          </w:tcPr>
          <w:p w14:paraId="7CE2A020" w14:textId="7FA094A3" w:rsidR="003C569A" w:rsidDel="00D022FF" w:rsidRDefault="003C569A">
            <w:pPr>
              <w:pStyle w:val="NormalWeb"/>
              <w:jc w:val="center"/>
              <w:rPr>
                <w:del w:id="400" w:author="Abifadel, Jeannette" w:date="2026-03-12T13:39:00Z" w16du:dateUtc="2026-03-12T17:39:00Z"/>
              </w:rPr>
            </w:pPr>
            <w:del w:id="401" w:author="Abifadel, Jeannette" w:date="2026-03-12T13:39:00Z" w16du:dateUtc="2026-03-12T17:39:00Z">
              <w:r w:rsidDel="00D022FF">
                <w:delText xml:space="preserve">Incorrect </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1D25F2B9" w14:textId="32F1166B" w:rsidR="003C569A" w:rsidDel="00D022FF" w:rsidRDefault="003C569A">
            <w:pPr>
              <w:pStyle w:val="NormalWeb"/>
              <w:rPr>
                <w:del w:id="402" w:author="Abifadel, Jeannette" w:date="2026-03-12T13:39:00Z" w16du:dateUtc="2026-03-12T17:39:00Z"/>
              </w:rPr>
            </w:pPr>
            <w:del w:id="403" w:author="Abifadel, Jeannette" w:date="2026-03-12T13:39:00Z" w16du:dateUtc="2026-03-12T17:39:00Z">
              <w:r w:rsidDel="00D022FF">
                <w:delText>Let me see how we can process the invoice without raising any internal concerns. I may just have to be creative in how I submit it.</w:delText>
              </w:r>
            </w:del>
          </w:p>
        </w:tc>
      </w:tr>
    </w:tbl>
    <w:p w14:paraId="70332823" w14:textId="3BB41A89" w:rsidR="003C569A" w:rsidDel="00D022FF" w:rsidRDefault="003C569A">
      <w:pPr>
        <w:pStyle w:val="contentblock"/>
        <w:spacing w:before="0" w:beforeAutospacing="0" w:after="270" w:afterAutospacing="0"/>
        <w:divId w:val="42753739"/>
        <w:rPr>
          <w:del w:id="404" w:author="Abifadel, Jeannette" w:date="2026-03-12T13:39:00Z" w16du:dateUtc="2026-03-12T17:39:00Z"/>
          <w:rFonts w:ascii="Calibri" w:hAnsi="Calibri" w:cs="Calibri"/>
        </w:rPr>
      </w:pPr>
      <w:del w:id="405" w:author="Abifadel, Jeannette" w:date="2026-03-12T13:39:00Z" w16du:dateUtc="2026-03-12T17:39:00Z">
        <w:r w:rsidDel="00D022FF">
          <w:rPr>
            <w:rFonts w:ascii="Calibri" w:hAnsi="Calibri" w:cs="Calibri"/>
            <w:b/>
            <w:bCs/>
          </w:rPr>
          <w:delText xml:space="preserve">How many times do you want your learner to retry (maximum is set to 5 before the learner is shown the correct answer)?: </w:delText>
        </w:r>
        <w:r w:rsidDel="00D022FF">
          <w:rPr>
            <w:rFonts w:ascii="Calibri" w:hAnsi="Calibri" w:cs="Calibri"/>
          </w:rPr>
          <w:delText xml:space="preserve">1 </w:delText>
        </w:r>
      </w:del>
    </w:p>
    <w:p w14:paraId="7597B348" w14:textId="77777777" w:rsidR="003C569A" w:rsidRDefault="003C569A">
      <w:pPr>
        <w:divId w:val="1971209633"/>
        <w:rPr>
          <w:rFonts w:ascii="Calibri" w:eastAsia="Times New Roman" w:hAnsi="Calibri" w:cs="Calibri"/>
          <w:sz w:val="32"/>
          <w:szCs w:val="32"/>
        </w:rPr>
      </w:pPr>
      <w:r>
        <w:rPr>
          <w:rFonts w:ascii="Calibri" w:eastAsia="Times New Roman" w:hAnsi="Calibri" w:cs="Calibri"/>
          <w:sz w:val="32"/>
          <w:szCs w:val="32"/>
        </w:rPr>
        <w:br w:type="page" w:clear="all"/>
      </w:r>
    </w:p>
    <w:p w14:paraId="57C5D900" w14:textId="77777777" w:rsidR="003C569A" w:rsidRDefault="003C569A">
      <w:pPr>
        <w:jc w:val="right"/>
        <w:divId w:val="268781049"/>
        <w:rPr>
          <w:rFonts w:ascii="Calibri" w:eastAsia="Times New Roman" w:hAnsi="Calibri" w:cs="Calibri"/>
          <w:sz w:val="30"/>
          <w:szCs w:val="30"/>
        </w:rPr>
      </w:pPr>
      <w:bookmarkStart w:id="406" w:name="Page_7852255471405902072"/>
      <w:bookmarkEnd w:id="406"/>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18 </w:t>
      </w:r>
    </w:p>
    <w:p w14:paraId="5C22BAFA" w14:textId="77777777" w:rsidR="003C569A" w:rsidRDefault="003C569A">
      <w:pPr>
        <w:jc w:val="right"/>
        <w:divId w:val="268781049"/>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3B6BEAD4" w14:textId="77777777" w:rsidR="003C569A" w:rsidRDefault="003C569A">
      <w:pPr>
        <w:jc w:val="right"/>
        <w:divId w:val="715205210"/>
        <w:rPr>
          <w:rFonts w:ascii="Calibri" w:eastAsia="Times New Roman" w:hAnsi="Calibri" w:cs="Calibri"/>
          <w:sz w:val="24"/>
          <w:szCs w:val="24"/>
        </w:rPr>
      </w:pPr>
      <w:r>
        <w:rPr>
          <w:rStyle w:val="smallerheader18"/>
          <w:rFonts w:eastAsia="Times New Roman"/>
          <w:b/>
          <w:bCs/>
        </w:rPr>
        <w:t>Text and Image Template</w:t>
      </w:r>
      <w:r>
        <w:rPr>
          <w:rStyle w:val="smallerheader18"/>
          <w:rFonts w:eastAsia="Times New Roman"/>
          <w:b/>
          <w:bCs/>
        </w:rPr>
        <w:t xml:space="preserve"> </w:t>
      </w:r>
      <w:r>
        <w:rPr>
          <w:rStyle w:val="smallerheader18"/>
          <w:rFonts w:eastAsia="Times New Roman"/>
          <w:b/>
          <w:bCs/>
        </w:rPr>
        <w:t>/ Text Only</w:t>
      </w:r>
      <w:r>
        <w:rPr>
          <w:rStyle w:val="smallerheader18"/>
          <w:rFonts w:eastAsia="Times New Roman"/>
          <w:b/>
          <w:bCs/>
        </w:rPr>
        <w:t xml:space="preserve"> </w:t>
      </w:r>
    </w:p>
    <w:p w14:paraId="361C90F9" w14:textId="48860C59" w:rsidR="003C569A" w:rsidDel="00904036" w:rsidRDefault="003C569A">
      <w:pPr>
        <w:pStyle w:val="contentblock"/>
        <w:spacing w:before="270" w:beforeAutospacing="0" w:after="45" w:afterAutospacing="0"/>
        <w:divId w:val="1921868657"/>
        <w:rPr>
          <w:del w:id="407" w:author="Abifadel, Jeannette" w:date="2026-03-12T13:39:00Z" w16du:dateUtc="2026-03-12T17:39:00Z"/>
          <w:rFonts w:ascii="Calibri" w:hAnsi="Calibri" w:cs="Calibri"/>
        </w:rPr>
      </w:pPr>
      <w:del w:id="408" w:author="Abifadel, Jeannette" w:date="2026-03-12T13:39:00Z" w16du:dateUtc="2026-03-12T17:39:00Z">
        <w:r w:rsidDel="00904036">
          <w:rPr>
            <w:rFonts w:ascii="Calibri" w:hAnsi="Calibri" w:cs="Calibri"/>
            <w:b/>
            <w:bCs/>
          </w:rPr>
          <w:delText>Content Title:</w:delText>
        </w:r>
        <w:r w:rsidDel="00904036">
          <w:rPr>
            <w:rFonts w:ascii="Calibri" w:hAnsi="Calibri" w:cs="Calibri"/>
          </w:rPr>
          <w:delText xml:space="preserve"> </w:delText>
        </w:r>
      </w:del>
    </w:p>
    <w:p w14:paraId="00F25EA7" w14:textId="341FB6A8" w:rsidR="003C569A" w:rsidDel="00904036" w:rsidRDefault="003C569A">
      <w:pPr>
        <w:pStyle w:val="contentblock"/>
        <w:spacing w:before="0" w:beforeAutospacing="0" w:after="45" w:afterAutospacing="0"/>
        <w:divId w:val="1921868657"/>
        <w:rPr>
          <w:del w:id="409" w:author="Abifadel, Jeannette" w:date="2026-03-12T13:39:00Z" w16du:dateUtc="2026-03-12T17:39:00Z"/>
          <w:rFonts w:ascii="Calibri" w:hAnsi="Calibri" w:cs="Calibri"/>
        </w:rPr>
      </w:pPr>
      <w:del w:id="410" w:author="Abifadel, Jeannette" w:date="2026-03-12T13:39:00Z" w16du:dateUtc="2026-03-12T17:39:00Z">
        <w:r w:rsidDel="00904036">
          <w:rPr>
            <w:rFonts w:ascii="Calibri" w:hAnsi="Calibri" w:cs="Calibri"/>
          </w:rPr>
          <w:delText xml:space="preserve">Remember… </w:delText>
        </w:r>
      </w:del>
    </w:p>
    <w:p w14:paraId="6D25D700" w14:textId="23105AE3" w:rsidR="003C569A" w:rsidDel="00904036" w:rsidRDefault="003C569A">
      <w:pPr>
        <w:pStyle w:val="NormalWeb"/>
        <w:spacing w:after="0"/>
        <w:divId w:val="989597544"/>
        <w:rPr>
          <w:del w:id="411" w:author="Abifadel, Jeannette" w:date="2026-03-12T13:39:00Z" w16du:dateUtc="2026-03-12T17:39:00Z"/>
        </w:rPr>
      </w:pPr>
      <w:del w:id="412" w:author="Abifadel, Jeannette" w:date="2026-03-12T13:39:00Z" w16du:dateUtc="2026-03-12T17:39:00Z">
        <w:r w:rsidDel="00904036">
          <w:br w:type="textWrapping" w:clear="all"/>
        </w:r>
        <w:r w:rsidDel="00904036">
          <w:rPr>
            <w:b/>
            <w:bCs/>
          </w:rPr>
          <w:delText>Column 1 Text:</w:delText>
        </w:r>
        <w:r w:rsidDel="00904036">
          <w:delText xml:space="preserve"> </w:delText>
        </w:r>
      </w:del>
    </w:p>
    <w:p w14:paraId="5FB60CE4" w14:textId="2F7B9C19" w:rsidR="003C569A" w:rsidDel="00904036" w:rsidRDefault="003C569A">
      <w:pPr>
        <w:pStyle w:val="NormalWeb"/>
        <w:divId w:val="1337656992"/>
        <w:rPr>
          <w:del w:id="413" w:author="Abifadel, Jeannette" w:date="2026-03-12T13:39:00Z" w16du:dateUtc="2026-03-12T17:39:00Z"/>
        </w:rPr>
      </w:pPr>
      <w:del w:id="414" w:author="Abifadel, Jeannette" w:date="2026-03-12T13:39:00Z" w16du:dateUtc="2026-03-12T17:39:00Z">
        <w:r w:rsidDel="00904036">
          <w:delText>Remember, unusual payment requests raise a red flag and may indicate that the true nature of the transaction is being concealed.</w:delText>
        </w:r>
      </w:del>
    </w:p>
    <w:p w14:paraId="66196FCD" w14:textId="515D8D4F" w:rsidR="003C569A" w:rsidDel="00904036" w:rsidRDefault="003C569A">
      <w:pPr>
        <w:pStyle w:val="NormalWeb"/>
        <w:divId w:val="1337656992"/>
        <w:rPr>
          <w:del w:id="415" w:author="Abifadel, Jeannette" w:date="2026-03-12T13:39:00Z" w16du:dateUtc="2026-03-12T17:39:00Z"/>
        </w:rPr>
      </w:pPr>
      <w:del w:id="416" w:author="Abifadel, Jeannette" w:date="2026-03-12T13:39:00Z" w16du:dateUtc="2026-03-12T17:39:00Z">
        <w:r w:rsidDel="00904036">
          <w:delText>Authorizing or paying expenses that are improper, unauthorized, and/or unsupported by proper documentation breaches our policy.</w:delText>
        </w:r>
      </w:del>
    </w:p>
    <w:p w14:paraId="78E2F7AA" w14:textId="7A56F3D0" w:rsidR="003C569A" w:rsidDel="00904036" w:rsidRDefault="003C569A">
      <w:pPr>
        <w:pStyle w:val="contentblock"/>
        <w:spacing w:before="270" w:beforeAutospacing="0" w:after="45" w:afterAutospacing="0"/>
        <w:divId w:val="207953470"/>
        <w:rPr>
          <w:del w:id="417" w:author="Abifadel, Jeannette" w:date="2026-03-12T13:39:00Z" w16du:dateUtc="2026-03-12T17:39:00Z"/>
          <w:rFonts w:ascii="Calibri" w:hAnsi="Calibri" w:cs="Calibri"/>
        </w:rPr>
      </w:pPr>
      <w:del w:id="418" w:author="Abifadel, Jeannette" w:date="2026-03-12T13:39:00Z" w16du:dateUtc="2026-03-12T17:39:00Z">
        <w:r w:rsidDel="00904036">
          <w:rPr>
            <w:rFonts w:ascii="Calibri" w:hAnsi="Calibri" w:cs="Calibri"/>
            <w:b/>
            <w:bCs/>
          </w:rPr>
          <w:delText>Audio Transcript Text:</w:delText>
        </w:r>
        <w:r w:rsidDel="00904036">
          <w:rPr>
            <w:rFonts w:ascii="Calibri" w:hAnsi="Calibri" w:cs="Calibri"/>
          </w:rPr>
          <w:delText xml:space="preserve"> </w:delText>
        </w:r>
      </w:del>
    </w:p>
    <w:p w14:paraId="3644400D" w14:textId="13525167" w:rsidR="003C569A" w:rsidDel="00904036" w:rsidRDefault="003C569A">
      <w:pPr>
        <w:pStyle w:val="NormalWeb"/>
        <w:divId w:val="207953470"/>
        <w:rPr>
          <w:del w:id="419" w:author="Abifadel, Jeannette" w:date="2026-03-12T13:39:00Z" w16du:dateUtc="2026-03-12T17:39:00Z"/>
        </w:rPr>
      </w:pPr>
      <w:del w:id="420" w:author="Abifadel, Jeannette" w:date="2026-03-12T13:39:00Z" w16du:dateUtc="2026-03-12T17:39:00Z">
        <w:r w:rsidDel="00904036">
          <w:delText>Here are some key considerations.</w:delText>
        </w:r>
      </w:del>
    </w:p>
    <w:p w14:paraId="7359FFF9" w14:textId="77777777" w:rsidR="003C569A" w:rsidRDefault="003C569A">
      <w:pPr>
        <w:divId w:val="1921868657"/>
        <w:rPr>
          <w:rFonts w:ascii="Calibri" w:eastAsia="Times New Roman" w:hAnsi="Calibri" w:cs="Calibri"/>
          <w:sz w:val="32"/>
          <w:szCs w:val="32"/>
        </w:rPr>
      </w:pPr>
      <w:r>
        <w:rPr>
          <w:rFonts w:ascii="Calibri" w:eastAsia="Times New Roman" w:hAnsi="Calibri" w:cs="Calibri"/>
          <w:sz w:val="32"/>
          <w:szCs w:val="32"/>
        </w:rPr>
        <w:br w:type="page" w:clear="all"/>
      </w:r>
    </w:p>
    <w:p w14:paraId="5EBDD7B6" w14:textId="77777777" w:rsidR="003C569A" w:rsidRDefault="003C569A">
      <w:pPr>
        <w:jc w:val="right"/>
        <w:divId w:val="1079907376"/>
        <w:rPr>
          <w:rFonts w:ascii="Calibri" w:eastAsia="Times New Roman" w:hAnsi="Calibri" w:cs="Calibri"/>
          <w:sz w:val="30"/>
          <w:szCs w:val="30"/>
        </w:rPr>
      </w:pPr>
      <w:bookmarkStart w:id="421" w:name="Page_7677092177422940467"/>
      <w:bookmarkEnd w:id="421"/>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19 </w:t>
      </w:r>
    </w:p>
    <w:p w14:paraId="34093C75" w14:textId="77777777" w:rsidR="003C569A" w:rsidRDefault="003C569A">
      <w:pPr>
        <w:jc w:val="right"/>
        <w:divId w:val="1079907376"/>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61611816" w14:textId="77777777" w:rsidR="003C569A" w:rsidRDefault="003C569A">
      <w:pPr>
        <w:jc w:val="right"/>
        <w:divId w:val="1192180813"/>
        <w:rPr>
          <w:rFonts w:ascii="Calibri" w:eastAsia="Times New Roman" w:hAnsi="Calibri" w:cs="Calibri"/>
          <w:sz w:val="24"/>
          <w:szCs w:val="24"/>
        </w:rPr>
      </w:pPr>
      <w:r>
        <w:rPr>
          <w:rStyle w:val="smallerheader19"/>
          <w:rFonts w:eastAsia="Times New Roman"/>
          <w:b/>
          <w:bCs/>
        </w:rPr>
        <w:t>Question and Answer Template</w:t>
      </w:r>
      <w:r>
        <w:rPr>
          <w:rStyle w:val="smallerheader19"/>
          <w:rFonts w:eastAsia="Times New Roman"/>
          <w:b/>
          <w:bCs/>
        </w:rPr>
        <w:t xml:space="preserve"> </w:t>
      </w:r>
      <w:r>
        <w:rPr>
          <w:rStyle w:val="smallerheader19"/>
          <w:rFonts w:eastAsia="Times New Roman"/>
          <w:b/>
          <w:bCs/>
        </w:rPr>
        <w:t>/ Text</w:t>
      </w:r>
      <w:r>
        <w:rPr>
          <w:rStyle w:val="smallerheader19"/>
          <w:rFonts w:eastAsia="Times New Roman"/>
          <w:b/>
          <w:bCs/>
        </w:rPr>
        <w:t xml:space="preserve"> </w:t>
      </w:r>
      <w:r>
        <w:rPr>
          <w:rStyle w:val="smallerheader19"/>
          <w:rFonts w:eastAsia="Times New Roman"/>
          <w:b/>
          <w:bCs/>
        </w:rPr>
        <w:t>/ LTR</w:t>
      </w:r>
      <w:r>
        <w:rPr>
          <w:rStyle w:val="smallerheader19"/>
          <w:rFonts w:eastAsia="Times New Roman"/>
          <w:b/>
          <w:bCs/>
        </w:rPr>
        <w:t xml:space="preserve"> </w:t>
      </w:r>
    </w:p>
    <w:p w14:paraId="64E5FE0C" w14:textId="77777777" w:rsidR="003C569A" w:rsidRDefault="003C569A">
      <w:pPr>
        <w:pStyle w:val="contentblock"/>
        <w:spacing w:before="270" w:beforeAutospacing="0" w:after="45" w:afterAutospacing="0"/>
        <w:divId w:val="488058298"/>
        <w:rPr>
          <w:rFonts w:ascii="Calibri" w:hAnsi="Calibri" w:cs="Calibri"/>
        </w:rPr>
      </w:pPr>
      <w:r>
        <w:rPr>
          <w:rFonts w:ascii="Calibri" w:hAnsi="Calibri" w:cs="Calibri"/>
          <w:b/>
          <w:bCs/>
        </w:rPr>
        <w:t>Content Title:</w:t>
      </w:r>
      <w:r>
        <w:rPr>
          <w:rFonts w:ascii="Calibri" w:hAnsi="Calibri" w:cs="Calibri"/>
        </w:rPr>
        <w:t xml:space="preserve"> </w:t>
      </w:r>
    </w:p>
    <w:p w14:paraId="66500E70" w14:textId="77777777" w:rsidR="003C569A" w:rsidRDefault="003C569A">
      <w:pPr>
        <w:pStyle w:val="contentblock"/>
        <w:spacing w:before="0" w:beforeAutospacing="0" w:after="45" w:afterAutospacing="0"/>
        <w:divId w:val="488058298"/>
        <w:rPr>
          <w:rFonts w:ascii="Calibri" w:hAnsi="Calibri" w:cs="Calibri"/>
        </w:rPr>
      </w:pPr>
      <w:r>
        <w:rPr>
          <w:rFonts w:ascii="Calibri" w:hAnsi="Calibri" w:cs="Calibri"/>
        </w:rPr>
        <w:t xml:space="preserve">The Thank-You Basket </w:t>
      </w:r>
    </w:p>
    <w:p w14:paraId="2846D719" w14:textId="77777777" w:rsidR="003C569A" w:rsidRDefault="003C569A">
      <w:pPr>
        <w:pStyle w:val="contentblock"/>
        <w:spacing w:before="270" w:beforeAutospacing="0" w:after="45" w:afterAutospacing="0"/>
        <w:divId w:val="488058298"/>
        <w:rPr>
          <w:rFonts w:ascii="Calibri" w:hAnsi="Calibri" w:cs="Calibri"/>
        </w:rPr>
      </w:pPr>
      <w:r>
        <w:rPr>
          <w:rFonts w:ascii="Calibri" w:hAnsi="Calibri" w:cs="Calibri"/>
          <w:b/>
          <w:bCs/>
        </w:rPr>
        <w:t>Content Description:</w:t>
      </w:r>
    </w:p>
    <w:p w14:paraId="40B6AFF3" w14:textId="77777777" w:rsidR="003C569A" w:rsidRDefault="003C569A">
      <w:pPr>
        <w:pStyle w:val="NormalWeb"/>
        <w:divId w:val="1952516501"/>
      </w:pPr>
      <w:r>
        <w:t>Sipho has been asked to present at a regional conference. The hosts have paid for his travel, hotel, and meals. They used their in-house travel agency, and all the arrangements were well documented and approved.</w:t>
      </w:r>
    </w:p>
    <w:p w14:paraId="3B88DD43" w14:textId="77777777" w:rsidR="003C569A" w:rsidRDefault="003C569A">
      <w:pPr>
        <w:pStyle w:val="NormalWeb"/>
        <w:divId w:val="1952516501"/>
      </w:pPr>
      <w:r>
        <w:t>When Sipho arrives at his room, he sees the hosts have left him a large thank-you basket filled with fruit, wine, and chocolates.</w:t>
      </w:r>
    </w:p>
    <w:p w14:paraId="0C9D20F8" w14:textId="77777777" w:rsidR="003C569A" w:rsidRDefault="003C569A">
      <w:pPr>
        <w:pStyle w:val="NormalWeb"/>
        <w:spacing w:before="270"/>
        <w:divId w:val="904534303"/>
      </w:pPr>
      <w:r>
        <w:rPr>
          <w:b/>
          <w:bCs/>
        </w:rPr>
        <w:t>Question:</w:t>
      </w:r>
      <w:r>
        <w:t xml:space="preserve"> </w:t>
      </w:r>
    </w:p>
    <w:p w14:paraId="03068478" w14:textId="77777777" w:rsidR="003C569A" w:rsidRDefault="003C569A">
      <w:pPr>
        <w:pStyle w:val="contentblock"/>
        <w:spacing w:before="0" w:beforeAutospacing="0" w:after="45" w:afterAutospacing="0"/>
        <w:divId w:val="904534303"/>
        <w:rPr>
          <w:rFonts w:ascii="Calibri" w:hAnsi="Calibri" w:cs="Calibri"/>
        </w:rPr>
      </w:pPr>
      <w:r>
        <w:rPr>
          <w:rFonts w:ascii="Calibri" w:hAnsi="Calibri" w:cs="Calibri"/>
        </w:rPr>
        <w:t xml:space="preserve">What two things should Sipho do?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7E2AA91B" w14:textId="77777777">
        <w:trPr>
          <w:divId w:val="1569615026"/>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C148FD1"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2BDDFC74" w14:textId="77777777" w:rsidR="003C569A" w:rsidRDefault="003C569A">
            <w:pPr>
              <w:pStyle w:val="NormalWeb"/>
              <w:rPr>
                <w:b/>
                <w:bCs/>
              </w:rPr>
            </w:pPr>
            <w:r>
              <w:rPr>
                <w:b/>
                <w:bCs/>
              </w:rPr>
              <w:t>Answer</w:t>
            </w:r>
          </w:p>
        </w:tc>
      </w:tr>
      <w:tr w:rsidR="00000000" w14:paraId="0254E7B5" w14:textId="77777777">
        <w:trPr>
          <w:divId w:val="15696150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5A66F23"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D027526" w14:textId="77777777" w:rsidR="003C569A" w:rsidRDefault="003C569A">
            <w:pPr>
              <w:pStyle w:val="NormalWeb"/>
            </w:pPr>
            <w:r>
              <w:t>Consult the policy for guidance on what gifts can and can’t be accepted.</w:t>
            </w:r>
          </w:p>
        </w:tc>
      </w:tr>
      <w:tr w:rsidR="00000000" w14:paraId="21C005DD" w14:textId="77777777">
        <w:trPr>
          <w:divId w:val="15696150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E49C760"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F725F55" w14:textId="77777777" w:rsidR="003C569A" w:rsidRDefault="003C569A">
            <w:pPr>
              <w:pStyle w:val="NormalWeb"/>
            </w:pPr>
            <w:r>
              <w:t>Keep a record of the gift.</w:t>
            </w:r>
          </w:p>
        </w:tc>
      </w:tr>
      <w:tr w:rsidR="00000000" w14:paraId="7BAE7675" w14:textId="77777777">
        <w:trPr>
          <w:divId w:val="15696150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EADBBC9"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A09F951" w14:textId="77777777" w:rsidR="003C569A" w:rsidRDefault="003C569A">
            <w:pPr>
              <w:pStyle w:val="NormalWeb"/>
            </w:pPr>
            <w:r>
              <w:t>Accept it since refusing is deemed an insult in this culture.</w:t>
            </w:r>
          </w:p>
        </w:tc>
      </w:tr>
      <w:tr w:rsidR="00000000" w14:paraId="209DE21A" w14:textId="77777777">
        <w:trPr>
          <w:divId w:val="15696150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F036521"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704BA24A" w14:textId="77777777" w:rsidR="003C569A" w:rsidRDefault="003C569A">
            <w:pPr>
              <w:pStyle w:val="NormalWeb"/>
            </w:pPr>
            <w:r>
              <w:t>Report a breach of our anti-bribery and corruption policy.</w:t>
            </w:r>
          </w:p>
        </w:tc>
      </w:tr>
    </w:tbl>
    <w:p w14:paraId="63F7C49A" w14:textId="77777777" w:rsidR="003C569A" w:rsidRDefault="003C569A">
      <w:pPr>
        <w:pStyle w:val="contentblock"/>
        <w:spacing w:before="0" w:beforeAutospacing="0" w:after="270" w:afterAutospacing="0"/>
        <w:divId w:val="113523799"/>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333E3AE3" w14:textId="77777777" w:rsidR="003C569A" w:rsidRDefault="003C569A">
      <w:pPr>
        <w:divId w:val="488058298"/>
        <w:rPr>
          <w:rFonts w:ascii="Calibri" w:eastAsia="Times New Roman" w:hAnsi="Calibri" w:cs="Calibri"/>
          <w:sz w:val="32"/>
          <w:szCs w:val="32"/>
        </w:rPr>
      </w:pPr>
      <w:r>
        <w:rPr>
          <w:rFonts w:ascii="Calibri" w:eastAsia="Times New Roman" w:hAnsi="Calibri" w:cs="Calibri"/>
          <w:sz w:val="32"/>
          <w:szCs w:val="32"/>
        </w:rPr>
        <w:br w:type="page" w:clear="all"/>
      </w:r>
    </w:p>
    <w:p w14:paraId="7565E25D" w14:textId="77777777" w:rsidR="003C569A" w:rsidRDefault="003C569A">
      <w:pPr>
        <w:jc w:val="right"/>
        <w:divId w:val="1005330121"/>
        <w:rPr>
          <w:rFonts w:ascii="Calibri" w:eastAsia="Times New Roman" w:hAnsi="Calibri" w:cs="Calibri"/>
          <w:sz w:val="30"/>
          <w:szCs w:val="30"/>
        </w:rPr>
      </w:pPr>
      <w:bookmarkStart w:id="422" w:name="Page_7890262606864473496"/>
      <w:bookmarkEnd w:id="422"/>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20 </w:t>
      </w:r>
    </w:p>
    <w:p w14:paraId="60AA0A10" w14:textId="77777777" w:rsidR="003C569A" w:rsidRDefault="003C569A">
      <w:pPr>
        <w:jc w:val="right"/>
        <w:divId w:val="1005330121"/>
        <w:rPr>
          <w:rFonts w:ascii="Calibri" w:eastAsia="Times New Roman" w:hAnsi="Calibri" w:cs="Calibri"/>
          <w:sz w:val="30"/>
          <w:szCs w:val="30"/>
        </w:rPr>
      </w:pPr>
      <w:r>
        <w:rPr>
          <w:rFonts w:ascii="Calibri" w:eastAsia="Times New Roman" w:hAnsi="Calibri" w:cs="Calibri"/>
          <w:b/>
          <w:bCs/>
          <w:sz w:val="30"/>
          <w:szCs w:val="30"/>
        </w:rPr>
        <w:t>Lesson 4:</w:t>
      </w:r>
      <w:r>
        <w:rPr>
          <w:rFonts w:ascii="Calibri" w:eastAsia="Times New Roman" w:hAnsi="Calibri" w:cs="Calibri"/>
          <w:sz w:val="30"/>
          <w:szCs w:val="30"/>
        </w:rPr>
        <w:t xml:space="preserve"> Books and Records </w:t>
      </w:r>
    </w:p>
    <w:p w14:paraId="7650E073" w14:textId="77777777" w:rsidR="003C569A" w:rsidRDefault="003C569A">
      <w:pPr>
        <w:jc w:val="right"/>
        <w:divId w:val="1782214174"/>
        <w:rPr>
          <w:rFonts w:ascii="Calibri" w:eastAsia="Times New Roman" w:hAnsi="Calibri" w:cs="Calibri"/>
          <w:sz w:val="24"/>
          <w:szCs w:val="24"/>
        </w:rPr>
      </w:pPr>
      <w:r>
        <w:rPr>
          <w:rStyle w:val="smallerheader20"/>
          <w:rFonts w:eastAsia="Times New Roman"/>
          <w:b/>
          <w:bCs/>
        </w:rPr>
        <w:t>Text and Image Template</w:t>
      </w:r>
      <w:r>
        <w:rPr>
          <w:rStyle w:val="smallerheader20"/>
          <w:rFonts w:eastAsia="Times New Roman"/>
          <w:b/>
          <w:bCs/>
        </w:rPr>
        <w:t xml:space="preserve"> </w:t>
      </w:r>
      <w:r>
        <w:rPr>
          <w:rStyle w:val="smallerheader20"/>
          <w:rFonts w:eastAsia="Times New Roman"/>
          <w:b/>
          <w:bCs/>
        </w:rPr>
        <w:t>/ Text Only</w:t>
      </w:r>
      <w:r>
        <w:rPr>
          <w:rStyle w:val="smallerheader20"/>
          <w:rFonts w:eastAsia="Times New Roman"/>
          <w:b/>
          <w:bCs/>
        </w:rPr>
        <w:t xml:space="preserve"> </w:t>
      </w:r>
    </w:p>
    <w:p w14:paraId="17BF9769"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Content Title:</w:t>
      </w:r>
      <w:r>
        <w:rPr>
          <w:rFonts w:ascii="Calibri" w:hAnsi="Calibri" w:cs="Calibri"/>
        </w:rPr>
        <w:t xml:space="preserve"> </w:t>
      </w:r>
    </w:p>
    <w:p w14:paraId="2C2065E5"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rPr>
        <w:t xml:space="preserve">Thanks for helping Sipho. </w:t>
      </w:r>
    </w:p>
    <w:p w14:paraId="71F1D85B" w14:textId="77777777" w:rsidR="003C569A" w:rsidRDefault="003C569A">
      <w:pPr>
        <w:pStyle w:val="NormalWeb"/>
        <w:spacing w:after="0"/>
        <w:divId w:val="1681423817"/>
      </w:pPr>
      <w:r>
        <w:br w:type="textWrapping" w:clear="all"/>
      </w:r>
      <w:r>
        <w:rPr>
          <w:b/>
          <w:bCs/>
        </w:rPr>
        <w:t>Column 1 Text:</w:t>
      </w:r>
      <w:r>
        <w:t xml:space="preserve"> </w:t>
      </w:r>
    </w:p>
    <w:p w14:paraId="660616EA" w14:textId="77777777" w:rsidR="003C569A" w:rsidRDefault="003C569A">
      <w:pPr>
        <w:pStyle w:val="NormalWeb"/>
        <w:divId w:val="773784782"/>
      </w:pPr>
      <w:r>
        <w:t>Sipho should check company policy around record-keeping and accepting gifts. If he is in any doubt, he should seek advice before he accepts the basket. If he finds the gift can be accepted, he can record the gift to fully comply with the policy.</w:t>
      </w:r>
    </w:p>
    <w:p w14:paraId="12A9F297" w14:textId="77777777" w:rsidR="003C569A" w:rsidRDefault="003C569A">
      <w:pPr>
        <w:pStyle w:val="NormalWeb"/>
        <w:divId w:val="773784782"/>
      </w:pPr>
      <w:r>
        <w:t>If you are ever in doubt about whether you can accept a gift, visit the</w:t>
      </w:r>
      <w:r>
        <w:t xml:space="preserve"> </w:t>
      </w:r>
      <w:r>
        <w:rPr>
          <w:rStyle w:val="inlinecomponentbtn"/>
        </w:rPr>
        <w:t>Contact Detail</w:t>
      </w:r>
      <w:r>
        <w:rPr>
          <w:rStyle w:val="inlinecomponentbtn"/>
        </w:rPr>
        <w:t>s</w:t>
      </w:r>
      <w:r>
        <w:t xml:space="preserve"> section to find out who you can contact.</w:t>
      </w:r>
    </w:p>
    <w:p w14:paraId="1CCC4DB2" w14:textId="77777777" w:rsidR="003C569A" w:rsidRDefault="003C569A">
      <w:pPr>
        <w:pStyle w:val="contentblock"/>
        <w:spacing w:before="270" w:beforeAutospacing="0" w:after="45" w:afterAutospacing="0"/>
        <w:divId w:val="1018895179"/>
        <w:rPr>
          <w:rFonts w:ascii="Calibri" w:hAnsi="Calibri" w:cs="Calibri"/>
        </w:rPr>
      </w:pPr>
      <w:r>
        <w:rPr>
          <w:rFonts w:ascii="Calibri" w:hAnsi="Calibri" w:cs="Calibri"/>
          <w:b/>
          <w:bCs/>
        </w:rPr>
        <w:t>Audio Transcript Text:</w:t>
      </w:r>
      <w:r>
        <w:rPr>
          <w:rFonts w:ascii="Calibri" w:hAnsi="Calibri" w:cs="Calibri"/>
        </w:rPr>
        <w:t xml:space="preserve"> </w:t>
      </w:r>
    </w:p>
    <w:p w14:paraId="64CD5A09" w14:textId="77777777" w:rsidR="003C569A" w:rsidRDefault="003C569A">
      <w:pPr>
        <w:pStyle w:val="NormalWeb"/>
        <w:divId w:val="1018895179"/>
      </w:pPr>
      <w:r>
        <w:t>Your advice was very much appreciated.</w:t>
      </w:r>
    </w:p>
    <w:p w14:paraId="35040A33" w14:textId="77777777" w:rsidR="003C569A" w:rsidRDefault="003C569A">
      <w:pPr>
        <w:divId w:val="109863387"/>
        <w:rPr>
          <w:rFonts w:ascii="Calibri" w:eastAsia="Times New Roman" w:hAnsi="Calibri" w:cs="Calibri"/>
          <w:sz w:val="32"/>
          <w:szCs w:val="32"/>
        </w:rPr>
      </w:pPr>
      <w:r>
        <w:rPr>
          <w:rFonts w:ascii="Calibri" w:eastAsia="Times New Roman" w:hAnsi="Calibri" w:cs="Calibri"/>
          <w:sz w:val="32"/>
          <w:szCs w:val="32"/>
        </w:rPr>
        <w:br w:type="page" w:clear="all"/>
      </w:r>
    </w:p>
    <w:p w14:paraId="770814D3" w14:textId="77777777" w:rsidR="003C569A" w:rsidRDefault="003C569A">
      <w:pPr>
        <w:jc w:val="right"/>
        <w:divId w:val="109863387"/>
        <w:rPr>
          <w:rFonts w:ascii="Calibri" w:eastAsia="Times New Roman" w:hAnsi="Calibri" w:cs="Calibri"/>
          <w:sz w:val="30"/>
          <w:szCs w:val="30"/>
        </w:rPr>
      </w:pPr>
      <w:commentRangeStart w:id="423"/>
      <w:r>
        <w:rPr>
          <w:rFonts w:ascii="Calibri" w:eastAsia="Times New Roman" w:hAnsi="Calibri" w:cs="Calibri"/>
          <w:b/>
          <w:bCs/>
          <w:sz w:val="30"/>
          <w:szCs w:val="30"/>
        </w:rPr>
        <w:lastRenderedPageBreak/>
        <w:t>Lesson 5:</w:t>
      </w:r>
      <w:r>
        <w:rPr>
          <w:rFonts w:ascii="Calibri" w:eastAsia="Times New Roman" w:hAnsi="Calibri" w:cs="Calibri"/>
          <w:sz w:val="30"/>
          <w:szCs w:val="30"/>
        </w:rPr>
        <w:t xml:space="preserve"> What Is Human Trafficking? </w:t>
      </w:r>
    </w:p>
    <w:p w14:paraId="0C13DBBD" w14:textId="77777777" w:rsidR="003C569A" w:rsidRDefault="003C569A">
      <w:pPr>
        <w:jc w:val="right"/>
        <w:divId w:val="109863387"/>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423"/>
      <w:r w:rsidR="00BF56D1">
        <w:rPr>
          <w:rStyle w:val="CommentReference"/>
        </w:rPr>
        <w:commentReference w:id="423"/>
      </w:r>
    </w:p>
    <w:p w14:paraId="70E1A984"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Lesson Type :</w:t>
      </w:r>
      <w:r>
        <w:rPr>
          <w:rFonts w:ascii="Calibri" w:hAnsi="Calibri" w:cs="Calibri"/>
        </w:rPr>
        <w:t xml:space="preserve"> </w:t>
      </w:r>
    </w:p>
    <w:p w14:paraId="1C310E36"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rPr>
        <w:t xml:space="preserve">Quick Quiz </w:t>
      </w:r>
    </w:p>
    <w:p w14:paraId="20FAFEC4"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Select Type :</w:t>
      </w:r>
      <w:r>
        <w:rPr>
          <w:rFonts w:ascii="Calibri" w:hAnsi="Calibri" w:cs="Calibri"/>
        </w:rPr>
        <w:t xml:space="preserve"> </w:t>
      </w:r>
    </w:p>
    <w:p w14:paraId="580C742D"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rPr>
        <w:t xml:space="preserve">Post Lesson Quick Quiz </w:t>
      </w:r>
    </w:p>
    <w:p w14:paraId="70D1CD6B"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Page Title :</w:t>
      </w:r>
      <w:r>
        <w:rPr>
          <w:rFonts w:ascii="Calibri" w:hAnsi="Calibri" w:cs="Calibri"/>
        </w:rPr>
        <w:t xml:space="preserve"> </w:t>
      </w:r>
    </w:p>
    <w:p w14:paraId="3BC2715D"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rPr>
        <w:t xml:space="preserve">Ready to show what you know? </w:t>
      </w:r>
    </w:p>
    <w:p w14:paraId="2D83E16A" w14:textId="77777777" w:rsidR="003C569A" w:rsidRDefault="003C569A">
      <w:pPr>
        <w:jc w:val="right"/>
        <w:divId w:val="109863387"/>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376B772D" w14:textId="77777777" w:rsidR="003C569A" w:rsidRDefault="003C569A">
      <w:pPr>
        <w:divId w:val="109863387"/>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30C7C0C1"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1. Question :</w:t>
      </w:r>
      <w:r>
        <w:rPr>
          <w:rFonts w:ascii="Calibri" w:hAnsi="Calibri" w:cs="Calibri"/>
        </w:rPr>
        <w:t xml:space="preserve"> </w:t>
      </w:r>
    </w:p>
    <w:p w14:paraId="7A3A89EC" w14:textId="77777777" w:rsidR="003C569A" w:rsidRDefault="003C569A">
      <w:pPr>
        <w:pStyle w:val="NormalWeb"/>
        <w:divId w:val="109863387"/>
      </w:pPr>
      <w:r>
        <w:t>It’s up to our suppliers, and not us, to ensure that they don’t engage in any practices that could be interpreted as human trafficking.</w:t>
      </w:r>
    </w:p>
    <w:p w14:paraId="32CA0C76"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1. Answer: Incorrect </w:t>
      </w:r>
    </w:p>
    <w:p w14:paraId="0C4CC9BC" w14:textId="77777777" w:rsidR="003C569A" w:rsidRDefault="003C569A">
      <w:pPr>
        <w:pStyle w:val="NormalWeb"/>
        <w:divId w:val="109863387"/>
      </w:pPr>
      <w:r>
        <w:t>True</w:t>
      </w:r>
    </w:p>
    <w:p w14:paraId="78E3F3FB"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2. Answer: Correct </w:t>
      </w:r>
    </w:p>
    <w:p w14:paraId="5C13D759" w14:textId="77777777" w:rsidR="003C569A" w:rsidRDefault="003C569A">
      <w:pPr>
        <w:pStyle w:val="NormalWeb"/>
        <w:divId w:val="109863387"/>
      </w:pPr>
      <w:r>
        <w:t>False</w:t>
      </w:r>
    </w:p>
    <w:p w14:paraId="00395238"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2. Question :</w:t>
      </w:r>
      <w:r>
        <w:rPr>
          <w:rFonts w:ascii="Calibri" w:hAnsi="Calibri" w:cs="Calibri"/>
        </w:rPr>
        <w:t xml:space="preserve"> </w:t>
      </w:r>
    </w:p>
    <w:p w14:paraId="3213DC80" w14:textId="77777777" w:rsidR="003C569A" w:rsidRDefault="003C569A">
      <w:pPr>
        <w:pStyle w:val="NormalWeb"/>
        <w:divId w:val="109863387"/>
      </w:pPr>
      <w:r>
        <w:t>Which of the following statements is true regarding human trafficking?</w:t>
      </w:r>
    </w:p>
    <w:p w14:paraId="3EFEF025"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1. Answer: Incorrect </w:t>
      </w:r>
    </w:p>
    <w:p w14:paraId="554F94E8" w14:textId="77777777" w:rsidR="003C569A" w:rsidRDefault="003C569A">
      <w:pPr>
        <w:pStyle w:val="NormalWeb"/>
        <w:divId w:val="109863387"/>
      </w:pPr>
      <w:r>
        <w:t>Human trafficking exists in a limited number of industries, leaving the majority of products risk-free.</w:t>
      </w:r>
    </w:p>
    <w:p w14:paraId="69105D79"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2. Answer: Correct </w:t>
      </w:r>
    </w:p>
    <w:p w14:paraId="33DED8F4" w14:textId="77777777" w:rsidR="003C569A" w:rsidRDefault="003C569A">
      <w:pPr>
        <w:pStyle w:val="NormalWeb"/>
        <w:divId w:val="109863387"/>
      </w:pPr>
      <w:r>
        <w:t>Human trafficking may be on the rise due, in part, to the increased complexity of global supply chains.</w:t>
      </w:r>
    </w:p>
    <w:p w14:paraId="0735D4FF"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3. Question :</w:t>
      </w:r>
      <w:r>
        <w:rPr>
          <w:rFonts w:ascii="Calibri" w:hAnsi="Calibri" w:cs="Calibri"/>
        </w:rPr>
        <w:t xml:space="preserve"> </w:t>
      </w:r>
    </w:p>
    <w:p w14:paraId="3738F1A3" w14:textId="77777777" w:rsidR="003C569A" w:rsidRDefault="003C569A">
      <w:pPr>
        <w:pStyle w:val="NormalWeb"/>
        <w:divId w:val="109863387"/>
      </w:pPr>
      <w:r>
        <w:t>Andy often transports newly arrived migrant workers from a boarding house near his local airport to a rural farm several miles away. He promises each worker a job with a certain salary and benefits, but he knows the only jobs available at the farm are much lower paying.</w:t>
      </w:r>
    </w:p>
    <w:p w14:paraId="1E9ABA22" w14:textId="77777777" w:rsidR="003C569A" w:rsidRDefault="003C569A">
      <w:pPr>
        <w:pStyle w:val="NormalWeb"/>
        <w:divId w:val="109863387"/>
      </w:pPr>
      <w:r>
        <w:t>Has Andy engaged in human trafficking?</w:t>
      </w:r>
    </w:p>
    <w:p w14:paraId="30E35B81"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1. Answer: Correct </w:t>
      </w:r>
    </w:p>
    <w:p w14:paraId="1D3A43B3" w14:textId="77777777" w:rsidR="003C569A" w:rsidRDefault="003C569A">
      <w:pPr>
        <w:pStyle w:val="NormalWeb"/>
        <w:divId w:val="109863387"/>
      </w:pPr>
      <w:r>
        <w:t>Yes</w:t>
      </w:r>
    </w:p>
    <w:p w14:paraId="5F43E9B7"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2. Answer: Incorrect </w:t>
      </w:r>
    </w:p>
    <w:p w14:paraId="4B69FA74" w14:textId="77777777" w:rsidR="003C569A" w:rsidRDefault="003C569A">
      <w:pPr>
        <w:pStyle w:val="NormalWeb"/>
        <w:divId w:val="109863387"/>
      </w:pPr>
      <w:r>
        <w:t>No</w:t>
      </w:r>
    </w:p>
    <w:p w14:paraId="3BBA2056"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4. Question :</w:t>
      </w:r>
      <w:r>
        <w:rPr>
          <w:rFonts w:ascii="Calibri" w:hAnsi="Calibri" w:cs="Calibri"/>
        </w:rPr>
        <w:t xml:space="preserve"> </w:t>
      </w:r>
    </w:p>
    <w:p w14:paraId="6E77682B" w14:textId="77777777" w:rsidR="003C569A" w:rsidRDefault="003C569A">
      <w:pPr>
        <w:pStyle w:val="NormalWeb"/>
        <w:divId w:val="109863387"/>
      </w:pPr>
      <w:r>
        <w:lastRenderedPageBreak/>
        <w:t>If a company in our supply chain engages in human trafficking, as long as we can show we didn’t know about it, we won’t suffer any negative consequences.</w:t>
      </w:r>
    </w:p>
    <w:p w14:paraId="75E42D28"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1. Answer: Incorrect </w:t>
      </w:r>
    </w:p>
    <w:p w14:paraId="4DA55B54" w14:textId="77777777" w:rsidR="003C569A" w:rsidRDefault="003C569A">
      <w:pPr>
        <w:pStyle w:val="NormalWeb"/>
        <w:divId w:val="109863387"/>
      </w:pPr>
      <w:r>
        <w:t>True</w:t>
      </w:r>
    </w:p>
    <w:p w14:paraId="5BAD92D6"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2. Answer: Correct </w:t>
      </w:r>
    </w:p>
    <w:p w14:paraId="2CE6F61B" w14:textId="77777777" w:rsidR="003C569A" w:rsidRDefault="003C569A">
      <w:pPr>
        <w:pStyle w:val="NormalWeb"/>
        <w:divId w:val="109863387"/>
      </w:pPr>
      <w:r>
        <w:t>False</w:t>
      </w:r>
    </w:p>
    <w:p w14:paraId="337C45E6"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5. Question :</w:t>
      </w:r>
      <w:r>
        <w:rPr>
          <w:rFonts w:ascii="Calibri" w:hAnsi="Calibri" w:cs="Calibri"/>
        </w:rPr>
        <w:t xml:space="preserve"> </w:t>
      </w:r>
    </w:p>
    <w:p w14:paraId="41924519" w14:textId="77777777" w:rsidR="003C569A" w:rsidRDefault="003C569A">
      <w:pPr>
        <w:pStyle w:val="NormalWeb"/>
        <w:divId w:val="109863387"/>
      </w:pPr>
      <w:r>
        <w:t>Human trafficking only occurs in industries like mining, textile manufacturing, and the sex industry.</w:t>
      </w:r>
    </w:p>
    <w:p w14:paraId="2371A0EF"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1. Answer: Incorrect </w:t>
      </w:r>
    </w:p>
    <w:p w14:paraId="5937A3ED" w14:textId="77777777" w:rsidR="003C569A" w:rsidRDefault="003C569A">
      <w:pPr>
        <w:pStyle w:val="NormalWeb"/>
        <w:divId w:val="109863387"/>
      </w:pPr>
      <w:r>
        <w:t>True</w:t>
      </w:r>
    </w:p>
    <w:p w14:paraId="4698904B"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b/>
          <w:bCs/>
        </w:rPr>
        <w:t xml:space="preserve">2. Answer: Correct </w:t>
      </w:r>
    </w:p>
    <w:p w14:paraId="65E454E0" w14:textId="77777777" w:rsidR="003C569A" w:rsidRDefault="003C569A">
      <w:pPr>
        <w:pStyle w:val="NormalWeb"/>
        <w:divId w:val="109863387"/>
      </w:pPr>
      <w:r>
        <w:t>False</w:t>
      </w:r>
    </w:p>
    <w:p w14:paraId="03990818"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 xml:space="preserve">Number of questions needed to pass ? : </w:t>
      </w:r>
    </w:p>
    <w:p w14:paraId="20D837B8" w14:textId="77777777" w:rsidR="003C569A" w:rsidRDefault="003C569A">
      <w:pPr>
        <w:pStyle w:val="contentblock"/>
        <w:spacing w:before="0" w:beforeAutospacing="0" w:after="45" w:afterAutospacing="0"/>
        <w:divId w:val="109863387"/>
        <w:rPr>
          <w:rFonts w:ascii="Calibri" w:hAnsi="Calibri" w:cs="Calibri"/>
        </w:rPr>
      </w:pPr>
      <w:r>
        <w:rPr>
          <w:rFonts w:ascii="Calibri" w:hAnsi="Calibri" w:cs="Calibri"/>
        </w:rPr>
        <w:t xml:space="preserve">4 </w:t>
      </w:r>
    </w:p>
    <w:p w14:paraId="21DE4DC2" w14:textId="77777777" w:rsidR="003C569A" w:rsidRDefault="003C569A">
      <w:pPr>
        <w:divId w:val="235290748"/>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6859E2FE"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 xml:space="preserve">Message text: </w:t>
      </w:r>
    </w:p>
    <w:p w14:paraId="5B660A1B" w14:textId="77777777" w:rsidR="003C569A" w:rsidRDefault="003C569A">
      <w:pPr>
        <w:pStyle w:val="NormalWeb"/>
        <w:divId w:val="109863387"/>
      </w:pPr>
      <w:r>
        <w:t>You’ve got it!</w:t>
      </w:r>
    </w:p>
    <w:p w14:paraId="749E93DC" w14:textId="77777777" w:rsidR="003C569A" w:rsidRDefault="003C569A">
      <w:pPr>
        <w:divId w:val="1604915881"/>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029B47E7" w14:textId="77777777" w:rsidR="003C569A" w:rsidRDefault="003C569A">
      <w:pPr>
        <w:pStyle w:val="contentblock"/>
        <w:spacing w:before="270" w:beforeAutospacing="0" w:after="45" w:afterAutospacing="0"/>
        <w:divId w:val="109863387"/>
        <w:rPr>
          <w:rFonts w:ascii="Calibri" w:hAnsi="Calibri" w:cs="Calibri"/>
        </w:rPr>
      </w:pPr>
      <w:r>
        <w:rPr>
          <w:rFonts w:ascii="Calibri" w:hAnsi="Calibri" w:cs="Calibri"/>
          <w:b/>
          <w:bCs/>
        </w:rPr>
        <w:t xml:space="preserve">Message text: </w:t>
      </w:r>
    </w:p>
    <w:p w14:paraId="1A220877" w14:textId="77777777" w:rsidR="003C569A" w:rsidRDefault="003C569A">
      <w:pPr>
        <w:pStyle w:val="NormalWeb"/>
        <w:divId w:val="109863387"/>
      </w:pPr>
      <w:r>
        <w:t>You’re not there yet!</w:t>
      </w:r>
    </w:p>
    <w:p w14:paraId="26AB82C5" w14:textId="77777777" w:rsidR="003C569A" w:rsidRDefault="003C569A">
      <w:pPr>
        <w:divId w:val="109863387"/>
        <w:rPr>
          <w:rFonts w:ascii="Calibri" w:eastAsia="Times New Roman" w:hAnsi="Calibri" w:cs="Calibri"/>
          <w:sz w:val="32"/>
          <w:szCs w:val="32"/>
        </w:rPr>
      </w:pPr>
      <w:r>
        <w:rPr>
          <w:rFonts w:ascii="Calibri" w:eastAsia="Times New Roman" w:hAnsi="Calibri" w:cs="Calibri"/>
          <w:sz w:val="32"/>
          <w:szCs w:val="32"/>
        </w:rPr>
        <w:br w:type="page" w:clear="all"/>
      </w:r>
    </w:p>
    <w:p w14:paraId="1CC47943" w14:textId="77777777" w:rsidR="003C569A" w:rsidRDefault="003C569A">
      <w:pPr>
        <w:jc w:val="right"/>
        <w:divId w:val="1608003023"/>
        <w:rPr>
          <w:rFonts w:ascii="Calibri" w:eastAsia="Times New Roman" w:hAnsi="Calibri" w:cs="Calibri"/>
          <w:sz w:val="30"/>
          <w:szCs w:val="30"/>
        </w:rPr>
      </w:pPr>
      <w:bookmarkStart w:id="424" w:name="Page_741156348808246770"/>
      <w:bookmarkEnd w:id="424"/>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21 </w:t>
      </w:r>
    </w:p>
    <w:p w14:paraId="386CD3EF" w14:textId="77777777" w:rsidR="003C569A" w:rsidRDefault="003C569A">
      <w:pPr>
        <w:jc w:val="right"/>
        <w:divId w:val="1608003023"/>
        <w:rPr>
          <w:rFonts w:ascii="Calibri" w:eastAsia="Times New Roman" w:hAnsi="Calibri" w:cs="Calibri"/>
          <w:sz w:val="30"/>
          <w:szCs w:val="30"/>
        </w:rPr>
      </w:pPr>
      <w:r>
        <w:rPr>
          <w:rFonts w:ascii="Calibri" w:eastAsia="Times New Roman" w:hAnsi="Calibri" w:cs="Calibri"/>
          <w:b/>
          <w:bCs/>
          <w:sz w:val="30"/>
          <w:szCs w:val="30"/>
        </w:rPr>
        <w:t>Lesson 5:</w:t>
      </w:r>
      <w:r>
        <w:rPr>
          <w:rFonts w:ascii="Calibri" w:eastAsia="Times New Roman" w:hAnsi="Calibri" w:cs="Calibri"/>
          <w:sz w:val="30"/>
          <w:szCs w:val="30"/>
        </w:rPr>
        <w:t xml:space="preserve"> What Is Human Trafficking? </w:t>
      </w:r>
    </w:p>
    <w:p w14:paraId="420B5470" w14:textId="77777777" w:rsidR="003C569A" w:rsidRDefault="003C569A">
      <w:pPr>
        <w:jc w:val="right"/>
        <w:divId w:val="1687243536"/>
        <w:rPr>
          <w:rFonts w:ascii="Calibri" w:eastAsia="Times New Roman" w:hAnsi="Calibri" w:cs="Calibri"/>
          <w:sz w:val="24"/>
          <w:szCs w:val="24"/>
        </w:rPr>
      </w:pPr>
      <w:r>
        <w:rPr>
          <w:rStyle w:val="smallerheader21"/>
          <w:rFonts w:eastAsia="Times New Roman"/>
          <w:b/>
          <w:bCs/>
        </w:rPr>
        <w:t>Click and Reveal Template</w:t>
      </w:r>
      <w:r>
        <w:rPr>
          <w:rStyle w:val="smallerheader21"/>
          <w:rFonts w:eastAsia="Times New Roman"/>
          <w:b/>
          <w:bCs/>
        </w:rPr>
        <w:t xml:space="preserve"> </w:t>
      </w:r>
      <w:r>
        <w:rPr>
          <w:rStyle w:val="smallerheader21"/>
          <w:rFonts w:eastAsia="Times New Roman"/>
          <w:b/>
          <w:bCs/>
        </w:rPr>
        <w:t>/ LTR</w:t>
      </w:r>
      <w:r>
        <w:rPr>
          <w:rStyle w:val="smallerheader21"/>
          <w:rFonts w:eastAsia="Times New Roman"/>
          <w:b/>
          <w:bCs/>
        </w:rPr>
        <w:t xml:space="preserve"> </w:t>
      </w:r>
      <w:r>
        <w:rPr>
          <w:rStyle w:val="smallerheader21"/>
          <w:rFonts w:eastAsia="Times New Roman"/>
          <w:b/>
          <w:bCs/>
        </w:rPr>
        <w:t>/ Random</w:t>
      </w:r>
      <w:r>
        <w:rPr>
          <w:rStyle w:val="smallerheader21"/>
          <w:rFonts w:eastAsia="Times New Roman"/>
          <w:b/>
          <w:bCs/>
        </w:rPr>
        <w:t xml:space="preserve"> </w:t>
      </w:r>
    </w:p>
    <w:p w14:paraId="47B313A5" w14:textId="77777777" w:rsidR="003C569A" w:rsidRDefault="003C569A">
      <w:pPr>
        <w:pStyle w:val="contentblock"/>
        <w:spacing w:before="270" w:beforeAutospacing="0" w:after="45" w:afterAutospacing="0"/>
        <w:divId w:val="531840243"/>
        <w:rPr>
          <w:rFonts w:ascii="Calibri" w:hAnsi="Calibri" w:cs="Calibri"/>
        </w:rPr>
      </w:pPr>
      <w:r>
        <w:rPr>
          <w:rFonts w:ascii="Calibri" w:hAnsi="Calibri" w:cs="Calibri"/>
          <w:b/>
          <w:bCs/>
        </w:rPr>
        <w:t>Content Title:</w:t>
      </w:r>
      <w:r>
        <w:rPr>
          <w:rFonts w:ascii="Calibri" w:hAnsi="Calibri" w:cs="Calibri"/>
        </w:rPr>
        <w:t xml:space="preserve"> </w:t>
      </w:r>
    </w:p>
    <w:p w14:paraId="3C057B4E" w14:textId="77777777" w:rsidR="003C569A" w:rsidRDefault="003C569A">
      <w:pPr>
        <w:pStyle w:val="contentblock"/>
        <w:spacing w:before="0" w:beforeAutospacing="0" w:after="45" w:afterAutospacing="0"/>
        <w:divId w:val="531840243"/>
        <w:rPr>
          <w:rFonts w:ascii="Calibri" w:hAnsi="Calibri" w:cs="Calibri"/>
        </w:rPr>
      </w:pPr>
      <w:r>
        <w:rPr>
          <w:rFonts w:ascii="Calibri" w:hAnsi="Calibri" w:cs="Calibri"/>
        </w:rPr>
        <w:t xml:space="preserve">Human Trafficking </w:t>
      </w:r>
    </w:p>
    <w:p w14:paraId="39583B6C" w14:textId="77777777" w:rsidR="003C569A" w:rsidRDefault="003C569A">
      <w:pPr>
        <w:pStyle w:val="contentblock"/>
        <w:spacing w:before="270" w:beforeAutospacing="0" w:after="45" w:afterAutospacing="0"/>
        <w:divId w:val="531840243"/>
        <w:rPr>
          <w:rFonts w:ascii="Calibri" w:hAnsi="Calibri" w:cs="Calibri"/>
        </w:rPr>
      </w:pPr>
      <w:r>
        <w:rPr>
          <w:rFonts w:ascii="Calibri" w:hAnsi="Calibri" w:cs="Calibri"/>
          <w:b/>
          <w:bCs/>
        </w:rPr>
        <w:t>Content Description:</w:t>
      </w:r>
    </w:p>
    <w:p w14:paraId="08EC8125" w14:textId="235BC7B0" w:rsidR="003C569A" w:rsidRDefault="003C569A">
      <w:pPr>
        <w:pStyle w:val="NormalWeb"/>
        <w:divId w:val="960913727"/>
      </w:pPr>
      <w:r>
        <w:t xml:space="preserve">As global supply chains become longer and more complex, human trafficking may even be on the rise. </w:t>
      </w:r>
      <w:del w:id="425" w:author="Abifadel, Jeannette" w:date="2026-03-12T13:44:00Z" w16du:dateUtc="2026-03-12T17:44:00Z">
        <w:r w:rsidDel="00084F1F">
          <w:delText>The COVID-19 pandemic has also exacerbated the conditions that lead to human trafficking.</w:delText>
        </w:r>
      </w:del>
    </w:p>
    <w:p w14:paraId="742312EC" w14:textId="77777777" w:rsidR="003C569A" w:rsidRDefault="003C569A">
      <w:pPr>
        <w:pStyle w:val="NormalWeb"/>
        <w:divId w:val="960913727"/>
      </w:pPr>
      <w:r>
        <w:t>Select each item to explore human trafficking.</w:t>
      </w:r>
    </w:p>
    <w:p w14:paraId="0099E791" w14:textId="77777777" w:rsidR="003C569A" w:rsidRDefault="003C569A">
      <w:pPr>
        <w:pStyle w:val="contentblock"/>
        <w:spacing w:before="0" w:beforeAutospacing="0" w:after="45" w:afterAutospacing="0"/>
        <w:divId w:val="1646276020"/>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3144"/>
        <w:gridCol w:w="3518"/>
        <w:gridCol w:w="1277"/>
        <w:gridCol w:w="1072"/>
      </w:tblGrid>
      <w:tr w:rsidR="00000000" w14:paraId="49C6CC94" w14:textId="77777777">
        <w:trPr>
          <w:divId w:val="1646276020"/>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B5554A8"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39D869B"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4D41918E"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6779E158" w14:textId="77777777" w:rsidR="003C569A" w:rsidRDefault="003C569A">
            <w:pPr>
              <w:pStyle w:val="NormalWeb"/>
              <w:rPr>
                <w:b/>
                <w:bCs/>
              </w:rPr>
            </w:pPr>
            <w:r>
              <w:rPr>
                <w:b/>
                <w:bCs/>
              </w:rPr>
              <w:t>Alternate Text</w:t>
            </w:r>
          </w:p>
        </w:tc>
      </w:tr>
      <w:tr w:rsidR="00000000" w14:paraId="7CFAFCEE" w14:textId="77777777">
        <w:trPr>
          <w:divId w:val="164627602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AA31AE9" w14:textId="77777777" w:rsidR="003C569A" w:rsidRDefault="003C569A">
            <w:pPr>
              <w:pStyle w:val="NormalWeb"/>
              <w:jc w:val="center"/>
            </w:pPr>
            <w:r>
              <w:t>Facts About Human Trafficking</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E4C51FC" w14:textId="77777777" w:rsidR="003C569A" w:rsidRDefault="003C569A">
            <w:pPr>
              <w:numPr>
                <w:ilvl w:val="0"/>
                <w:numId w:val="6"/>
              </w:numPr>
              <w:spacing w:before="100" w:beforeAutospacing="1" w:after="100" w:afterAutospacing="1" w:line="182" w:lineRule="auto"/>
              <w:rPr>
                <w:rFonts w:ascii="Calibri" w:eastAsia="Times New Roman" w:hAnsi="Calibri" w:cs="Calibri"/>
              </w:rPr>
            </w:pPr>
            <w:r>
              <w:rPr>
                <w:rFonts w:ascii="Calibri" w:eastAsia="Times New Roman" w:hAnsi="Calibri" w:cs="Calibri"/>
              </w:rPr>
              <w:t>According to the Global Slavery Index, G20 countries annually import more than US$468 billion in goods and products that are deemed to be at risk for human trafficking, including electronics, clothes, cocoa, fish, and sugarcane.</w:t>
            </w:r>
          </w:p>
          <w:p w14:paraId="20F1F542" w14:textId="77777777" w:rsidR="003C569A" w:rsidRDefault="003C569A">
            <w:pPr>
              <w:numPr>
                <w:ilvl w:val="0"/>
                <w:numId w:val="6"/>
              </w:numPr>
              <w:spacing w:before="100" w:beforeAutospacing="1" w:after="100" w:afterAutospacing="1" w:line="182" w:lineRule="auto"/>
              <w:rPr>
                <w:rFonts w:ascii="Calibri" w:eastAsia="Times New Roman" w:hAnsi="Calibri" w:cs="Calibri"/>
              </w:rPr>
            </w:pPr>
            <w:r>
              <w:rPr>
                <w:rFonts w:ascii="Calibri" w:eastAsia="Times New Roman" w:hAnsi="Calibri" w:cs="Calibri"/>
              </w:rPr>
              <w:t>An estimated 49.6 million people today suffer under some form of human trafficking.</w:t>
            </w:r>
          </w:p>
          <w:p w14:paraId="7D5AAE1A" w14:textId="77777777" w:rsidR="003C569A" w:rsidRDefault="003C569A">
            <w:pPr>
              <w:numPr>
                <w:ilvl w:val="0"/>
                <w:numId w:val="6"/>
              </w:numPr>
              <w:spacing w:before="100" w:beforeAutospacing="1" w:after="100" w:afterAutospacing="1" w:line="182" w:lineRule="auto"/>
              <w:rPr>
                <w:rFonts w:ascii="Calibri" w:eastAsia="Times New Roman" w:hAnsi="Calibri" w:cs="Calibri"/>
              </w:rPr>
            </w:pPr>
            <w:r>
              <w:rPr>
                <w:rFonts w:ascii="Calibri" w:eastAsia="Times New Roman" w:hAnsi="Calibri" w:cs="Calibri"/>
              </w:rPr>
              <w:t>6.3 million people are subject to commercial sexual exploitation.</w:t>
            </w:r>
          </w:p>
          <w:p w14:paraId="1AD62671" w14:textId="77777777" w:rsidR="003C569A" w:rsidRDefault="003C569A">
            <w:pPr>
              <w:numPr>
                <w:ilvl w:val="0"/>
                <w:numId w:val="6"/>
              </w:numPr>
              <w:spacing w:before="100" w:beforeAutospacing="1" w:after="100" w:afterAutospacing="1" w:line="182" w:lineRule="auto"/>
              <w:rPr>
                <w:rFonts w:ascii="Calibri" w:eastAsia="Times New Roman" w:hAnsi="Calibri" w:cs="Calibri"/>
              </w:rPr>
            </w:pPr>
            <w:r>
              <w:rPr>
                <w:rFonts w:ascii="Calibri" w:eastAsia="Times New Roman" w:hAnsi="Calibri" w:cs="Calibri"/>
              </w:rPr>
              <w:t>Approximately 27.6 million people are estimated to be performing forced labor, two out of five of whom are children.</w:t>
            </w:r>
          </w:p>
        </w:tc>
        <w:tc>
          <w:tcPr>
            <w:tcW w:w="0" w:type="auto"/>
            <w:tcBorders>
              <w:bottom w:val="single" w:sz="6" w:space="0" w:color="999999"/>
              <w:right w:val="single" w:sz="6" w:space="0" w:color="999999"/>
            </w:tcBorders>
            <w:tcMar>
              <w:top w:w="60" w:type="dxa"/>
              <w:left w:w="60" w:type="dxa"/>
              <w:bottom w:w="0" w:type="dxa"/>
              <w:right w:w="60" w:type="dxa"/>
            </w:tcMar>
            <w:hideMark/>
          </w:tcPr>
          <w:p w14:paraId="248D6E6E" w14:textId="77777777" w:rsidR="003C569A" w:rsidRDefault="003C569A">
            <w:pPr>
              <w:numPr>
                <w:ilvl w:val="0"/>
                <w:numId w:val="6"/>
              </w:numPr>
              <w:spacing w:before="100" w:beforeAutospacing="1" w:after="100" w:afterAutospacing="1" w:line="182"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60D24056" w14:textId="77777777" w:rsidR="003C569A" w:rsidRDefault="003C569A">
            <w:pPr>
              <w:spacing w:line="182" w:lineRule="auto"/>
              <w:rPr>
                <w:rFonts w:eastAsia="Times New Roman"/>
                <w:sz w:val="20"/>
                <w:szCs w:val="20"/>
              </w:rPr>
            </w:pPr>
          </w:p>
        </w:tc>
      </w:tr>
      <w:tr w:rsidR="00000000" w14:paraId="60011148" w14:textId="77777777">
        <w:trPr>
          <w:divId w:val="164627602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3C6208F" w14:textId="77777777" w:rsidR="003C569A" w:rsidRDefault="003C569A">
            <w:pPr>
              <w:pStyle w:val="NormalWeb"/>
              <w:jc w:val="center"/>
            </w:pPr>
            <w:r>
              <w:t>Defining Human Trafficking</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22DBEF95" w14:textId="77777777" w:rsidR="003C569A" w:rsidRDefault="003C569A">
            <w:pPr>
              <w:pStyle w:val="NormalWeb"/>
              <w:divId w:val="838231521"/>
            </w:pPr>
            <w:r>
              <w:t>Human trafficking is not limited to the traditional concept of slavery – ownership of one person by another. Using the term “modern slavery,” Anti-Slavery International describes the practice as “</w:t>
            </w:r>
            <w:r>
              <w:rPr>
                <w:b/>
                <w:bCs/>
              </w:rPr>
              <w:t>when an individual is exploited by others, for personal or commercial gain. Whether tricked, coerced, or forced, they lose their freedom.”</w:t>
            </w:r>
          </w:p>
          <w:p w14:paraId="6A82F49A" w14:textId="77777777" w:rsidR="003C569A" w:rsidRDefault="003C569A">
            <w:pPr>
              <w:pStyle w:val="NormalWeb"/>
              <w:divId w:val="838231521"/>
            </w:pPr>
            <w:r>
              <w:lastRenderedPageBreak/>
              <w:t>Human traffickers provide a flow of people to be exploited in situations like prostitution, domestic servitude, marriage, and organ removal.</w:t>
            </w:r>
          </w:p>
          <w:p w14:paraId="3CEEB11B" w14:textId="77777777" w:rsidR="003C569A" w:rsidRDefault="003C569A">
            <w:pPr>
              <w:pStyle w:val="NormalWeb"/>
              <w:divId w:val="838231521"/>
            </w:pPr>
            <w:r>
              <w:t>Most instances of human trafficking include one or more of three practices: forced labor, debt bondage, and sex trafficking. And, it doesn’t have to cross borders – a person can be trafficked entirely within a single jurisdiction.</w:t>
            </w:r>
          </w:p>
        </w:tc>
        <w:tc>
          <w:tcPr>
            <w:tcW w:w="0" w:type="auto"/>
            <w:tcBorders>
              <w:bottom w:val="single" w:sz="6" w:space="0" w:color="999999"/>
              <w:right w:val="single" w:sz="6" w:space="0" w:color="999999"/>
            </w:tcBorders>
            <w:tcMar>
              <w:top w:w="60" w:type="dxa"/>
              <w:left w:w="60" w:type="dxa"/>
              <w:bottom w:w="0" w:type="dxa"/>
              <w:right w:w="60" w:type="dxa"/>
            </w:tcMar>
            <w:hideMark/>
          </w:tcPr>
          <w:p w14:paraId="2C0D27A2"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FB64EFE" w14:textId="77777777" w:rsidR="003C569A" w:rsidRDefault="003C569A">
            <w:pPr>
              <w:spacing w:line="182" w:lineRule="auto"/>
              <w:rPr>
                <w:rFonts w:eastAsia="Times New Roman"/>
                <w:sz w:val="20"/>
                <w:szCs w:val="20"/>
              </w:rPr>
            </w:pPr>
          </w:p>
        </w:tc>
      </w:tr>
      <w:tr w:rsidR="00000000" w14:paraId="58A64353" w14:textId="77777777">
        <w:trPr>
          <w:divId w:val="164627602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400DB0A" w14:textId="77777777" w:rsidR="003C569A" w:rsidRDefault="003C569A">
            <w:pPr>
              <w:pStyle w:val="NormalWeb"/>
              <w:jc w:val="center"/>
            </w:pPr>
            <w:r>
              <w:t>Forced Labor</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4FDFC6FA" w14:textId="77777777" w:rsidR="003C569A" w:rsidRDefault="003C569A">
            <w:pPr>
              <w:pStyle w:val="NormalWeb"/>
            </w:pPr>
            <w:r>
              <w:t>Forced labor is involuntary work performed under a threat of punishment to the laborer or a family member, including physical violence or loss of rights or privileges. A common practice is for an “employer” to retain a laborer’s passport or other identification so that they can’t return home. Such labor is prevalent in impoverished, rural, and remote areas, where it’s harder to enforce anti-slavery laws, and common in industries like mining, agriculture, construction, domestic service, and manufacturing.</w:t>
            </w:r>
          </w:p>
        </w:tc>
        <w:tc>
          <w:tcPr>
            <w:tcW w:w="0" w:type="auto"/>
            <w:tcBorders>
              <w:bottom w:val="single" w:sz="6" w:space="0" w:color="999999"/>
              <w:right w:val="single" w:sz="6" w:space="0" w:color="999999"/>
            </w:tcBorders>
            <w:tcMar>
              <w:top w:w="60" w:type="dxa"/>
              <w:left w:w="60" w:type="dxa"/>
              <w:bottom w:w="0" w:type="dxa"/>
              <w:right w:w="60" w:type="dxa"/>
            </w:tcMar>
            <w:hideMark/>
          </w:tcPr>
          <w:p w14:paraId="56E15570"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1D9783C1" w14:textId="77777777" w:rsidR="003C569A" w:rsidRDefault="003C569A">
            <w:pPr>
              <w:spacing w:line="182" w:lineRule="auto"/>
              <w:rPr>
                <w:rFonts w:eastAsia="Times New Roman"/>
                <w:sz w:val="20"/>
                <w:szCs w:val="20"/>
              </w:rPr>
            </w:pPr>
          </w:p>
        </w:tc>
      </w:tr>
      <w:tr w:rsidR="00000000" w14:paraId="73243AC8" w14:textId="77777777">
        <w:trPr>
          <w:divId w:val="164627602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D71BA8A" w14:textId="77777777" w:rsidR="003C569A" w:rsidRDefault="003C569A">
            <w:pPr>
              <w:pStyle w:val="NormalWeb"/>
              <w:jc w:val="center"/>
            </w:pPr>
            <w:r>
              <w:t>Debt Bondage</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F0E35D9" w14:textId="77777777" w:rsidR="003C569A" w:rsidRDefault="003C569A">
            <w:pPr>
              <w:pStyle w:val="NormalWeb"/>
            </w:pPr>
            <w:r>
              <w:t>Debt bondage, or bonded labor, is a situation in which a worker agrees to labor to repay a loan. But, the employer often unlawfully inflates the interest on the loan, adds charges, or otherwise manipulates the account, making it impossible to repay the debt. The debt is often passed on to the worker’s descendants, resulting in generations forced to work to pay off the same loan.</w:t>
            </w:r>
          </w:p>
        </w:tc>
        <w:tc>
          <w:tcPr>
            <w:tcW w:w="0" w:type="auto"/>
            <w:tcBorders>
              <w:bottom w:val="single" w:sz="6" w:space="0" w:color="999999"/>
              <w:right w:val="single" w:sz="6" w:space="0" w:color="999999"/>
            </w:tcBorders>
            <w:tcMar>
              <w:top w:w="60" w:type="dxa"/>
              <w:left w:w="60" w:type="dxa"/>
              <w:bottom w:w="0" w:type="dxa"/>
              <w:right w:w="60" w:type="dxa"/>
            </w:tcMar>
            <w:hideMark/>
          </w:tcPr>
          <w:p w14:paraId="2F348719"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D2F8594" w14:textId="77777777" w:rsidR="003C569A" w:rsidRDefault="003C569A">
            <w:pPr>
              <w:spacing w:line="182" w:lineRule="auto"/>
              <w:rPr>
                <w:rFonts w:eastAsia="Times New Roman"/>
                <w:sz w:val="20"/>
                <w:szCs w:val="20"/>
              </w:rPr>
            </w:pPr>
          </w:p>
        </w:tc>
      </w:tr>
      <w:tr w:rsidR="00000000" w14:paraId="24A1E1E9" w14:textId="77777777">
        <w:trPr>
          <w:divId w:val="1646276020"/>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FEFF774" w14:textId="77777777" w:rsidR="003C569A" w:rsidRDefault="003C569A">
            <w:pPr>
              <w:pStyle w:val="NormalWeb"/>
              <w:jc w:val="center"/>
            </w:pPr>
            <w:r>
              <w:t>Sex Trafficking</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43F4ED17" w14:textId="77777777" w:rsidR="003C569A" w:rsidRDefault="003C569A">
            <w:pPr>
              <w:pStyle w:val="NormalWeb"/>
              <w:divId w:val="34890849"/>
            </w:pPr>
            <w:r>
              <w:t xml:space="preserve">Sex trafficking occurs when a person is forced, or is compelled by threats, to engage in a </w:t>
            </w:r>
            <w:r>
              <w:lastRenderedPageBreak/>
              <w:t>commercial sex act. Those who recruit, entice, harbor, transport, provide, obtain, or solicit a person for the purpose of sexually exploiting that person are guilty of sex trafficking.</w:t>
            </w:r>
          </w:p>
          <w:p w14:paraId="26385DEE" w14:textId="77777777" w:rsidR="003C569A" w:rsidRDefault="003C569A">
            <w:pPr>
              <w:pStyle w:val="NormalWeb"/>
              <w:divId w:val="34890849"/>
            </w:pPr>
            <w:r>
              <w:t>Select the Next arrow to continue.</w:t>
            </w:r>
          </w:p>
        </w:tc>
        <w:tc>
          <w:tcPr>
            <w:tcW w:w="0" w:type="auto"/>
            <w:tcBorders>
              <w:bottom w:val="single" w:sz="6" w:space="0" w:color="999999"/>
              <w:right w:val="single" w:sz="6" w:space="0" w:color="999999"/>
            </w:tcBorders>
            <w:tcMar>
              <w:top w:w="60" w:type="dxa"/>
              <w:left w:w="60" w:type="dxa"/>
              <w:bottom w:w="0" w:type="dxa"/>
              <w:right w:w="60" w:type="dxa"/>
            </w:tcMar>
            <w:hideMark/>
          </w:tcPr>
          <w:p w14:paraId="5B782D61"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2C71CBBD" w14:textId="77777777" w:rsidR="003C569A" w:rsidRDefault="003C569A">
            <w:pPr>
              <w:spacing w:line="182" w:lineRule="auto"/>
              <w:rPr>
                <w:rFonts w:eastAsia="Times New Roman"/>
                <w:sz w:val="20"/>
                <w:szCs w:val="20"/>
              </w:rPr>
            </w:pPr>
          </w:p>
        </w:tc>
      </w:tr>
    </w:tbl>
    <w:p w14:paraId="71646FB9" w14:textId="77777777" w:rsidR="003C569A" w:rsidRDefault="003C569A">
      <w:pPr>
        <w:pStyle w:val="contentblock"/>
        <w:spacing w:before="0" w:beforeAutospacing="0" w:after="45" w:afterAutospacing="0"/>
        <w:divId w:val="1234388112"/>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21675B2F" w14:textId="77777777">
        <w:trPr>
          <w:divId w:val="1234388112"/>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351F025F"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1AABB3A"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DDD42D7"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7C59F05F" w14:textId="77777777" w:rsidR="003C569A" w:rsidRDefault="003C569A">
            <w:pPr>
              <w:pStyle w:val="NormalWeb"/>
              <w:rPr>
                <w:b/>
                <w:bCs/>
              </w:rPr>
            </w:pPr>
            <w:r>
              <w:rPr>
                <w:b/>
                <w:bCs/>
              </w:rPr>
              <w:t>Alternate Text</w:t>
            </w:r>
          </w:p>
        </w:tc>
      </w:tr>
      <w:tr w:rsidR="00000000" w14:paraId="727BADAF" w14:textId="77777777">
        <w:trPr>
          <w:divId w:val="123438811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1521D87E"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4E7B1903"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637B6D9E"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112924F6" w14:textId="77777777" w:rsidR="003C569A" w:rsidRDefault="003C569A">
            <w:pPr>
              <w:spacing w:line="182" w:lineRule="auto"/>
              <w:rPr>
                <w:rFonts w:eastAsia="Times New Roman"/>
                <w:sz w:val="20"/>
                <w:szCs w:val="20"/>
              </w:rPr>
            </w:pPr>
          </w:p>
        </w:tc>
      </w:tr>
    </w:tbl>
    <w:p w14:paraId="0DC2F4E2" w14:textId="77777777" w:rsidR="003C569A" w:rsidRDefault="003C569A">
      <w:pPr>
        <w:pStyle w:val="contentblock"/>
        <w:spacing w:before="270" w:beforeAutospacing="0" w:after="45" w:afterAutospacing="0"/>
        <w:divId w:val="1741715068"/>
        <w:rPr>
          <w:rFonts w:ascii="Calibri" w:hAnsi="Calibri" w:cs="Calibri"/>
        </w:rPr>
      </w:pPr>
      <w:r>
        <w:rPr>
          <w:rFonts w:ascii="Calibri" w:hAnsi="Calibri" w:cs="Calibri"/>
          <w:b/>
          <w:bCs/>
        </w:rPr>
        <w:t>Audio Transcript Text:</w:t>
      </w:r>
      <w:r>
        <w:rPr>
          <w:rFonts w:ascii="Calibri" w:hAnsi="Calibri" w:cs="Calibri"/>
        </w:rPr>
        <w:t xml:space="preserve"> </w:t>
      </w:r>
    </w:p>
    <w:p w14:paraId="0B394192" w14:textId="77777777" w:rsidR="003C569A" w:rsidRDefault="003C569A">
      <w:pPr>
        <w:pStyle w:val="NormalWeb"/>
        <w:divId w:val="1741715068"/>
      </w:pPr>
      <w:r>
        <w:t>Let’s examine some key concepts in this area.</w:t>
      </w:r>
    </w:p>
    <w:p w14:paraId="2E952BBF" w14:textId="77777777" w:rsidR="003C569A" w:rsidRDefault="003C569A">
      <w:pPr>
        <w:divId w:val="531840243"/>
        <w:rPr>
          <w:rFonts w:ascii="Calibri" w:eastAsia="Times New Roman" w:hAnsi="Calibri" w:cs="Calibri"/>
          <w:sz w:val="32"/>
          <w:szCs w:val="32"/>
        </w:rPr>
      </w:pPr>
      <w:r>
        <w:rPr>
          <w:rFonts w:ascii="Calibri" w:eastAsia="Times New Roman" w:hAnsi="Calibri" w:cs="Calibri"/>
          <w:sz w:val="32"/>
          <w:szCs w:val="32"/>
        </w:rPr>
        <w:br w:type="page" w:clear="all"/>
      </w:r>
    </w:p>
    <w:p w14:paraId="2BBC1096" w14:textId="77777777" w:rsidR="003C569A" w:rsidRDefault="003C569A">
      <w:pPr>
        <w:jc w:val="right"/>
        <w:divId w:val="1948584454"/>
        <w:rPr>
          <w:rFonts w:ascii="Calibri" w:eastAsia="Times New Roman" w:hAnsi="Calibri" w:cs="Calibri"/>
          <w:sz w:val="30"/>
          <w:szCs w:val="30"/>
        </w:rPr>
      </w:pPr>
      <w:bookmarkStart w:id="426" w:name="Page_600695215260553743"/>
      <w:bookmarkEnd w:id="426"/>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22 </w:t>
      </w:r>
    </w:p>
    <w:p w14:paraId="68D507EE" w14:textId="77777777" w:rsidR="003C569A" w:rsidRDefault="003C569A">
      <w:pPr>
        <w:jc w:val="right"/>
        <w:divId w:val="1948584454"/>
        <w:rPr>
          <w:rFonts w:ascii="Calibri" w:eastAsia="Times New Roman" w:hAnsi="Calibri" w:cs="Calibri"/>
          <w:sz w:val="30"/>
          <w:szCs w:val="30"/>
        </w:rPr>
      </w:pPr>
      <w:r>
        <w:rPr>
          <w:rFonts w:ascii="Calibri" w:eastAsia="Times New Roman" w:hAnsi="Calibri" w:cs="Calibri"/>
          <w:b/>
          <w:bCs/>
          <w:sz w:val="30"/>
          <w:szCs w:val="30"/>
        </w:rPr>
        <w:t>Lesson 5:</w:t>
      </w:r>
      <w:r>
        <w:rPr>
          <w:rFonts w:ascii="Calibri" w:eastAsia="Times New Roman" w:hAnsi="Calibri" w:cs="Calibri"/>
          <w:sz w:val="30"/>
          <w:szCs w:val="30"/>
        </w:rPr>
        <w:t xml:space="preserve"> What Is Human Trafficking? </w:t>
      </w:r>
    </w:p>
    <w:p w14:paraId="4F9E3391" w14:textId="77777777" w:rsidR="003C569A" w:rsidRDefault="003C569A">
      <w:pPr>
        <w:jc w:val="right"/>
        <w:divId w:val="706680963"/>
        <w:rPr>
          <w:rFonts w:ascii="Calibri" w:eastAsia="Times New Roman" w:hAnsi="Calibri" w:cs="Calibri"/>
          <w:sz w:val="24"/>
          <w:szCs w:val="24"/>
        </w:rPr>
      </w:pPr>
      <w:r>
        <w:rPr>
          <w:rStyle w:val="smallerheader22"/>
          <w:rFonts w:eastAsia="Times New Roman"/>
          <w:b/>
          <w:bCs/>
        </w:rPr>
        <w:t>Question and Answer Template</w:t>
      </w:r>
      <w:r>
        <w:rPr>
          <w:rStyle w:val="smallerheader22"/>
          <w:rFonts w:eastAsia="Times New Roman"/>
          <w:b/>
          <w:bCs/>
        </w:rPr>
        <w:t xml:space="preserve"> </w:t>
      </w:r>
      <w:r>
        <w:rPr>
          <w:rStyle w:val="smallerheader22"/>
          <w:rFonts w:eastAsia="Times New Roman"/>
          <w:b/>
          <w:bCs/>
        </w:rPr>
        <w:t>/ Text</w:t>
      </w:r>
      <w:r>
        <w:rPr>
          <w:rStyle w:val="smallerheader22"/>
          <w:rFonts w:eastAsia="Times New Roman"/>
          <w:b/>
          <w:bCs/>
        </w:rPr>
        <w:t xml:space="preserve"> </w:t>
      </w:r>
      <w:r>
        <w:rPr>
          <w:rStyle w:val="smallerheader22"/>
          <w:rFonts w:eastAsia="Times New Roman"/>
          <w:b/>
          <w:bCs/>
        </w:rPr>
        <w:t>/ LTR</w:t>
      </w:r>
      <w:r>
        <w:rPr>
          <w:rStyle w:val="smallerheader22"/>
          <w:rFonts w:eastAsia="Times New Roman"/>
          <w:b/>
          <w:bCs/>
        </w:rPr>
        <w:t xml:space="preserve"> </w:t>
      </w:r>
    </w:p>
    <w:p w14:paraId="032D100E" w14:textId="77777777" w:rsidR="003C569A" w:rsidRDefault="003C569A">
      <w:pPr>
        <w:pStyle w:val="contentblock"/>
        <w:spacing w:before="270" w:beforeAutospacing="0" w:after="45" w:afterAutospacing="0"/>
        <w:divId w:val="1415317124"/>
        <w:rPr>
          <w:rFonts w:ascii="Calibri" w:hAnsi="Calibri" w:cs="Calibri"/>
        </w:rPr>
      </w:pPr>
      <w:r>
        <w:rPr>
          <w:rFonts w:ascii="Calibri" w:hAnsi="Calibri" w:cs="Calibri"/>
          <w:b/>
          <w:bCs/>
        </w:rPr>
        <w:t>Content Title:</w:t>
      </w:r>
      <w:r>
        <w:rPr>
          <w:rFonts w:ascii="Calibri" w:hAnsi="Calibri" w:cs="Calibri"/>
        </w:rPr>
        <w:t xml:space="preserve"> </w:t>
      </w:r>
    </w:p>
    <w:p w14:paraId="72CD9C69" w14:textId="77777777" w:rsidR="003C569A" w:rsidRDefault="003C569A">
      <w:pPr>
        <w:pStyle w:val="contentblock"/>
        <w:spacing w:before="0" w:beforeAutospacing="0" w:after="45" w:afterAutospacing="0"/>
        <w:divId w:val="1415317124"/>
        <w:rPr>
          <w:rFonts w:ascii="Calibri" w:hAnsi="Calibri" w:cs="Calibri"/>
        </w:rPr>
      </w:pPr>
      <w:r>
        <w:rPr>
          <w:rFonts w:ascii="Calibri" w:hAnsi="Calibri" w:cs="Calibri"/>
        </w:rPr>
        <w:t xml:space="preserve">It’s More Common Than We Think </w:t>
      </w:r>
    </w:p>
    <w:p w14:paraId="54F6523F" w14:textId="77777777" w:rsidR="003C569A" w:rsidRDefault="003C569A">
      <w:pPr>
        <w:pStyle w:val="contentblock"/>
        <w:spacing w:before="270" w:beforeAutospacing="0" w:after="45" w:afterAutospacing="0"/>
        <w:divId w:val="1415317124"/>
        <w:rPr>
          <w:rFonts w:ascii="Calibri" w:hAnsi="Calibri" w:cs="Calibri"/>
        </w:rPr>
      </w:pPr>
      <w:r>
        <w:rPr>
          <w:rFonts w:ascii="Calibri" w:hAnsi="Calibri" w:cs="Calibri"/>
          <w:b/>
          <w:bCs/>
        </w:rPr>
        <w:t>Content Description:</w:t>
      </w:r>
    </w:p>
    <w:p w14:paraId="08BE0D3D" w14:textId="77777777" w:rsidR="003C569A" w:rsidRDefault="003C569A">
      <w:pPr>
        <w:pStyle w:val="NormalWeb"/>
        <w:divId w:val="1415317124"/>
      </w:pPr>
      <w:r>
        <w:t>Alberto, a colleague of yours, mentions that he’s been hearing a lot about human trafficking in the news and online lately. He can’t believe that it still happens in this day and age. He expresses relief that he doesn’t even have to think about the issue – our company would never support such a thing.</w:t>
      </w:r>
    </w:p>
    <w:p w14:paraId="7E0E822C" w14:textId="77777777" w:rsidR="003C569A" w:rsidRDefault="003C569A">
      <w:pPr>
        <w:pStyle w:val="NormalWeb"/>
        <w:spacing w:before="270"/>
        <w:divId w:val="1441220258"/>
      </w:pPr>
      <w:r>
        <w:rPr>
          <w:b/>
          <w:bCs/>
        </w:rPr>
        <w:t>Question:</w:t>
      </w:r>
      <w:r>
        <w:t xml:space="preserve"> </w:t>
      </w:r>
    </w:p>
    <w:p w14:paraId="0DA4C7DA" w14:textId="77777777" w:rsidR="003C569A" w:rsidRDefault="003C569A">
      <w:pPr>
        <w:pStyle w:val="NormalWeb"/>
        <w:divId w:val="1441220258"/>
      </w:pPr>
      <w:r>
        <w:t>How would you respond?</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034E0473" w14:textId="77777777">
        <w:trPr>
          <w:divId w:val="1897475133"/>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05939F09"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B48CF86" w14:textId="77777777" w:rsidR="003C569A" w:rsidRDefault="003C569A">
            <w:pPr>
              <w:pStyle w:val="NormalWeb"/>
              <w:rPr>
                <w:b/>
                <w:bCs/>
              </w:rPr>
            </w:pPr>
            <w:r>
              <w:rPr>
                <w:b/>
                <w:bCs/>
              </w:rPr>
              <w:t>Answer</w:t>
            </w:r>
          </w:p>
        </w:tc>
      </w:tr>
      <w:tr w:rsidR="00000000" w14:paraId="4DD95387" w14:textId="77777777">
        <w:trPr>
          <w:divId w:val="189747513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30D6F2A"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56E91BA" w14:textId="77777777" w:rsidR="003C569A" w:rsidRDefault="003C569A">
            <w:pPr>
              <w:pStyle w:val="NormalWeb"/>
            </w:pPr>
            <w:r>
              <w:t>While our company would never want to support human trafficking, it happens, and we need to watch out for third parties in our supply chain who might do business differently.</w:t>
            </w:r>
          </w:p>
        </w:tc>
      </w:tr>
      <w:tr w:rsidR="00000000" w14:paraId="48DA508E" w14:textId="77777777">
        <w:trPr>
          <w:divId w:val="189747513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5663C69"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5E283DDE" w14:textId="77777777" w:rsidR="003C569A" w:rsidRDefault="003C569A">
            <w:pPr>
              <w:pStyle w:val="NormalWeb"/>
            </w:pPr>
            <w:r>
              <w:t>I agree – such a relief to know that human trafficking could never be a part of how we do business.</w:t>
            </w:r>
          </w:p>
        </w:tc>
      </w:tr>
      <w:tr w:rsidR="00000000" w14:paraId="216331BA" w14:textId="77777777">
        <w:trPr>
          <w:divId w:val="189747513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A51286E"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68903CB" w14:textId="77777777" w:rsidR="003C569A" w:rsidRDefault="003C569A">
            <w:pPr>
              <w:pStyle w:val="NormalWeb"/>
            </w:pPr>
            <w:r>
              <w:t>There’s no way we can be sure that our company isn’t involved in human trafficking – we work with a lot of third parties.</w:t>
            </w:r>
          </w:p>
        </w:tc>
      </w:tr>
    </w:tbl>
    <w:p w14:paraId="75778223" w14:textId="77777777" w:rsidR="003C569A" w:rsidRDefault="003C569A">
      <w:pPr>
        <w:pStyle w:val="contentblock"/>
        <w:spacing w:before="0" w:beforeAutospacing="0" w:after="270" w:afterAutospacing="0"/>
        <w:divId w:val="1002007010"/>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04C86331" w14:textId="77777777" w:rsidR="003C569A" w:rsidRDefault="003C569A">
      <w:pPr>
        <w:divId w:val="1415317124"/>
        <w:rPr>
          <w:rFonts w:ascii="Calibri" w:eastAsia="Times New Roman" w:hAnsi="Calibri" w:cs="Calibri"/>
          <w:sz w:val="32"/>
          <w:szCs w:val="32"/>
        </w:rPr>
      </w:pPr>
      <w:r>
        <w:rPr>
          <w:rFonts w:ascii="Calibri" w:eastAsia="Times New Roman" w:hAnsi="Calibri" w:cs="Calibri"/>
          <w:sz w:val="32"/>
          <w:szCs w:val="32"/>
        </w:rPr>
        <w:br w:type="page" w:clear="all"/>
      </w:r>
    </w:p>
    <w:p w14:paraId="169206A0" w14:textId="77777777" w:rsidR="003C569A" w:rsidRDefault="003C569A">
      <w:pPr>
        <w:jc w:val="right"/>
        <w:divId w:val="1917200736"/>
        <w:rPr>
          <w:rFonts w:ascii="Calibri" w:eastAsia="Times New Roman" w:hAnsi="Calibri" w:cs="Calibri"/>
          <w:sz w:val="30"/>
          <w:szCs w:val="30"/>
        </w:rPr>
      </w:pPr>
      <w:bookmarkStart w:id="427" w:name="Page_5898558735822142673"/>
      <w:bookmarkEnd w:id="42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23 </w:t>
      </w:r>
    </w:p>
    <w:p w14:paraId="7B14E7F6" w14:textId="77777777" w:rsidR="003C569A" w:rsidRDefault="003C569A">
      <w:pPr>
        <w:jc w:val="right"/>
        <w:divId w:val="1917200736"/>
        <w:rPr>
          <w:rFonts w:ascii="Calibri" w:eastAsia="Times New Roman" w:hAnsi="Calibri" w:cs="Calibri"/>
          <w:sz w:val="30"/>
          <w:szCs w:val="30"/>
        </w:rPr>
      </w:pPr>
      <w:r>
        <w:rPr>
          <w:rFonts w:ascii="Calibri" w:eastAsia="Times New Roman" w:hAnsi="Calibri" w:cs="Calibri"/>
          <w:b/>
          <w:bCs/>
          <w:sz w:val="30"/>
          <w:szCs w:val="30"/>
        </w:rPr>
        <w:t>Lesson 5:</w:t>
      </w:r>
      <w:r>
        <w:rPr>
          <w:rFonts w:ascii="Calibri" w:eastAsia="Times New Roman" w:hAnsi="Calibri" w:cs="Calibri"/>
          <w:sz w:val="30"/>
          <w:szCs w:val="30"/>
        </w:rPr>
        <w:t xml:space="preserve"> What Is Human Trafficking? </w:t>
      </w:r>
    </w:p>
    <w:p w14:paraId="6C13BF47" w14:textId="77777777" w:rsidR="003C569A" w:rsidRDefault="003C569A">
      <w:pPr>
        <w:jc w:val="right"/>
        <w:divId w:val="679428962"/>
        <w:rPr>
          <w:rFonts w:ascii="Calibri" w:eastAsia="Times New Roman" w:hAnsi="Calibri" w:cs="Calibri"/>
          <w:sz w:val="24"/>
          <w:szCs w:val="24"/>
        </w:rPr>
      </w:pPr>
      <w:r>
        <w:rPr>
          <w:rStyle w:val="smallerheader23"/>
          <w:rFonts w:eastAsia="Times New Roman"/>
          <w:b/>
          <w:bCs/>
        </w:rPr>
        <w:t>Text and Image Template</w:t>
      </w:r>
      <w:r>
        <w:rPr>
          <w:rStyle w:val="smallerheader23"/>
          <w:rFonts w:eastAsia="Times New Roman"/>
          <w:b/>
          <w:bCs/>
        </w:rPr>
        <w:t xml:space="preserve"> </w:t>
      </w:r>
      <w:r>
        <w:rPr>
          <w:rStyle w:val="smallerheader23"/>
          <w:rFonts w:eastAsia="Times New Roman"/>
          <w:b/>
          <w:bCs/>
        </w:rPr>
        <w:t>/ Text Only</w:t>
      </w:r>
      <w:r>
        <w:rPr>
          <w:rStyle w:val="smallerheader23"/>
          <w:rFonts w:eastAsia="Times New Roman"/>
          <w:b/>
          <w:bCs/>
        </w:rPr>
        <w:t xml:space="preserve"> </w:t>
      </w:r>
    </w:p>
    <w:p w14:paraId="4C9DEAD2"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Content Title:</w:t>
      </w:r>
      <w:r>
        <w:rPr>
          <w:rFonts w:ascii="Calibri" w:hAnsi="Calibri" w:cs="Calibri"/>
        </w:rPr>
        <w:t xml:space="preserve"> </w:t>
      </w:r>
    </w:p>
    <w:p w14:paraId="61466702"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rPr>
        <w:t xml:space="preserve">Thanks for helping Alberto. </w:t>
      </w:r>
    </w:p>
    <w:p w14:paraId="64EAA711" w14:textId="77777777" w:rsidR="003C569A" w:rsidRDefault="003C569A">
      <w:pPr>
        <w:pStyle w:val="NormalWeb"/>
        <w:spacing w:after="0"/>
        <w:divId w:val="1492720117"/>
      </w:pPr>
      <w:r>
        <w:br w:type="textWrapping" w:clear="all"/>
      </w:r>
      <w:r>
        <w:rPr>
          <w:b/>
          <w:bCs/>
        </w:rPr>
        <w:t>Column 1 Text:</w:t>
      </w:r>
      <w:r>
        <w:t xml:space="preserve"> </w:t>
      </w:r>
    </w:p>
    <w:p w14:paraId="1918343C" w14:textId="77777777" w:rsidR="003C569A" w:rsidRDefault="003C569A">
      <w:pPr>
        <w:pStyle w:val="NormalWeb"/>
        <w:divId w:val="782503522"/>
      </w:pPr>
      <w:r>
        <w:t>We must anticipate that human trafficking could occur in our supply chain if we’re not vigilant, particularly within vulnerable areas like cleaning services, security, catering, etc. That’s why we conduct thorough due diligence before working with third parties and closely monitor their activities throughout the relationship.</w:t>
      </w:r>
    </w:p>
    <w:p w14:paraId="50989B57" w14:textId="77777777" w:rsidR="003C569A" w:rsidRDefault="003C569A">
      <w:pPr>
        <w:pStyle w:val="NormalWeb"/>
        <w:divId w:val="782503522"/>
      </w:pPr>
      <w:r>
        <w:t>We’re relying on you to help ensure we never support human trafficking. Immediately report any suspicions you might have. If you’re not sure who to contact, you can find out in our</w:t>
      </w:r>
      <w:r>
        <w:t xml:space="preserve"> </w:t>
      </w:r>
      <w:r>
        <w:rPr>
          <w:rStyle w:val="inlinecomponentbtn"/>
        </w:rPr>
        <w:t>Contact Detail</w:t>
      </w:r>
      <w:r>
        <w:rPr>
          <w:rStyle w:val="inlinecomponentbtn"/>
        </w:rPr>
        <w:t>s</w:t>
      </w:r>
      <w:r>
        <w:t xml:space="preserve"> section.</w:t>
      </w:r>
    </w:p>
    <w:p w14:paraId="098C45A1" w14:textId="77777777" w:rsidR="003C569A" w:rsidRDefault="003C569A">
      <w:pPr>
        <w:pStyle w:val="contentblock"/>
        <w:spacing w:before="270" w:beforeAutospacing="0" w:after="45" w:afterAutospacing="0"/>
        <w:divId w:val="1226986161"/>
        <w:rPr>
          <w:rFonts w:ascii="Calibri" w:hAnsi="Calibri" w:cs="Calibri"/>
        </w:rPr>
      </w:pPr>
      <w:r>
        <w:rPr>
          <w:rFonts w:ascii="Calibri" w:hAnsi="Calibri" w:cs="Calibri"/>
          <w:b/>
          <w:bCs/>
        </w:rPr>
        <w:t>Audio Transcript Text:</w:t>
      </w:r>
      <w:r>
        <w:rPr>
          <w:rFonts w:ascii="Calibri" w:hAnsi="Calibri" w:cs="Calibri"/>
        </w:rPr>
        <w:t xml:space="preserve"> </w:t>
      </w:r>
    </w:p>
    <w:p w14:paraId="6557EFFA" w14:textId="77777777" w:rsidR="003C569A" w:rsidRDefault="003C569A">
      <w:pPr>
        <w:pStyle w:val="NormalWeb"/>
        <w:divId w:val="1226986161"/>
      </w:pPr>
      <w:r>
        <w:t>Thanks for your help!</w:t>
      </w:r>
    </w:p>
    <w:p w14:paraId="799E3663" w14:textId="77777777" w:rsidR="003C569A" w:rsidRDefault="003C569A">
      <w:pPr>
        <w:divId w:val="1044451972"/>
        <w:rPr>
          <w:rFonts w:ascii="Calibri" w:eastAsia="Times New Roman" w:hAnsi="Calibri" w:cs="Calibri"/>
          <w:sz w:val="32"/>
          <w:szCs w:val="32"/>
        </w:rPr>
      </w:pPr>
      <w:r>
        <w:rPr>
          <w:rFonts w:ascii="Calibri" w:eastAsia="Times New Roman" w:hAnsi="Calibri" w:cs="Calibri"/>
          <w:sz w:val="32"/>
          <w:szCs w:val="32"/>
        </w:rPr>
        <w:br w:type="page" w:clear="all"/>
      </w:r>
    </w:p>
    <w:p w14:paraId="45997BBC" w14:textId="77777777" w:rsidR="003C569A" w:rsidRDefault="003C569A">
      <w:pPr>
        <w:jc w:val="right"/>
        <w:divId w:val="1044451972"/>
        <w:rPr>
          <w:rFonts w:ascii="Calibri" w:eastAsia="Times New Roman" w:hAnsi="Calibri" w:cs="Calibri"/>
          <w:sz w:val="30"/>
          <w:szCs w:val="30"/>
        </w:rPr>
      </w:pPr>
      <w:commentRangeStart w:id="428"/>
      <w:r>
        <w:rPr>
          <w:rFonts w:ascii="Calibri" w:eastAsia="Times New Roman" w:hAnsi="Calibri" w:cs="Calibri"/>
          <w:b/>
          <w:bCs/>
          <w:sz w:val="30"/>
          <w:szCs w:val="30"/>
        </w:rPr>
        <w:lastRenderedPageBreak/>
        <w:t>Lesson 6:</w:t>
      </w:r>
      <w:r>
        <w:rPr>
          <w:rFonts w:ascii="Calibri" w:eastAsia="Times New Roman" w:hAnsi="Calibri" w:cs="Calibri"/>
          <w:sz w:val="30"/>
          <w:szCs w:val="30"/>
        </w:rPr>
        <w:t xml:space="preserve"> What Is Insider Trading? </w:t>
      </w:r>
    </w:p>
    <w:p w14:paraId="2C2CBA3C" w14:textId="77777777" w:rsidR="003C569A" w:rsidRDefault="003C569A">
      <w:pPr>
        <w:jc w:val="right"/>
        <w:divId w:val="1044451972"/>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428"/>
      <w:r w:rsidR="00463921">
        <w:rPr>
          <w:rStyle w:val="CommentReference"/>
        </w:rPr>
        <w:commentReference w:id="428"/>
      </w:r>
    </w:p>
    <w:p w14:paraId="4AF14898"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Lesson Type :</w:t>
      </w:r>
      <w:r>
        <w:rPr>
          <w:rFonts w:ascii="Calibri" w:hAnsi="Calibri" w:cs="Calibri"/>
        </w:rPr>
        <w:t xml:space="preserve"> </w:t>
      </w:r>
    </w:p>
    <w:p w14:paraId="257ABCEC"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rPr>
        <w:t xml:space="preserve">Quick Quiz </w:t>
      </w:r>
    </w:p>
    <w:p w14:paraId="70AE6B12"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Select Type :</w:t>
      </w:r>
      <w:r>
        <w:rPr>
          <w:rFonts w:ascii="Calibri" w:hAnsi="Calibri" w:cs="Calibri"/>
        </w:rPr>
        <w:t xml:space="preserve"> </w:t>
      </w:r>
    </w:p>
    <w:p w14:paraId="6E4E7A5C"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rPr>
        <w:t xml:space="preserve">Post Lesson Quick Quiz </w:t>
      </w:r>
    </w:p>
    <w:p w14:paraId="53B9201E"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Page Title :</w:t>
      </w:r>
      <w:r>
        <w:rPr>
          <w:rFonts w:ascii="Calibri" w:hAnsi="Calibri" w:cs="Calibri"/>
        </w:rPr>
        <w:t xml:space="preserve"> </w:t>
      </w:r>
    </w:p>
    <w:p w14:paraId="0012131E"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rPr>
        <w:t xml:space="preserve">Ready to show what you know? </w:t>
      </w:r>
    </w:p>
    <w:p w14:paraId="50740ECF" w14:textId="77777777" w:rsidR="003C569A" w:rsidRDefault="003C569A">
      <w:pPr>
        <w:jc w:val="right"/>
        <w:divId w:val="1044451972"/>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0F68FBC9" w14:textId="77777777" w:rsidR="003C569A" w:rsidRDefault="003C569A">
      <w:pPr>
        <w:divId w:val="1044451972"/>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4990144D"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1. Question :</w:t>
      </w:r>
      <w:r>
        <w:rPr>
          <w:rFonts w:ascii="Calibri" w:hAnsi="Calibri" w:cs="Calibri"/>
        </w:rPr>
        <w:t xml:space="preserve"> </w:t>
      </w:r>
    </w:p>
    <w:p w14:paraId="3767B659" w14:textId="77777777" w:rsidR="003C569A" w:rsidRDefault="003C569A">
      <w:pPr>
        <w:pStyle w:val="NormalWeb"/>
        <w:divId w:val="1044451972"/>
      </w:pPr>
      <w:r>
        <w:t>Pavel learns that his firm is about to acquire a competitor, so he alerts his father who invests in the competitor’s stock.</w:t>
      </w:r>
      <w:r>
        <w:br w:type="textWrapping" w:clear="all"/>
      </w:r>
      <w:r>
        <w:br w:type="textWrapping" w:clear="all"/>
        <w:t>Does this violate the insider trading laws?</w:t>
      </w:r>
    </w:p>
    <w:p w14:paraId="20CB4F26"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Correct </w:t>
      </w:r>
    </w:p>
    <w:p w14:paraId="32A81DFA" w14:textId="77777777" w:rsidR="003C569A" w:rsidRDefault="003C569A">
      <w:pPr>
        <w:pStyle w:val="NormalWeb"/>
        <w:divId w:val="1044451972"/>
      </w:pPr>
      <w:r>
        <w:t>Yes</w:t>
      </w:r>
    </w:p>
    <w:p w14:paraId="7692C9FF"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Incorrect </w:t>
      </w:r>
    </w:p>
    <w:p w14:paraId="785C3518" w14:textId="77777777" w:rsidR="003C569A" w:rsidRDefault="003C569A">
      <w:pPr>
        <w:pStyle w:val="NormalWeb"/>
        <w:divId w:val="1044451972"/>
      </w:pPr>
      <w:r>
        <w:t>No</w:t>
      </w:r>
    </w:p>
    <w:p w14:paraId="046DC47F"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2. Question :</w:t>
      </w:r>
      <w:r>
        <w:rPr>
          <w:rFonts w:ascii="Calibri" w:hAnsi="Calibri" w:cs="Calibri"/>
        </w:rPr>
        <w:t xml:space="preserve"> </w:t>
      </w:r>
    </w:p>
    <w:p w14:paraId="0217E979" w14:textId="77777777" w:rsidR="003C569A" w:rsidRDefault="003C569A">
      <w:pPr>
        <w:pStyle w:val="NormalWeb"/>
        <w:divId w:val="1044451972"/>
      </w:pPr>
      <w:r>
        <w:t>Li has just come out of a finance meeting. Her firm’s figures for Q3 are worse than expected. She later shares the news with a friend who does not work at the firm.</w:t>
      </w:r>
    </w:p>
    <w:p w14:paraId="6A64764F" w14:textId="77777777" w:rsidR="003C569A" w:rsidRDefault="003C569A">
      <w:pPr>
        <w:pStyle w:val="NormalWeb"/>
        <w:divId w:val="1044451972"/>
      </w:pPr>
      <w:r>
        <w:t>Does this violate the insider trading laws?</w:t>
      </w:r>
    </w:p>
    <w:p w14:paraId="2B1BAD1D"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Correct </w:t>
      </w:r>
    </w:p>
    <w:p w14:paraId="5FCCF80B" w14:textId="77777777" w:rsidR="003C569A" w:rsidRDefault="003C569A">
      <w:pPr>
        <w:pStyle w:val="NormalWeb"/>
        <w:divId w:val="1044451972"/>
      </w:pPr>
      <w:r>
        <w:t>Yes</w:t>
      </w:r>
    </w:p>
    <w:p w14:paraId="555494E9"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Incorrect </w:t>
      </w:r>
    </w:p>
    <w:p w14:paraId="28E1A376" w14:textId="77777777" w:rsidR="003C569A" w:rsidRDefault="003C569A">
      <w:pPr>
        <w:pStyle w:val="NormalWeb"/>
        <w:divId w:val="1044451972"/>
      </w:pPr>
      <w:r>
        <w:t>No</w:t>
      </w:r>
    </w:p>
    <w:p w14:paraId="7348A029"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3. Question :</w:t>
      </w:r>
      <w:r>
        <w:rPr>
          <w:rFonts w:ascii="Calibri" w:hAnsi="Calibri" w:cs="Calibri"/>
        </w:rPr>
        <w:t xml:space="preserve"> </w:t>
      </w:r>
    </w:p>
    <w:p w14:paraId="44352ADF" w14:textId="77777777" w:rsidR="003C569A" w:rsidRDefault="003C569A">
      <w:pPr>
        <w:pStyle w:val="NormalWeb"/>
        <w:divId w:val="1044451972"/>
      </w:pPr>
      <w:r>
        <w:t>Robert discovers the Board of Directors’ bonus amounts from reading the latest annual report on the company’s external website. Over dinner, he shares this with his wife.</w:t>
      </w:r>
    </w:p>
    <w:p w14:paraId="46BA8F18" w14:textId="77777777" w:rsidR="003C569A" w:rsidRDefault="003C569A">
      <w:pPr>
        <w:pStyle w:val="NormalWeb"/>
        <w:divId w:val="1044451972"/>
      </w:pPr>
      <w:r>
        <w:t>Does this violate the insider trading laws?</w:t>
      </w:r>
    </w:p>
    <w:p w14:paraId="7E105CA3" w14:textId="77777777" w:rsidR="003C569A" w:rsidRDefault="003C569A">
      <w:pPr>
        <w:pStyle w:val="NormalWeb"/>
        <w:divId w:val="1044451972"/>
      </w:pPr>
      <w:r>
        <w:t> </w:t>
      </w:r>
    </w:p>
    <w:p w14:paraId="54BEE003"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Incorrect </w:t>
      </w:r>
    </w:p>
    <w:p w14:paraId="39A4A43D" w14:textId="77777777" w:rsidR="003C569A" w:rsidRDefault="003C569A">
      <w:pPr>
        <w:pStyle w:val="NormalWeb"/>
        <w:divId w:val="1044451972"/>
      </w:pPr>
      <w:r>
        <w:t>Yes</w:t>
      </w:r>
    </w:p>
    <w:p w14:paraId="7C3D8722"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Correct </w:t>
      </w:r>
    </w:p>
    <w:p w14:paraId="5F760E6C" w14:textId="77777777" w:rsidR="003C569A" w:rsidRDefault="003C569A">
      <w:pPr>
        <w:pStyle w:val="NormalWeb"/>
        <w:divId w:val="1044451972"/>
      </w:pPr>
      <w:r>
        <w:lastRenderedPageBreak/>
        <w:t>No</w:t>
      </w:r>
    </w:p>
    <w:p w14:paraId="4F1434CD"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4. Question :</w:t>
      </w:r>
      <w:r>
        <w:rPr>
          <w:rFonts w:ascii="Calibri" w:hAnsi="Calibri" w:cs="Calibri"/>
        </w:rPr>
        <w:t xml:space="preserve"> </w:t>
      </w:r>
    </w:p>
    <w:p w14:paraId="553A8812" w14:textId="77777777" w:rsidR="003C569A" w:rsidRDefault="003C569A">
      <w:pPr>
        <w:pStyle w:val="NormalWeb"/>
        <w:divId w:val="1044451972"/>
      </w:pPr>
      <w:r>
        <w:t>In a café, Carla overhears two men she doesn’t know discussing what they call market gossip about a company's possible entry into a new market. She calls her broker and buys stock in the firm.</w:t>
      </w:r>
    </w:p>
    <w:p w14:paraId="4182EE16" w14:textId="77777777" w:rsidR="003C569A" w:rsidRDefault="003C569A">
      <w:pPr>
        <w:pStyle w:val="NormalWeb"/>
        <w:divId w:val="1044451972"/>
      </w:pPr>
      <w:r>
        <w:t>Does this violate the insider trading laws?</w:t>
      </w:r>
    </w:p>
    <w:p w14:paraId="56F489C6"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Incorrect </w:t>
      </w:r>
    </w:p>
    <w:p w14:paraId="7E564B37" w14:textId="77777777" w:rsidR="003C569A" w:rsidRDefault="003C569A">
      <w:pPr>
        <w:pStyle w:val="NormalWeb"/>
        <w:divId w:val="1044451972"/>
      </w:pPr>
      <w:r>
        <w:t>Yes</w:t>
      </w:r>
    </w:p>
    <w:p w14:paraId="4F907876"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Correct </w:t>
      </w:r>
    </w:p>
    <w:p w14:paraId="746A2DE4" w14:textId="77777777" w:rsidR="003C569A" w:rsidRDefault="003C569A">
      <w:pPr>
        <w:pStyle w:val="NormalWeb"/>
        <w:divId w:val="1044451972"/>
      </w:pPr>
      <w:r>
        <w:t>No</w:t>
      </w:r>
    </w:p>
    <w:p w14:paraId="286F7AAB"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5. Question :</w:t>
      </w:r>
      <w:r>
        <w:rPr>
          <w:rFonts w:ascii="Calibri" w:hAnsi="Calibri" w:cs="Calibri"/>
        </w:rPr>
        <w:t xml:space="preserve"> </w:t>
      </w:r>
    </w:p>
    <w:p w14:paraId="57C1A8E4" w14:textId="77777777" w:rsidR="003C569A" w:rsidRDefault="003C569A">
      <w:pPr>
        <w:pStyle w:val="NormalWeb"/>
        <w:divId w:val="1044451972"/>
      </w:pPr>
      <w:r>
        <w:t>Albert learns that his company has entered negotiations to buy a competitor. This information is not yet public knowledge, but Albert mentions it in passing to a friend of his who then buys shares in both companies.</w:t>
      </w:r>
    </w:p>
    <w:p w14:paraId="3B792A90" w14:textId="77777777" w:rsidR="003C569A" w:rsidRDefault="003C569A">
      <w:pPr>
        <w:pStyle w:val="NormalWeb"/>
        <w:divId w:val="1044451972"/>
      </w:pPr>
      <w:r>
        <w:t>Does this violate the insider trading laws?</w:t>
      </w:r>
    </w:p>
    <w:p w14:paraId="3262BA31"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Correct </w:t>
      </w:r>
    </w:p>
    <w:p w14:paraId="108DC883" w14:textId="77777777" w:rsidR="003C569A" w:rsidRDefault="003C569A">
      <w:pPr>
        <w:pStyle w:val="NormalWeb"/>
        <w:divId w:val="1044451972"/>
      </w:pPr>
      <w:r>
        <w:t>Yes</w:t>
      </w:r>
    </w:p>
    <w:p w14:paraId="2A5213D8"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Incorrect </w:t>
      </w:r>
    </w:p>
    <w:p w14:paraId="29D01F89" w14:textId="77777777" w:rsidR="003C569A" w:rsidRDefault="003C569A">
      <w:pPr>
        <w:pStyle w:val="NormalWeb"/>
        <w:divId w:val="1044451972"/>
      </w:pPr>
      <w:r>
        <w:t>No</w:t>
      </w:r>
    </w:p>
    <w:p w14:paraId="30568AFC"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6. Question :</w:t>
      </w:r>
      <w:r>
        <w:rPr>
          <w:rFonts w:ascii="Calibri" w:hAnsi="Calibri" w:cs="Calibri"/>
        </w:rPr>
        <w:t xml:space="preserve"> </w:t>
      </w:r>
    </w:p>
    <w:p w14:paraId="031EB294" w14:textId="77777777" w:rsidR="003C569A" w:rsidRDefault="003C569A">
      <w:pPr>
        <w:pStyle w:val="NormalWeb"/>
        <w:divId w:val="1044451972"/>
      </w:pPr>
      <w:r>
        <w:t>Nina hears from her colleague in Accounting that their numbers are down this quarter.</w:t>
      </w:r>
    </w:p>
    <w:p w14:paraId="4BB580C0" w14:textId="77777777" w:rsidR="003C569A" w:rsidRDefault="003C569A">
      <w:pPr>
        <w:pStyle w:val="NormalWeb"/>
        <w:divId w:val="1044451972"/>
      </w:pPr>
      <w:r>
        <w:t>Does this violate the insider trading laws?</w:t>
      </w:r>
    </w:p>
    <w:p w14:paraId="0D192D4F" w14:textId="77777777" w:rsidR="003C569A" w:rsidRDefault="003C569A">
      <w:pPr>
        <w:pStyle w:val="NormalWeb"/>
        <w:divId w:val="1044451972"/>
      </w:pPr>
      <w:r>
        <w:t> </w:t>
      </w:r>
    </w:p>
    <w:p w14:paraId="19EBD4DE" w14:textId="77777777" w:rsidR="003C569A" w:rsidRDefault="003C569A">
      <w:pPr>
        <w:pStyle w:val="NormalWeb"/>
        <w:divId w:val="1044451972"/>
      </w:pPr>
      <w:r>
        <w:t> </w:t>
      </w:r>
    </w:p>
    <w:p w14:paraId="0751FFB9"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Incorrect </w:t>
      </w:r>
    </w:p>
    <w:p w14:paraId="6FCC2316" w14:textId="77777777" w:rsidR="003C569A" w:rsidRDefault="003C569A">
      <w:pPr>
        <w:pStyle w:val="NormalWeb"/>
        <w:divId w:val="1044451972"/>
      </w:pPr>
      <w:r>
        <w:t>Yes</w:t>
      </w:r>
    </w:p>
    <w:p w14:paraId="056AFCC1"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Correct </w:t>
      </w:r>
    </w:p>
    <w:p w14:paraId="746F3208" w14:textId="77777777" w:rsidR="003C569A" w:rsidRDefault="003C569A">
      <w:pPr>
        <w:pStyle w:val="NormalWeb"/>
        <w:divId w:val="1044451972"/>
      </w:pPr>
      <w:r>
        <w:t>No</w:t>
      </w:r>
    </w:p>
    <w:p w14:paraId="68DF4667"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7. Question :</w:t>
      </w:r>
      <w:r>
        <w:rPr>
          <w:rFonts w:ascii="Calibri" w:hAnsi="Calibri" w:cs="Calibri"/>
        </w:rPr>
        <w:t xml:space="preserve"> </w:t>
      </w:r>
    </w:p>
    <w:p w14:paraId="589CD407" w14:textId="77777777" w:rsidR="003C569A" w:rsidRDefault="003C569A">
      <w:pPr>
        <w:pStyle w:val="NormalWeb"/>
        <w:divId w:val="1044451972"/>
      </w:pPr>
      <w:r>
        <w:t>Janet sees an early preview of a campaign launch at an industry conference, prompting her to invest in the company based on the interesting new product they’re unveiling.</w:t>
      </w:r>
    </w:p>
    <w:p w14:paraId="137EFEFE" w14:textId="77777777" w:rsidR="003C569A" w:rsidRDefault="003C569A">
      <w:pPr>
        <w:pStyle w:val="NormalWeb"/>
        <w:divId w:val="1044451972"/>
      </w:pPr>
      <w:r>
        <w:t>Does this violate the insider trading laws?</w:t>
      </w:r>
    </w:p>
    <w:p w14:paraId="0A08FFB6" w14:textId="77777777" w:rsidR="003C569A" w:rsidRDefault="003C569A">
      <w:pPr>
        <w:pStyle w:val="NormalWeb"/>
        <w:divId w:val="1044451972"/>
      </w:pPr>
      <w:r>
        <w:t> </w:t>
      </w:r>
    </w:p>
    <w:p w14:paraId="1646ADC1" w14:textId="77777777" w:rsidR="003C569A" w:rsidRDefault="003C569A">
      <w:pPr>
        <w:pStyle w:val="NormalWeb"/>
        <w:divId w:val="1044451972"/>
      </w:pPr>
      <w:r>
        <w:t> </w:t>
      </w:r>
    </w:p>
    <w:p w14:paraId="30848747"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Incorrect </w:t>
      </w:r>
    </w:p>
    <w:p w14:paraId="6746712D" w14:textId="77777777" w:rsidR="003C569A" w:rsidRDefault="003C569A">
      <w:pPr>
        <w:pStyle w:val="NormalWeb"/>
        <w:divId w:val="1044451972"/>
      </w:pPr>
      <w:r>
        <w:t>Yes</w:t>
      </w:r>
    </w:p>
    <w:p w14:paraId="1470C901"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Correct </w:t>
      </w:r>
    </w:p>
    <w:p w14:paraId="45DBF64B" w14:textId="77777777" w:rsidR="003C569A" w:rsidRDefault="003C569A">
      <w:pPr>
        <w:pStyle w:val="NormalWeb"/>
        <w:divId w:val="1044451972"/>
      </w:pPr>
      <w:r>
        <w:t>No</w:t>
      </w:r>
    </w:p>
    <w:p w14:paraId="2284674D"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lastRenderedPageBreak/>
        <w:t>8. Question :</w:t>
      </w:r>
      <w:r>
        <w:rPr>
          <w:rFonts w:ascii="Calibri" w:hAnsi="Calibri" w:cs="Calibri"/>
        </w:rPr>
        <w:t xml:space="preserve"> </w:t>
      </w:r>
    </w:p>
    <w:p w14:paraId="4C7BB676" w14:textId="77777777" w:rsidR="003C569A" w:rsidRDefault="003C569A">
      <w:pPr>
        <w:pStyle w:val="NormalWeb"/>
        <w:divId w:val="1044451972"/>
      </w:pPr>
      <w:r>
        <w:t>Mikhail tells his partner about some confidential information shared at his company’s leadership meeting.</w:t>
      </w:r>
    </w:p>
    <w:p w14:paraId="41139D44" w14:textId="77777777" w:rsidR="003C569A" w:rsidRDefault="003C569A">
      <w:pPr>
        <w:pStyle w:val="NormalWeb"/>
        <w:divId w:val="1044451972"/>
      </w:pPr>
      <w:r>
        <w:t>Does this violate the insider trading laws?</w:t>
      </w:r>
    </w:p>
    <w:p w14:paraId="28850FB9"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Correct </w:t>
      </w:r>
    </w:p>
    <w:p w14:paraId="13B8F3C4" w14:textId="77777777" w:rsidR="003C569A" w:rsidRDefault="003C569A">
      <w:pPr>
        <w:pStyle w:val="NormalWeb"/>
        <w:divId w:val="1044451972"/>
      </w:pPr>
      <w:r>
        <w:t>Yes</w:t>
      </w:r>
    </w:p>
    <w:p w14:paraId="396C6B96"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Incorrect </w:t>
      </w:r>
    </w:p>
    <w:p w14:paraId="0F683AFA" w14:textId="77777777" w:rsidR="003C569A" w:rsidRDefault="003C569A">
      <w:pPr>
        <w:pStyle w:val="NormalWeb"/>
        <w:divId w:val="1044451972"/>
      </w:pPr>
      <w:r>
        <w:t>No</w:t>
      </w:r>
    </w:p>
    <w:p w14:paraId="2CAB485C"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9. Question :</w:t>
      </w:r>
      <w:r>
        <w:rPr>
          <w:rFonts w:ascii="Calibri" w:hAnsi="Calibri" w:cs="Calibri"/>
        </w:rPr>
        <w:t xml:space="preserve"> </w:t>
      </w:r>
    </w:p>
    <w:p w14:paraId="4203CC76" w14:textId="2DC98F45" w:rsidR="003C569A" w:rsidRDefault="003C569A">
      <w:pPr>
        <w:pStyle w:val="NormalWeb"/>
        <w:divId w:val="1044451972"/>
      </w:pPr>
      <w:r>
        <w:t xml:space="preserve">Yusef’s longtime </w:t>
      </w:r>
      <w:del w:id="429" w:author="Abifadel, Jeannette" w:date="2026-03-12T14:35:00Z" w16du:dateUtc="2026-03-12T18:35:00Z">
        <w:r w:rsidDel="00490C70">
          <w:delText>client</w:delText>
        </w:r>
      </w:del>
      <w:ins w:id="430" w:author="Abifadel, Jeannette" w:date="2026-03-12T14:35:00Z" w16du:dateUtc="2026-03-12T18:35:00Z">
        <w:r w:rsidR="00490C70">
          <w:t>customer</w:t>
        </w:r>
      </w:ins>
      <w:r>
        <w:t xml:space="preserve"> lets him in on the fact that his company is about to acquire a business that will significantly increase their value.</w:t>
      </w:r>
    </w:p>
    <w:p w14:paraId="26C798F2" w14:textId="77777777" w:rsidR="003C569A" w:rsidRDefault="003C569A">
      <w:pPr>
        <w:pStyle w:val="NormalWeb"/>
        <w:divId w:val="1044451972"/>
      </w:pPr>
      <w:r>
        <w:t>Does this violate the insider trading laws?</w:t>
      </w:r>
    </w:p>
    <w:p w14:paraId="524339BB"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Correct </w:t>
      </w:r>
    </w:p>
    <w:p w14:paraId="780A8F26" w14:textId="77777777" w:rsidR="003C569A" w:rsidRDefault="003C569A">
      <w:pPr>
        <w:pStyle w:val="NormalWeb"/>
        <w:divId w:val="1044451972"/>
      </w:pPr>
      <w:r>
        <w:t>Yes</w:t>
      </w:r>
    </w:p>
    <w:p w14:paraId="4822AB4D"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Incorrect </w:t>
      </w:r>
    </w:p>
    <w:p w14:paraId="7512849B" w14:textId="77777777" w:rsidR="003C569A" w:rsidRDefault="003C569A">
      <w:pPr>
        <w:pStyle w:val="NormalWeb"/>
        <w:divId w:val="1044451972"/>
      </w:pPr>
      <w:r>
        <w:t>No</w:t>
      </w:r>
    </w:p>
    <w:p w14:paraId="62763421"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10. Question :</w:t>
      </w:r>
      <w:r>
        <w:rPr>
          <w:rFonts w:ascii="Calibri" w:hAnsi="Calibri" w:cs="Calibri"/>
        </w:rPr>
        <w:t xml:space="preserve"> </w:t>
      </w:r>
    </w:p>
    <w:p w14:paraId="6BBABFB6" w14:textId="77777777" w:rsidR="003C569A" w:rsidRDefault="003C569A">
      <w:pPr>
        <w:pStyle w:val="NormalWeb"/>
        <w:divId w:val="1044451972"/>
      </w:pPr>
      <w:r>
        <w:t>Lawrence overhears a competitor discussing the prospects of new companies in their industry.</w:t>
      </w:r>
    </w:p>
    <w:p w14:paraId="76598E44" w14:textId="77777777" w:rsidR="003C569A" w:rsidRDefault="003C569A">
      <w:pPr>
        <w:pStyle w:val="NormalWeb"/>
        <w:divId w:val="1044451972"/>
      </w:pPr>
      <w:r>
        <w:t>Does this violate the insider trading laws?</w:t>
      </w:r>
    </w:p>
    <w:p w14:paraId="64B3CF4C" w14:textId="77777777" w:rsidR="003C569A" w:rsidRDefault="003C569A">
      <w:pPr>
        <w:pStyle w:val="NormalWeb"/>
        <w:divId w:val="1044451972"/>
      </w:pPr>
      <w:r>
        <w:t> </w:t>
      </w:r>
    </w:p>
    <w:p w14:paraId="6124758B" w14:textId="77777777" w:rsidR="003C569A" w:rsidRDefault="003C569A">
      <w:pPr>
        <w:pStyle w:val="NormalWeb"/>
        <w:divId w:val="1044451972"/>
      </w:pPr>
      <w:r>
        <w:t> </w:t>
      </w:r>
    </w:p>
    <w:p w14:paraId="4EBE34A8"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1. Answer: Incorrect </w:t>
      </w:r>
    </w:p>
    <w:p w14:paraId="71F6DEBB" w14:textId="77777777" w:rsidR="003C569A" w:rsidRDefault="003C569A">
      <w:pPr>
        <w:pStyle w:val="NormalWeb"/>
        <w:divId w:val="1044451972"/>
      </w:pPr>
      <w:r>
        <w:t>Yes</w:t>
      </w:r>
    </w:p>
    <w:p w14:paraId="26CB93A3"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b/>
          <w:bCs/>
        </w:rPr>
        <w:t xml:space="preserve">2. Answer: Correct </w:t>
      </w:r>
    </w:p>
    <w:p w14:paraId="6AEB96AD" w14:textId="77777777" w:rsidR="003C569A" w:rsidRDefault="003C569A">
      <w:pPr>
        <w:pStyle w:val="NormalWeb"/>
        <w:divId w:val="1044451972"/>
      </w:pPr>
      <w:r>
        <w:t>No</w:t>
      </w:r>
    </w:p>
    <w:p w14:paraId="6B00491B"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 xml:space="preserve">Number of questions needed to pass ? : </w:t>
      </w:r>
    </w:p>
    <w:p w14:paraId="05017E22" w14:textId="77777777" w:rsidR="003C569A" w:rsidRDefault="003C569A">
      <w:pPr>
        <w:pStyle w:val="contentblock"/>
        <w:spacing w:before="0" w:beforeAutospacing="0" w:after="45" w:afterAutospacing="0"/>
        <w:divId w:val="1044451972"/>
        <w:rPr>
          <w:rFonts w:ascii="Calibri" w:hAnsi="Calibri" w:cs="Calibri"/>
        </w:rPr>
      </w:pPr>
      <w:r>
        <w:rPr>
          <w:rFonts w:ascii="Calibri" w:hAnsi="Calibri" w:cs="Calibri"/>
        </w:rPr>
        <w:t xml:space="preserve">4 </w:t>
      </w:r>
    </w:p>
    <w:p w14:paraId="2550926E" w14:textId="77777777" w:rsidR="003C569A" w:rsidRDefault="003C569A">
      <w:pPr>
        <w:divId w:val="1835879092"/>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1F0E42A8"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 xml:space="preserve">Message text: </w:t>
      </w:r>
    </w:p>
    <w:p w14:paraId="011FDF75" w14:textId="77777777" w:rsidR="003C569A" w:rsidRDefault="003C569A">
      <w:pPr>
        <w:pStyle w:val="NormalWeb"/>
        <w:divId w:val="1044451972"/>
      </w:pPr>
      <w:r>
        <w:t>You've passed!</w:t>
      </w:r>
    </w:p>
    <w:p w14:paraId="3ECC365D" w14:textId="77777777" w:rsidR="003C569A" w:rsidRDefault="003C569A">
      <w:pPr>
        <w:divId w:val="117922189"/>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3B4E63BB" w14:textId="77777777" w:rsidR="003C569A" w:rsidRDefault="003C569A">
      <w:pPr>
        <w:pStyle w:val="contentblock"/>
        <w:spacing w:before="270" w:beforeAutospacing="0" w:after="45" w:afterAutospacing="0"/>
        <w:divId w:val="1044451972"/>
        <w:rPr>
          <w:rFonts w:ascii="Calibri" w:hAnsi="Calibri" w:cs="Calibri"/>
        </w:rPr>
      </w:pPr>
      <w:r>
        <w:rPr>
          <w:rFonts w:ascii="Calibri" w:hAnsi="Calibri" w:cs="Calibri"/>
          <w:b/>
          <w:bCs/>
        </w:rPr>
        <w:t xml:space="preserve">Message text: </w:t>
      </w:r>
    </w:p>
    <w:p w14:paraId="4954C8FC" w14:textId="77777777" w:rsidR="003C569A" w:rsidRDefault="003C569A">
      <w:pPr>
        <w:pStyle w:val="NormalWeb"/>
        <w:divId w:val="1044451972"/>
      </w:pPr>
      <w:r>
        <w:t>Sorry, you didn’t pass!</w:t>
      </w:r>
    </w:p>
    <w:p w14:paraId="54AF5366" w14:textId="77777777" w:rsidR="003C569A" w:rsidRDefault="003C569A">
      <w:pPr>
        <w:divId w:val="1044451972"/>
        <w:rPr>
          <w:rFonts w:ascii="Calibri" w:eastAsia="Times New Roman" w:hAnsi="Calibri" w:cs="Calibri"/>
          <w:sz w:val="32"/>
          <w:szCs w:val="32"/>
        </w:rPr>
      </w:pPr>
      <w:r>
        <w:rPr>
          <w:rFonts w:ascii="Calibri" w:eastAsia="Times New Roman" w:hAnsi="Calibri" w:cs="Calibri"/>
          <w:sz w:val="32"/>
          <w:szCs w:val="32"/>
        </w:rPr>
        <w:br w:type="page" w:clear="all"/>
      </w:r>
    </w:p>
    <w:p w14:paraId="651F4073" w14:textId="77777777" w:rsidR="003C569A" w:rsidRDefault="003C569A">
      <w:pPr>
        <w:jc w:val="right"/>
        <w:divId w:val="1330018904"/>
        <w:rPr>
          <w:rFonts w:ascii="Calibri" w:eastAsia="Times New Roman" w:hAnsi="Calibri" w:cs="Calibri"/>
          <w:sz w:val="30"/>
          <w:szCs w:val="30"/>
        </w:rPr>
      </w:pPr>
      <w:bookmarkStart w:id="431" w:name="Page_3216445664390012859"/>
      <w:bookmarkEnd w:id="431"/>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24 </w:t>
      </w:r>
    </w:p>
    <w:p w14:paraId="7AF87828" w14:textId="77777777" w:rsidR="003C569A" w:rsidRDefault="003C569A">
      <w:pPr>
        <w:jc w:val="right"/>
        <w:divId w:val="1330018904"/>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29268474" w14:textId="77777777" w:rsidR="003C569A" w:rsidRDefault="003C569A">
      <w:pPr>
        <w:jc w:val="right"/>
        <w:divId w:val="472598497"/>
        <w:rPr>
          <w:rFonts w:ascii="Calibri" w:eastAsia="Times New Roman" w:hAnsi="Calibri" w:cs="Calibri"/>
          <w:sz w:val="24"/>
          <w:szCs w:val="24"/>
        </w:rPr>
      </w:pPr>
      <w:r>
        <w:rPr>
          <w:rStyle w:val="smallerheader24"/>
          <w:rFonts w:eastAsia="Times New Roman"/>
          <w:b/>
          <w:bCs/>
        </w:rPr>
        <w:t>Video Template</w:t>
      </w:r>
      <w:r>
        <w:rPr>
          <w:rStyle w:val="smallerheader24"/>
          <w:rFonts w:eastAsia="Times New Roman"/>
          <w:b/>
          <w:bCs/>
        </w:rPr>
        <w:t xml:space="preserve"> </w:t>
      </w:r>
    </w:p>
    <w:p w14:paraId="45B41B99" w14:textId="77777777" w:rsidR="003C569A" w:rsidRDefault="003C569A">
      <w:pPr>
        <w:pStyle w:val="contentblock"/>
        <w:spacing w:before="270" w:beforeAutospacing="0" w:after="45" w:afterAutospacing="0"/>
        <w:divId w:val="1968663275"/>
        <w:rPr>
          <w:rFonts w:ascii="Calibri" w:hAnsi="Calibri" w:cs="Calibri"/>
        </w:rPr>
      </w:pPr>
      <w:r>
        <w:rPr>
          <w:rFonts w:ascii="Calibri" w:hAnsi="Calibri" w:cs="Calibri"/>
          <w:b/>
          <w:bCs/>
        </w:rPr>
        <w:t>Content Title:</w:t>
      </w:r>
      <w:r>
        <w:rPr>
          <w:rFonts w:ascii="Calibri" w:hAnsi="Calibri" w:cs="Calibri"/>
        </w:rPr>
        <w:t xml:space="preserve"> </w:t>
      </w:r>
    </w:p>
    <w:p w14:paraId="2993A509" w14:textId="77777777" w:rsidR="003C569A" w:rsidRDefault="003C569A">
      <w:pPr>
        <w:pStyle w:val="contentblock"/>
        <w:spacing w:before="0" w:beforeAutospacing="0" w:after="45" w:afterAutospacing="0"/>
        <w:divId w:val="1968663275"/>
        <w:rPr>
          <w:rFonts w:ascii="Calibri" w:hAnsi="Calibri" w:cs="Calibri"/>
        </w:rPr>
      </w:pPr>
      <w:r>
        <w:rPr>
          <w:rFonts w:ascii="Calibri" w:hAnsi="Calibri" w:cs="Calibri"/>
        </w:rPr>
        <w:t xml:space="preserve">YOU are an INSIDER at our company! </w:t>
      </w:r>
    </w:p>
    <w:p w14:paraId="202F05B1" w14:textId="77777777" w:rsidR="003C569A" w:rsidRDefault="003C569A">
      <w:pPr>
        <w:pStyle w:val="contentblock"/>
        <w:spacing w:before="270" w:beforeAutospacing="0" w:after="45" w:afterAutospacing="0"/>
        <w:divId w:val="421073312"/>
        <w:rPr>
          <w:rFonts w:ascii="Calibri" w:hAnsi="Calibri" w:cs="Calibri"/>
        </w:rPr>
      </w:pPr>
      <w:r>
        <w:rPr>
          <w:rFonts w:ascii="Calibri" w:hAnsi="Calibri" w:cs="Calibri"/>
          <w:b/>
          <w:bCs/>
        </w:rPr>
        <w:t>Audio Transcript Text:</w:t>
      </w:r>
      <w:r>
        <w:rPr>
          <w:rFonts w:ascii="Calibri" w:hAnsi="Calibri" w:cs="Calibri"/>
        </w:rPr>
        <w:t xml:space="preserve"> </w:t>
      </w:r>
    </w:p>
    <w:p w14:paraId="46FA0C5A" w14:textId="77777777" w:rsidR="003C569A" w:rsidRDefault="003C569A">
      <w:pPr>
        <w:pStyle w:val="NormalWeb"/>
        <w:divId w:val="421073312"/>
      </w:pPr>
      <w:r>
        <w:t>The first thing we're going to do is explore this topic in a little more detail.</w:t>
      </w:r>
    </w:p>
    <w:p w14:paraId="01B8A341" w14:textId="77777777" w:rsidR="003C569A" w:rsidRDefault="003C569A">
      <w:pPr>
        <w:pStyle w:val="NormalWeb"/>
        <w:divId w:val="421073312"/>
      </w:pPr>
      <w:r>
        <w:t>As valuable as the products we make…</w:t>
      </w:r>
    </w:p>
    <w:p w14:paraId="235B9DD3" w14:textId="77777777" w:rsidR="003C569A" w:rsidRDefault="003C569A">
      <w:pPr>
        <w:pStyle w:val="NormalWeb"/>
        <w:divId w:val="421073312"/>
      </w:pPr>
      <w:r>
        <w:t>As important as the values we uphold…</w:t>
      </w:r>
    </w:p>
    <w:p w14:paraId="0CC27DC0" w14:textId="77777777" w:rsidR="003C569A" w:rsidRDefault="003C569A">
      <w:pPr>
        <w:pStyle w:val="NormalWeb"/>
        <w:divId w:val="421073312"/>
      </w:pPr>
      <w:r>
        <w:t>Material, non-public information is a commodity that all of us must protect.</w:t>
      </w:r>
    </w:p>
    <w:p w14:paraId="1C5EEDEB" w14:textId="77777777" w:rsidR="003C569A" w:rsidRDefault="003C569A">
      <w:pPr>
        <w:pStyle w:val="NormalWeb"/>
        <w:divId w:val="421073312"/>
      </w:pPr>
      <w:r>
        <w:t>We commit to never sharing inside information, even inadvertently.</w:t>
      </w:r>
    </w:p>
    <w:p w14:paraId="00DA0892" w14:textId="77777777" w:rsidR="003C569A" w:rsidRDefault="003C569A">
      <w:pPr>
        <w:pStyle w:val="NormalWeb"/>
        <w:divId w:val="421073312"/>
      </w:pPr>
      <w:r>
        <w:t>And the best way to do this is to understand our policies.</w:t>
      </w:r>
    </w:p>
    <w:p w14:paraId="4787855B" w14:textId="77777777" w:rsidR="003C569A" w:rsidRDefault="003C569A">
      <w:pPr>
        <w:pStyle w:val="NormalWeb"/>
        <w:divId w:val="421073312"/>
      </w:pPr>
      <w:r>
        <w:t>Understand what information qualifies as inside information and how often you come in contact with it through your role.</w:t>
      </w:r>
    </w:p>
    <w:p w14:paraId="3513D65E" w14:textId="77777777" w:rsidR="003C569A" w:rsidRDefault="003C569A">
      <w:pPr>
        <w:pStyle w:val="NormalWeb"/>
        <w:divId w:val="421073312"/>
      </w:pPr>
      <w:r>
        <w:t>Know why it’s important – from preserving fairness in the marketplace to preventing fraud.</w:t>
      </w:r>
    </w:p>
    <w:p w14:paraId="55139F13" w14:textId="77777777" w:rsidR="003C569A" w:rsidRDefault="003C569A">
      <w:pPr>
        <w:pStyle w:val="NormalWeb"/>
        <w:divId w:val="421073312"/>
      </w:pPr>
      <w:r>
        <w:t>And understand that trading on inside information…</w:t>
      </w:r>
    </w:p>
    <w:p w14:paraId="6CCA8E51" w14:textId="77777777" w:rsidR="003C569A" w:rsidRDefault="003C569A">
      <w:pPr>
        <w:pStyle w:val="NormalWeb"/>
        <w:divId w:val="421073312"/>
      </w:pPr>
      <w:r>
        <w:t>Whether you give a good friend a tip…Or accidentally disclose it to a family member…</w:t>
      </w:r>
    </w:p>
    <w:p w14:paraId="31C2A147" w14:textId="77777777" w:rsidR="003C569A" w:rsidRDefault="003C569A">
      <w:pPr>
        <w:pStyle w:val="NormalWeb"/>
        <w:divId w:val="421073312"/>
      </w:pPr>
      <w:r>
        <w:t>Is strictly prohibited by law and company policy and has severe consequences.</w:t>
      </w:r>
    </w:p>
    <w:p w14:paraId="12B1F158" w14:textId="77777777" w:rsidR="003C569A" w:rsidRDefault="003C569A">
      <w:pPr>
        <w:pStyle w:val="NormalWeb"/>
        <w:divId w:val="421073312"/>
      </w:pPr>
      <w:r>
        <w:t>We can all do our part. It’s not difficult. It comes down to you knowing the legal requirements and policies that apply to us.</w:t>
      </w:r>
    </w:p>
    <w:p w14:paraId="4F847A8F" w14:textId="77777777" w:rsidR="003C569A" w:rsidRDefault="003C569A">
      <w:pPr>
        <w:pStyle w:val="NormalWeb"/>
        <w:divId w:val="421073312"/>
      </w:pPr>
      <w:r>
        <w:t>Because when we protect our company’s most valuable information, we are also protecting ourselves.</w:t>
      </w:r>
    </w:p>
    <w:p w14:paraId="285EA5A1" w14:textId="77777777" w:rsidR="003C569A" w:rsidRDefault="003C569A">
      <w:pPr>
        <w:divId w:val="1968663275"/>
        <w:rPr>
          <w:rFonts w:ascii="Calibri" w:eastAsia="Times New Roman" w:hAnsi="Calibri" w:cs="Calibri"/>
          <w:sz w:val="32"/>
          <w:szCs w:val="32"/>
        </w:rPr>
      </w:pPr>
      <w:r>
        <w:rPr>
          <w:rFonts w:ascii="Calibri" w:eastAsia="Times New Roman" w:hAnsi="Calibri" w:cs="Calibri"/>
          <w:sz w:val="32"/>
          <w:szCs w:val="32"/>
        </w:rPr>
        <w:br w:type="page" w:clear="all"/>
      </w:r>
    </w:p>
    <w:p w14:paraId="5204D79F" w14:textId="77777777" w:rsidR="003C569A" w:rsidRDefault="003C569A">
      <w:pPr>
        <w:jc w:val="right"/>
        <w:divId w:val="1433696985"/>
        <w:rPr>
          <w:rFonts w:ascii="Calibri" w:eastAsia="Times New Roman" w:hAnsi="Calibri" w:cs="Calibri"/>
          <w:sz w:val="30"/>
          <w:szCs w:val="30"/>
        </w:rPr>
      </w:pPr>
      <w:bookmarkStart w:id="432" w:name="Page_3429616089536578592"/>
      <w:bookmarkEnd w:id="432"/>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25 </w:t>
      </w:r>
    </w:p>
    <w:p w14:paraId="1ED0C934" w14:textId="77777777" w:rsidR="003C569A" w:rsidRDefault="003C569A">
      <w:pPr>
        <w:jc w:val="right"/>
        <w:divId w:val="1433696985"/>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4AC38C95" w14:textId="77777777" w:rsidR="003C569A" w:rsidRDefault="003C569A">
      <w:pPr>
        <w:jc w:val="right"/>
        <w:divId w:val="776488238"/>
        <w:rPr>
          <w:rFonts w:ascii="Calibri" w:eastAsia="Times New Roman" w:hAnsi="Calibri" w:cs="Calibri"/>
          <w:sz w:val="24"/>
          <w:szCs w:val="24"/>
        </w:rPr>
      </w:pPr>
      <w:r>
        <w:rPr>
          <w:rStyle w:val="smallerheader25"/>
          <w:rFonts w:eastAsia="Times New Roman"/>
          <w:b/>
          <w:bCs/>
        </w:rPr>
        <w:t>Question and Answer Template</w:t>
      </w:r>
      <w:r>
        <w:rPr>
          <w:rStyle w:val="smallerheader25"/>
          <w:rFonts w:eastAsia="Times New Roman"/>
          <w:b/>
          <w:bCs/>
        </w:rPr>
        <w:t xml:space="preserve"> </w:t>
      </w:r>
      <w:r>
        <w:rPr>
          <w:rStyle w:val="smallerheader25"/>
          <w:rFonts w:eastAsia="Times New Roman"/>
          <w:b/>
          <w:bCs/>
        </w:rPr>
        <w:t>/ Text</w:t>
      </w:r>
      <w:r>
        <w:rPr>
          <w:rStyle w:val="smallerheader25"/>
          <w:rFonts w:eastAsia="Times New Roman"/>
          <w:b/>
          <w:bCs/>
        </w:rPr>
        <w:t xml:space="preserve"> </w:t>
      </w:r>
      <w:r>
        <w:rPr>
          <w:rStyle w:val="smallerheader25"/>
          <w:rFonts w:eastAsia="Times New Roman"/>
          <w:b/>
          <w:bCs/>
        </w:rPr>
        <w:t>/ LTR</w:t>
      </w:r>
      <w:r>
        <w:rPr>
          <w:rStyle w:val="smallerheader25"/>
          <w:rFonts w:eastAsia="Times New Roman"/>
          <w:b/>
          <w:bCs/>
        </w:rPr>
        <w:t xml:space="preserve"> </w:t>
      </w:r>
    </w:p>
    <w:p w14:paraId="4AF50EEA" w14:textId="77777777" w:rsidR="003C569A" w:rsidRDefault="003C569A">
      <w:pPr>
        <w:pStyle w:val="contentblock"/>
        <w:spacing w:before="270" w:beforeAutospacing="0" w:after="45" w:afterAutospacing="0"/>
        <w:divId w:val="1047416943"/>
        <w:rPr>
          <w:rFonts w:ascii="Calibri" w:hAnsi="Calibri" w:cs="Calibri"/>
        </w:rPr>
      </w:pPr>
      <w:r>
        <w:rPr>
          <w:rFonts w:ascii="Calibri" w:hAnsi="Calibri" w:cs="Calibri"/>
          <w:b/>
          <w:bCs/>
        </w:rPr>
        <w:t>Content Title:</w:t>
      </w:r>
      <w:r>
        <w:rPr>
          <w:rFonts w:ascii="Calibri" w:hAnsi="Calibri" w:cs="Calibri"/>
        </w:rPr>
        <w:t xml:space="preserve"> </w:t>
      </w:r>
    </w:p>
    <w:p w14:paraId="3649F83B" w14:textId="77777777" w:rsidR="003C569A" w:rsidRDefault="003C569A">
      <w:pPr>
        <w:pStyle w:val="contentblock"/>
        <w:spacing w:before="0" w:beforeAutospacing="0" w:after="45" w:afterAutospacing="0"/>
        <w:divId w:val="1047416943"/>
        <w:rPr>
          <w:rFonts w:ascii="Calibri" w:hAnsi="Calibri" w:cs="Calibri"/>
        </w:rPr>
      </w:pPr>
      <w:r>
        <w:rPr>
          <w:rFonts w:ascii="Calibri" w:hAnsi="Calibri" w:cs="Calibri"/>
        </w:rPr>
        <w:t xml:space="preserve">Dinner Conversation </w:t>
      </w:r>
    </w:p>
    <w:p w14:paraId="4EC4C560" w14:textId="77777777" w:rsidR="003C569A" w:rsidRDefault="003C569A">
      <w:pPr>
        <w:pStyle w:val="contentblock"/>
        <w:spacing w:before="270" w:beforeAutospacing="0" w:after="45" w:afterAutospacing="0"/>
        <w:divId w:val="1047416943"/>
        <w:rPr>
          <w:rFonts w:ascii="Calibri" w:hAnsi="Calibri" w:cs="Calibri"/>
        </w:rPr>
      </w:pPr>
      <w:r>
        <w:rPr>
          <w:rFonts w:ascii="Calibri" w:hAnsi="Calibri" w:cs="Calibri"/>
          <w:b/>
          <w:bCs/>
        </w:rPr>
        <w:t>Content Description:</w:t>
      </w:r>
    </w:p>
    <w:p w14:paraId="6DD4DAD3" w14:textId="288A0C61" w:rsidR="003C569A" w:rsidRDefault="003C569A">
      <w:pPr>
        <w:pStyle w:val="NormalWeb"/>
        <w:divId w:val="1047416943"/>
      </w:pPr>
      <w:r>
        <w:t xml:space="preserve">Ali is having dinner with Bill, a representative from a </w:t>
      </w:r>
      <w:del w:id="433" w:author="Abifadel, Jeannette" w:date="2026-03-12T14:35:00Z" w16du:dateUtc="2026-03-12T18:35:00Z">
        <w:r w:rsidDel="00490C70">
          <w:delText>client</w:delText>
        </w:r>
      </w:del>
      <w:ins w:id="434" w:author="Abifadel, Jeannette" w:date="2026-03-12T14:35:00Z" w16du:dateUtc="2026-03-12T18:35:00Z">
        <w:r w:rsidR="00490C70">
          <w:t>customer</w:t>
        </w:r>
      </w:ins>
      <w:r>
        <w:t xml:space="preserve"> </w:t>
      </w:r>
      <w:del w:id="435" w:author="Abifadel, Jeannette" w:date="2026-03-12T14:36:00Z" w16du:dateUtc="2026-03-12T18:36:00Z">
        <w:r w:rsidDel="00490C70">
          <w:delText>company</w:delText>
        </w:r>
      </w:del>
      <w:r>
        <w:t xml:space="preserve">. Bill shares news of the impending acquisition of his company’s biggest competitor. </w:t>
      </w:r>
    </w:p>
    <w:p w14:paraId="19DBC086" w14:textId="77777777" w:rsidR="003C569A" w:rsidRDefault="003C569A">
      <w:pPr>
        <w:pStyle w:val="NormalWeb"/>
        <w:spacing w:before="270"/>
        <w:divId w:val="582763090"/>
      </w:pPr>
      <w:r>
        <w:rPr>
          <w:b/>
          <w:bCs/>
        </w:rPr>
        <w:t>Question:</w:t>
      </w:r>
      <w:r>
        <w:t xml:space="preserve"> </w:t>
      </w:r>
    </w:p>
    <w:p w14:paraId="1E758F80" w14:textId="77777777" w:rsidR="003C569A" w:rsidRDefault="003C569A">
      <w:pPr>
        <w:pStyle w:val="contentblock"/>
        <w:spacing w:before="0" w:beforeAutospacing="0" w:after="45" w:afterAutospacing="0"/>
        <w:divId w:val="582763090"/>
        <w:rPr>
          <w:rFonts w:ascii="Calibri" w:hAnsi="Calibri" w:cs="Calibri"/>
        </w:rPr>
      </w:pPr>
      <w:r>
        <w:rPr>
          <w:rFonts w:ascii="Calibri" w:hAnsi="Calibri" w:cs="Calibri"/>
        </w:rPr>
        <w:t xml:space="preserve">How should Ali react to this information?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1D06D841" w14:textId="77777777">
        <w:trPr>
          <w:divId w:val="1453211093"/>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1F0EEB88"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A6E8591" w14:textId="77777777" w:rsidR="003C569A" w:rsidRDefault="003C569A">
            <w:pPr>
              <w:pStyle w:val="NormalWeb"/>
              <w:rPr>
                <w:b/>
                <w:bCs/>
              </w:rPr>
            </w:pPr>
            <w:r>
              <w:rPr>
                <w:b/>
                <w:bCs/>
              </w:rPr>
              <w:t>Answer</w:t>
            </w:r>
          </w:p>
        </w:tc>
      </w:tr>
      <w:tr w:rsidR="00000000" w14:paraId="5EA76349" w14:textId="77777777">
        <w:trPr>
          <w:divId w:val="145321109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AA30184"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A7DFEDE" w14:textId="77777777" w:rsidR="003C569A" w:rsidRDefault="003C569A">
            <w:pPr>
              <w:pStyle w:val="NormalWeb"/>
            </w:pPr>
            <w:r>
              <w:t>I’ll invest in his company based on this information. I didn’t ask Bill to tell me. He chose to share this information.</w:t>
            </w:r>
          </w:p>
        </w:tc>
      </w:tr>
      <w:tr w:rsidR="00000000" w14:paraId="7035D6CB" w14:textId="77777777">
        <w:trPr>
          <w:divId w:val="145321109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698E326"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24F1DC5" w14:textId="77777777" w:rsidR="003C569A" w:rsidRDefault="003C569A">
            <w:pPr>
              <w:pStyle w:val="NormalWeb"/>
            </w:pPr>
            <w:r>
              <w:t>Bill shouldn’t have mentioned the deal – it counts as inside information. I cannot invest in Bill’s company now that I have this information.</w:t>
            </w:r>
          </w:p>
        </w:tc>
      </w:tr>
      <w:tr w:rsidR="00000000" w14:paraId="0B7945DB" w14:textId="77777777">
        <w:trPr>
          <w:divId w:val="145321109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C7E2DD8"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FB19A4C" w14:textId="77777777" w:rsidR="003C569A" w:rsidRDefault="003C569A">
            <w:pPr>
              <w:pStyle w:val="NormalWeb"/>
            </w:pPr>
            <w:r>
              <w:t>Bill should have told me about the deal before we left the office, not in a public place.</w:t>
            </w:r>
          </w:p>
        </w:tc>
      </w:tr>
    </w:tbl>
    <w:p w14:paraId="467999EE" w14:textId="77777777" w:rsidR="003C569A" w:rsidRDefault="003C569A">
      <w:pPr>
        <w:pStyle w:val="contentblock"/>
        <w:spacing w:before="0" w:beforeAutospacing="0" w:after="270" w:afterAutospacing="0"/>
        <w:divId w:val="713769395"/>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42132237" w14:textId="77777777" w:rsidR="003C569A" w:rsidRDefault="003C569A">
      <w:pPr>
        <w:divId w:val="1047416943"/>
        <w:rPr>
          <w:rFonts w:ascii="Calibri" w:eastAsia="Times New Roman" w:hAnsi="Calibri" w:cs="Calibri"/>
          <w:sz w:val="32"/>
          <w:szCs w:val="32"/>
        </w:rPr>
      </w:pPr>
      <w:r>
        <w:rPr>
          <w:rFonts w:ascii="Calibri" w:eastAsia="Times New Roman" w:hAnsi="Calibri" w:cs="Calibri"/>
          <w:sz w:val="32"/>
          <w:szCs w:val="32"/>
        </w:rPr>
        <w:br w:type="page" w:clear="all"/>
      </w:r>
    </w:p>
    <w:p w14:paraId="73148140" w14:textId="77777777" w:rsidR="003C569A" w:rsidRDefault="003C569A">
      <w:pPr>
        <w:jc w:val="right"/>
        <w:divId w:val="1280844070"/>
        <w:rPr>
          <w:rFonts w:ascii="Calibri" w:eastAsia="Times New Roman" w:hAnsi="Calibri" w:cs="Calibri"/>
          <w:sz w:val="30"/>
          <w:szCs w:val="30"/>
        </w:rPr>
      </w:pPr>
      <w:bookmarkStart w:id="436" w:name="Page_3631219132166355429"/>
      <w:bookmarkEnd w:id="436"/>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26 </w:t>
      </w:r>
    </w:p>
    <w:p w14:paraId="74AF7C51" w14:textId="77777777" w:rsidR="003C569A" w:rsidRDefault="003C569A">
      <w:pPr>
        <w:jc w:val="right"/>
        <w:divId w:val="1280844070"/>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0B412A3D" w14:textId="77777777" w:rsidR="003C569A" w:rsidRDefault="003C569A">
      <w:pPr>
        <w:jc w:val="right"/>
        <w:divId w:val="495607135"/>
        <w:rPr>
          <w:rFonts w:ascii="Calibri" w:eastAsia="Times New Roman" w:hAnsi="Calibri" w:cs="Calibri"/>
          <w:sz w:val="24"/>
          <w:szCs w:val="24"/>
        </w:rPr>
      </w:pPr>
      <w:r>
        <w:rPr>
          <w:rStyle w:val="smallerheader26"/>
          <w:rFonts w:eastAsia="Times New Roman"/>
          <w:b/>
          <w:bCs/>
        </w:rPr>
        <w:t>Text and Image Template</w:t>
      </w:r>
      <w:r>
        <w:rPr>
          <w:rStyle w:val="smallerheader26"/>
          <w:rFonts w:eastAsia="Times New Roman"/>
          <w:b/>
          <w:bCs/>
        </w:rPr>
        <w:t xml:space="preserve"> </w:t>
      </w:r>
      <w:r>
        <w:rPr>
          <w:rStyle w:val="smallerheader26"/>
          <w:rFonts w:eastAsia="Times New Roman"/>
          <w:b/>
          <w:bCs/>
        </w:rPr>
        <w:t>/ Text Only</w:t>
      </w:r>
      <w:r>
        <w:rPr>
          <w:rStyle w:val="smallerheader26"/>
          <w:rFonts w:eastAsia="Times New Roman"/>
          <w:b/>
          <w:bCs/>
        </w:rPr>
        <w:t xml:space="preserve"> </w:t>
      </w:r>
    </w:p>
    <w:p w14:paraId="5DFE0E8C" w14:textId="77777777" w:rsidR="003C569A" w:rsidRDefault="003C569A">
      <w:pPr>
        <w:pStyle w:val="contentblock"/>
        <w:spacing w:before="270" w:beforeAutospacing="0" w:after="45" w:afterAutospacing="0"/>
        <w:divId w:val="1014381878"/>
        <w:rPr>
          <w:rFonts w:ascii="Calibri" w:hAnsi="Calibri" w:cs="Calibri"/>
        </w:rPr>
      </w:pPr>
      <w:r>
        <w:rPr>
          <w:rFonts w:ascii="Calibri" w:hAnsi="Calibri" w:cs="Calibri"/>
          <w:b/>
          <w:bCs/>
        </w:rPr>
        <w:t>Content Title:</w:t>
      </w:r>
      <w:r>
        <w:rPr>
          <w:rFonts w:ascii="Calibri" w:hAnsi="Calibri" w:cs="Calibri"/>
        </w:rPr>
        <w:t xml:space="preserve"> </w:t>
      </w:r>
    </w:p>
    <w:p w14:paraId="7680E706" w14:textId="77777777" w:rsidR="003C569A" w:rsidRDefault="003C569A">
      <w:pPr>
        <w:pStyle w:val="contentblock"/>
        <w:spacing w:before="0" w:beforeAutospacing="0" w:after="45" w:afterAutospacing="0"/>
        <w:divId w:val="1014381878"/>
        <w:rPr>
          <w:rFonts w:ascii="Calibri" w:hAnsi="Calibri" w:cs="Calibri"/>
        </w:rPr>
      </w:pPr>
      <w:r>
        <w:rPr>
          <w:rFonts w:ascii="Calibri" w:hAnsi="Calibri" w:cs="Calibri"/>
        </w:rPr>
        <w:t xml:space="preserve">Remember… </w:t>
      </w:r>
    </w:p>
    <w:p w14:paraId="4A2BCD09" w14:textId="77777777" w:rsidR="003C569A" w:rsidRDefault="003C569A">
      <w:pPr>
        <w:pStyle w:val="NormalWeb"/>
        <w:spacing w:after="0"/>
        <w:divId w:val="662516570"/>
      </w:pPr>
      <w:r>
        <w:br w:type="textWrapping" w:clear="all"/>
      </w:r>
      <w:r>
        <w:rPr>
          <w:b/>
          <w:bCs/>
        </w:rPr>
        <w:t>Column 1 Text:</w:t>
      </w:r>
      <w:r>
        <w:t xml:space="preserve"> </w:t>
      </w:r>
    </w:p>
    <w:p w14:paraId="0D65B5DA" w14:textId="77777777" w:rsidR="003C569A" w:rsidRDefault="003C569A">
      <w:pPr>
        <w:pStyle w:val="NormalWeb"/>
        <w:divId w:val="662516570"/>
      </w:pPr>
      <w:r>
        <w:t>If you find yourself in possession of commercially sensitive or inside information, remember that you cannot share or trade on what you know. If you share this information, or use it to buy or sell shares, you are likely to be breaching insider trading rules. You could face severe reputational, legal, and professional consequences.</w:t>
      </w:r>
    </w:p>
    <w:p w14:paraId="11FE2F09" w14:textId="77777777" w:rsidR="003C569A" w:rsidRDefault="003C569A">
      <w:pPr>
        <w:pStyle w:val="contentblock"/>
        <w:spacing w:before="270" w:beforeAutospacing="0" w:after="45" w:afterAutospacing="0"/>
        <w:divId w:val="550270893"/>
        <w:rPr>
          <w:rFonts w:ascii="Calibri" w:hAnsi="Calibri" w:cs="Calibri"/>
        </w:rPr>
      </w:pPr>
      <w:r>
        <w:rPr>
          <w:rFonts w:ascii="Calibri" w:hAnsi="Calibri" w:cs="Calibri"/>
          <w:b/>
          <w:bCs/>
        </w:rPr>
        <w:t>Audio Transcript Text:</w:t>
      </w:r>
      <w:r>
        <w:rPr>
          <w:rFonts w:ascii="Calibri" w:hAnsi="Calibri" w:cs="Calibri"/>
        </w:rPr>
        <w:t xml:space="preserve"> </w:t>
      </w:r>
    </w:p>
    <w:p w14:paraId="5F5F20A5" w14:textId="77777777" w:rsidR="003C569A" w:rsidRDefault="003C569A">
      <w:pPr>
        <w:pStyle w:val="NormalWeb"/>
        <w:divId w:val="550270893"/>
      </w:pPr>
      <w:r>
        <w:t>Here are some things you always need to consider.</w:t>
      </w:r>
      <w:r>
        <w:t xml:space="preserve"> </w:t>
      </w:r>
    </w:p>
    <w:p w14:paraId="5F743281" w14:textId="77777777" w:rsidR="003C569A" w:rsidRDefault="003C569A">
      <w:pPr>
        <w:divId w:val="1014381878"/>
        <w:rPr>
          <w:rFonts w:ascii="Calibri" w:eastAsia="Times New Roman" w:hAnsi="Calibri" w:cs="Calibri"/>
          <w:sz w:val="32"/>
          <w:szCs w:val="32"/>
        </w:rPr>
      </w:pPr>
      <w:r>
        <w:rPr>
          <w:rFonts w:ascii="Calibri" w:eastAsia="Times New Roman" w:hAnsi="Calibri" w:cs="Calibri"/>
          <w:sz w:val="32"/>
          <w:szCs w:val="32"/>
        </w:rPr>
        <w:br w:type="page" w:clear="all"/>
      </w:r>
    </w:p>
    <w:p w14:paraId="07C27388" w14:textId="77777777" w:rsidR="003C569A" w:rsidRDefault="003C569A">
      <w:pPr>
        <w:jc w:val="right"/>
        <w:divId w:val="1172724734"/>
        <w:rPr>
          <w:rFonts w:ascii="Calibri" w:eastAsia="Times New Roman" w:hAnsi="Calibri" w:cs="Calibri"/>
          <w:sz w:val="30"/>
          <w:szCs w:val="30"/>
        </w:rPr>
      </w:pPr>
      <w:bookmarkStart w:id="437" w:name="Page_2162160908289071201"/>
      <w:bookmarkEnd w:id="43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27 </w:t>
      </w:r>
    </w:p>
    <w:p w14:paraId="49D6D4C3" w14:textId="77777777" w:rsidR="003C569A" w:rsidRDefault="003C569A">
      <w:pPr>
        <w:jc w:val="right"/>
        <w:divId w:val="1172724734"/>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51AD2B0F" w14:textId="77777777" w:rsidR="003C569A" w:rsidRDefault="003C569A">
      <w:pPr>
        <w:jc w:val="right"/>
        <w:divId w:val="1236552759"/>
        <w:rPr>
          <w:rFonts w:ascii="Calibri" w:eastAsia="Times New Roman" w:hAnsi="Calibri" w:cs="Calibri"/>
          <w:sz w:val="24"/>
          <w:szCs w:val="24"/>
        </w:rPr>
      </w:pPr>
      <w:r>
        <w:rPr>
          <w:rStyle w:val="smallerheader27"/>
          <w:rFonts w:eastAsia="Times New Roman"/>
          <w:b/>
          <w:bCs/>
        </w:rPr>
        <w:t>Question and Answer Template</w:t>
      </w:r>
      <w:r>
        <w:rPr>
          <w:rStyle w:val="smallerheader27"/>
          <w:rFonts w:eastAsia="Times New Roman"/>
          <w:b/>
          <w:bCs/>
        </w:rPr>
        <w:t xml:space="preserve"> </w:t>
      </w:r>
      <w:r>
        <w:rPr>
          <w:rStyle w:val="smallerheader27"/>
          <w:rFonts w:eastAsia="Times New Roman"/>
          <w:b/>
          <w:bCs/>
        </w:rPr>
        <w:t>/ Text</w:t>
      </w:r>
      <w:r>
        <w:rPr>
          <w:rStyle w:val="smallerheader27"/>
          <w:rFonts w:eastAsia="Times New Roman"/>
          <w:b/>
          <w:bCs/>
        </w:rPr>
        <w:t xml:space="preserve"> </w:t>
      </w:r>
      <w:r>
        <w:rPr>
          <w:rStyle w:val="smallerheader27"/>
          <w:rFonts w:eastAsia="Times New Roman"/>
          <w:b/>
          <w:bCs/>
        </w:rPr>
        <w:t>/ LTR</w:t>
      </w:r>
      <w:r>
        <w:rPr>
          <w:rStyle w:val="smallerheader27"/>
          <w:rFonts w:eastAsia="Times New Roman"/>
          <w:b/>
          <w:bCs/>
        </w:rPr>
        <w:t xml:space="preserve"> </w:t>
      </w:r>
    </w:p>
    <w:p w14:paraId="7B59BFB4" w14:textId="77777777" w:rsidR="003C569A" w:rsidRDefault="003C569A">
      <w:pPr>
        <w:pStyle w:val="contentblock"/>
        <w:spacing w:before="270" w:beforeAutospacing="0" w:after="45" w:afterAutospacing="0"/>
        <w:divId w:val="1368674622"/>
        <w:rPr>
          <w:rFonts w:ascii="Calibri" w:hAnsi="Calibri" w:cs="Calibri"/>
        </w:rPr>
      </w:pPr>
      <w:r>
        <w:rPr>
          <w:rFonts w:ascii="Calibri" w:hAnsi="Calibri" w:cs="Calibri"/>
          <w:b/>
          <w:bCs/>
        </w:rPr>
        <w:t>Content Title:</w:t>
      </w:r>
      <w:r>
        <w:rPr>
          <w:rFonts w:ascii="Calibri" w:hAnsi="Calibri" w:cs="Calibri"/>
        </w:rPr>
        <w:t xml:space="preserve"> </w:t>
      </w:r>
    </w:p>
    <w:p w14:paraId="3D1C53C0" w14:textId="77777777" w:rsidR="003C569A" w:rsidRDefault="003C569A">
      <w:pPr>
        <w:pStyle w:val="contentblock"/>
        <w:spacing w:before="0" w:beforeAutospacing="0" w:after="45" w:afterAutospacing="0"/>
        <w:divId w:val="1368674622"/>
        <w:rPr>
          <w:rFonts w:ascii="Calibri" w:hAnsi="Calibri" w:cs="Calibri"/>
        </w:rPr>
      </w:pPr>
      <w:r>
        <w:rPr>
          <w:rFonts w:ascii="Calibri" w:hAnsi="Calibri" w:cs="Calibri"/>
        </w:rPr>
        <w:t xml:space="preserve">Broker Dilemma </w:t>
      </w:r>
    </w:p>
    <w:p w14:paraId="02C5D43B" w14:textId="77777777" w:rsidR="003C569A" w:rsidRDefault="003C569A">
      <w:pPr>
        <w:pStyle w:val="contentblock"/>
        <w:spacing w:before="270" w:beforeAutospacing="0" w:after="45" w:afterAutospacing="0"/>
        <w:divId w:val="1368674622"/>
        <w:rPr>
          <w:rFonts w:ascii="Calibri" w:hAnsi="Calibri" w:cs="Calibri"/>
        </w:rPr>
      </w:pPr>
      <w:r>
        <w:rPr>
          <w:rFonts w:ascii="Calibri" w:hAnsi="Calibri" w:cs="Calibri"/>
          <w:b/>
          <w:bCs/>
        </w:rPr>
        <w:t>Content Description:</w:t>
      </w:r>
    </w:p>
    <w:p w14:paraId="7A6B88FD" w14:textId="77777777" w:rsidR="003C569A" w:rsidRDefault="003C569A">
      <w:pPr>
        <w:pStyle w:val="NormalWeb"/>
        <w:divId w:val="1368674622"/>
      </w:pPr>
      <w:r>
        <w:t>Ali remembers that the week prior he instructed his broker via email to increase his shareholding in Bill’s company. His broker has just emailed him to say that he has been out of the office unexpectedly for the past week and has just seen Ali’s email. The broker says that he hasn't yet increased Ali's shareholding in Bill's company. He asks Ali should he go ahead and increase it now.</w:t>
      </w:r>
    </w:p>
    <w:p w14:paraId="0A733C8A" w14:textId="77777777" w:rsidR="003C569A" w:rsidRDefault="003C569A">
      <w:pPr>
        <w:pStyle w:val="NormalWeb"/>
        <w:spacing w:before="270"/>
        <w:divId w:val="1976062405"/>
      </w:pPr>
      <w:r>
        <w:rPr>
          <w:b/>
          <w:bCs/>
        </w:rPr>
        <w:t>Question:</w:t>
      </w:r>
      <w:r>
        <w:t xml:space="preserve"> </w:t>
      </w:r>
    </w:p>
    <w:p w14:paraId="01E63076" w14:textId="77777777" w:rsidR="003C569A" w:rsidRDefault="003C569A">
      <w:pPr>
        <w:pStyle w:val="contentblock"/>
        <w:spacing w:before="0" w:beforeAutospacing="0" w:after="45" w:afterAutospacing="0"/>
        <w:divId w:val="1976062405"/>
        <w:rPr>
          <w:rFonts w:ascii="Calibri" w:hAnsi="Calibri" w:cs="Calibri"/>
        </w:rPr>
      </w:pPr>
      <w:r>
        <w:rPr>
          <w:rFonts w:ascii="Calibri" w:hAnsi="Calibri" w:cs="Calibri"/>
        </w:rPr>
        <w:t xml:space="preserve">What should Ali do?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1835FE5C" w14:textId="77777777">
        <w:trPr>
          <w:divId w:val="761797514"/>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76DDC66D"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5124035" w14:textId="77777777" w:rsidR="003C569A" w:rsidRDefault="003C569A">
            <w:pPr>
              <w:pStyle w:val="NormalWeb"/>
              <w:rPr>
                <w:b/>
                <w:bCs/>
              </w:rPr>
            </w:pPr>
            <w:r>
              <w:rPr>
                <w:b/>
                <w:bCs/>
              </w:rPr>
              <w:t>Answer</w:t>
            </w:r>
          </w:p>
        </w:tc>
      </w:tr>
      <w:tr w:rsidR="00000000" w14:paraId="1C00F09A" w14:textId="77777777">
        <w:trPr>
          <w:divId w:val="761797514"/>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A6BBF60"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299A94E" w14:textId="5309B590" w:rsidR="003C569A" w:rsidRDefault="003C569A">
            <w:pPr>
              <w:pStyle w:val="NormalWeb"/>
            </w:pPr>
            <w:r>
              <w:t xml:space="preserve">Let his broker increase his shareholding. His request was made before he met with his </w:t>
            </w:r>
            <w:del w:id="438" w:author="Abifadel, Jeannette" w:date="2026-03-12T14:35:00Z" w16du:dateUtc="2026-03-12T18:35:00Z">
              <w:r w:rsidDel="00490C70">
                <w:delText>client</w:delText>
              </w:r>
            </w:del>
            <w:ins w:id="439" w:author="Abifadel, Jeannette" w:date="2026-03-12T14:35:00Z" w16du:dateUtc="2026-03-12T18:35:00Z">
              <w:r w:rsidR="00490C70">
                <w:t>customer</w:t>
              </w:r>
            </w:ins>
            <w:r>
              <w:t>, Bill.</w:t>
            </w:r>
          </w:p>
        </w:tc>
      </w:tr>
      <w:tr w:rsidR="00000000" w14:paraId="19CE0356" w14:textId="77777777">
        <w:trPr>
          <w:divId w:val="761797514"/>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B1B008F"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5F16C22" w14:textId="77777777" w:rsidR="003C569A" w:rsidRDefault="003C569A">
            <w:pPr>
              <w:pStyle w:val="NormalWeb"/>
            </w:pPr>
            <w:r>
              <w:t>Email his broker to cancel the share purchase, without explaining why.</w:t>
            </w:r>
          </w:p>
        </w:tc>
      </w:tr>
      <w:tr w:rsidR="00000000" w14:paraId="6B2A3693" w14:textId="77777777">
        <w:trPr>
          <w:divId w:val="761797514"/>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F62A973"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570B64E3" w14:textId="77777777" w:rsidR="003C569A" w:rsidRDefault="003C569A">
            <w:pPr>
              <w:pStyle w:val="NormalWeb"/>
            </w:pPr>
            <w:r>
              <w:t>Call his broker and explain about the deal and why he needs to cancel the share purchase.</w:t>
            </w:r>
          </w:p>
        </w:tc>
      </w:tr>
    </w:tbl>
    <w:p w14:paraId="4D7C84A3" w14:textId="77777777" w:rsidR="003C569A" w:rsidRDefault="003C569A">
      <w:pPr>
        <w:pStyle w:val="contentblock"/>
        <w:spacing w:before="0" w:beforeAutospacing="0" w:after="270" w:afterAutospacing="0"/>
        <w:divId w:val="461920978"/>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3CF935F6" w14:textId="77777777" w:rsidR="003C569A" w:rsidRDefault="003C569A">
      <w:pPr>
        <w:divId w:val="1368674622"/>
        <w:rPr>
          <w:rFonts w:ascii="Calibri" w:eastAsia="Times New Roman" w:hAnsi="Calibri" w:cs="Calibri"/>
          <w:sz w:val="32"/>
          <w:szCs w:val="32"/>
        </w:rPr>
      </w:pPr>
      <w:r>
        <w:rPr>
          <w:rFonts w:ascii="Calibri" w:eastAsia="Times New Roman" w:hAnsi="Calibri" w:cs="Calibri"/>
          <w:sz w:val="32"/>
          <w:szCs w:val="32"/>
        </w:rPr>
        <w:br w:type="page" w:clear="all"/>
      </w:r>
    </w:p>
    <w:p w14:paraId="3F97E28D" w14:textId="77777777" w:rsidR="003C569A" w:rsidRDefault="003C569A">
      <w:pPr>
        <w:jc w:val="right"/>
        <w:divId w:val="834299963"/>
        <w:rPr>
          <w:rFonts w:ascii="Calibri" w:eastAsia="Times New Roman" w:hAnsi="Calibri" w:cs="Calibri"/>
          <w:sz w:val="30"/>
          <w:szCs w:val="30"/>
        </w:rPr>
      </w:pPr>
      <w:bookmarkStart w:id="440" w:name="Page_2365416434135532166"/>
      <w:bookmarkEnd w:id="440"/>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28 </w:t>
      </w:r>
    </w:p>
    <w:p w14:paraId="40DB204D" w14:textId="77777777" w:rsidR="003C569A" w:rsidRDefault="003C569A">
      <w:pPr>
        <w:jc w:val="right"/>
        <w:divId w:val="834299963"/>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31730516" w14:textId="77777777" w:rsidR="003C569A" w:rsidRDefault="003C569A">
      <w:pPr>
        <w:jc w:val="right"/>
        <w:divId w:val="998314584"/>
        <w:rPr>
          <w:rFonts w:ascii="Calibri" w:eastAsia="Times New Roman" w:hAnsi="Calibri" w:cs="Calibri"/>
          <w:sz w:val="24"/>
          <w:szCs w:val="24"/>
        </w:rPr>
      </w:pPr>
      <w:r>
        <w:rPr>
          <w:rStyle w:val="smallerheader28"/>
          <w:rFonts w:eastAsia="Times New Roman"/>
          <w:b/>
          <w:bCs/>
        </w:rPr>
        <w:t>Text and Image Template</w:t>
      </w:r>
      <w:r>
        <w:rPr>
          <w:rStyle w:val="smallerheader28"/>
          <w:rFonts w:eastAsia="Times New Roman"/>
          <w:b/>
          <w:bCs/>
        </w:rPr>
        <w:t xml:space="preserve"> </w:t>
      </w:r>
      <w:r>
        <w:rPr>
          <w:rStyle w:val="smallerheader28"/>
          <w:rFonts w:eastAsia="Times New Roman"/>
          <w:b/>
          <w:bCs/>
        </w:rPr>
        <w:t>/ Text Only</w:t>
      </w:r>
      <w:r>
        <w:rPr>
          <w:rStyle w:val="smallerheader28"/>
          <w:rFonts w:eastAsia="Times New Roman"/>
          <w:b/>
          <w:bCs/>
        </w:rPr>
        <w:t xml:space="preserve"> </w:t>
      </w:r>
    </w:p>
    <w:p w14:paraId="2496F20A" w14:textId="77777777" w:rsidR="003C569A" w:rsidRDefault="003C569A">
      <w:pPr>
        <w:pStyle w:val="contentblock"/>
        <w:spacing w:before="270" w:beforeAutospacing="0" w:after="45" w:afterAutospacing="0"/>
        <w:divId w:val="828517227"/>
        <w:rPr>
          <w:rFonts w:ascii="Calibri" w:hAnsi="Calibri" w:cs="Calibri"/>
        </w:rPr>
      </w:pPr>
      <w:r>
        <w:rPr>
          <w:rFonts w:ascii="Calibri" w:hAnsi="Calibri" w:cs="Calibri"/>
          <w:b/>
          <w:bCs/>
        </w:rPr>
        <w:t>Content Title:</w:t>
      </w:r>
      <w:r>
        <w:rPr>
          <w:rFonts w:ascii="Calibri" w:hAnsi="Calibri" w:cs="Calibri"/>
        </w:rPr>
        <w:t xml:space="preserve"> </w:t>
      </w:r>
    </w:p>
    <w:p w14:paraId="4DD02354" w14:textId="77777777" w:rsidR="003C569A" w:rsidRDefault="003C569A">
      <w:pPr>
        <w:pStyle w:val="contentblock"/>
        <w:spacing w:before="0" w:beforeAutospacing="0" w:after="45" w:afterAutospacing="0"/>
        <w:divId w:val="828517227"/>
        <w:rPr>
          <w:rFonts w:ascii="Calibri" w:hAnsi="Calibri" w:cs="Calibri"/>
        </w:rPr>
      </w:pPr>
      <w:r>
        <w:rPr>
          <w:rFonts w:ascii="Calibri" w:hAnsi="Calibri" w:cs="Calibri"/>
        </w:rPr>
        <w:t xml:space="preserve">Remember… </w:t>
      </w:r>
    </w:p>
    <w:p w14:paraId="44E8221C" w14:textId="77777777" w:rsidR="003C569A" w:rsidRDefault="003C569A">
      <w:pPr>
        <w:pStyle w:val="NormalWeb"/>
        <w:spacing w:after="0"/>
        <w:divId w:val="460538471"/>
      </w:pPr>
      <w:r>
        <w:br w:type="textWrapping" w:clear="all"/>
      </w:r>
      <w:r>
        <w:rPr>
          <w:b/>
          <w:bCs/>
        </w:rPr>
        <w:t>Column 1 Text:</w:t>
      </w:r>
      <w:r>
        <w:t xml:space="preserve"> </w:t>
      </w:r>
    </w:p>
    <w:p w14:paraId="187168C9" w14:textId="77777777" w:rsidR="003C569A" w:rsidRDefault="003C569A">
      <w:pPr>
        <w:pStyle w:val="NormalWeb"/>
        <w:divId w:val="1494029988"/>
      </w:pPr>
      <w:r>
        <w:t>Even though Ali’s original order pre-dated his receipt of inside information, that transaction never took place. Ali is therefore being asked to decide again whether he wanted to pursue the transaction. Because he holds inside information, he cannot now make the decision to invest. </w:t>
      </w:r>
    </w:p>
    <w:p w14:paraId="51CDADFA" w14:textId="77777777" w:rsidR="003C569A" w:rsidRDefault="003C569A">
      <w:pPr>
        <w:pStyle w:val="NormalWeb"/>
        <w:divId w:val="1494029988"/>
      </w:pPr>
      <w:r>
        <w:t>Be sure to never share inside information, even if it means withholding an explanation for your actions from friends, family, or professional relationships.</w:t>
      </w:r>
    </w:p>
    <w:p w14:paraId="5A982A2F" w14:textId="77777777" w:rsidR="003C569A" w:rsidRDefault="003C569A">
      <w:pPr>
        <w:pStyle w:val="NormalWeb"/>
        <w:divId w:val="1494029988"/>
      </w:pPr>
      <w:r>
        <w:t>If, for example, you shared inside information with your broker, and if the broker then traded in the company’s stock – on your behalf or their own – you would likely be breaching insider trading rules.</w:t>
      </w:r>
    </w:p>
    <w:p w14:paraId="1A97292A" w14:textId="77777777" w:rsidR="003C569A" w:rsidRDefault="003C569A">
      <w:pPr>
        <w:pStyle w:val="contentblock"/>
        <w:spacing w:before="270" w:beforeAutospacing="0" w:after="45" w:afterAutospacing="0"/>
        <w:divId w:val="399718804"/>
        <w:rPr>
          <w:rFonts w:ascii="Calibri" w:hAnsi="Calibri" w:cs="Calibri"/>
        </w:rPr>
      </w:pPr>
      <w:r>
        <w:rPr>
          <w:rFonts w:ascii="Calibri" w:hAnsi="Calibri" w:cs="Calibri"/>
          <w:b/>
          <w:bCs/>
        </w:rPr>
        <w:t>Audio Transcript Text:</w:t>
      </w:r>
      <w:r>
        <w:rPr>
          <w:rFonts w:ascii="Calibri" w:hAnsi="Calibri" w:cs="Calibri"/>
        </w:rPr>
        <w:t xml:space="preserve"> </w:t>
      </w:r>
    </w:p>
    <w:p w14:paraId="3412ECCD" w14:textId="77777777" w:rsidR="003C569A" w:rsidRDefault="003C569A">
      <w:pPr>
        <w:pStyle w:val="NormalWeb"/>
        <w:divId w:val="399718804"/>
      </w:pPr>
      <w:r>
        <w:t>Always consider this important information to help you remain compliant.</w:t>
      </w:r>
      <w:r>
        <w:t xml:space="preserve"> </w:t>
      </w:r>
    </w:p>
    <w:p w14:paraId="55134552" w14:textId="77777777" w:rsidR="003C569A" w:rsidRDefault="003C569A">
      <w:pPr>
        <w:divId w:val="828517227"/>
        <w:rPr>
          <w:rFonts w:ascii="Calibri" w:eastAsia="Times New Roman" w:hAnsi="Calibri" w:cs="Calibri"/>
          <w:sz w:val="32"/>
          <w:szCs w:val="32"/>
        </w:rPr>
      </w:pPr>
      <w:r>
        <w:rPr>
          <w:rFonts w:ascii="Calibri" w:eastAsia="Times New Roman" w:hAnsi="Calibri" w:cs="Calibri"/>
          <w:sz w:val="32"/>
          <w:szCs w:val="32"/>
        </w:rPr>
        <w:br w:type="page" w:clear="all"/>
      </w:r>
    </w:p>
    <w:p w14:paraId="5F573440" w14:textId="77777777" w:rsidR="003C569A" w:rsidRDefault="003C569A">
      <w:pPr>
        <w:jc w:val="right"/>
        <w:divId w:val="963737202"/>
        <w:rPr>
          <w:rFonts w:ascii="Calibri" w:eastAsia="Times New Roman" w:hAnsi="Calibri" w:cs="Calibri"/>
          <w:sz w:val="30"/>
          <w:szCs w:val="30"/>
        </w:rPr>
      </w:pPr>
      <w:bookmarkStart w:id="441" w:name="Page_2353849043028808678"/>
      <w:bookmarkEnd w:id="441"/>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29 </w:t>
      </w:r>
    </w:p>
    <w:p w14:paraId="2F7C76CF" w14:textId="77777777" w:rsidR="003C569A" w:rsidRDefault="003C569A">
      <w:pPr>
        <w:jc w:val="right"/>
        <w:divId w:val="963737202"/>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54E6AAD4" w14:textId="77777777" w:rsidR="003C569A" w:rsidRDefault="003C569A">
      <w:pPr>
        <w:jc w:val="right"/>
        <w:divId w:val="1883635751"/>
        <w:rPr>
          <w:rFonts w:ascii="Calibri" w:eastAsia="Times New Roman" w:hAnsi="Calibri" w:cs="Calibri"/>
          <w:sz w:val="24"/>
          <w:szCs w:val="24"/>
        </w:rPr>
      </w:pPr>
      <w:r>
        <w:rPr>
          <w:rStyle w:val="smallerheader29"/>
          <w:rFonts w:eastAsia="Times New Roman"/>
          <w:b/>
          <w:bCs/>
        </w:rPr>
        <w:t>Question and Answer Template</w:t>
      </w:r>
      <w:r>
        <w:rPr>
          <w:rStyle w:val="smallerheader29"/>
          <w:rFonts w:eastAsia="Times New Roman"/>
          <w:b/>
          <w:bCs/>
        </w:rPr>
        <w:t xml:space="preserve"> </w:t>
      </w:r>
      <w:r>
        <w:rPr>
          <w:rStyle w:val="smallerheader29"/>
          <w:rFonts w:eastAsia="Times New Roman"/>
          <w:b/>
          <w:bCs/>
        </w:rPr>
        <w:t>/ Text</w:t>
      </w:r>
      <w:r>
        <w:rPr>
          <w:rStyle w:val="smallerheader29"/>
          <w:rFonts w:eastAsia="Times New Roman"/>
          <w:b/>
          <w:bCs/>
        </w:rPr>
        <w:t xml:space="preserve"> </w:t>
      </w:r>
      <w:r>
        <w:rPr>
          <w:rStyle w:val="smallerheader29"/>
          <w:rFonts w:eastAsia="Times New Roman"/>
          <w:b/>
          <w:bCs/>
        </w:rPr>
        <w:t>/ LTR</w:t>
      </w:r>
      <w:r>
        <w:rPr>
          <w:rStyle w:val="smallerheader29"/>
          <w:rFonts w:eastAsia="Times New Roman"/>
          <w:b/>
          <w:bCs/>
        </w:rPr>
        <w:t xml:space="preserve"> </w:t>
      </w:r>
    </w:p>
    <w:p w14:paraId="303479BB" w14:textId="77777777" w:rsidR="003C569A" w:rsidRDefault="003C569A">
      <w:pPr>
        <w:pStyle w:val="contentblock"/>
        <w:spacing w:before="270" w:beforeAutospacing="0" w:after="45" w:afterAutospacing="0"/>
        <w:divId w:val="790319655"/>
        <w:rPr>
          <w:rFonts w:ascii="Calibri" w:hAnsi="Calibri" w:cs="Calibri"/>
        </w:rPr>
      </w:pPr>
      <w:r>
        <w:rPr>
          <w:rFonts w:ascii="Calibri" w:hAnsi="Calibri" w:cs="Calibri"/>
          <w:b/>
          <w:bCs/>
        </w:rPr>
        <w:t>Content Title:</w:t>
      </w:r>
      <w:r>
        <w:rPr>
          <w:rFonts w:ascii="Calibri" w:hAnsi="Calibri" w:cs="Calibri"/>
        </w:rPr>
        <w:t xml:space="preserve"> </w:t>
      </w:r>
    </w:p>
    <w:p w14:paraId="682ED84B" w14:textId="77777777" w:rsidR="003C569A" w:rsidRDefault="003C569A">
      <w:pPr>
        <w:pStyle w:val="contentblock"/>
        <w:spacing w:before="0" w:beforeAutospacing="0" w:after="45" w:afterAutospacing="0"/>
        <w:divId w:val="790319655"/>
        <w:rPr>
          <w:rFonts w:ascii="Calibri" w:hAnsi="Calibri" w:cs="Calibri"/>
        </w:rPr>
      </w:pPr>
      <w:r>
        <w:rPr>
          <w:rFonts w:ascii="Calibri" w:hAnsi="Calibri" w:cs="Calibri"/>
        </w:rPr>
        <w:t xml:space="preserve">Keep It Between Us </w:t>
      </w:r>
    </w:p>
    <w:p w14:paraId="682C9B85" w14:textId="77777777" w:rsidR="003C569A" w:rsidRDefault="003C569A">
      <w:pPr>
        <w:pStyle w:val="contentblock"/>
        <w:spacing w:before="270" w:beforeAutospacing="0" w:after="45" w:afterAutospacing="0"/>
        <w:divId w:val="790319655"/>
        <w:rPr>
          <w:rFonts w:ascii="Calibri" w:hAnsi="Calibri" w:cs="Calibri"/>
        </w:rPr>
      </w:pPr>
      <w:r>
        <w:rPr>
          <w:rFonts w:ascii="Calibri" w:hAnsi="Calibri" w:cs="Calibri"/>
          <w:b/>
          <w:bCs/>
        </w:rPr>
        <w:t>Content Description:</w:t>
      </w:r>
    </w:p>
    <w:p w14:paraId="12573B33" w14:textId="798ACF76" w:rsidR="003C569A" w:rsidRDefault="003C569A">
      <w:pPr>
        <w:pStyle w:val="NormalWeb"/>
        <w:divId w:val="790319655"/>
      </w:pPr>
      <w:r>
        <w:t xml:space="preserve">Ali tells his manager, Reshma, about the information his </w:t>
      </w:r>
      <w:del w:id="442" w:author="Abifadel, Jeannette" w:date="2026-03-12T14:35:00Z" w16du:dateUtc="2026-03-12T18:35:00Z">
        <w:r w:rsidDel="00490C70">
          <w:delText>client</w:delText>
        </w:r>
      </w:del>
      <w:ins w:id="443" w:author="Abifadel, Jeannette" w:date="2026-03-12T14:35:00Z" w16du:dateUtc="2026-03-12T18:35:00Z">
        <w:r w:rsidR="00490C70">
          <w:t>customer</w:t>
        </w:r>
      </w:ins>
      <w:r>
        <w:t xml:space="preserve"> shared. Reshma informs him that she recently purchased a small number of shares in the </w:t>
      </w:r>
      <w:del w:id="444" w:author="Abifadel, Jeannette" w:date="2026-03-12T14:35:00Z" w16du:dateUtc="2026-03-12T18:35:00Z">
        <w:r w:rsidDel="00490C70">
          <w:delText>client</w:delText>
        </w:r>
      </w:del>
      <w:ins w:id="445" w:author="Abifadel, Jeannette" w:date="2026-03-12T14:35:00Z" w16du:dateUtc="2026-03-12T18:35:00Z">
        <w:r w:rsidR="00490C70">
          <w:t>customer</w:t>
        </w:r>
      </w:ins>
      <w:r>
        <w:t xml:space="preserve"> company.</w:t>
      </w:r>
      <w:r>
        <w:br w:type="textWrapping" w:clear="all"/>
      </w:r>
      <w:r>
        <w:br w:type="textWrapping" w:clear="all"/>
        <w:t>Though not illegal, this could create the wrong impression, so Reshma asks Ali to keep this information to himself.</w:t>
      </w:r>
    </w:p>
    <w:p w14:paraId="3786CD00" w14:textId="77777777" w:rsidR="003C569A" w:rsidRDefault="003C569A">
      <w:pPr>
        <w:pStyle w:val="NormalWeb"/>
        <w:spacing w:before="270"/>
        <w:divId w:val="1858304992"/>
      </w:pPr>
      <w:r>
        <w:rPr>
          <w:b/>
          <w:bCs/>
        </w:rPr>
        <w:t>Question:</w:t>
      </w:r>
      <w:r>
        <w:t xml:space="preserve"> </w:t>
      </w:r>
    </w:p>
    <w:p w14:paraId="497338B0" w14:textId="77777777" w:rsidR="003C569A" w:rsidRDefault="003C569A">
      <w:pPr>
        <w:pStyle w:val="contentblock"/>
        <w:spacing w:before="0" w:beforeAutospacing="0" w:after="45" w:afterAutospacing="0"/>
        <w:divId w:val="1858304992"/>
        <w:rPr>
          <w:rFonts w:ascii="Calibri" w:hAnsi="Calibri" w:cs="Calibri"/>
        </w:rPr>
      </w:pPr>
      <w:r>
        <w:rPr>
          <w:rFonts w:ascii="Calibri" w:hAnsi="Calibri" w:cs="Calibri"/>
        </w:rPr>
        <w:t xml:space="preserve">What should Ali do?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3A517B09" w14:textId="77777777">
        <w:trPr>
          <w:divId w:val="470174406"/>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6452A0E9"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0F3F6D7" w14:textId="77777777" w:rsidR="003C569A" w:rsidRDefault="003C569A">
            <w:pPr>
              <w:pStyle w:val="NormalWeb"/>
              <w:rPr>
                <w:b/>
                <w:bCs/>
              </w:rPr>
            </w:pPr>
            <w:r>
              <w:rPr>
                <w:b/>
                <w:bCs/>
              </w:rPr>
              <w:t>Answer</w:t>
            </w:r>
          </w:p>
        </w:tc>
      </w:tr>
      <w:tr w:rsidR="00000000" w14:paraId="1DCDD957" w14:textId="77777777">
        <w:trPr>
          <w:divId w:val="47017440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2E9D572"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FAE53B3" w14:textId="77777777" w:rsidR="003C569A" w:rsidRDefault="003C569A">
            <w:pPr>
              <w:pStyle w:val="NormalWeb"/>
            </w:pPr>
            <w:r>
              <w:t>Suggest to Reshma that she notify the Legal department, but otherwise stay out of it.</w:t>
            </w:r>
          </w:p>
        </w:tc>
      </w:tr>
      <w:tr w:rsidR="00000000" w14:paraId="3174ADE4" w14:textId="77777777">
        <w:trPr>
          <w:divId w:val="47017440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D1793E0"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C90FE33" w14:textId="0C7B9BE2" w:rsidR="003C569A" w:rsidRDefault="003C569A">
            <w:pPr>
              <w:pStyle w:val="NormalWeb"/>
            </w:pPr>
            <w:r>
              <w:t xml:space="preserve">Notify the Legal </w:t>
            </w:r>
            <w:ins w:id="446" w:author="Abifadel, Jeannette" w:date="2026-03-12T13:49:00Z" w16du:dateUtc="2026-03-12T17:49:00Z">
              <w:r w:rsidR="00FE45E9">
                <w:t xml:space="preserve">or Compliance </w:t>
              </w:r>
            </w:ins>
            <w:r>
              <w:t>department.</w:t>
            </w:r>
          </w:p>
        </w:tc>
      </w:tr>
      <w:tr w:rsidR="00000000" w14:paraId="6AEA849B" w14:textId="77777777">
        <w:trPr>
          <w:divId w:val="47017440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43FC29E"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7D1A097A" w14:textId="77777777" w:rsidR="003C569A" w:rsidRDefault="003C569A">
            <w:pPr>
              <w:pStyle w:val="NormalWeb"/>
            </w:pPr>
            <w:r>
              <w:t>Keep it to himself. His manager bought the shares before she knew about the takeover deal, so she’s done nothing wrong.</w:t>
            </w:r>
          </w:p>
        </w:tc>
      </w:tr>
    </w:tbl>
    <w:p w14:paraId="41EE0EBE" w14:textId="77777777" w:rsidR="003C569A" w:rsidRDefault="003C569A">
      <w:pPr>
        <w:pStyle w:val="contentblock"/>
        <w:spacing w:before="0" w:beforeAutospacing="0" w:after="270" w:afterAutospacing="0"/>
        <w:divId w:val="492377244"/>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64B8602B" w14:textId="77777777" w:rsidR="003C569A" w:rsidRDefault="003C569A">
      <w:pPr>
        <w:divId w:val="790319655"/>
        <w:rPr>
          <w:rFonts w:ascii="Calibri" w:eastAsia="Times New Roman" w:hAnsi="Calibri" w:cs="Calibri"/>
          <w:sz w:val="32"/>
          <w:szCs w:val="32"/>
        </w:rPr>
      </w:pPr>
      <w:r>
        <w:rPr>
          <w:rFonts w:ascii="Calibri" w:eastAsia="Times New Roman" w:hAnsi="Calibri" w:cs="Calibri"/>
          <w:sz w:val="32"/>
          <w:szCs w:val="32"/>
        </w:rPr>
        <w:br w:type="page" w:clear="all"/>
      </w:r>
    </w:p>
    <w:p w14:paraId="104E46F6" w14:textId="77777777" w:rsidR="003C569A" w:rsidRDefault="003C569A">
      <w:pPr>
        <w:jc w:val="right"/>
        <w:divId w:val="1456559191"/>
        <w:rPr>
          <w:rFonts w:ascii="Calibri" w:eastAsia="Times New Roman" w:hAnsi="Calibri" w:cs="Calibri"/>
          <w:sz w:val="30"/>
          <w:szCs w:val="30"/>
        </w:rPr>
      </w:pPr>
      <w:bookmarkStart w:id="447" w:name="Page_2505877567683225193"/>
      <w:bookmarkEnd w:id="44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30 </w:t>
      </w:r>
    </w:p>
    <w:p w14:paraId="26051014" w14:textId="77777777" w:rsidR="003C569A" w:rsidRDefault="003C569A">
      <w:pPr>
        <w:jc w:val="right"/>
        <w:divId w:val="1456559191"/>
        <w:rPr>
          <w:rFonts w:ascii="Calibri" w:eastAsia="Times New Roman" w:hAnsi="Calibri" w:cs="Calibri"/>
          <w:sz w:val="30"/>
          <w:szCs w:val="30"/>
        </w:rPr>
      </w:pPr>
      <w:r>
        <w:rPr>
          <w:rFonts w:ascii="Calibri" w:eastAsia="Times New Roman" w:hAnsi="Calibri" w:cs="Calibri"/>
          <w:b/>
          <w:bCs/>
          <w:sz w:val="30"/>
          <w:szCs w:val="30"/>
        </w:rPr>
        <w:t>Lesson 6:</w:t>
      </w:r>
      <w:r>
        <w:rPr>
          <w:rFonts w:ascii="Calibri" w:eastAsia="Times New Roman" w:hAnsi="Calibri" w:cs="Calibri"/>
          <w:sz w:val="30"/>
          <w:szCs w:val="30"/>
        </w:rPr>
        <w:t xml:space="preserve"> What Is Insider Trading? </w:t>
      </w:r>
    </w:p>
    <w:p w14:paraId="2B469866" w14:textId="77777777" w:rsidR="003C569A" w:rsidRDefault="003C569A">
      <w:pPr>
        <w:jc w:val="right"/>
        <w:divId w:val="632752592"/>
        <w:rPr>
          <w:rFonts w:ascii="Calibri" w:eastAsia="Times New Roman" w:hAnsi="Calibri" w:cs="Calibri"/>
          <w:sz w:val="24"/>
          <w:szCs w:val="24"/>
        </w:rPr>
      </w:pPr>
      <w:r>
        <w:rPr>
          <w:rStyle w:val="smallerheader30"/>
          <w:rFonts w:eastAsia="Times New Roman"/>
          <w:b/>
          <w:bCs/>
        </w:rPr>
        <w:t>Text and Image Template</w:t>
      </w:r>
      <w:r>
        <w:rPr>
          <w:rStyle w:val="smallerheader30"/>
          <w:rFonts w:eastAsia="Times New Roman"/>
          <w:b/>
          <w:bCs/>
        </w:rPr>
        <w:t xml:space="preserve"> </w:t>
      </w:r>
      <w:r>
        <w:rPr>
          <w:rStyle w:val="smallerheader30"/>
          <w:rFonts w:eastAsia="Times New Roman"/>
          <w:b/>
          <w:bCs/>
        </w:rPr>
        <w:t>/ Text Only</w:t>
      </w:r>
      <w:r>
        <w:rPr>
          <w:rStyle w:val="smallerheader30"/>
          <w:rFonts w:eastAsia="Times New Roman"/>
          <w:b/>
          <w:bCs/>
        </w:rPr>
        <w:t xml:space="preserve"> </w:t>
      </w:r>
    </w:p>
    <w:p w14:paraId="4E513F52"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Content Title:</w:t>
      </w:r>
      <w:r>
        <w:rPr>
          <w:rFonts w:ascii="Calibri" w:hAnsi="Calibri" w:cs="Calibri"/>
        </w:rPr>
        <w:t xml:space="preserve"> </w:t>
      </w:r>
    </w:p>
    <w:p w14:paraId="1DF70475"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rPr>
        <w:t xml:space="preserve">Thanks for helping Ali. </w:t>
      </w:r>
    </w:p>
    <w:p w14:paraId="2872C3EA" w14:textId="77777777" w:rsidR="003C569A" w:rsidRDefault="003C569A">
      <w:pPr>
        <w:pStyle w:val="NormalWeb"/>
        <w:spacing w:after="0"/>
        <w:divId w:val="1930233162"/>
      </w:pPr>
      <w:r>
        <w:br w:type="textWrapping" w:clear="all"/>
      </w:r>
      <w:r>
        <w:rPr>
          <w:b/>
          <w:bCs/>
        </w:rPr>
        <w:t>Column 1 Text:</w:t>
      </w:r>
      <w:r>
        <w:t xml:space="preserve"> </w:t>
      </w:r>
    </w:p>
    <w:p w14:paraId="55D29F74" w14:textId="5D45CD3D" w:rsidR="003C569A" w:rsidRDefault="003C569A">
      <w:pPr>
        <w:pStyle w:val="NormalWeb"/>
        <w:divId w:val="1709523649"/>
      </w:pPr>
      <w:r>
        <w:t xml:space="preserve">Reshma asked Ali to keep quiet about the fact that she recently purchased a small number of shares in the </w:t>
      </w:r>
      <w:del w:id="448" w:author="Abifadel, Jeannette" w:date="2026-03-12T14:35:00Z" w16du:dateUtc="2026-03-12T18:35:00Z">
        <w:r w:rsidDel="00490C70">
          <w:delText>client</w:delText>
        </w:r>
      </w:del>
      <w:ins w:id="449" w:author="Abifadel, Jeannette" w:date="2026-03-12T14:35:00Z" w16du:dateUtc="2026-03-12T18:35:00Z">
        <w:r w:rsidR="00490C70">
          <w:t>customer</w:t>
        </w:r>
      </w:ins>
      <w:r>
        <w:t xml:space="preserve"> </w:t>
      </w:r>
      <w:del w:id="450" w:author="Abifadel, Jeannette" w:date="2026-03-12T14:37:00Z" w16du:dateUtc="2026-03-12T18:37:00Z">
        <w:r w:rsidDel="000F0C25">
          <w:delText>company</w:delText>
        </w:r>
      </w:del>
      <w:r>
        <w:t>. Ali must ensure that the appropriate department is notified, by him or his manager. Reshma might not be happy, but she should not have asked him to keep quiet. The legal department may also decide that Reshma’s purchase was not a problem, but they must be informed and they must document their decision.</w:t>
      </w:r>
    </w:p>
    <w:p w14:paraId="0C3C0EDE" w14:textId="77777777" w:rsidR="003C569A" w:rsidRDefault="003C569A">
      <w:pPr>
        <w:pStyle w:val="NormalWeb"/>
        <w:divId w:val="1709523649"/>
      </w:pPr>
      <w:r>
        <w:t>Remember, it’s important that you:</w:t>
      </w:r>
    </w:p>
    <w:p w14:paraId="7713196F" w14:textId="77777777" w:rsidR="003C569A" w:rsidRDefault="003C569A">
      <w:pPr>
        <w:numPr>
          <w:ilvl w:val="0"/>
          <w:numId w:val="7"/>
        </w:numPr>
        <w:spacing w:before="100" w:beforeAutospacing="1" w:after="100" w:afterAutospacing="1" w:line="240" w:lineRule="auto"/>
        <w:divId w:val="1709523649"/>
        <w:rPr>
          <w:rFonts w:ascii="Calibri" w:eastAsia="Times New Roman" w:hAnsi="Calibri" w:cs="Calibri"/>
        </w:rPr>
      </w:pPr>
      <w:r>
        <w:rPr>
          <w:rFonts w:ascii="Calibri" w:eastAsia="Times New Roman" w:hAnsi="Calibri" w:cs="Calibri"/>
        </w:rPr>
        <w:t>Recognize if you are in possession of commercially sensitive or inside information.</w:t>
      </w:r>
    </w:p>
    <w:p w14:paraId="32C3BFC5" w14:textId="77777777" w:rsidR="003C569A" w:rsidRDefault="003C569A">
      <w:pPr>
        <w:numPr>
          <w:ilvl w:val="0"/>
          <w:numId w:val="7"/>
        </w:numPr>
        <w:spacing w:before="100" w:beforeAutospacing="1" w:after="100" w:afterAutospacing="1" w:line="240" w:lineRule="auto"/>
        <w:divId w:val="1709523649"/>
        <w:rPr>
          <w:rFonts w:ascii="Calibri" w:eastAsia="Times New Roman" w:hAnsi="Calibri" w:cs="Calibri"/>
        </w:rPr>
      </w:pPr>
      <w:r>
        <w:rPr>
          <w:rFonts w:ascii="Calibri" w:eastAsia="Times New Roman" w:hAnsi="Calibri" w:cs="Calibri"/>
        </w:rPr>
        <w:t>Don’t trade in shares when you have insider information. If you are unsure as to whether you have insider information, then be overly cautious and avoid trading until you can ask for clarification. You can find out who you can contact for clarification by visiting the</w:t>
      </w:r>
      <w:r>
        <w:rPr>
          <w:rFonts w:ascii="Calibri" w:eastAsia="Times New Roman" w:hAnsi="Calibri" w:cs="Calibri"/>
        </w:rPr>
        <w:t xml:space="preserve"> </w:t>
      </w:r>
      <w:r>
        <w:rPr>
          <w:rStyle w:val="inlinecomponentbtn"/>
          <w:rFonts w:eastAsia="Times New Roman"/>
        </w:rPr>
        <w:t>Contact Detail</w:t>
      </w:r>
      <w:r>
        <w:rPr>
          <w:rStyle w:val="inlinecomponentbtn"/>
          <w:rFonts w:eastAsia="Times New Roman"/>
        </w:rPr>
        <w:t>s</w:t>
      </w:r>
      <w:r>
        <w:rPr>
          <w:rFonts w:ascii="Calibri" w:eastAsia="Times New Roman" w:hAnsi="Calibri" w:cs="Calibri"/>
        </w:rPr>
        <w:t xml:space="preserve"> section.</w:t>
      </w:r>
    </w:p>
    <w:p w14:paraId="1AA0B991" w14:textId="77777777" w:rsidR="003C569A" w:rsidRDefault="003C569A">
      <w:pPr>
        <w:numPr>
          <w:ilvl w:val="0"/>
          <w:numId w:val="7"/>
        </w:numPr>
        <w:spacing w:before="100" w:beforeAutospacing="1" w:after="100" w:afterAutospacing="1" w:line="240" w:lineRule="auto"/>
        <w:divId w:val="1709523649"/>
        <w:rPr>
          <w:rFonts w:ascii="Calibri" w:eastAsia="Times New Roman" w:hAnsi="Calibri" w:cs="Calibri"/>
        </w:rPr>
      </w:pPr>
      <w:r>
        <w:rPr>
          <w:rFonts w:ascii="Calibri" w:eastAsia="Times New Roman" w:hAnsi="Calibri" w:cs="Calibri"/>
        </w:rPr>
        <w:t>Speak up! If you see a red flag, alert the appropriate department immediately. Even the appearance of insider trading could – at a minimum – create a reputational issue for you or for our company. You can find out who you need to report red flags to in the</w:t>
      </w:r>
      <w:r>
        <w:rPr>
          <w:rFonts w:ascii="Calibri" w:eastAsia="Times New Roman" w:hAnsi="Calibri" w:cs="Calibri"/>
        </w:rPr>
        <w:t xml:space="preserve"> </w:t>
      </w:r>
      <w:r>
        <w:rPr>
          <w:rStyle w:val="inlinecomponentbtn"/>
          <w:rFonts w:eastAsia="Times New Roman"/>
        </w:rPr>
        <w:t>Contact Detail</w:t>
      </w:r>
      <w:r>
        <w:rPr>
          <w:rStyle w:val="inlinecomponentbtn"/>
          <w:rFonts w:eastAsia="Times New Roman"/>
        </w:rPr>
        <w:t>s</w:t>
      </w:r>
      <w:r>
        <w:rPr>
          <w:rFonts w:ascii="Calibri" w:eastAsia="Times New Roman" w:hAnsi="Calibri" w:cs="Calibri"/>
        </w:rPr>
        <w:t xml:space="preserve"> section.</w:t>
      </w:r>
    </w:p>
    <w:p w14:paraId="22FBB0B7" w14:textId="77777777" w:rsidR="003C569A" w:rsidRDefault="003C569A">
      <w:pPr>
        <w:pStyle w:val="contentblock"/>
        <w:spacing w:before="270" w:beforeAutospacing="0" w:after="45" w:afterAutospacing="0"/>
        <w:divId w:val="2084793575"/>
        <w:rPr>
          <w:rFonts w:ascii="Calibri" w:hAnsi="Calibri" w:cs="Calibri"/>
        </w:rPr>
      </w:pPr>
      <w:r>
        <w:rPr>
          <w:rFonts w:ascii="Calibri" w:hAnsi="Calibri" w:cs="Calibri"/>
          <w:b/>
          <w:bCs/>
        </w:rPr>
        <w:t>Audio Transcript Text:</w:t>
      </w:r>
      <w:r>
        <w:rPr>
          <w:rFonts w:ascii="Calibri" w:hAnsi="Calibri" w:cs="Calibri"/>
        </w:rPr>
        <w:t xml:space="preserve"> </w:t>
      </w:r>
    </w:p>
    <w:p w14:paraId="2CB7296F" w14:textId="77777777" w:rsidR="003C569A" w:rsidRDefault="003C569A">
      <w:pPr>
        <w:pStyle w:val="NormalWeb"/>
        <w:divId w:val="2084793575"/>
      </w:pPr>
      <w:r>
        <w:t>You've been a great help.</w:t>
      </w:r>
      <w:r>
        <w:t xml:space="preserve"> </w:t>
      </w:r>
    </w:p>
    <w:p w14:paraId="09BD4FB5" w14:textId="77777777" w:rsidR="003C569A" w:rsidRDefault="003C569A">
      <w:pPr>
        <w:divId w:val="1529372801"/>
        <w:rPr>
          <w:rFonts w:ascii="Calibri" w:eastAsia="Times New Roman" w:hAnsi="Calibri" w:cs="Calibri"/>
          <w:sz w:val="32"/>
          <w:szCs w:val="32"/>
        </w:rPr>
      </w:pPr>
      <w:r>
        <w:rPr>
          <w:rFonts w:ascii="Calibri" w:eastAsia="Times New Roman" w:hAnsi="Calibri" w:cs="Calibri"/>
          <w:sz w:val="32"/>
          <w:szCs w:val="32"/>
        </w:rPr>
        <w:br w:type="page" w:clear="all"/>
      </w:r>
    </w:p>
    <w:p w14:paraId="3EA79810" w14:textId="77777777" w:rsidR="003C569A" w:rsidRDefault="003C569A">
      <w:pPr>
        <w:jc w:val="right"/>
        <w:divId w:val="1529372801"/>
        <w:rPr>
          <w:rFonts w:ascii="Calibri" w:eastAsia="Times New Roman" w:hAnsi="Calibri" w:cs="Calibri"/>
          <w:sz w:val="30"/>
          <w:szCs w:val="30"/>
        </w:rPr>
      </w:pPr>
      <w:commentRangeStart w:id="451"/>
      <w:r>
        <w:rPr>
          <w:rFonts w:ascii="Calibri" w:eastAsia="Times New Roman" w:hAnsi="Calibri" w:cs="Calibri"/>
          <w:b/>
          <w:bCs/>
          <w:sz w:val="30"/>
          <w:szCs w:val="30"/>
        </w:rPr>
        <w:lastRenderedPageBreak/>
        <w:t>Lesson 7:</w:t>
      </w:r>
      <w:r>
        <w:rPr>
          <w:rFonts w:ascii="Calibri" w:eastAsia="Times New Roman" w:hAnsi="Calibri" w:cs="Calibri"/>
          <w:sz w:val="30"/>
          <w:szCs w:val="30"/>
        </w:rPr>
        <w:t xml:space="preserve"> Emerging Trends in Trade Compliance &amp; Controls </w:t>
      </w:r>
    </w:p>
    <w:p w14:paraId="3E817854" w14:textId="77777777" w:rsidR="003C569A" w:rsidRDefault="003C569A">
      <w:pPr>
        <w:jc w:val="right"/>
        <w:divId w:val="1529372801"/>
        <w:rPr>
          <w:rFonts w:ascii="Calibri" w:eastAsia="Times New Roman" w:hAnsi="Calibri" w:cs="Calibri"/>
          <w:sz w:val="30"/>
          <w:szCs w:val="30"/>
        </w:rPr>
      </w:pPr>
      <w:r>
        <w:rPr>
          <w:rFonts w:ascii="Calibri" w:eastAsia="Times New Roman" w:hAnsi="Calibri" w:cs="Calibri"/>
          <w:b/>
          <w:bCs/>
          <w:sz w:val="30"/>
          <w:szCs w:val="30"/>
        </w:rPr>
        <w:t>Quick Quiz Lesson</w:t>
      </w:r>
      <w:r>
        <w:rPr>
          <w:rFonts w:ascii="Calibri" w:eastAsia="Times New Roman" w:hAnsi="Calibri" w:cs="Calibri"/>
          <w:sz w:val="30"/>
          <w:szCs w:val="30"/>
        </w:rPr>
        <w:t xml:space="preserve"> </w:t>
      </w:r>
      <w:commentRangeEnd w:id="451"/>
      <w:r w:rsidR="00EF508E">
        <w:rPr>
          <w:rStyle w:val="CommentReference"/>
        </w:rPr>
        <w:commentReference w:id="451"/>
      </w:r>
    </w:p>
    <w:p w14:paraId="07F1F22E"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Lesson Type :</w:t>
      </w:r>
      <w:r>
        <w:rPr>
          <w:rFonts w:ascii="Calibri" w:hAnsi="Calibri" w:cs="Calibri"/>
        </w:rPr>
        <w:t xml:space="preserve"> </w:t>
      </w:r>
    </w:p>
    <w:p w14:paraId="67E48302"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rPr>
        <w:t xml:space="preserve">Quick Quiz </w:t>
      </w:r>
    </w:p>
    <w:p w14:paraId="4482DBB0"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Select Type :</w:t>
      </w:r>
      <w:r>
        <w:rPr>
          <w:rFonts w:ascii="Calibri" w:hAnsi="Calibri" w:cs="Calibri"/>
        </w:rPr>
        <w:t xml:space="preserve"> </w:t>
      </w:r>
    </w:p>
    <w:p w14:paraId="6B32C15B"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rPr>
        <w:t xml:space="preserve">Post Lesson Quick Quiz </w:t>
      </w:r>
    </w:p>
    <w:p w14:paraId="1530B8C5"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Page Title :</w:t>
      </w:r>
      <w:r>
        <w:rPr>
          <w:rFonts w:ascii="Calibri" w:hAnsi="Calibri" w:cs="Calibri"/>
        </w:rPr>
        <w:t xml:space="preserve"> </w:t>
      </w:r>
    </w:p>
    <w:p w14:paraId="092D2906"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rPr>
        <w:t xml:space="preserve">Ready for a quick assessment? </w:t>
      </w:r>
    </w:p>
    <w:p w14:paraId="248B7B49" w14:textId="77777777" w:rsidR="003C569A" w:rsidRDefault="003C569A">
      <w:pPr>
        <w:jc w:val="right"/>
        <w:divId w:val="1529372801"/>
        <w:rPr>
          <w:rFonts w:ascii="Calibri" w:eastAsia="Times New Roman" w:hAnsi="Calibri" w:cs="Calibri"/>
          <w:sz w:val="30"/>
          <w:szCs w:val="30"/>
        </w:rPr>
      </w:pPr>
      <w:r>
        <w:rPr>
          <w:rFonts w:ascii="Calibri" w:eastAsia="Times New Roman" w:hAnsi="Calibri" w:cs="Calibri"/>
          <w:b/>
          <w:bCs/>
          <w:sz w:val="30"/>
          <w:szCs w:val="30"/>
        </w:rPr>
        <w:t>Quick Quiz Assessment</w:t>
      </w:r>
      <w:r>
        <w:rPr>
          <w:rFonts w:ascii="Calibri" w:eastAsia="Times New Roman" w:hAnsi="Calibri" w:cs="Calibri"/>
          <w:sz w:val="30"/>
          <w:szCs w:val="30"/>
        </w:rPr>
        <w:t xml:space="preserve"> </w:t>
      </w:r>
    </w:p>
    <w:p w14:paraId="16056A87" w14:textId="77777777" w:rsidR="003C569A" w:rsidRDefault="003C569A">
      <w:pPr>
        <w:divId w:val="1529372801"/>
        <w:rPr>
          <w:rFonts w:ascii="Calibri" w:eastAsia="Times New Roman" w:hAnsi="Calibri" w:cs="Calibri"/>
          <w:sz w:val="30"/>
          <w:szCs w:val="30"/>
        </w:rPr>
      </w:pPr>
      <w:r>
        <w:rPr>
          <w:rFonts w:ascii="Calibri" w:eastAsia="Times New Roman" w:hAnsi="Calibri" w:cs="Calibri"/>
          <w:b/>
          <w:bCs/>
          <w:sz w:val="30"/>
          <w:szCs w:val="30"/>
        </w:rPr>
        <w:t>Questions</w:t>
      </w:r>
      <w:r>
        <w:rPr>
          <w:rFonts w:ascii="Calibri" w:eastAsia="Times New Roman" w:hAnsi="Calibri" w:cs="Calibri"/>
          <w:sz w:val="30"/>
          <w:szCs w:val="30"/>
        </w:rPr>
        <w:t xml:space="preserve"> </w:t>
      </w:r>
    </w:p>
    <w:p w14:paraId="68D469B3"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1. Question :</w:t>
      </w:r>
      <w:r>
        <w:rPr>
          <w:rFonts w:ascii="Calibri" w:hAnsi="Calibri" w:cs="Calibri"/>
        </w:rPr>
        <w:t xml:space="preserve"> </w:t>
      </w:r>
    </w:p>
    <w:p w14:paraId="37E7DBC2" w14:textId="77777777" w:rsidR="003C569A" w:rsidRDefault="003C569A">
      <w:pPr>
        <w:pStyle w:val="NormalWeb"/>
        <w:divId w:val="1529372801"/>
      </w:pPr>
      <w:r>
        <w:t>US enforcements are likely to change frequently based on social, economic, military, and political circumstances that affect national security.</w:t>
      </w:r>
    </w:p>
    <w:p w14:paraId="54E67240"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Correct </w:t>
      </w:r>
    </w:p>
    <w:p w14:paraId="27B9D3BF" w14:textId="77777777" w:rsidR="003C569A" w:rsidRDefault="003C569A">
      <w:pPr>
        <w:pStyle w:val="NormalWeb"/>
        <w:divId w:val="1529372801"/>
      </w:pPr>
      <w:r>
        <w:t>True</w:t>
      </w:r>
    </w:p>
    <w:p w14:paraId="1EFD1FB4"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Incorrect </w:t>
      </w:r>
    </w:p>
    <w:p w14:paraId="6FB603A5" w14:textId="77777777" w:rsidR="003C569A" w:rsidRDefault="003C569A">
      <w:pPr>
        <w:pStyle w:val="NormalWeb"/>
        <w:divId w:val="1529372801"/>
      </w:pPr>
      <w:r>
        <w:t>False</w:t>
      </w:r>
    </w:p>
    <w:p w14:paraId="34B6C72E"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2. Question :</w:t>
      </w:r>
      <w:r>
        <w:rPr>
          <w:rFonts w:ascii="Calibri" w:hAnsi="Calibri" w:cs="Calibri"/>
        </w:rPr>
        <w:t xml:space="preserve"> </w:t>
      </w:r>
    </w:p>
    <w:p w14:paraId="6303FB76" w14:textId="77777777" w:rsidR="003C569A" w:rsidRDefault="003C569A">
      <w:pPr>
        <w:pStyle w:val="NormalWeb"/>
        <w:divId w:val="1529372801"/>
      </w:pPr>
      <w:r>
        <w:t>Emerging technologies are excluded from export controls.</w:t>
      </w:r>
    </w:p>
    <w:p w14:paraId="2AD2D036"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Incorrect </w:t>
      </w:r>
    </w:p>
    <w:p w14:paraId="748A6222" w14:textId="77777777" w:rsidR="003C569A" w:rsidRDefault="003C569A">
      <w:pPr>
        <w:pStyle w:val="NormalWeb"/>
        <w:divId w:val="1529372801"/>
      </w:pPr>
      <w:r>
        <w:t>True</w:t>
      </w:r>
    </w:p>
    <w:p w14:paraId="7BE3AD3B"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Correct </w:t>
      </w:r>
    </w:p>
    <w:p w14:paraId="6879AC70" w14:textId="77777777" w:rsidR="003C569A" w:rsidRDefault="003C569A">
      <w:pPr>
        <w:pStyle w:val="NormalWeb"/>
        <w:divId w:val="1529372801"/>
      </w:pPr>
      <w:r>
        <w:t>False</w:t>
      </w:r>
    </w:p>
    <w:p w14:paraId="1ED93635" w14:textId="6483408D" w:rsidR="003C569A" w:rsidDel="00767B2B" w:rsidRDefault="003C569A">
      <w:pPr>
        <w:pStyle w:val="contentblock"/>
        <w:spacing w:before="270" w:beforeAutospacing="0" w:after="45" w:afterAutospacing="0"/>
        <w:divId w:val="1529372801"/>
        <w:rPr>
          <w:del w:id="452" w:author="Abifadel, Jeannette" w:date="2026-03-12T14:02:00Z" w16du:dateUtc="2026-03-12T18:02:00Z"/>
          <w:rFonts w:ascii="Calibri" w:hAnsi="Calibri" w:cs="Calibri"/>
        </w:rPr>
      </w:pPr>
      <w:del w:id="453" w:author="Abifadel, Jeannette" w:date="2026-03-12T14:02:00Z" w16du:dateUtc="2026-03-12T18:02:00Z">
        <w:r w:rsidDel="00767B2B">
          <w:rPr>
            <w:rFonts w:ascii="Calibri" w:hAnsi="Calibri" w:cs="Calibri"/>
            <w:b/>
            <w:bCs/>
          </w:rPr>
          <w:delText>3. Question :</w:delText>
        </w:r>
        <w:r w:rsidDel="00767B2B">
          <w:rPr>
            <w:rFonts w:ascii="Calibri" w:hAnsi="Calibri" w:cs="Calibri"/>
          </w:rPr>
          <w:delText xml:space="preserve"> </w:delText>
        </w:r>
      </w:del>
    </w:p>
    <w:p w14:paraId="0E0149DA" w14:textId="162701C2" w:rsidR="003C569A" w:rsidDel="00767B2B" w:rsidRDefault="003C569A">
      <w:pPr>
        <w:pStyle w:val="NormalWeb"/>
        <w:divId w:val="1529372801"/>
        <w:rPr>
          <w:del w:id="454" w:author="Abifadel, Jeannette" w:date="2026-03-12T14:02:00Z" w16du:dateUtc="2026-03-12T18:02:00Z"/>
        </w:rPr>
      </w:pPr>
      <w:del w:id="455" w:author="Abifadel, Jeannette" w:date="2026-03-12T14:02:00Z" w16du:dateUtc="2026-03-12T18:02:00Z">
        <w:r w:rsidDel="00767B2B">
          <w:delText>Trade compliance should be done in isolation to prevent the leaking of trade secrets.</w:delText>
        </w:r>
      </w:del>
    </w:p>
    <w:p w14:paraId="627AE551" w14:textId="1EBBDC80" w:rsidR="003C569A" w:rsidDel="00767B2B" w:rsidRDefault="003C569A">
      <w:pPr>
        <w:pStyle w:val="contentblock"/>
        <w:spacing w:before="0" w:beforeAutospacing="0" w:after="45" w:afterAutospacing="0"/>
        <w:divId w:val="1529372801"/>
        <w:rPr>
          <w:del w:id="456" w:author="Abifadel, Jeannette" w:date="2026-03-12T14:02:00Z" w16du:dateUtc="2026-03-12T18:02:00Z"/>
          <w:rFonts w:ascii="Calibri" w:hAnsi="Calibri" w:cs="Calibri"/>
        </w:rPr>
      </w:pPr>
      <w:del w:id="457" w:author="Abifadel, Jeannette" w:date="2026-03-12T14:02:00Z" w16du:dateUtc="2026-03-12T18:02:00Z">
        <w:r w:rsidDel="00767B2B">
          <w:rPr>
            <w:rFonts w:ascii="Calibri" w:hAnsi="Calibri" w:cs="Calibri"/>
            <w:b/>
            <w:bCs/>
          </w:rPr>
          <w:delText xml:space="preserve">1. Answer: Incorrect </w:delText>
        </w:r>
      </w:del>
    </w:p>
    <w:p w14:paraId="1FBC4C50" w14:textId="2B549C3F" w:rsidR="003C569A" w:rsidDel="00767B2B" w:rsidRDefault="003C569A">
      <w:pPr>
        <w:pStyle w:val="NormalWeb"/>
        <w:divId w:val="1529372801"/>
        <w:rPr>
          <w:del w:id="458" w:author="Abifadel, Jeannette" w:date="2026-03-12T14:02:00Z" w16du:dateUtc="2026-03-12T18:02:00Z"/>
        </w:rPr>
      </w:pPr>
      <w:del w:id="459" w:author="Abifadel, Jeannette" w:date="2026-03-12T14:02:00Z" w16du:dateUtc="2026-03-12T18:02:00Z">
        <w:r w:rsidDel="00767B2B">
          <w:delText>True</w:delText>
        </w:r>
      </w:del>
    </w:p>
    <w:p w14:paraId="15C86485" w14:textId="2222CBE2" w:rsidR="003C569A" w:rsidDel="00767B2B" w:rsidRDefault="003C569A">
      <w:pPr>
        <w:pStyle w:val="contentblock"/>
        <w:spacing w:before="0" w:beforeAutospacing="0" w:after="45" w:afterAutospacing="0"/>
        <w:divId w:val="1529372801"/>
        <w:rPr>
          <w:del w:id="460" w:author="Abifadel, Jeannette" w:date="2026-03-12T14:02:00Z" w16du:dateUtc="2026-03-12T18:02:00Z"/>
          <w:rFonts w:ascii="Calibri" w:hAnsi="Calibri" w:cs="Calibri"/>
        </w:rPr>
      </w:pPr>
      <w:del w:id="461" w:author="Abifadel, Jeannette" w:date="2026-03-12T14:02:00Z" w16du:dateUtc="2026-03-12T18:02:00Z">
        <w:r w:rsidDel="00767B2B">
          <w:rPr>
            <w:rFonts w:ascii="Calibri" w:hAnsi="Calibri" w:cs="Calibri"/>
            <w:b/>
            <w:bCs/>
          </w:rPr>
          <w:delText xml:space="preserve">2. Answer: Correct </w:delText>
        </w:r>
      </w:del>
    </w:p>
    <w:p w14:paraId="43C4F26C" w14:textId="57E38281" w:rsidR="003C569A" w:rsidDel="00767B2B" w:rsidRDefault="003C569A">
      <w:pPr>
        <w:pStyle w:val="NormalWeb"/>
        <w:divId w:val="1529372801"/>
        <w:rPr>
          <w:del w:id="462" w:author="Abifadel, Jeannette" w:date="2026-03-12T14:02:00Z" w16du:dateUtc="2026-03-12T18:02:00Z"/>
        </w:rPr>
      </w:pPr>
      <w:del w:id="463" w:author="Abifadel, Jeannette" w:date="2026-03-12T14:02:00Z" w16du:dateUtc="2026-03-12T18:02:00Z">
        <w:r w:rsidDel="00767B2B">
          <w:delText>False</w:delText>
        </w:r>
      </w:del>
    </w:p>
    <w:p w14:paraId="7594E43C"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4. Question :</w:t>
      </w:r>
      <w:r>
        <w:rPr>
          <w:rFonts w:ascii="Calibri" w:hAnsi="Calibri" w:cs="Calibri"/>
        </w:rPr>
        <w:t xml:space="preserve"> </w:t>
      </w:r>
    </w:p>
    <w:p w14:paraId="6C04CB2E" w14:textId="77777777" w:rsidR="003C569A" w:rsidRDefault="003C569A">
      <w:pPr>
        <w:pStyle w:val="NormalWeb"/>
        <w:divId w:val="1529372801"/>
      </w:pPr>
      <w:r>
        <w:t>Semiconductors, supercomputers, UAVs, and artificial intelligence are likely to have increased trade controls to consider before sharing technology.</w:t>
      </w:r>
    </w:p>
    <w:p w14:paraId="0EF38772"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Correct </w:t>
      </w:r>
    </w:p>
    <w:p w14:paraId="2F9FCAE6" w14:textId="77777777" w:rsidR="003C569A" w:rsidRDefault="003C569A">
      <w:pPr>
        <w:pStyle w:val="NormalWeb"/>
        <w:divId w:val="1529372801"/>
      </w:pPr>
      <w:r>
        <w:t>True</w:t>
      </w:r>
    </w:p>
    <w:p w14:paraId="2037B305"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lastRenderedPageBreak/>
        <w:t xml:space="preserve">2. Answer: Incorrect </w:t>
      </w:r>
    </w:p>
    <w:p w14:paraId="13DB9C03" w14:textId="77777777" w:rsidR="003C569A" w:rsidRDefault="003C569A">
      <w:pPr>
        <w:pStyle w:val="NormalWeb"/>
        <w:divId w:val="1529372801"/>
      </w:pPr>
      <w:r>
        <w:t>False</w:t>
      </w:r>
    </w:p>
    <w:p w14:paraId="6AFCE6B8"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5. Question :</w:t>
      </w:r>
      <w:r>
        <w:rPr>
          <w:rFonts w:ascii="Calibri" w:hAnsi="Calibri" w:cs="Calibri"/>
        </w:rPr>
        <w:t xml:space="preserve"> </w:t>
      </w:r>
    </w:p>
    <w:p w14:paraId="032C1390" w14:textId="77777777" w:rsidR="003C569A" w:rsidRDefault="003C569A">
      <w:pPr>
        <w:pStyle w:val="NormalWeb"/>
        <w:divId w:val="1529372801"/>
      </w:pPr>
      <w:r>
        <w:t>Having an effective compliance program in place that adequately covers trade compliance concerns is necessary in mitigating trade-related risks for US companies.</w:t>
      </w:r>
    </w:p>
    <w:p w14:paraId="4CF73262"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Correct </w:t>
      </w:r>
    </w:p>
    <w:p w14:paraId="4254C6D9" w14:textId="77777777" w:rsidR="003C569A" w:rsidRDefault="003C569A">
      <w:pPr>
        <w:pStyle w:val="NormalWeb"/>
        <w:divId w:val="1529372801"/>
      </w:pPr>
      <w:r>
        <w:t>True</w:t>
      </w:r>
    </w:p>
    <w:p w14:paraId="495D5D3B"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Incorrect </w:t>
      </w:r>
    </w:p>
    <w:p w14:paraId="1DCE7794" w14:textId="77777777" w:rsidR="003C569A" w:rsidRDefault="003C569A">
      <w:pPr>
        <w:pStyle w:val="NormalWeb"/>
        <w:divId w:val="1529372801"/>
      </w:pPr>
      <w:r>
        <w:t>False</w:t>
      </w:r>
    </w:p>
    <w:p w14:paraId="14CE25C3"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6. Question :</w:t>
      </w:r>
      <w:r>
        <w:rPr>
          <w:rFonts w:ascii="Calibri" w:hAnsi="Calibri" w:cs="Calibri"/>
        </w:rPr>
        <w:t xml:space="preserve"> </w:t>
      </w:r>
    </w:p>
    <w:p w14:paraId="438B57C5" w14:textId="77777777" w:rsidR="003C569A" w:rsidRDefault="003C569A">
      <w:pPr>
        <w:pStyle w:val="NormalWeb"/>
        <w:divId w:val="1529372801"/>
      </w:pPr>
      <w:r>
        <w:t>Subcontractors or direct contractors engaged in my company’s trade compliance activities need no training because they are not direct employees.</w:t>
      </w:r>
    </w:p>
    <w:p w14:paraId="53B307AB"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Incorrect </w:t>
      </w:r>
    </w:p>
    <w:p w14:paraId="163A0291" w14:textId="77777777" w:rsidR="003C569A" w:rsidRDefault="003C569A">
      <w:pPr>
        <w:pStyle w:val="NormalWeb"/>
        <w:divId w:val="1529372801"/>
      </w:pPr>
      <w:r>
        <w:t>True</w:t>
      </w:r>
    </w:p>
    <w:p w14:paraId="4A81272D"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Correct </w:t>
      </w:r>
    </w:p>
    <w:p w14:paraId="57C8D385" w14:textId="77777777" w:rsidR="003C569A" w:rsidRDefault="003C569A">
      <w:pPr>
        <w:pStyle w:val="NormalWeb"/>
        <w:divId w:val="1529372801"/>
      </w:pPr>
      <w:r>
        <w:t>False</w:t>
      </w:r>
    </w:p>
    <w:p w14:paraId="4E677DEA"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7. Question :</w:t>
      </w:r>
      <w:r>
        <w:rPr>
          <w:rFonts w:ascii="Calibri" w:hAnsi="Calibri" w:cs="Calibri"/>
        </w:rPr>
        <w:t xml:space="preserve"> </w:t>
      </w:r>
    </w:p>
    <w:p w14:paraId="735669B9" w14:textId="77777777" w:rsidR="003C569A" w:rsidRDefault="003C569A">
      <w:pPr>
        <w:pStyle w:val="NormalWeb"/>
        <w:divId w:val="1529372801"/>
      </w:pPr>
      <w:r>
        <w:t>US government agencies do not work together to promote trade control regulations and enforcement.</w:t>
      </w:r>
    </w:p>
    <w:p w14:paraId="5522D7BD"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Incorrect </w:t>
      </w:r>
    </w:p>
    <w:p w14:paraId="34BB5F7A" w14:textId="77777777" w:rsidR="003C569A" w:rsidRDefault="003C569A">
      <w:pPr>
        <w:pStyle w:val="NormalWeb"/>
        <w:divId w:val="1529372801"/>
      </w:pPr>
      <w:r>
        <w:t>True</w:t>
      </w:r>
    </w:p>
    <w:p w14:paraId="134AA1CA"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Correct </w:t>
      </w:r>
    </w:p>
    <w:p w14:paraId="312D8D63" w14:textId="77777777" w:rsidR="003C569A" w:rsidRDefault="003C569A">
      <w:pPr>
        <w:pStyle w:val="NormalWeb"/>
        <w:divId w:val="1529372801"/>
      </w:pPr>
      <w:r>
        <w:t>False</w:t>
      </w:r>
    </w:p>
    <w:p w14:paraId="3B95E1FC"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8. Question :</w:t>
      </w:r>
      <w:r>
        <w:rPr>
          <w:rFonts w:ascii="Calibri" w:hAnsi="Calibri" w:cs="Calibri"/>
        </w:rPr>
        <w:t xml:space="preserve"> </w:t>
      </w:r>
    </w:p>
    <w:p w14:paraId="000B6448" w14:textId="77777777" w:rsidR="003C569A" w:rsidRDefault="003C569A">
      <w:pPr>
        <w:pStyle w:val="NormalWeb"/>
        <w:divId w:val="1529372801"/>
      </w:pPr>
      <w:r>
        <w:t>I work in procurement, so there is no need for me to understand my trade compliance responsibilities. That requirement belongs solely to the compliance or legal departments.</w:t>
      </w:r>
    </w:p>
    <w:p w14:paraId="5012C891"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Incorrect </w:t>
      </w:r>
    </w:p>
    <w:p w14:paraId="7BA5352B" w14:textId="77777777" w:rsidR="003C569A" w:rsidRDefault="003C569A">
      <w:pPr>
        <w:pStyle w:val="NormalWeb"/>
        <w:divId w:val="1529372801"/>
      </w:pPr>
      <w:r>
        <w:t>True</w:t>
      </w:r>
    </w:p>
    <w:p w14:paraId="0BF5BFF0"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Correct </w:t>
      </w:r>
    </w:p>
    <w:p w14:paraId="6DD123D7" w14:textId="77777777" w:rsidR="003C569A" w:rsidRDefault="003C569A">
      <w:pPr>
        <w:pStyle w:val="NormalWeb"/>
        <w:divId w:val="1529372801"/>
      </w:pPr>
      <w:r>
        <w:t>False</w:t>
      </w:r>
    </w:p>
    <w:p w14:paraId="0B58DE27"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9. Question :</w:t>
      </w:r>
      <w:r>
        <w:rPr>
          <w:rFonts w:ascii="Calibri" w:hAnsi="Calibri" w:cs="Calibri"/>
        </w:rPr>
        <w:t xml:space="preserve"> </w:t>
      </w:r>
    </w:p>
    <w:p w14:paraId="6B4F3922" w14:textId="77777777" w:rsidR="003C569A" w:rsidRDefault="003C569A">
      <w:pPr>
        <w:pStyle w:val="NormalWeb"/>
        <w:divId w:val="1529372801"/>
      </w:pPr>
      <w:r>
        <w:t>Reporting issues in a timely manner is imperative to help my company address issues before they become systemic and cause more damage.</w:t>
      </w:r>
    </w:p>
    <w:p w14:paraId="594FCBAE"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Correct </w:t>
      </w:r>
    </w:p>
    <w:p w14:paraId="6545B5A4" w14:textId="77777777" w:rsidR="003C569A" w:rsidRDefault="003C569A">
      <w:pPr>
        <w:pStyle w:val="NormalWeb"/>
        <w:divId w:val="1529372801"/>
      </w:pPr>
      <w:r>
        <w:t>True</w:t>
      </w:r>
    </w:p>
    <w:p w14:paraId="3E562FD7"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Incorrect </w:t>
      </w:r>
    </w:p>
    <w:p w14:paraId="0B762E17" w14:textId="77777777" w:rsidR="003C569A" w:rsidRDefault="003C569A">
      <w:pPr>
        <w:pStyle w:val="NormalWeb"/>
        <w:divId w:val="1529372801"/>
      </w:pPr>
      <w:r>
        <w:t>False</w:t>
      </w:r>
    </w:p>
    <w:p w14:paraId="4FD2D9CF"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10. Question :</w:t>
      </w:r>
      <w:r>
        <w:rPr>
          <w:rFonts w:ascii="Calibri" w:hAnsi="Calibri" w:cs="Calibri"/>
        </w:rPr>
        <w:t xml:space="preserve"> </w:t>
      </w:r>
    </w:p>
    <w:p w14:paraId="66FAAF8A" w14:textId="77777777" w:rsidR="003C569A" w:rsidRDefault="003C569A">
      <w:pPr>
        <w:pStyle w:val="NormalWeb"/>
        <w:divId w:val="1529372801"/>
      </w:pPr>
      <w:r>
        <w:lastRenderedPageBreak/>
        <w:t>The Department of Justice and other agencies are working together to decrease accountability and enforcement of US Trade Control regulations. </w:t>
      </w:r>
    </w:p>
    <w:p w14:paraId="3A2D3D11"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1. Answer: Incorrect </w:t>
      </w:r>
    </w:p>
    <w:p w14:paraId="748C7948" w14:textId="77777777" w:rsidR="003C569A" w:rsidRDefault="003C569A">
      <w:pPr>
        <w:pStyle w:val="NormalWeb"/>
        <w:divId w:val="1529372801"/>
      </w:pPr>
      <w:r>
        <w:t>True</w:t>
      </w:r>
    </w:p>
    <w:p w14:paraId="4C15C3A1"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b/>
          <w:bCs/>
        </w:rPr>
        <w:t xml:space="preserve">2. Answer: Correct </w:t>
      </w:r>
    </w:p>
    <w:p w14:paraId="79FED6B8" w14:textId="77777777" w:rsidR="003C569A" w:rsidRDefault="003C569A">
      <w:pPr>
        <w:pStyle w:val="NormalWeb"/>
        <w:divId w:val="1529372801"/>
      </w:pPr>
      <w:r>
        <w:t>False</w:t>
      </w:r>
    </w:p>
    <w:p w14:paraId="40804BE0"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 xml:space="preserve">Number of questions needed to pass ? : </w:t>
      </w:r>
    </w:p>
    <w:p w14:paraId="14EBB41C" w14:textId="77777777" w:rsidR="003C569A" w:rsidRDefault="003C569A">
      <w:pPr>
        <w:pStyle w:val="contentblock"/>
        <w:spacing w:before="0" w:beforeAutospacing="0" w:after="45" w:afterAutospacing="0"/>
        <w:divId w:val="1529372801"/>
        <w:rPr>
          <w:rFonts w:ascii="Calibri" w:hAnsi="Calibri" w:cs="Calibri"/>
        </w:rPr>
      </w:pPr>
      <w:r>
        <w:rPr>
          <w:rFonts w:ascii="Calibri" w:hAnsi="Calibri" w:cs="Calibri"/>
        </w:rPr>
        <w:t xml:space="preserve">4 </w:t>
      </w:r>
    </w:p>
    <w:p w14:paraId="31694095" w14:textId="77777777" w:rsidR="003C569A" w:rsidRDefault="003C569A">
      <w:pPr>
        <w:divId w:val="1920753557"/>
        <w:rPr>
          <w:rFonts w:ascii="Calibri" w:eastAsia="Times New Roman" w:hAnsi="Calibri" w:cs="Calibri"/>
          <w:sz w:val="30"/>
          <w:szCs w:val="30"/>
        </w:rPr>
      </w:pPr>
      <w:r>
        <w:rPr>
          <w:rFonts w:ascii="Calibri" w:eastAsia="Times New Roman" w:hAnsi="Calibri" w:cs="Calibri"/>
          <w:b/>
          <w:bCs/>
          <w:sz w:val="30"/>
          <w:szCs w:val="30"/>
        </w:rPr>
        <w:t>Passed Message</w:t>
      </w:r>
      <w:r>
        <w:rPr>
          <w:rFonts w:ascii="Calibri" w:eastAsia="Times New Roman" w:hAnsi="Calibri" w:cs="Calibri"/>
          <w:sz w:val="30"/>
          <w:szCs w:val="30"/>
        </w:rPr>
        <w:t xml:space="preserve"> </w:t>
      </w:r>
    </w:p>
    <w:p w14:paraId="2DDF66A0"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 xml:space="preserve">Message text: </w:t>
      </w:r>
    </w:p>
    <w:p w14:paraId="6E70E170" w14:textId="77777777" w:rsidR="003C569A" w:rsidRDefault="003C569A">
      <w:pPr>
        <w:pStyle w:val="NormalWeb"/>
        <w:divId w:val="1529372801"/>
      </w:pPr>
      <w:r>
        <w:t>Good job!</w:t>
      </w:r>
    </w:p>
    <w:p w14:paraId="7B85734E" w14:textId="77777777" w:rsidR="003C569A" w:rsidRDefault="003C569A">
      <w:pPr>
        <w:divId w:val="231502898"/>
        <w:rPr>
          <w:rFonts w:ascii="Calibri" w:eastAsia="Times New Roman" w:hAnsi="Calibri" w:cs="Calibri"/>
          <w:sz w:val="30"/>
          <w:szCs w:val="30"/>
        </w:rPr>
      </w:pPr>
      <w:r>
        <w:rPr>
          <w:rFonts w:ascii="Calibri" w:eastAsia="Times New Roman" w:hAnsi="Calibri" w:cs="Calibri"/>
          <w:b/>
          <w:bCs/>
          <w:sz w:val="30"/>
          <w:szCs w:val="30"/>
        </w:rPr>
        <w:t>Failed Message</w:t>
      </w:r>
      <w:r>
        <w:rPr>
          <w:rFonts w:ascii="Calibri" w:eastAsia="Times New Roman" w:hAnsi="Calibri" w:cs="Calibri"/>
          <w:sz w:val="30"/>
          <w:szCs w:val="30"/>
        </w:rPr>
        <w:t xml:space="preserve"> </w:t>
      </w:r>
    </w:p>
    <w:p w14:paraId="49A56DA6" w14:textId="77777777" w:rsidR="003C569A" w:rsidRDefault="003C569A">
      <w:pPr>
        <w:pStyle w:val="contentblock"/>
        <w:spacing w:before="270" w:beforeAutospacing="0" w:after="45" w:afterAutospacing="0"/>
        <w:divId w:val="1529372801"/>
        <w:rPr>
          <w:rFonts w:ascii="Calibri" w:hAnsi="Calibri" w:cs="Calibri"/>
        </w:rPr>
      </w:pPr>
      <w:r>
        <w:rPr>
          <w:rFonts w:ascii="Calibri" w:hAnsi="Calibri" w:cs="Calibri"/>
          <w:b/>
          <w:bCs/>
        </w:rPr>
        <w:t xml:space="preserve">Message text: </w:t>
      </w:r>
    </w:p>
    <w:p w14:paraId="6A6C4BF3" w14:textId="77777777" w:rsidR="003C569A" w:rsidRDefault="003C569A">
      <w:pPr>
        <w:pStyle w:val="NormalWeb"/>
        <w:divId w:val="1529372801"/>
      </w:pPr>
      <w:r>
        <w:t>Not there yet!</w:t>
      </w:r>
    </w:p>
    <w:p w14:paraId="57AA9087" w14:textId="77777777" w:rsidR="003C569A" w:rsidRDefault="003C569A">
      <w:pPr>
        <w:divId w:val="1529372801"/>
        <w:rPr>
          <w:rFonts w:ascii="Calibri" w:eastAsia="Times New Roman" w:hAnsi="Calibri" w:cs="Calibri"/>
          <w:sz w:val="32"/>
          <w:szCs w:val="32"/>
        </w:rPr>
      </w:pPr>
      <w:r>
        <w:rPr>
          <w:rFonts w:ascii="Calibri" w:eastAsia="Times New Roman" w:hAnsi="Calibri" w:cs="Calibri"/>
          <w:sz w:val="32"/>
          <w:szCs w:val="32"/>
        </w:rPr>
        <w:br w:type="page" w:clear="all"/>
      </w:r>
    </w:p>
    <w:p w14:paraId="4577706C" w14:textId="77777777" w:rsidR="003C569A" w:rsidRDefault="003C569A">
      <w:pPr>
        <w:jc w:val="right"/>
        <w:divId w:val="383795617"/>
        <w:rPr>
          <w:rFonts w:ascii="Calibri" w:eastAsia="Times New Roman" w:hAnsi="Calibri" w:cs="Calibri"/>
          <w:sz w:val="30"/>
          <w:szCs w:val="30"/>
        </w:rPr>
      </w:pPr>
      <w:bookmarkStart w:id="464" w:name="Page_8554686984402177676"/>
      <w:bookmarkEnd w:id="464"/>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31 </w:t>
      </w:r>
    </w:p>
    <w:p w14:paraId="1220AFDC" w14:textId="77777777" w:rsidR="003C569A" w:rsidRDefault="003C569A">
      <w:pPr>
        <w:jc w:val="right"/>
        <w:divId w:val="383795617"/>
        <w:rPr>
          <w:rFonts w:ascii="Calibri" w:eastAsia="Times New Roman" w:hAnsi="Calibri" w:cs="Calibri"/>
          <w:sz w:val="30"/>
          <w:szCs w:val="30"/>
        </w:rPr>
      </w:pPr>
      <w:r>
        <w:rPr>
          <w:rFonts w:ascii="Calibri" w:eastAsia="Times New Roman" w:hAnsi="Calibri" w:cs="Calibri"/>
          <w:b/>
          <w:bCs/>
          <w:sz w:val="30"/>
          <w:szCs w:val="30"/>
        </w:rPr>
        <w:t>Lesson 7:</w:t>
      </w:r>
      <w:r>
        <w:rPr>
          <w:rFonts w:ascii="Calibri" w:eastAsia="Times New Roman" w:hAnsi="Calibri" w:cs="Calibri"/>
          <w:sz w:val="30"/>
          <w:szCs w:val="30"/>
        </w:rPr>
        <w:t xml:space="preserve"> Emerging Trends in Trade Compliance &amp; Controls </w:t>
      </w:r>
    </w:p>
    <w:p w14:paraId="0B074F7C" w14:textId="77777777" w:rsidR="003C569A" w:rsidRDefault="003C569A">
      <w:pPr>
        <w:jc w:val="right"/>
        <w:divId w:val="1473906963"/>
        <w:rPr>
          <w:rFonts w:ascii="Calibri" w:eastAsia="Times New Roman" w:hAnsi="Calibri" w:cs="Calibri"/>
          <w:sz w:val="24"/>
          <w:szCs w:val="24"/>
        </w:rPr>
      </w:pPr>
      <w:r>
        <w:rPr>
          <w:rStyle w:val="smallerheader31"/>
          <w:rFonts w:eastAsia="Times New Roman"/>
          <w:b/>
          <w:bCs/>
        </w:rPr>
        <w:t>Click and Reveal Template</w:t>
      </w:r>
      <w:r>
        <w:rPr>
          <w:rStyle w:val="smallerheader31"/>
          <w:rFonts w:eastAsia="Times New Roman"/>
          <w:b/>
          <w:bCs/>
        </w:rPr>
        <w:t xml:space="preserve"> </w:t>
      </w:r>
      <w:r>
        <w:rPr>
          <w:rStyle w:val="smallerheader31"/>
          <w:rFonts w:eastAsia="Times New Roman"/>
          <w:b/>
          <w:bCs/>
        </w:rPr>
        <w:t>/ LTR</w:t>
      </w:r>
      <w:r>
        <w:rPr>
          <w:rStyle w:val="smallerheader31"/>
          <w:rFonts w:eastAsia="Times New Roman"/>
          <w:b/>
          <w:bCs/>
        </w:rPr>
        <w:t xml:space="preserve"> </w:t>
      </w:r>
      <w:r>
        <w:rPr>
          <w:rStyle w:val="smallerheader31"/>
          <w:rFonts w:eastAsia="Times New Roman"/>
          <w:b/>
          <w:bCs/>
        </w:rPr>
        <w:t>/ Random</w:t>
      </w:r>
      <w:r>
        <w:rPr>
          <w:rStyle w:val="smallerheader31"/>
          <w:rFonts w:eastAsia="Times New Roman"/>
          <w:b/>
          <w:bCs/>
        </w:rPr>
        <w:t xml:space="preserve"> </w:t>
      </w:r>
    </w:p>
    <w:p w14:paraId="3281033E" w14:textId="77777777" w:rsidR="003C569A" w:rsidRDefault="003C569A">
      <w:pPr>
        <w:pStyle w:val="contentblock"/>
        <w:spacing w:before="270" w:beforeAutospacing="0" w:after="45" w:afterAutospacing="0"/>
        <w:divId w:val="1246840264"/>
        <w:rPr>
          <w:rFonts w:ascii="Calibri" w:hAnsi="Calibri" w:cs="Calibri"/>
        </w:rPr>
      </w:pPr>
      <w:r>
        <w:rPr>
          <w:rFonts w:ascii="Calibri" w:hAnsi="Calibri" w:cs="Calibri"/>
          <w:b/>
          <w:bCs/>
        </w:rPr>
        <w:t>Content Title:</w:t>
      </w:r>
      <w:r>
        <w:rPr>
          <w:rFonts w:ascii="Calibri" w:hAnsi="Calibri" w:cs="Calibri"/>
        </w:rPr>
        <w:t xml:space="preserve"> </w:t>
      </w:r>
    </w:p>
    <w:p w14:paraId="1A662809" w14:textId="77777777" w:rsidR="003C569A" w:rsidRDefault="003C569A">
      <w:pPr>
        <w:pStyle w:val="contentblock"/>
        <w:spacing w:before="0" w:beforeAutospacing="0" w:after="45" w:afterAutospacing="0"/>
        <w:divId w:val="1246840264"/>
        <w:rPr>
          <w:rFonts w:ascii="Calibri" w:hAnsi="Calibri" w:cs="Calibri"/>
        </w:rPr>
      </w:pPr>
      <w:r>
        <w:rPr>
          <w:rFonts w:ascii="Calibri" w:hAnsi="Calibri" w:cs="Calibri"/>
        </w:rPr>
        <w:t xml:space="preserve">Emerging Risks and Your Business </w:t>
      </w:r>
    </w:p>
    <w:p w14:paraId="5C1A91D2" w14:textId="77777777" w:rsidR="003C569A" w:rsidRDefault="003C569A">
      <w:pPr>
        <w:pStyle w:val="contentblock"/>
        <w:spacing w:before="270" w:beforeAutospacing="0" w:after="45" w:afterAutospacing="0"/>
        <w:divId w:val="1246840264"/>
        <w:rPr>
          <w:rFonts w:ascii="Calibri" w:hAnsi="Calibri" w:cs="Calibri"/>
        </w:rPr>
      </w:pPr>
      <w:r>
        <w:rPr>
          <w:rFonts w:ascii="Calibri" w:hAnsi="Calibri" w:cs="Calibri"/>
          <w:b/>
          <w:bCs/>
        </w:rPr>
        <w:t>Content Description:</w:t>
      </w:r>
    </w:p>
    <w:p w14:paraId="02591A1B" w14:textId="77777777" w:rsidR="003C569A" w:rsidRDefault="003C569A">
      <w:pPr>
        <w:pStyle w:val="NormalWeb"/>
        <w:divId w:val="639654288"/>
      </w:pPr>
      <w:r>
        <w:t>Remember, what happens today in trade controls and compliance may change tomorrow, as the landscape of controlled items and reasons for control adapts frequently to the world economy, politics, and national security risks.</w:t>
      </w:r>
    </w:p>
    <w:p w14:paraId="2F4B381B" w14:textId="77777777" w:rsidR="003C569A" w:rsidRDefault="003C569A">
      <w:pPr>
        <w:pStyle w:val="NormalWeb"/>
        <w:divId w:val="639654288"/>
      </w:pPr>
      <w:r>
        <w:t>Select each item to find out how emerging risks in trade affect your business.</w:t>
      </w:r>
    </w:p>
    <w:p w14:paraId="73B4236C" w14:textId="77777777" w:rsidR="003C569A" w:rsidRDefault="003C569A">
      <w:pPr>
        <w:pStyle w:val="contentblock"/>
        <w:spacing w:before="0" w:beforeAutospacing="0" w:after="45" w:afterAutospacing="0"/>
        <w:divId w:val="824593503"/>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4379"/>
        <w:gridCol w:w="2335"/>
        <w:gridCol w:w="1247"/>
        <w:gridCol w:w="1050"/>
      </w:tblGrid>
      <w:tr w:rsidR="00000000" w14:paraId="5FB20CEA" w14:textId="77777777">
        <w:trPr>
          <w:divId w:val="824593503"/>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60BFDF3E"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BE434DA"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CCC552E"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5EC9237" w14:textId="77777777" w:rsidR="003C569A" w:rsidRDefault="003C569A">
            <w:pPr>
              <w:pStyle w:val="NormalWeb"/>
              <w:rPr>
                <w:b/>
                <w:bCs/>
              </w:rPr>
            </w:pPr>
            <w:r>
              <w:rPr>
                <w:b/>
                <w:bCs/>
              </w:rPr>
              <w:t>Alternate Text</w:t>
            </w:r>
          </w:p>
        </w:tc>
      </w:tr>
      <w:tr w:rsidR="00000000" w14:paraId="062F8AAA"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CA64B0B" w14:textId="77777777" w:rsidR="003C569A" w:rsidRDefault="003C569A">
            <w:pPr>
              <w:pStyle w:val="NormalWeb"/>
              <w:jc w:val="center"/>
            </w:pPr>
            <w:r>
              <w:t>Futureproofing Trade Compliance</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2299BD44" w14:textId="77777777" w:rsidR="003C569A" w:rsidRDefault="003C569A">
            <w:pPr>
              <w:pStyle w:val="NormalWeb"/>
              <w:divId w:val="900675445"/>
            </w:pPr>
            <w:r>
              <w:t xml:space="preserve">The only way to futureproof your trade compliance is to </w:t>
            </w:r>
            <w:r>
              <w:rPr>
                <w:i/>
                <w:iCs/>
              </w:rPr>
              <w:t xml:space="preserve">monitor </w:t>
            </w:r>
            <w:r>
              <w:t>changes and continuously practice due diligence at each step in your export and import business.</w:t>
            </w:r>
          </w:p>
          <w:p w14:paraId="7EFE8C20" w14:textId="77777777" w:rsidR="003C569A" w:rsidRDefault="003C569A">
            <w:pPr>
              <w:pStyle w:val="NormalWeb"/>
              <w:divId w:val="900675445"/>
            </w:pPr>
            <w:r>
              <w:t xml:space="preserve">Engaging the correct parties in your organization to manage trade compliance is critical to being prepared for changes with a back-up plan to minimize impact on existing business plans. When more people in your organization are aware of best practices for trade compliance and work together to manage risks, you will have a smoother process for </w:t>
            </w:r>
            <w:r>
              <w:lastRenderedPageBreak/>
              <w:t>exchanging products and technologies with foreign parties.</w:t>
            </w:r>
          </w:p>
        </w:tc>
        <w:tc>
          <w:tcPr>
            <w:tcW w:w="0" w:type="auto"/>
            <w:tcBorders>
              <w:bottom w:val="single" w:sz="6" w:space="0" w:color="999999"/>
              <w:right w:val="single" w:sz="6" w:space="0" w:color="999999"/>
            </w:tcBorders>
            <w:tcMar>
              <w:top w:w="60" w:type="dxa"/>
              <w:left w:w="60" w:type="dxa"/>
              <w:bottom w:w="0" w:type="dxa"/>
              <w:right w:w="60" w:type="dxa"/>
            </w:tcMar>
            <w:hideMark/>
          </w:tcPr>
          <w:p w14:paraId="0652B132"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2D649186" w14:textId="77777777" w:rsidR="003C569A" w:rsidRDefault="003C569A">
            <w:pPr>
              <w:spacing w:line="182" w:lineRule="auto"/>
              <w:rPr>
                <w:rFonts w:eastAsia="Times New Roman"/>
                <w:sz w:val="20"/>
                <w:szCs w:val="20"/>
              </w:rPr>
            </w:pPr>
          </w:p>
        </w:tc>
      </w:tr>
      <w:tr w:rsidR="00000000" w14:paraId="74EC242F"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8E74C16" w14:textId="77777777" w:rsidR="003C569A" w:rsidRDefault="003C569A">
            <w:pPr>
              <w:pStyle w:val="NormalWeb"/>
              <w:jc w:val="center"/>
            </w:pPr>
            <w:r>
              <w:t>Emerging Risks in Products and Technologies</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C5EC7E7" w14:textId="580D7C2E" w:rsidR="003C569A" w:rsidRDefault="005B3D85">
            <w:pPr>
              <w:pStyle w:val="NormalWeb"/>
              <w:divId w:val="1664545"/>
            </w:pPr>
            <w:ins w:id="465" w:author="Abifadel, Jeannette" w:date="2026-03-12T13:54:00Z" w16du:dateUtc="2026-03-12T17:54:00Z">
              <w:r>
                <w:t>Our Trade Compliance</w:t>
              </w:r>
            </w:ins>
            <w:ins w:id="466" w:author="Abifadel, Jeannette" w:date="2026-03-12T13:55:00Z" w16du:dateUtc="2026-03-12T17:55:00Z">
              <w:r>
                <w:t xml:space="preserve"> group’s </w:t>
              </w:r>
            </w:ins>
            <w:del w:id="467" w:author="Abifadel, Jeannette" w:date="2026-03-12T13:55:00Z" w16du:dateUtc="2026-03-12T17:55:00Z">
              <w:r w:rsidR="003C569A" w:rsidDel="005B3D85">
                <w:delText>Part of the USPPI’s due diligence</w:delText>
              </w:r>
            </w:del>
            <w:r w:rsidR="003C569A">
              <w:t xml:space="preserve"> responsibility is to ensure that</w:t>
            </w:r>
            <w:ins w:id="468" w:author="Abifadel, Jeannette" w:date="2026-03-12T13:55:00Z" w16du:dateUtc="2026-03-12T17:55:00Z">
              <w:r>
                <w:t xml:space="preserve"> we</w:t>
              </w:r>
            </w:ins>
            <w:r w:rsidR="003C569A">
              <w:t xml:space="preserve"> </w:t>
            </w:r>
            <w:del w:id="469" w:author="Abifadel, Jeannette" w:date="2026-03-12T13:55:00Z" w16du:dateUtc="2026-03-12T17:55:00Z">
              <w:r w:rsidR="003C569A" w:rsidDel="00A07CE3">
                <w:delText xml:space="preserve">your program </w:delText>
              </w:r>
            </w:del>
            <w:r w:rsidR="003C569A">
              <w:t>can identify changes in controls that apply to your products or technology. The newest or highest risk technologies, which may have previously exported as EAR99 without licensing requirements but now have updated controls and licensing requirements, include:</w:t>
            </w:r>
          </w:p>
          <w:p w14:paraId="2B27AF94"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Aerodynamic items and technologies (Section 600 of CCL).</w:t>
            </w:r>
          </w:p>
          <w:p w14:paraId="2C877F42"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Semiconductor- or supercomputer-related parts and technologies (3A090, 3B090, 3D001, 3E001, 4A090, and 4D090 ECCNs in CCL).</w:t>
            </w:r>
          </w:p>
          <w:p w14:paraId="6529CD2F"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 xml:space="preserve">Computer-chips-related parts and technologies (3D001, 3E001, 4DE090, and 4E001 in CCL), with additional Anti-Terrorist </w:t>
            </w:r>
            <w:r>
              <w:rPr>
                <w:rFonts w:ascii="Calibri" w:eastAsia="Times New Roman" w:hAnsi="Calibri" w:cs="Calibri"/>
              </w:rPr>
              <w:lastRenderedPageBreak/>
              <w:t>(AT) controls in place.</w:t>
            </w:r>
          </w:p>
          <w:p w14:paraId="0FB1657C"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Parts and technologies related to UAV (Unmanned Aerial Vehicles) found in supplements to EAR 746.</w:t>
            </w:r>
          </w:p>
          <w:p w14:paraId="238EFE9F"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Artificial intelligence technology, software updates, and related parts (0D521 and 0Y521 ECCN in CCL) – with potential TSU License Exceptions (15 CFR 740.13(c)) for software transferred prior to January 6, 2023, and otherwise only GOV License Exceptions for available countries (15 CFR 740.11(b)(2)(ii)).</w:t>
            </w:r>
          </w:p>
          <w:p w14:paraId="3FCAD28F" w14:textId="77777777" w:rsidR="003C569A" w:rsidRDefault="003C569A">
            <w:pPr>
              <w:numPr>
                <w:ilvl w:val="0"/>
                <w:numId w:val="8"/>
              </w:numPr>
              <w:spacing w:before="100" w:beforeAutospacing="1" w:after="100" w:afterAutospacing="1" w:line="240" w:lineRule="auto"/>
              <w:divId w:val="1664545"/>
              <w:rPr>
                <w:rFonts w:ascii="Calibri" w:eastAsia="Times New Roman" w:hAnsi="Calibri" w:cs="Calibri"/>
              </w:rPr>
            </w:pPr>
            <w:r>
              <w:rPr>
                <w:rFonts w:ascii="Calibri" w:eastAsia="Times New Roman" w:hAnsi="Calibri" w:cs="Calibri"/>
              </w:rPr>
              <w:t>Emerging technologies not yet listed on CCL or the Munitions List under 0Y521.</w:t>
            </w:r>
          </w:p>
        </w:tc>
        <w:tc>
          <w:tcPr>
            <w:tcW w:w="0" w:type="auto"/>
            <w:tcBorders>
              <w:bottom w:val="single" w:sz="6" w:space="0" w:color="999999"/>
              <w:right w:val="single" w:sz="6" w:space="0" w:color="999999"/>
            </w:tcBorders>
            <w:tcMar>
              <w:top w:w="60" w:type="dxa"/>
              <w:left w:w="60" w:type="dxa"/>
              <w:bottom w:w="0" w:type="dxa"/>
              <w:right w:w="60" w:type="dxa"/>
            </w:tcMar>
            <w:hideMark/>
          </w:tcPr>
          <w:p w14:paraId="62FC85A6" w14:textId="77777777" w:rsidR="003C569A" w:rsidRDefault="003C569A">
            <w:pPr>
              <w:numPr>
                <w:ilvl w:val="0"/>
                <w:numId w:val="8"/>
              </w:numPr>
              <w:spacing w:before="100" w:beforeAutospacing="1" w:after="100" w:afterAutospacing="1" w:line="240"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CA01902" w14:textId="77777777" w:rsidR="003C569A" w:rsidRDefault="003C569A">
            <w:pPr>
              <w:spacing w:line="182" w:lineRule="auto"/>
              <w:rPr>
                <w:rFonts w:eastAsia="Times New Roman"/>
                <w:sz w:val="20"/>
                <w:szCs w:val="20"/>
              </w:rPr>
            </w:pPr>
          </w:p>
        </w:tc>
      </w:tr>
      <w:tr w:rsidR="00000000" w14:paraId="737C0E2A"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23523B3" w14:textId="77777777" w:rsidR="003C569A" w:rsidRDefault="003C569A">
            <w:pPr>
              <w:pStyle w:val="NormalWeb"/>
              <w:jc w:val="center"/>
            </w:pPr>
            <w:r>
              <w:t>Emerging Risks in Strategic Military Responses</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6BA750FB" w14:textId="182A2CEE" w:rsidR="003C569A" w:rsidDel="00FE7A8E" w:rsidRDefault="003C569A" w:rsidP="00FE7A8E">
            <w:pPr>
              <w:pStyle w:val="NormalWeb"/>
              <w:divId w:val="170949245"/>
              <w:rPr>
                <w:del w:id="470" w:author="Abifadel, Jeannette" w:date="2026-03-12T13:58:00Z" w16du:dateUtc="2026-03-12T17:58:00Z"/>
              </w:rPr>
            </w:pPr>
            <w:del w:id="471" w:author="Abifadel, Jeannette" w:date="2026-03-12T13:56:00Z" w16du:dateUtc="2026-03-12T17:56:00Z">
              <w:r w:rsidDel="00826018">
                <w:delText xml:space="preserve">Following Russia’s invasion of Ukraine in 2022, the US and ally </w:delText>
              </w:r>
            </w:del>
            <w:ins w:id="472" w:author="Abifadel, Jeannette" w:date="2026-03-12T13:57:00Z" w16du:dateUtc="2026-03-12T17:57:00Z">
              <w:r w:rsidR="00826018">
                <w:t xml:space="preserve">Various </w:t>
              </w:r>
            </w:ins>
            <w:r>
              <w:t>countries have enacted export restrictions and sanctions</w:t>
            </w:r>
            <w:del w:id="473" w:author="Abifadel, Jeannette" w:date="2026-03-12T13:57:00Z" w16du:dateUtc="2026-03-12T17:57:00Z">
              <w:r w:rsidDel="00CF4E68">
                <w:delText xml:space="preserve"> to impede military actions of forces that oppose US global strategies</w:delText>
              </w:r>
            </w:del>
            <w:r>
              <w:t xml:space="preserve">. </w:t>
            </w:r>
            <w:del w:id="474" w:author="Abifadel, Jeannette" w:date="2026-03-12T13:57:00Z" w16du:dateUtc="2026-03-12T17:57:00Z">
              <w:r w:rsidDel="00FE7A8E">
                <w:delText>In</w:delText>
              </w:r>
            </w:del>
            <w:r>
              <w:t xml:space="preserve"> </w:t>
            </w:r>
            <w:del w:id="475" w:author="Abifadel, Jeannette" w:date="2026-03-12T13:58:00Z" w16du:dateUtc="2026-03-12T17:58:00Z">
              <w:r w:rsidDel="00FE7A8E">
                <w:lastRenderedPageBreak/>
                <w:delText>March 2023, additional interdepartmental sanctions were imposed via a Joint Compliance note issued by DOC, BIS, and OFAC, including:</w:delText>
              </w:r>
            </w:del>
          </w:p>
          <w:p w14:paraId="0CDAADEA" w14:textId="1DA6EA22" w:rsidR="003C569A" w:rsidDel="00FE7A8E" w:rsidRDefault="003C569A" w:rsidP="00FE7A8E">
            <w:pPr>
              <w:pStyle w:val="NormalWeb"/>
              <w:divId w:val="170949245"/>
              <w:rPr>
                <w:del w:id="476" w:author="Abifadel, Jeannette" w:date="2026-03-12T13:58:00Z" w16du:dateUtc="2026-03-12T17:58:00Z"/>
                <w:rFonts w:eastAsia="Times New Roman"/>
              </w:rPr>
              <w:pPrChange w:id="477" w:author="Abifadel, Jeannette" w:date="2026-03-12T13:58:00Z" w16du:dateUtc="2026-03-12T17:58:00Z">
                <w:pPr>
                  <w:numPr>
                    <w:numId w:val="9"/>
                  </w:numPr>
                  <w:tabs>
                    <w:tab w:val="num" w:pos="720"/>
                  </w:tabs>
                  <w:spacing w:before="100" w:beforeAutospacing="1" w:after="100" w:afterAutospacing="1" w:line="240" w:lineRule="auto"/>
                  <w:ind w:left="720" w:hanging="360"/>
                  <w:divId w:val="170949245"/>
                </w:pPr>
              </w:pPrChange>
            </w:pPr>
            <w:del w:id="478" w:author="Abifadel, Jeannette" w:date="2026-03-12T13:58:00Z" w16du:dateUtc="2026-03-12T17:58:00Z">
              <w:r w:rsidDel="00FE7A8E">
                <w:rPr>
                  <w:rFonts w:eastAsia="Times New Roman"/>
                </w:rPr>
                <w:delText>Prohibited imports of Russian oil, coal, fish, seafood, alcoholic beverages, and non-industrial diamonds.</w:delText>
              </w:r>
            </w:del>
          </w:p>
          <w:p w14:paraId="3C4E9FE2" w14:textId="1834C67C" w:rsidR="003C569A" w:rsidRDefault="003C569A" w:rsidP="00FE7A8E">
            <w:pPr>
              <w:pStyle w:val="NormalWeb"/>
              <w:divId w:val="170949245"/>
              <w:rPr>
                <w:rFonts w:eastAsia="Times New Roman"/>
              </w:rPr>
              <w:pPrChange w:id="479" w:author="Abifadel, Jeannette" w:date="2026-03-12T13:58:00Z" w16du:dateUtc="2026-03-12T17:58:00Z">
                <w:pPr>
                  <w:numPr>
                    <w:numId w:val="9"/>
                  </w:numPr>
                  <w:tabs>
                    <w:tab w:val="num" w:pos="720"/>
                  </w:tabs>
                  <w:spacing w:before="100" w:beforeAutospacing="1" w:after="100" w:afterAutospacing="1" w:line="240" w:lineRule="auto"/>
                  <w:ind w:left="720" w:hanging="360"/>
                  <w:divId w:val="170949245"/>
                </w:pPr>
              </w:pPrChange>
            </w:pPr>
            <w:del w:id="480" w:author="Abifadel, Jeannette" w:date="2026-03-12T13:58:00Z" w16du:dateUtc="2026-03-12T17:58:00Z">
              <w:r w:rsidDel="00FE7A8E">
                <w:rPr>
                  <w:rFonts w:eastAsia="Times New Roman"/>
                </w:rPr>
                <w:delText>Newly applied sanctions of over 200 individuals and entities found in Russia or third-party countries that support Russia’s war effort, including Russian government officials, oligarchs, defense technology companies, and financial institutions.</w:delText>
              </w:r>
            </w:del>
          </w:p>
          <w:p w14:paraId="2F586B95" w14:textId="56F34BC1" w:rsidR="003C569A" w:rsidDel="00FE7A8E" w:rsidRDefault="003C569A" w:rsidP="00FE7A8E">
            <w:pPr>
              <w:numPr>
                <w:ilvl w:val="0"/>
                <w:numId w:val="9"/>
              </w:numPr>
              <w:spacing w:before="100" w:beforeAutospacing="1" w:after="100" w:afterAutospacing="1" w:line="240" w:lineRule="auto"/>
              <w:divId w:val="170949245"/>
              <w:rPr>
                <w:del w:id="481" w:author="Abifadel, Jeannette" w:date="2026-03-12T13:58:00Z" w16du:dateUtc="2026-03-12T17:58:00Z"/>
                <w:rFonts w:ascii="Calibri" w:eastAsia="Times New Roman" w:hAnsi="Calibri" w:cs="Calibri"/>
              </w:rPr>
            </w:pPr>
            <w:del w:id="482" w:author="Abifadel, Jeannette" w:date="2026-03-12T13:58:00Z" w16du:dateUtc="2026-03-12T17:58:00Z">
              <w:r w:rsidDel="00FE7A8E">
                <w:rPr>
                  <w:rFonts w:ascii="Calibri" w:eastAsia="Times New Roman" w:hAnsi="Calibri" w:cs="Calibri"/>
                </w:rPr>
                <w:delText xml:space="preserve">Increased import tariffs on products from Russia, doubling the previously raised tariff of 35% to 70% for certain iron, steel, copper, nickel, aluminum, lead, and designated plastic products. Additional products, including chemicals, platinum, rhodium, and other mineral </w:delText>
              </w:r>
              <w:r w:rsidDel="00FE7A8E">
                <w:rPr>
                  <w:rFonts w:ascii="Calibri" w:eastAsia="Times New Roman" w:hAnsi="Calibri" w:cs="Calibri"/>
                </w:rPr>
                <w:lastRenderedPageBreak/>
                <w:delText>products, had import tariffs raised to a 35% duty.</w:delText>
              </w:r>
            </w:del>
          </w:p>
          <w:p w14:paraId="6E23FBBB" w14:textId="07C116A2" w:rsidR="003C569A" w:rsidDel="00FE7A8E" w:rsidRDefault="003C569A" w:rsidP="00FE7A8E">
            <w:pPr>
              <w:numPr>
                <w:ilvl w:val="0"/>
                <w:numId w:val="9"/>
              </w:numPr>
              <w:spacing w:before="100" w:beforeAutospacing="1" w:after="100" w:afterAutospacing="1" w:line="240" w:lineRule="auto"/>
              <w:divId w:val="170949245"/>
              <w:rPr>
                <w:del w:id="483" w:author="Abifadel, Jeannette" w:date="2026-03-12T13:58:00Z" w16du:dateUtc="2026-03-12T17:58:00Z"/>
                <w:rFonts w:ascii="Calibri" w:eastAsia="Times New Roman" w:hAnsi="Calibri" w:cs="Calibri"/>
              </w:rPr>
            </w:pPr>
            <w:del w:id="484" w:author="Abifadel, Jeannette" w:date="2026-03-12T13:58:00Z" w16du:dateUtc="2026-03-12T17:58:00Z">
              <w:r w:rsidDel="00FE7A8E">
                <w:rPr>
                  <w:rFonts w:ascii="Calibri" w:eastAsia="Times New Roman" w:hAnsi="Calibri" w:cs="Calibri"/>
                </w:rPr>
                <w:delText>Some aluminum import tariffs from any country where primary aluminum is smelted or cast in Russia will become subject to a 200% duty rate, unless the country of origin already imposes a 200% tariff on its own imports of Russian-sourced aluminum.</w:delText>
              </w:r>
            </w:del>
          </w:p>
          <w:p w14:paraId="757D3582" w14:textId="3FC1CDE1" w:rsidR="003C569A" w:rsidRDefault="003C569A">
            <w:pPr>
              <w:pStyle w:val="NormalWeb"/>
              <w:divId w:val="170949245"/>
            </w:pPr>
            <w:del w:id="485" w:author="Abifadel, Jeannette" w:date="2026-03-12T13:58:00Z" w16du:dateUtc="2026-03-12T17:58:00Z">
              <w:r w:rsidDel="00FE7A8E">
                <w:delText>S</w:delText>
              </w:r>
              <w:r w:rsidDel="00FE7A8E">
                <w:delText>ubsequently,</w:delText>
              </w:r>
            </w:del>
            <w:r>
              <w:t xml:space="preserve"> </w:t>
            </w:r>
            <w:del w:id="486" w:author="Abifadel, Jeannette" w:date="2026-03-12T13:58:00Z" w16du:dateUtc="2026-03-12T17:58:00Z">
              <w:r w:rsidDel="00FE7A8E">
                <w:delText>a</w:delText>
              </w:r>
            </w:del>
            <w:ins w:id="487" w:author="Abifadel, Jeannette" w:date="2026-03-12T13:58:00Z" w16du:dateUtc="2026-03-12T17:58:00Z">
              <w:r w:rsidR="008C6C65">
                <w:t>A</w:t>
              </w:r>
            </w:ins>
            <w:r>
              <w:t>dditional sanctions have been imposed against foreign financial institutions, technology, individuals, and entities. Always check the current sanctions lists to ensure compliance.</w:t>
            </w:r>
          </w:p>
        </w:tc>
        <w:tc>
          <w:tcPr>
            <w:tcW w:w="0" w:type="auto"/>
            <w:tcBorders>
              <w:bottom w:val="single" w:sz="6" w:space="0" w:color="999999"/>
              <w:right w:val="single" w:sz="6" w:space="0" w:color="999999"/>
            </w:tcBorders>
            <w:tcMar>
              <w:top w:w="60" w:type="dxa"/>
              <w:left w:w="60" w:type="dxa"/>
              <w:bottom w:w="0" w:type="dxa"/>
              <w:right w:w="60" w:type="dxa"/>
            </w:tcMar>
            <w:hideMark/>
          </w:tcPr>
          <w:p w14:paraId="5F7AB0BD"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00DB2DE3" w14:textId="77777777" w:rsidR="003C569A" w:rsidRDefault="003C569A">
            <w:pPr>
              <w:spacing w:line="182" w:lineRule="auto"/>
              <w:rPr>
                <w:rFonts w:eastAsia="Times New Roman"/>
                <w:sz w:val="20"/>
                <w:szCs w:val="20"/>
              </w:rPr>
            </w:pPr>
          </w:p>
        </w:tc>
      </w:tr>
      <w:tr w:rsidR="00000000" w14:paraId="12AA9800"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9386401" w14:textId="77777777" w:rsidR="003C569A" w:rsidRDefault="003C569A">
            <w:pPr>
              <w:pStyle w:val="NormalWeb"/>
              <w:jc w:val="center"/>
            </w:pPr>
            <w:r>
              <w:lastRenderedPageBreak/>
              <w:t>US Department of Commerce Recent Guidelines</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036184C3" w14:textId="77777777" w:rsidR="003C569A" w:rsidRDefault="003C569A">
            <w:pPr>
              <w:pStyle w:val="NormalWeb"/>
              <w:divId w:val="28923539"/>
            </w:pPr>
            <w:r>
              <w:t xml:space="preserve">Conducting regular export compliance training protects your organization and its people from errors and violations. Company-wide training should occur periodically, with specific role-based training more frequently, according to the US Department of Justice. The DOJ </w:t>
            </w:r>
            <w:r>
              <w:lastRenderedPageBreak/>
              <w:t>website provides guidelines for successful compliance programs – ones that can “detect (and prevent) the particular types of misconduct most likely to occur in a particular corporation’s line of business” – including:</w:t>
            </w:r>
          </w:p>
          <w:p w14:paraId="4F2ECCD5" w14:textId="77777777" w:rsidR="003C569A" w:rsidRDefault="003C569A">
            <w:pPr>
              <w:numPr>
                <w:ilvl w:val="0"/>
                <w:numId w:val="10"/>
              </w:numPr>
              <w:spacing w:before="100" w:beforeAutospacing="1" w:after="100" w:afterAutospacing="1" w:line="240" w:lineRule="auto"/>
              <w:divId w:val="28923539"/>
              <w:rPr>
                <w:rFonts w:ascii="Calibri" w:eastAsia="Times New Roman" w:hAnsi="Calibri" w:cs="Calibri"/>
              </w:rPr>
            </w:pPr>
            <w:r>
              <w:rPr>
                <w:rFonts w:ascii="Calibri" w:eastAsia="Times New Roman" w:hAnsi="Calibri" w:cs="Calibri"/>
              </w:rPr>
              <w:t>Due diligence.</w:t>
            </w:r>
          </w:p>
          <w:p w14:paraId="5174F6B9" w14:textId="59DF823D" w:rsidR="003C569A" w:rsidRDefault="003C569A" w:rsidP="000F0C25">
            <w:pPr>
              <w:numPr>
                <w:ilvl w:val="0"/>
                <w:numId w:val="10"/>
              </w:numPr>
              <w:spacing w:before="100" w:beforeAutospacing="1" w:after="100" w:afterAutospacing="1" w:line="240" w:lineRule="auto"/>
              <w:divId w:val="28923539"/>
              <w:rPr>
                <w:rFonts w:ascii="Calibri" w:eastAsia="Times New Roman" w:hAnsi="Calibri" w:cs="Calibri"/>
              </w:rPr>
            </w:pPr>
            <w:r>
              <w:rPr>
                <w:rFonts w:ascii="Calibri" w:eastAsia="Times New Roman" w:hAnsi="Calibri" w:cs="Calibri"/>
              </w:rPr>
              <w:t xml:space="preserve">Ongoing monitoring of third parties, such as vendors, </w:t>
            </w:r>
            <w:del w:id="488" w:author="Abifadel, Jeannette" w:date="2026-03-12T14:35:00Z" w16du:dateUtc="2026-03-12T18:35:00Z">
              <w:r w:rsidDel="00490C70">
                <w:rPr>
                  <w:rFonts w:ascii="Calibri" w:eastAsia="Times New Roman" w:hAnsi="Calibri" w:cs="Calibri"/>
                </w:rPr>
                <w:delText>client</w:delText>
              </w:r>
            </w:del>
            <w:ins w:id="489" w:author="Abifadel, Jeannette" w:date="2026-03-12T14:35:00Z" w16du:dateUtc="2026-03-12T18:35:00Z">
              <w:r w:rsidR="00490C70">
                <w:rPr>
                  <w:rFonts w:ascii="Calibri" w:eastAsia="Times New Roman" w:hAnsi="Calibri" w:cs="Calibri"/>
                </w:rPr>
                <w:t>customer</w:t>
              </w:r>
            </w:ins>
            <w:r>
              <w:rPr>
                <w:rFonts w:ascii="Calibri" w:eastAsia="Times New Roman" w:hAnsi="Calibri" w:cs="Calibri"/>
              </w:rPr>
              <w:t>s, freight forwarders, and other supply chain contributors.</w:t>
            </w:r>
          </w:p>
          <w:p w14:paraId="0F29EDE7" w14:textId="77777777" w:rsidR="003C569A" w:rsidRDefault="003C569A">
            <w:pPr>
              <w:numPr>
                <w:ilvl w:val="0"/>
                <w:numId w:val="10"/>
              </w:numPr>
              <w:spacing w:before="100" w:beforeAutospacing="1" w:after="100" w:afterAutospacing="1" w:line="240" w:lineRule="auto"/>
              <w:divId w:val="28923539"/>
              <w:rPr>
                <w:rFonts w:ascii="Calibri" w:eastAsia="Times New Roman" w:hAnsi="Calibri" w:cs="Calibri"/>
              </w:rPr>
            </w:pPr>
            <w:r>
              <w:rPr>
                <w:rFonts w:ascii="Calibri" w:eastAsia="Times New Roman" w:hAnsi="Calibri" w:cs="Calibri"/>
              </w:rPr>
              <w:t>Annual training and certification for employees, with training tied to performance measures.</w:t>
            </w:r>
          </w:p>
          <w:p w14:paraId="56987076" w14:textId="77777777" w:rsidR="003C569A" w:rsidRDefault="003C569A">
            <w:pPr>
              <w:numPr>
                <w:ilvl w:val="0"/>
                <w:numId w:val="10"/>
              </w:numPr>
              <w:spacing w:before="100" w:beforeAutospacing="1" w:after="100" w:afterAutospacing="1" w:line="240" w:lineRule="auto"/>
              <w:divId w:val="28923539"/>
              <w:rPr>
                <w:rFonts w:ascii="Calibri" w:eastAsia="Times New Roman" w:hAnsi="Calibri" w:cs="Calibri"/>
              </w:rPr>
            </w:pPr>
            <w:r>
              <w:rPr>
                <w:rFonts w:ascii="Calibri" w:eastAsia="Times New Roman" w:hAnsi="Calibri" w:cs="Calibri"/>
              </w:rPr>
              <w:t>Audits.</w:t>
            </w:r>
          </w:p>
        </w:tc>
        <w:tc>
          <w:tcPr>
            <w:tcW w:w="0" w:type="auto"/>
            <w:tcBorders>
              <w:bottom w:val="single" w:sz="6" w:space="0" w:color="999999"/>
              <w:right w:val="single" w:sz="6" w:space="0" w:color="999999"/>
            </w:tcBorders>
            <w:tcMar>
              <w:top w:w="60" w:type="dxa"/>
              <w:left w:w="60" w:type="dxa"/>
              <w:bottom w:w="0" w:type="dxa"/>
              <w:right w:w="60" w:type="dxa"/>
            </w:tcMar>
            <w:hideMark/>
          </w:tcPr>
          <w:p w14:paraId="311F4BE4" w14:textId="77777777" w:rsidR="003C569A" w:rsidRDefault="003C569A">
            <w:pPr>
              <w:numPr>
                <w:ilvl w:val="0"/>
                <w:numId w:val="10"/>
              </w:numPr>
              <w:spacing w:before="100" w:beforeAutospacing="1" w:after="100" w:afterAutospacing="1" w:line="240"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18AF2852" w14:textId="77777777" w:rsidR="003C569A" w:rsidRDefault="003C569A">
            <w:pPr>
              <w:spacing w:line="182" w:lineRule="auto"/>
              <w:rPr>
                <w:rFonts w:eastAsia="Times New Roman"/>
                <w:sz w:val="20"/>
                <w:szCs w:val="20"/>
              </w:rPr>
            </w:pPr>
          </w:p>
        </w:tc>
      </w:tr>
      <w:tr w:rsidR="00000000" w14:paraId="6B2C9B91"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595F30B" w14:textId="14FF96CF" w:rsidR="003C569A" w:rsidRDefault="003C569A">
            <w:pPr>
              <w:pStyle w:val="NormalWeb"/>
              <w:jc w:val="center"/>
            </w:pPr>
            <w:del w:id="490" w:author="Abifadel, Jeannette" w:date="2026-03-12T14:00:00Z" w16du:dateUtc="2026-03-12T18:00:00Z">
              <w:r w:rsidDel="00404BA7">
                <w:delText>Fortified Enforcement</w:delText>
              </w:r>
              <w:r w:rsidDel="00404BA7">
                <w:delText xml:space="preserve"> </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5499CBEE" w14:textId="7AC1B634" w:rsidR="003C569A" w:rsidRDefault="003C569A">
            <w:pPr>
              <w:pStyle w:val="NormalWeb"/>
            </w:pPr>
            <w:del w:id="491" w:author="Abifadel, Jeannette" w:date="2026-03-12T14:00:00Z" w16du:dateUtc="2026-03-12T18:00:00Z">
              <w:r w:rsidDel="008B1C14">
                <w:delText xml:space="preserve">Recent joint efforts to increase accountability and enforcement of US Trade Control regulations are apparent in the allocation of additional budget and resources for the Department of Justice and other agencies. </w:delText>
              </w:r>
              <w:r w:rsidDel="00404BA7">
                <w:delText xml:space="preserve">Additional enforcement agents are poised to ensure that national security </w:delText>
              </w:r>
              <w:r w:rsidDel="00404BA7">
                <w:lastRenderedPageBreak/>
                <w:delText>risks due to export compliance violations are addressed with swift government action. Additionally, the Disruptive Technology Strike Force was established to focus on US exports and deemed exports related to critical technologies</w:delText>
              </w:r>
            </w:del>
            <w:r>
              <w:t>.</w:t>
            </w:r>
          </w:p>
        </w:tc>
        <w:tc>
          <w:tcPr>
            <w:tcW w:w="0" w:type="auto"/>
            <w:tcBorders>
              <w:bottom w:val="single" w:sz="6" w:space="0" w:color="999999"/>
              <w:right w:val="single" w:sz="6" w:space="0" w:color="999999"/>
            </w:tcBorders>
            <w:tcMar>
              <w:top w:w="60" w:type="dxa"/>
              <w:left w:w="60" w:type="dxa"/>
              <w:bottom w:w="0" w:type="dxa"/>
              <w:right w:w="60" w:type="dxa"/>
            </w:tcMar>
            <w:hideMark/>
          </w:tcPr>
          <w:p w14:paraId="2B31489F"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1CBBC977" w14:textId="77777777" w:rsidR="003C569A" w:rsidRDefault="003C569A">
            <w:pPr>
              <w:spacing w:line="182" w:lineRule="auto"/>
              <w:rPr>
                <w:rFonts w:eastAsia="Times New Roman"/>
                <w:sz w:val="20"/>
                <w:szCs w:val="20"/>
              </w:rPr>
            </w:pPr>
          </w:p>
        </w:tc>
      </w:tr>
      <w:tr w:rsidR="00000000" w14:paraId="57706EED" w14:textId="77777777">
        <w:trPr>
          <w:divId w:val="824593503"/>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958F281" w14:textId="77777777" w:rsidR="003C569A" w:rsidRDefault="003C569A">
            <w:pPr>
              <w:pStyle w:val="NormalWeb"/>
              <w:jc w:val="center"/>
            </w:pPr>
            <w:r>
              <w:t>Enforcement and Self-Disclosure</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545BF6D5" w14:textId="77777777" w:rsidR="003C569A" w:rsidRDefault="003C569A">
            <w:pPr>
              <w:pStyle w:val="NormalWeb"/>
              <w:divId w:val="1698311096"/>
            </w:pPr>
            <w:r>
              <w:t>Each regulatory department has its own penalties and fees.</w:t>
            </w:r>
          </w:p>
          <w:p w14:paraId="67193D84" w14:textId="77777777" w:rsidR="003C569A" w:rsidRDefault="003C569A">
            <w:pPr>
              <w:pStyle w:val="NormalWeb"/>
              <w:divId w:val="1698311096"/>
            </w:pPr>
            <w:r>
              <w:t>When companies determine that a violation has occurred, they are encouraged to self-disclose the issue. Such disclosures should be managed by the company’s legal team, with the support of trade compliance personnel and other departments. Voluntary Self Disclosures (VSDs) are a large mitigating factor in subsequent enforcement and sometimes can fully offset enforcement action, at the discretion of the involved regulatory agencies.</w:t>
            </w:r>
          </w:p>
          <w:p w14:paraId="4E59DF9F" w14:textId="77777777" w:rsidR="003C569A" w:rsidRDefault="003C569A">
            <w:pPr>
              <w:pStyle w:val="NormalWeb"/>
              <w:divId w:val="1698311096"/>
            </w:pPr>
            <w:r>
              <w:t xml:space="preserve">Another major mitigating factor in enforcement is a strong company </w:t>
            </w:r>
            <w:r>
              <w:lastRenderedPageBreak/>
              <w:t>compliance program that fully addresses trade compliance and is monitored for effectiveness.</w:t>
            </w:r>
          </w:p>
          <w:p w14:paraId="68E4BB77" w14:textId="77777777" w:rsidR="003C569A" w:rsidRDefault="003C569A">
            <w:pPr>
              <w:pStyle w:val="NormalWeb"/>
              <w:divId w:val="1698311096"/>
            </w:pPr>
            <w:r>
              <w:t>The US government’s many regulatory agencies provide overwhelming incentives to promote best trade compliance practices and ensure all company parties successfully comply with all applicable regulations and avoid potential reputational damage, fines, penalties, suspension of export or import privileges, seizures of goods, government monitoring of export compliance programs, and incarceration of individuals who meet criminal enforcement standards.</w:t>
            </w:r>
          </w:p>
          <w:p w14:paraId="29F8A2DE" w14:textId="77777777" w:rsidR="003C569A" w:rsidRDefault="003C569A">
            <w:pPr>
              <w:pStyle w:val="NormalWeb"/>
              <w:divId w:val="1698311096"/>
            </w:pPr>
            <w:r>
              <w:t>Select the Next arrow to continue.</w:t>
            </w:r>
          </w:p>
        </w:tc>
        <w:tc>
          <w:tcPr>
            <w:tcW w:w="0" w:type="auto"/>
            <w:tcBorders>
              <w:bottom w:val="single" w:sz="6" w:space="0" w:color="999999"/>
              <w:right w:val="single" w:sz="6" w:space="0" w:color="999999"/>
            </w:tcBorders>
            <w:tcMar>
              <w:top w:w="60" w:type="dxa"/>
              <w:left w:w="60" w:type="dxa"/>
              <w:bottom w:w="0" w:type="dxa"/>
              <w:right w:w="60" w:type="dxa"/>
            </w:tcMar>
            <w:hideMark/>
          </w:tcPr>
          <w:p w14:paraId="428CE1EF"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31C46C03" w14:textId="77777777" w:rsidR="003C569A" w:rsidRDefault="003C569A">
            <w:pPr>
              <w:spacing w:line="182" w:lineRule="auto"/>
              <w:rPr>
                <w:rFonts w:eastAsia="Times New Roman"/>
                <w:sz w:val="20"/>
                <w:szCs w:val="20"/>
              </w:rPr>
            </w:pPr>
          </w:p>
        </w:tc>
      </w:tr>
    </w:tbl>
    <w:p w14:paraId="0F5C7103" w14:textId="77777777" w:rsidR="003C569A" w:rsidRDefault="003C569A">
      <w:pPr>
        <w:pStyle w:val="contentblock"/>
        <w:spacing w:before="0" w:beforeAutospacing="0" w:after="45" w:afterAutospacing="0"/>
        <w:divId w:val="2090227765"/>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1B9768E6" w14:textId="77777777">
        <w:trPr>
          <w:divId w:val="2090227765"/>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68683DAE"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21321E5"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307EDF6"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240D0CF" w14:textId="77777777" w:rsidR="003C569A" w:rsidRDefault="003C569A">
            <w:pPr>
              <w:pStyle w:val="NormalWeb"/>
              <w:rPr>
                <w:b/>
                <w:bCs/>
              </w:rPr>
            </w:pPr>
            <w:r>
              <w:rPr>
                <w:b/>
                <w:bCs/>
              </w:rPr>
              <w:t>Alternate Text</w:t>
            </w:r>
          </w:p>
        </w:tc>
      </w:tr>
      <w:tr w:rsidR="00000000" w14:paraId="7023AAEF" w14:textId="77777777">
        <w:trPr>
          <w:divId w:val="2090227765"/>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1A9FEEE9"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49D32B2"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1DAE862C"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4B5DFF9B" w14:textId="77777777" w:rsidR="003C569A" w:rsidRDefault="003C569A">
            <w:pPr>
              <w:spacing w:line="182" w:lineRule="auto"/>
              <w:rPr>
                <w:rFonts w:eastAsia="Times New Roman"/>
                <w:sz w:val="20"/>
                <w:szCs w:val="20"/>
              </w:rPr>
            </w:pPr>
          </w:p>
        </w:tc>
      </w:tr>
    </w:tbl>
    <w:p w14:paraId="2361738F" w14:textId="77777777" w:rsidR="003C569A" w:rsidRDefault="003C569A">
      <w:pPr>
        <w:pStyle w:val="contentblock"/>
        <w:spacing w:before="270" w:beforeAutospacing="0" w:after="45" w:afterAutospacing="0"/>
        <w:divId w:val="173039878"/>
        <w:rPr>
          <w:rFonts w:ascii="Calibri" w:hAnsi="Calibri" w:cs="Calibri"/>
        </w:rPr>
      </w:pPr>
      <w:r>
        <w:rPr>
          <w:rFonts w:ascii="Calibri" w:hAnsi="Calibri" w:cs="Calibri"/>
          <w:b/>
          <w:bCs/>
        </w:rPr>
        <w:t>Audio Transcript Text:</w:t>
      </w:r>
      <w:r>
        <w:rPr>
          <w:rFonts w:ascii="Calibri" w:hAnsi="Calibri" w:cs="Calibri"/>
        </w:rPr>
        <w:t xml:space="preserve"> </w:t>
      </w:r>
    </w:p>
    <w:p w14:paraId="6C9AFB9B" w14:textId="77777777" w:rsidR="003C569A" w:rsidRDefault="003C569A">
      <w:pPr>
        <w:pStyle w:val="NormalWeb"/>
        <w:divId w:val="173039878"/>
      </w:pPr>
      <w:r>
        <w:t>Let’s take a look at some key elements of this topic.</w:t>
      </w:r>
    </w:p>
    <w:p w14:paraId="10B34E2A" w14:textId="77777777" w:rsidR="003C569A" w:rsidRDefault="003C569A">
      <w:pPr>
        <w:divId w:val="1246840264"/>
        <w:rPr>
          <w:rFonts w:ascii="Calibri" w:eastAsia="Times New Roman" w:hAnsi="Calibri" w:cs="Calibri"/>
          <w:sz w:val="32"/>
          <w:szCs w:val="32"/>
        </w:rPr>
      </w:pPr>
      <w:r>
        <w:rPr>
          <w:rFonts w:ascii="Calibri" w:eastAsia="Times New Roman" w:hAnsi="Calibri" w:cs="Calibri"/>
          <w:sz w:val="32"/>
          <w:szCs w:val="32"/>
        </w:rPr>
        <w:br w:type="page" w:clear="all"/>
      </w:r>
    </w:p>
    <w:p w14:paraId="49CA679D" w14:textId="77777777" w:rsidR="003C569A" w:rsidRDefault="003C569A">
      <w:pPr>
        <w:jc w:val="right"/>
        <w:divId w:val="1024869192"/>
        <w:rPr>
          <w:rFonts w:ascii="Calibri" w:eastAsia="Times New Roman" w:hAnsi="Calibri" w:cs="Calibri"/>
          <w:sz w:val="30"/>
          <w:szCs w:val="30"/>
        </w:rPr>
      </w:pPr>
      <w:bookmarkStart w:id="492" w:name="Page_8711672963001613871"/>
      <w:bookmarkEnd w:id="492"/>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32 </w:t>
      </w:r>
    </w:p>
    <w:p w14:paraId="74F5E160" w14:textId="77777777" w:rsidR="003C569A" w:rsidRDefault="003C569A">
      <w:pPr>
        <w:jc w:val="right"/>
        <w:divId w:val="1024869192"/>
        <w:rPr>
          <w:rFonts w:ascii="Calibri" w:eastAsia="Times New Roman" w:hAnsi="Calibri" w:cs="Calibri"/>
          <w:sz w:val="30"/>
          <w:szCs w:val="30"/>
        </w:rPr>
      </w:pPr>
      <w:r>
        <w:rPr>
          <w:rFonts w:ascii="Calibri" w:eastAsia="Times New Roman" w:hAnsi="Calibri" w:cs="Calibri"/>
          <w:b/>
          <w:bCs/>
          <w:sz w:val="30"/>
          <w:szCs w:val="30"/>
        </w:rPr>
        <w:t>Lesson 7:</w:t>
      </w:r>
      <w:r>
        <w:rPr>
          <w:rFonts w:ascii="Calibri" w:eastAsia="Times New Roman" w:hAnsi="Calibri" w:cs="Calibri"/>
          <w:sz w:val="30"/>
          <w:szCs w:val="30"/>
        </w:rPr>
        <w:t xml:space="preserve"> Emerging Trends in Trade Compliance &amp; Controls </w:t>
      </w:r>
    </w:p>
    <w:p w14:paraId="17D41CEF" w14:textId="77777777" w:rsidR="003C569A" w:rsidRDefault="003C569A">
      <w:pPr>
        <w:jc w:val="right"/>
        <w:divId w:val="1064260102"/>
        <w:rPr>
          <w:rFonts w:ascii="Calibri" w:eastAsia="Times New Roman" w:hAnsi="Calibri" w:cs="Calibri"/>
          <w:sz w:val="24"/>
          <w:szCs w:val="24"/>
        </w:rPr>
      </w:pPr>
      <w:r>
        <w:rPr>
          <w:rStyle w:val="smallerheader32"/>
          <w:rFonts w:eastAsia="Times New Roman"/>
          <w:b/>
          <w:bCs/>
        </w:rPr>
        <w:t>Question and Answer Template</w:t>
      </w:r>
      <w:r>
        <w:rPr>
          <w:rStyle w:val="smallerheader32"/>
          <w:rFonts w:eastAsia="Times New Roman"/>
          <w:b/>
          <w:bCs/>
        </w:rPr>
        <w:t xml:space="preserve"> </w:t>
      </w:r>
      <w:r>
        <w:rPr>
          <w:rStyle w:val="smallerheader32"/>
          <w:rFonts w:eastAsia="Times New Roman"/>
          <w:b/>
          <w:bCs/>
        </w:rPr>
        <w:t>/ Text</w:t>
      </w:r>
      <w:r>
        <w:rPr>
          <w:rStyle w:val="smallerheader32"/>
          <w:rFonts w:eastAsia="Times New Roman"/>
          <w:b/>
          <w:bCs/>
        </w:rPr>
        <w:t xml:space="preserve"> </w:t>
      </w:r>
      <w:r>
        <w:rPr>
          <w:rStyle w:val="smallerheader32"/>
          <w:rFonts w:eastAsia="Times New Roman"/>
          <w:b/>
          <w:bCs/>
        </w:rPr>
        <w:t>/ LTR</w:t>
      </w:r>
      <w:r>
        <w:rPr>
          <w:rStyle w:val="smallerheader32"/>
          <w:rFonts w:eastAsia="Times New Roman"/>
          <w:b/>
          <w:bCs/>
        </w:rPr>
        <w:t xml:space="preserve"> </w:t>
      </w:r>
    </w:p>
    <w:p w14:paraId="3F66B672" w14:textId="77777777" w:rsidR="003C569A" w:rsidRDefault="003C569A">
      <w:pPr>
        <w:pStyle w:val="contentblock"/>
        <w:spacing w:before="270" w:beforeAutospacing="0" w:after="45" w:afterAutospacing="0"/>
        <w:divId w:val="1688867499"/>
        <w:rPr>
          <w:rFonts w:ascii="Calibri" w:hAnsi="Calibri" w:cs="Calibri"/>
        </w:rPr>
      </w:pPr>
      <w:r>
        <w:rPr>
          <w:rFonts w:ascii="Calibri" w:hAnsi="Calibri" w:cs="Calibri"/>
          <w:b/>
          <w:bCs/>
        </w:rPr>
        <w:t>Content Title:</w:t>
      </w:r>
      <w:r>
        <w:rPr>
          <w:rFonts w:ascii="Calibri" w:hAnsi="Calibri" w:cs="Calibri"/>
        </w:rPr>
        <w:t xml:space="preserve"> </w:t>
      </w:r>
    </w:p>
    <w:p w14:paraId="6272010A" w14:textId="77777777" w:rsidR="003C569A" w:rsidRDefault="003C569A">
      <w:pPr>
        <w:pStyle w:val="contentblock"/>
        <w:spacing w:before="0" w:beforeAutospacing="0" w:after="45" w:afterAutospacing="0"/>
        <w:divId w:val="1688867499"/>
        <w:rPr>
          <w:rFonts w:ascii="Calibri" w:hAnsi="Calibri" w:cs="Calibri"/>
        </w:rPr>
      </w:pPr>
      <w:r>
        <w:rPr>
          <w:rFonts w:ascii="Calibri" w:hAnsi="Calibri" w:cs="Calibri"/>
        </w:rPr>
        <w:t xml:space="preserve">An Error in Judgment </w:t>
      </w:r>
    </w:p>
    <w:p w14:paraId="4A9EBD5D" w14:textId="77777777" w:rsidR="003C569A" w:rsidRDefault="003C569A">
      <w:pPr>
        <w:pStyle w:val="contentblock"/>
        <w:spacing w:before="270" w:beforeAutospacing="0" w:after="45" w:afterAutospacing="0"/>
        <w:divId w:val="1688867499"/>
        <w:rPr>
          <w:rFonts w:ascii="Calibri" w:hAnsi="Calibri" w:cs="Calibri"/>
        </w:rPr>
      </w:pPr>
      <w:r>
        <w:rPr>
          <w:rFonts w:ascii="Calibri" w:hAnsi="Calibri" w:cs="Calibri"/>
          <w:b/>
          <w:bCs/>
        </w:rPr>
        <w:t>Content Description:</w:t>
      </w:r>
    </w:p>
    <w:p w14:paraId="46D385BB" w14:textId="77777777" w:rsidR="003C569A" w:rsidRDefault="003C569A">
      <w:pPr>
        <w:pStyle w:val="NormalWeb"/>
        <w:divId w:val="1688867499"/>
      </w:pPr>
      <w:r>
        <w:t>Jocelyn is responsible for trade compliance at her company, and she’s just realized she made an error in classifying a recent shipment of goods for export and did not have the appropriate license. Jocelyn knows her mistake could be detrimental to the company, but she’s still new and worried about the consequences if her company finds out.</w:t>
      </w:r>
    </w:p>
    <w:p w14:paraId="3BBE34D2" w14:textId="77777777" w:rsidR="003C569A" w:rsidRDefault="003C569A">
      <w:pPr>
        <w:pStyle w:val="NormalWeb"/>
        <w:spacing w:before="270"/>
        <w:divId w:val="1437554402"/>
      </w:pPr>
      <w:r>
        <w:rPr>
          <w:b/>
          <w:bCs/>
        </w:rPr>
        <w:t>Question:</w:t>
      </w:r>
      <w:r>
        <w:t xml:space="preserve"> </w:t>
      </w:r>
    </w:p>
    <w:p w14:paraId="0AFD269F" w14:textId="77777777" w:rsidR="003C569A" w:rsidRDefault="003C569A">
      <w:pPr>
        <w:pStyle w:val="NormalWeb"/>
        <w:divId w:val="1437554402"/>
      </w:pPr>
      <w:r>
        <w:t>What should Jocelyn do in this situation?</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5DE73845" w14:textId="77777777">
        <w:trPr>
          <w:divId w:val="2060397109"/>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2CBF5C6F"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4449CA6B" w14:textId="77777777" w:rsidR="003C569A" w:rsidRDefault="003C569A">
            <w:pPr>
              <w:pStyle w:val="NormalWeb"/>
              <w:rPr>
                <w:b/>
                <w:bCs/>
              </w:rPr>
            </w:pPr>
            <w:r>
              <w:rPr>
                <w:b/>
                <w:bCs/>
              </w:rPr>
              <w:t>Answer</w:t>
            </w:r>
          </w:p>
        </w:tc>
      </w:tr>
      <w:tr w:rsidR="00000000" w14:paraId="5FE5C17E" w14:textId="77777777">
        <w:trPr>
          <w:divId w:val="206039710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A66A143"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E4533ED" w14:textId="77777777" w:rsidR="003C569A" w:rsidRDefault="003C569A">
            <w:pPr>
              <w:pStyle w:val="NormalWeb"/>
            </w:pPr>
            <w:r>
              <w:t>Say nothing – it likely won’t be noticed anyway.</w:t>
            </w:r>
          </w:p>
        </w:tc>
      </w:tr>
      <w:tr w:rsidR="00000000" w14:paraId="2A560461" w14:textId="77777777">
        <w:trPr>
          <w:divId w:val="206039710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C3CFA09"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1A50D708" w14:textId="77777777" w:rsidR="003C569A" w:rsidRDefault="003C569A">
            <w:pPr>
              <w:pStyle w:val="NormalWeb"/>
            </w:pPr>
            <w:r>
              <w:t>Wait and see if the regulating authority catches the mistake before saying anything.</w:t>
            </w:r>
          </w:p>
        </w:tc>
      </w:tr>
      <w:tr w:rsidR="00000000" w14:paraId="1AA25AA1" w14:textId="77777777">
        <w:trPr>
          <w:divId w:val="206039710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0F2D91A"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F7F8872" w14:textId="77777777" w:rsidR="003C569A" w:rsidRDefault="003C569A">
            <w:pPr>
              <w:pStyle w:val="NormalWeb"/>
            </w:pPr>
            <w:r>
              <w:t>Disclose the mistake immediately to Legal.</w:t>
            </w:r>
          </w:p>
        </w:tc>
      </w:tr>
      <w:tr w:rsidR="00000000" w14:paraId="3A80D0FF" w14:textId="77777777">
        <w:trPr>
          <w:divId w:val="206039710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17B8477"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5A95A8FD" w14:textId="77777777" w:rsidR="003C569A" w:rsidRDefault="003C569A">
            <w:pPr>
              <w:pStyle w:val="NormalWeb"/>
            </w:pPr>
            <w:r>
              <w:t>Contact the regulating authority as soon as possible to disclose the error.</w:t>
            </w:r>
          </w:p>
        </w:tc>
      </w:tr>
    </w:tbl>
    <w:p w14:paraId="7ADE8D5E" w14:textId="77777777" w:rsidR="003C569A" w:rsidRDefault="003C569A">
      <w:pPr>
        <w:pStyle w:val="contentblock"/>
        <w:spacing w:before="0" w:beforeAutospacing="0" w:after="270" w:afterAutospacing="0"/>
        <w:divId w:val="1239369397"/>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46E23AF8" w14:textId="77777777" w:rsidR="003C569A" w:rsidRDefault="003C569A">
      <w:pPr>
        <w:divId w:val="1688867499"/>
        <w:rPr>
          <w:rFonts w:ascii="Calibri" w:eastAsia="Times New Roman" w:hAnsi="Calibri" w:cs="Calibri"/>
          <w:sz w:val="32"/>
          <w:szCs w:val="32"/>
        </w:rPr>
      </w:pPr>
      <w:r>
        <w:rPr>
          <w:rFonts w:ascii="Calibri" w:eastAsia="Times New Roman" w:hAnsi="Calibri" w:cs="Calibri"/>
          <w:sz w:val="32"/>
          <w:szCs w:val="32"/>
        </w:rPr>
        <w:br w:type="page" w:clear="all"/>
      </w:r>
    </w:p>
    <w:p w14:paraId="6FFD249E" w14:textId="77777777" w:rsidR="003C569A" w:rsidRDefault="003C569A">
      <w:pPr>
        <w:jc w:val="right"/>
        <w:divId w:val="746341493"/>
        <w:rPr>
          <w:rFonts w:ascii="Calibri" w:eastAsia="Times New Roman" w:hAnsi="Calibri" w:cs="Calibri"/>
          <w:sz w:val="30"/>
          <w:szCs w:val="30"/>
        </w:rPr>
      </w:pPr>
      <w:bookmarkStart w:id="493" w:name="Page_8893446194146279284"/>
      <w:bookmarkEnd w:id="493"/>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33 </w:t>
      </w:r>
    </w:p>
    <w:p w14:paraId="5D72AA26" w14:textId="77777777" w:rsidR="003C569A" w:rsidRDefault="003C569A">
      <w:pPr>
        <w:jc w:val="right"/>
        <w:divId w:val="746341493"/>
        <w:rPr>
          <w:rFonts w:ascii="Calibri" w:eastAsia="Times New Roman" w:hAnsi="Calibri" w:cs="Calibri"/>
          <w:sz w:val="30"/>
          <w:szCs w:val="30"/>
        </w:rPr>
      </w:pPr>
      <w:r>
        <w:rPr>
          <w:rFonts w:ascii="Calibri" w:eastAsia="Times New Roman" w:hAnsi="Calibri" w:cs="Calibri"/>
          <w:b/>
          <w:bCs/>
          <w:sz w:val="30"/>
          <w:szCs w:val="30"/>
        </w:rPr>
        <w:t>Lesson 7:</w:t>
      </w:r>
      <w:r>
        <w:rPr>
          <w:rFonts w:ascii="Calibri" w:eastAsia="Times New Roman" w:hAnsi="Calibri" w:cs="Calibri"/>
          <w:sz w:val="30"/>
          <w:szCs w:val="30"/>
        </w:rPr>
        <w:t xml:space="preserve"> Emerging Trends in Trade Compliance &amp; Controls </w:t>
      </w:r>
    </w:p>
    <w:p w14:paraId="12F64B40" w14:textId="77777777" w:rsidR="003C569A" w:rsidRDefault="003C569A">
      <w:pPr>
        <w:jc w:val="right"/>
        <w:divId w:val="963923862"/>
        <w:rPr>
          <w:rFonts w:ascii="Calibri" w:eastAsia="Times New Roman" w:hAnsi="Calibri" w:cs="Calibri"/>
          <w:sz w:val="24"/>
          <w:szCs w:val="24"/>
        </w:rPr>
      </w:pPr>
      <w:r>
        <w:rPr>
          <w:rStyle w:val="smallerheader33"/>
          <w:rFonts w:eastAsia="Times New Roman"/>
          <w:b/>
          <w:bCs/>
        </w:rPr>
        <w:t>Text and Image Template</w:t>
      </w:r>
      <w:r>
        <w:rPr>
          <w:rStyle w:val="smallerheader33"/>
          <w:rFonts w:eastAsia="Times New Roman"/>
          <w:b/>
          <w:bCs/>
        </w:rPr>
        <w:t xml:space="preserve"> </w:t>
      </w:r>
      <w:r>
        <w:rPr>
          <w:rStyle w:val="smallerheader33"/>
          <w:rFonts w:eastAsia="Times New Roman"/>
          <w:b/>
          <w:bCs/>
        </w:rPr>
        <w:t>/ Text Only</w:t>
      </w:r>
      <w:r>
        <w:rPr>
          <w:rStyle w:val="smallerheader33"/>
          <w:rFonts w:eastAsia="Times New Roman"/>
          <w:b/>
          <w:bCs/>
        </w:rPr>
        <w:t xml:space="preserve"> </w:t>
      </w:r>
    </w:p>
    <w:p w14:paraId="0DB188C1" w14:textId="77777777" w:rsidR="003C569A" w:rsidRDefault="003C569A">
      <w:pPr>
        <w:pStyle w:val="contentblock"/>
        <w:spacing w:before="270" w:beforeAutospacing="0" w:after="45" w:afterAutospacing="0"/>
        <w:divId w:val="961427277"/>
        <w:rPr>
          <w:rFonts w:ascii="Calibri" w:hAnsi="Calibri" w:cs="Calibri"/>
        </w:rPr>
      </w:pPr>
      <w:r>
        <w:rPr>
          <w:rFonts w:ascii="Calibri" w:hAnsi="Calibri" w:cs="Calibri"/>
          <w:b/>
          <w:bCs/>
        </w:rPr>
        <w:t>Content Title:</w:t>
      </w:r>
      <w:r>
        <w:rPr>
          <w:rFonts w:ascii="Calibri" w:hAnsi="Calibri" w:cs="Calibri"/>
        </w:rPr>
        <w:t xml:space="preserve"> </w:t>
      </w:r>
    </w:p>
    <w:p w14:paraId="6ED817EC" w14:textId="77777777" w:rsidR="003C569A" w:rsidRDefault="003C569A">
      <w:pPr>
        <w:pStyle w:val="contentblock"/>
        <w:spacing w:before="0" w:beforeAutospacing="0" w:after="45" w:afterAutospacing="0"/>
        <w:divId w:val="961427277"/>
        <w:rPr>
          <w:rFonts w:ascii="Calibri" w:hAnsi="Calibri" w:cs="Calibri"/>
        </w:rPr>
      </w:pPr>
      <w:r>
        <w:rPr>
          <w:rFonts w:ascii="Calibri" w:hAnsi="Calibri" w:cs="Calibri"/>
        </w:rPr>
        <w:t xml:space="preserve">Thanks for helping Jocelyn. </w:t>
      </w:r>
    </w:p>
    <w:p w14:paraId="731AA155" w14:textId="77777777" w:rsidR="003C569A" w:rsidRDefault="003C569A">
      <w:pPr>
        <w:pStyle w:val="NormalWeb"/>
        <w:spacing w:after="0"/>
        <w:divId w:val="2023630381"/>
      </w:pPr>
      <w:r>
        <w:br w:type="textWrapping" w:clear="all"/>
      </w:r>
      <w:r>
        <w:rPr>
          <w:b/>
          <w:bCs/>
        </w:rPr>
        <w:t>Column 1 Text:</w:t>
      </w:r>
      <w:r>
        <w:t xml:space="preserve"> </w:t>
      </w:r>
    </w:p>
    <w:p w14:paraId="5FAC2998" w14:textId="77777777" w:rsidR="003C569A" w:rsidRDefault="003C569A">
      <w:pPr>
        <w:pStyle w:val="NormalWeb"/>
        <w:divId w:val="1441216405"/>
      </w:pPr>
      <w:r>
        <w:t>In trade compliance, transparency is critical, and any errors should be reported promptly to the appropriate internal department. Jocelyn should not try to resolve the issue with the regulating body herself but allow Legal or Compliance to determine the best response to the situation.</w:t>
      </w:r>
    </w:p>
    <w:p w14:paraId="6AC4A5D3" w14:textId="77777777" w:rsidR="003C569A" w:rsidRDefault="003C569A">
      <w:pPr>
        <w:pStyle w:val="NormalWeb"/>
        <w:divId w:val="1441216405"/>
      </w:pPr>
      <w:r>
        <w:t>Self-disclosure of issues is appreciated by regulatory bodies and can lead to reduced consequences for Jocelyn and her company.</w:t>
      </w:r>
    </w:p>
    <w:p w14:paraId="151A884A" w14:textId="77777777" w:rsidR="003C569A" w:rsidRDefault="003C569A">
      <w:pPr>
        <w:pStyle w:val="contentblock"/>
        <w:spacing w:before="270" w:beforeAutospacing="0" w:after="45" w:afterAutospacing="0"/>
        <w:divId w:val="626936568"/>
        <w:rPr>
          <w:rFonts w:ascii="Calibri" w:hAnsi="Calibri" w:cs="Calibri"/>
        </w:rPr>
      </w:pPr>
      <w:r>
        <w:rPr>
          <w:rFonts w:ascii="Calibri" w:hAnsi="Calibri" w:cs="Calibri"/>
          <w:b/>
          <w:bCs/>
        </w:rPr>
        <w:t>Audio Transcript Text:</w:t>
      </w:r>
      <w:r>
        <w:rPr>
          <w:rFonts w:ascii="Calibri" w:hAnsi="Calibri" w:cs="Calibri"/>
        </w:rPr>
        <w:t xml:space="preserve"> </w:t>
      </w:r>
    </w:p>
    <w:p w14:paraId="35EB434B" w14:textId="77777777" w:rsidR="003C569A" w:rsidRDefault="003C569A">
      <w:pPr>
        <w:pStyle w:val="NormalWeb"/>
        <w:divId w:val="626936568"/>
      </w:pPr>
      <w:r>
        <w:t>You’ve been a great help.</w:t>
      </w:r>
    </w:p>
    <w:p w14:paraId="1D8167DE" w14:textId="77777777" w:rsidR="003C569A" w:rsidRDefault="003C569A">
      <w:pPr>
        <w:divId w:val="961427277"/>
        <w:rPr>
          <w:rFonts w:ascii="Calibri" w:eastAsia="Times New Roman" w:hAnsi="Calibri" w:cs="Calibri"/>
          <w:sz w:val="32"/>
          <w:szCs w:val="32"/>
        </w:rPr>
      </w:pPr>
      <w:r>
        <w:rPr>
          <w:rFonts w:ascii="Calibri" w:eastAsia="Times New Roman" w:hAnsi="Calibri" w:cs="Calibri"/>
          <w:sz w:val="32"/>
          <w:szCs w:val="32"/>
        </w:rPr>
        <w:br w:type="page" w:clear="all"/>
      </w:r>
    </w:p>
    <w:p w14:paraId="087A7E67" w14:textId="77777777" w:rsidR="003C569A" w:rsidRDefault="003C569A">
      <w:pPr>
        <w:jc w:val="right"/>
        <w:divId w:val="1950893936"/>
        <w:rPr>
          <w:rFonts w:ascii="Calibri" w:eastAsia="Times New Roman" w:hAnsi="Calibri" w:cs="Calibri"/>
          <w:sz w:val="30"/>
          <w:szCs w:val="30"/>
        </w:rPr>
      </w:pPr>
      <w:bookmarkStart w:id="494" w:name="Page_4904431974563882831"/>
      <w:bookmarkEnd w:id="494"/>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34 </w:t>
      </w:r>
    </w:p>
    <w:p w14:paraId="5E4FE538" w14:textId="77777777" w:rsidR="003C569A" w:rsidRDefault="003C569A">
      <w:pPr>
        <w:jc w:val="right"/>
        <w:divId w:val="1950893936"/>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3A199133" w14:textId="77777777" w:rsidR="003C569A" w:rsidRDefault="003C569A">
      <w:pPr>
        <w:jc w:val="right"/>
        <w:divId w:val="525561811"/>
        <w:rPr>
          <w:rFonts w:ascii="Calibri" w:eastAsia="Times New Roman" w:hAnsi="Calibri" w:cs="Calibri"/>
          <w:sz w:val="24"/>
          <w:szCs w:val="24"/>
        </w:rPr>
      </w:pPr>
      <w:r>
        <w:rPr>
          <w:rStyle w:val="smallerheader34"/>
          <w:rFonts w:eastAsia="Times New Roman"/>
          <w:b/>
          <w:bCs/>
        </w:rPr>
        <w:t>Text and Image Template</w:t>
      </w:r>
      <w:r>
        <w:rPr>
          <w:rStyle w:val="smallerheader34"/>
          <w:rFonts w:eastAsia="Times New Roman"/>
          <w:b/>
          <w:bCs/>
        </w:rPr>
        <w:t xml:space="preserve"> </w:t>
      </w:r>
      <w:r>
        <w:rPr>
          <w:rStyle w:val="smallerheader34"/>
          <w:rFonts w:eastAsia="Times New Roman"/>
          <w:b/>
          <w:bCs/>
        </w:rPr>
        <w:t>/ Text Only</w:t>
      </w:r>
      <w:r>
        <w:rPr>
          <w:rStyle w:val="smallerheader34"/>
          <w:rFonts w:eastAsia="Times New Roman"/>
          <w:b/>
          <w:bCs/>
        </w:rPr>
        <w:t xml:space="preserve"> </w:t>
      </w:r>
    </w:p>
    <w:p w14:paraId="01E43509" w14:textId="77777777" w:rsidR="003C569A" w:rsidRDefault="003C569A">
      <w:pPr>
        <w:pStyle w:val="contentblock"/>
        <w:spacing w:before="270" w:beforeAutospacing="0" w:after="45" w:afterAutospacing="0"/>
        <w:divId w:val="213977048"/>
        <w:rPr>
          <w:rFonts w:ascii="Calibri" w:hAnsi="Calibri" w:cs="Calibri"/>
        </w:rPr>
      </w:pPr>
      <w:r>
        <w:rPr>
          <w:rFonts w:ascii="Calibri" w:hAnsi="Calibri" w:cs="Calibri"/>
          <w:b/>
          <w:bCs/>
        </w:rPr>
        <w:t>Content Title:</w:t>
      </w:r>
      <w:r>
        <w:rPr>
          <w:rFonts w:ascii="Calibri" w:hAnsi="Calibri" w:cs="Calibri"/>
        </w:rPr>
        <w:t xml:space="preserve"> </w:t>
      </w:r>
    </w:p>
    <w:p w14:paraId="2AD35624" w14:textId="77777777" w:rsidR="003C569A" w:rsidRDefault="003C569A">
      <w:pPr>
        <w:pStyle w:val="contentblock"/>
        <w:spacing w:before="0" w:beforeAutospacing="0" w:after="45" w:afterAutospacing="0"/>
        <w:divId w:val="213977048"/>
        <w:rPr>
          <w:rFonts w:ascii="Calibri" w:hAnsi="Calibri" w:cs="Calibri"/>
        </w:rPr>
      </w:pPr>
      <w:r>
        <w:rPr>
          <w:rFonts w:ascii="Calibri" w:hAnsi="Calibri" w:cs="Calibri"/>
        </w:rPr>
        <w:t xml:space="preserve">Worried about retaliation? You’re not alone. </w:t>
      </w:r>
    </w:p>
    <w:p w14:paraId="089C5B95" w14:textId="77777777" w:rsidR="003C569A" w:rsidRDefault="003C569A">
      <w:pPr>
        <w:pStyle w:val="NormalWeb"/>
        <w:spacing w:after="0"/>
        <w:divId w:val="159584883"/>
      </w:pPr>
      <w:r>
        <w:br w:type="textWrapping" w:clear="all"/>
      </w:r>
      <w:r>
        <w:rPr>
          <w:b/>
          <w:bCs/>
        </w:rPr>
        <w:t>Column 1 Text:</w:t>
      </w:r>
      <w:r>
        <w:t xml:space="preserve"> </w:t>
      </w:r>
    </w:p>
    <w:p w14:paraId="71720598" w14:textId="77777777" w:rsidR="003C569A" w:rsidRDefault="003C569A">
      <w:pPr>
        <w:pStyle w:val="NormalWeb"/>
        <w:divId w:val="723330284"/>
      </w:pPr>
      <w:r>
        <w:rPr>
          <w:rFonts w:ascii="Tahoma" w:hAnsi="Tahoma" w:cs="Tahoma"/>
          <w:color w:val="C0392B"/>
        </w:rPr>
        <w:t>At this office, employees tend to like coming to work and usually enjoy interacting with their colleagues.</w:t>
      </w:r>
    </w:p>
    <w:p w14:paraId="3E4D8756" w14:textId="77777777" w:rsidR="003C569A" w:rsidRDefault="003C569A">
      <w:pPr>
        <w:pStyle w:val="NormalWeb"/>
        <w:divId w:val="723330284"/>
      </w:pPr>
      <w:r>
        <w:rPr>
          <w:rFonts w:ascii="Tahoma" w:hAnsi="Tahoma" w:cs="Tahoma"/>
          <w:color w:val="C0392B"/>
        </w:rPr>
        <w:t>But everything changed when KC joined the department…</w:t>
      </w:r>
    </w:p>
    <w:p w14:paraId="3F4DD678" w14:textId="77777777" w:rsidR="003C569A" w:rsidRDefault="003C569A">
      <w:pPr>
        <w:pStyle w:val="NormalWeb"/>
        <w:divId w:val="723330284"/>
      </w:pPr>
      <w:r>
        <w:rPr>
          <w:rFonts w:ascii="Tahoma" w:hAnsi="Tahoma" w:cs="Tahoma"/>
          <w:color w:val="C0392B"/>
        </w:rPr>
        <w:t>It wasn’t that KC did one particularly bad thing.</w:t>
      </w:r>
    </w:p>
    <w:p w14:paraId="28298679" w14:textId="77777777" w:rsidR="003C569A" w:rsidRDefault="003C569A">
      <w:pPr>
        <w:pStyle w:val="NormalWeb"/>
        <w:divId w:val="723330284"/>
      </w:pPr>
      <w:r>
        <w:rPr>
          <w:rFonts w:ascii="Tahoma" w:hAnsi="Tahoma" w:cs="Tahoma"/>
          <w:color w:val="C0392B"/>
        </w:rPr>
        <w:t>It was that KC did small things, often, that made these team members feel uncomfortable.</w:t>
      </w:r>
    </w:p>
    <w:p w14:paraId="5C18915E" w14:textId="77777777" w:rsidR="003C569A" w:rsidRDefault="003C569A">
      <w:pPr>
        <w:pStyle w:val="NormalWeb"/>
        <w:divId w:val="723330284"/>
      </w:pPr>
      <w:r>
        <w:rPr>
          <w:rFonts w:ascii="Tahoma" w:hAnsi="Tahoma" w:cs="Tahoma"/>
          <w:color w:val="C0392B"/>
        </w:rPr>
        <w:t>It started with KC making jokes at one colleague’s expense, but she was too embarrassed to say anything.</w:t>
      </w:r>
    </w:p>
    <w:p w14:paraId="358DB2F1" w14:textId="77777777" w:rsidR="003C569A" w:rsidRDefault="003C569A">
      <w:pPr>
        <w:pStyle w:val="NormalWeb"/>
        <w:divId w:val="723330284"/>
      </w:pPr>
      <w:r>
        <w:rPr>
          <w:rFonts w:ascii="Tahoma" w:hAnsi="Tahoma" w:cs="Tahoma"/>
          <w:color w:val="C0392B"/>
        </w:rPr>
        <w:t>Then KC started getting a little too close to certain team members and commenting on their appearance.</w:t>
      </w:r>
    </w:p>
    <w:p w14:paraId="1816A1B1" w14:textId="77777777" w:rsidR="003C569A" w:rsidRDefault="003C569A">
      <w:pPr>
        <w:pStyle w:val="NormalWeb"/>
        <w:spacing w:after="0"/>
        <w:divId w:val="794174965"/>
      </w:pPr>
      <w:r>
        <w:rPr>
          <w:b/>
          <w:bCs/>
        </w:rPr>
        <w:t>Column 2 Text:</w:t>
      </w:r>
      <w:r>
        <w:t xml:space="preserve"> </w:t>
      </w:r>
    </w:p>
    <w:p w14:paraId="3745CA7C" w14:textId="77777777" w:rsidR="003C569A" w:rsidRDefault="003C569A">
      <w:pPr>
        <w:pStyle w:val="NormalWeb"/>
        <w:divId w:val="1216311689"/>
      </w:pPr>
      <w:r>
        <w:rPr>
          <w:rFonts w:ascii="Tahoma" w:hAnsi="Tahoma" w:cs="Tahoma"/>
          <w:color w:val="C0392B"/>
        </w:rPr>
        <w:t>And, what’s that KC is doing now?</w:t>
      </w:r>
    </w:p>
    <w:p w14:paraId="0B75BFF5" w14:textId="77777777" w:rsidR="003C569A" w:rsidRDefault="003C569A">
      <w:pPr>
        <w:pStyle w:val="NormalWeb"/>
        <w:divId w:val="1216311689"/>
      </w:pPr>
      <w:r>
        <w:rPr>
          <w:rFonts w:ascii="Tahoma" w:hAnsi="Tahoma" w:cs="Tahoma"/>
          <w:color w:val="C0392B"/>
        </w:rPr>
        <w:t>It seems KC is dealing with a project running behind by yelling at team members and calling them names.</w:t>
      </w:r>
    </w:p>
    <w:p w14:paraId="3F51C35D" w14:textId="77777777" w:rsidR="003C569A" w:rsidRDefault="003C569A">
      <w:pPr>
        <w:pStyle w:val="NormalWeb"/>
        <w:divId w:val="1216311689"/>
      </w:pPr>
      <w:r>
        <w:rPr>
          <w:rFonts w:ascii="Tahoma" w:hAnsi="Tahoma" w:cs="Tahoma"/>
          <w:color w:val="C0392B"/>
        </w:rPr>
        <w:t>KC’s disrespectful behavior shows no signs of stopping.</w:t>
      </w:r>
    </w:p>
    <w:p w14:paraId="3EC0AAD1" w14:textId="77777777" w:rsidR="003C569A" w:rsidRDefault="003C569A">
      <w:pPr>
        <w:pStyle w:val="NormalWeb"/>
        <w:divId w:val="1216311689"/>
      </w:pPr>
      <w:r>
        <w:rPr>
          <w:rFonts w:ascii="Tahoma" w:hAnsi="Tahoma" w:cs="Tahoma"/>
          <w:color w:val="C0392B"/>
        </w:rPr>
        <w:t>Can anyone stop this?</w:t>
      </w:r>
    </w:p>
    <w:p w14:paraId="0065DA36" w14:textId="77777777" w:rsidR="003C569A" w:rsidRDefault="003C569A">
      <w:pPr>
        <w:pStyle w:val="NormalWeb"/>
        <w:divId w:val="1216311689"/>
      </w:pPr>
      <w:r>
        <w:rPr>
          <w:rFonts w:ascii="Tahoma" w:hAnsi="Tahoma" w:cs="Tahoma"/>
          <w:color w:val="C0392B"/>
        </w:rPr>
        <w:t>Will this once-happy, previously positive workplace ever be that way again?</w:t>
      </w:r>
    </w:p>
    <w:p w14:paraId="5E710BA1" w14:textId="77777777" w:rsidR="003C569A" w:rsidRDefault="003C569A">
      <w:pPr>
        <w:pStyle w:val="NormalWeb"/>
        <w:divId w:val="1216311689"/>
      </w:pPr>
      <w:r>
        <w:rPr>
          <w:rFonts w:ascii="Tahoma" w:hAnsi="Tahoma" w:cs="Tahoma"/>
          <w:color w:val="C0392B"/>
        </w:rPr>
        <w:t>Let’s find out.</w:t>
      </w:r>
    </w:p>
    <w:p w14:paraId="31D7FA4E" w14:textId="77777777" w:rsidR="003C569A" w:rsidRDefault="003C569A">
      <w:pPr>
        <w:divId w:val="213977048"/>
        <w:rPr>
          <w:rFonts w:ascii="Calibri" w:eastAsia="Times New Roman" w:hAnsi="Calibri" w:cs="Calibri"/>
          <w:sz w:val="32"/>
          <w:szCs w:val="32"/>
        </w:rPr>
      </w:pPr>
      <w:r>
        <w:rPr>
          <w:rFonts w:ascii="Calibri" w:eastAsia="Times New Roman" w:hAnsi="Calibri" w:cs="Calibri"/>
          <w:sz w:val="32"/>
          <w:szCs w:val="32"/>
        </w:rPr>
        <w:br w:type="page" w:clear="all"/>
      </w:r>
    </w:p>
    <w:p w14:paraId="45AA49E4" w14:textId="77777777" w:rsidR="003C569A" w:rsidRDefault="003C569A">
      <w:pPr>
        <w:jc w:val="right"/>
        <w:divId w:val="448015190"/>
        <w:rPr>
          <w:rFonts w:ascii="Calibri" w:eastAsia="Times New Roman" w:hAnsi="Calibri" w:cs="Calibri"/>
          <w:sz w:val="30"/>
          <w:szCs w:val="30"/>
        </w:rPr>
      </w:pPr>
      <w:bookmarkStart w:id="495" w:name="Page_8467925466437618927"/>
      <w:bookmarkEnd w:id="495"/>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35 </w:t>
      </w:r>
    </w:p>
    <w:p w14:paraId="30E19B94" w14:textId="77777777" w:rsidR="003C569A" w:rsidRDefault="003C569A">
      <w:pPr>
        <w:jc w:val="right"/>
        <w:divId w:val="448015190"/>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5A1A37E2" w14:textId="77777777" w:rsidR="003C569A" w:rsidRDefault="003C569A">
      <w:pPr>
        <w:jc w:val="right"/>
        <w:divId w:val="695231875"/>
        <w:rPr>
          <w:rFonts w:ascii="Calibri" w:eastAsia="Times New Roman" w:hAnsi="Calibri" w:cs="Calibri"/>
          <w:sz w:val="24"/>
          <w:szCs w:val="24"/>
        </w:rPr>
      </w:pPr>
      <w:r>
        <w:rPr>
          <w:rStyle w:val="smallerheader35"/>
          <w:rFonts w:eastAsia="Times New Roman"/>
          <w:b/>
          <w:bCs/>
        </w:rPr>
        <w:t>Hotspot Image Template</w:t>
      </w:r>
      <w:r>
        <w:rPr>
          <w:rStyle w:val="smallerheader35"/>
          <w:rFonts w:eastAsia="Times New Roman"/>
          <w:b/>
          <w:bCs/>
        </w:rPr>
        <w:t xml:space="preserve"> </w:t>
      </w:r>
      <w:r>
        <w:rPr>
          <w:rStyle w:val="smallerheader35"/>
          <w:rFonts w:eastAsia="Times New Roman"/>
          <w:b/>
          <w:bCs/>
        </w:rPr>
        <w:t>/ LTR</w:t>
      </w:r>
      <w:r>
        <w:rPr>
          <w:rStyle w:val="smallerheader35"/>
          <w:rFonts w:eastAsia="Times New Roman"/>
          <w:b/>
          <w:bCs/>
        </w:rPr>
        <w:t xml:space="preserve"> </w:t>
      </w:r>
      <w:r>
        <w:rPr>
          <w:rStyle w:val="smallerheader35"/>
          <w:rFonts w:eastAsia="Times New Roman"/>
          <w:b/>
          <w:bCs/>
        </w:rPr>
        <w:t>/ Sequential</w:t>
      </w:r>
      <w:r>
        <w:rPr>
          <w:rStyle w:val="smallerheader35"/>
          <w:rFonts w:eastAsia="Times New Roman"/>
          <w:b/>
          <w:bCs/>
        </w:rPr>
        <w:t xml:space="preserve"> </w:t>
      </w:r>
    </w:p>
    <w:p w14:paraId="3ADEBF01" w14:textId="77777777" w:rsidR="003C569A" w:rsidRDefault="003C569A">
      <w:pPr>
        <w:pStyle w:val="contentblock"/>
        <w:spacing w:before="270" w:beforeAutospacing="0" w:after="45" w:afterAutospacing="0"/>
        <w:divId w:val="1864897471"/>
        <w:rPr>
          <w:rFonts w:ascii="Calibri" w:hAnsi="Calibri" w:cs="Calibri"/>
        </w:rPr>
      </w:pPr>
      <w:r>
        <w:rPr>
          <w:rFonts w:ascii="Calibri" w:hAnsi="Calibri" w:cs="Calibri"/>
          <w:b/>
          <w:bCs/>
        </w:rPr>
        <w:t>Content Title:</w:t>
      </w:r>
      <w:r>
        <w:rPr>
          <w:rFonts w:ascii="Calibri" w:hAnsi="Calibri" w:cs="Calibri"/>
        </w:rPr>
        <w:t xml:space="preserve"> </w:t>
      </w:r>
    </w:p>
    <w:p w14:paraId="0E526468" w14:textId="77777777" w:rsidR="003C569A" w:rsidRDefault="003C569A">
      <w:pPr>
        <w:pStyle w:val="contentblock"/>
        <w:spacing w:before="0" w:beforeAutospacing="0" w:after="45" w:afterAutospacing="0"/>
        <w:divId w:val="1864897471"/>
        <w:rPr>
          <w:rFonts w:ascii="Calibri" w:hAnsi="Calibri" w:cs="Calibri"/>
        </w:rPr>
      </w:pPr>
      <w:r>
        <w:rPr>
          <w:rFonts w:ascii="Calibri" w:hAnsi="Calibri" w:cs="Calibri"/>
        </w:rPr>
        <w:t xml:space="preserve">Getting Perspective </w:t>
      </w:r>
    </w:p>
    <w:p w14:paraId="09E2917F" w14:textId="77777777" w:rsidR="003C569A" w:rsidRDefault="003C569A">
      <w:pPr>
        <w:pStyle w:val="NormalWeb"/>
        <w:spacing w:after="0"/>
        <w:divId w:val="27026323"/>
      </w:pPr>
      <w:r>
        <w:br w:type="textWrapping" w:clear="all"/>
      </w:r>
      <w:r>
        <w:rPr>
          <w:b/>
          <w:bCs/>
        </w:rPr>
        <w:t>Content Description:</w:t>
      </w:r>
      <w:r>
        <w:t xml:space="preserve"> </w:t>
      </w:r>
    </w:p>
    <w:p w14:paraId="53F472F4" w14:textId="77777777" w:rsidR="003C569A" w:rsidRDefault="003C569A">
      <w:pPr>
        <w:pStyle w:val="NormalWeb"/>
        <w:divId w:val="27026323"/>
      </w:pPr>
      <w:r>
        <w:t>Select each employee to hear their perspective on this problematic colleague.</w:t>
      </w:r>
    </w:p>
    <w:p w14:paraId="63EACEDC" w14:textId="77777777" w:rsidR="003C569A" w:rsidRDefault="003C569A">
      <w:pPr>
        <w:pStyle w:val="contentblock"/>
        <w:spacing w:before="0" w:beforeAutospacing="0" w:after="0" w:afterAutospacing="0"/>
        <w:divId w:val="1962345326"/>
        <w:rPr>
          <w:rFonts w:ascii="Calibri" w:hAnsi="Calibri" w:cs="Calibri"/>
        </w:rPr>
      </w:pPr>
      <w:r>
        <w:rPr>
          <w:rFonts w:ascii="Calibri" w:hAnsi="Calibri" w:cs="Calibri"/>
          <w:b/>
          <w:bCs/>
        </w:rPr>
        <w:t xml:space="preserve">Hotspot Content : </w:t>
      </w:r>
    </w:p>
    <w:p w14:paraId="420EAE0E" w14:textId="77777777" w:rsidR="003C569A" w:rsidRDefault="003C569A">
      <w:pPr>
        <w:pStyle w:val="Heading2"/>
        <w:divId w:val="1962345326"/>
        <w:rPr>
          <w:rFonts w:ascii="Calibri" w:eastAsia="Times New Roman" w:hAnsi="Calibri" w:cs="Calibri"/>
        </w:rPr>
      </w:pPr>
      <w:r>
        <w:rPr>
          <w:rFonts w:ascii="Calibri" w:eastAsia="Times New Roman" w:hAnsi="Calibri" w:cs="Calibri"/>
        </w:rPr>
        <w:t>Max</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124A2B72"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48382AA6" w14:textId="77777777" w:rsidR="003C569A" w:rsidRDefault="003C569A">
            <w:pPr>
              <w:spacing w:line="182" w:lineRule="auto"/>
              <w:rPr>
                <w:rFonts w:ascii="Calibri" w:eastAsia="Times New Roman" w:hAnsi="Calibri" w:cs="Calibri"/>
              </w:rPr>
            </w:pPr>
            <w:r>
              <w:rPr>
                <w:rFonts w:ascii="Calibri" w:eastAsia="Times New Roman" w:hAnsi="Calibri" w:cs="Calibri"/>
                <w:b/>
                <w:bCs/>
              </w:rPr>
              <w:t>Title</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2DC8FACC" w14:textId="77777777" w:rsidR="003C569A" w:rsidRDefault="003C569A">
            <w:pPr>
              <w:spacing w:line="182" w:lineRule="auto"/>
              <w:rPr>
                <w:rFonts w:ascii="Calibri" w:eastAsia="Times New Roman" w:hAnsi="Calibri" w:cs="Calibri"/>
              </w:rPr>
            </w:pPr>
            <w:r>
              <w:rPr>
                <w:rFonts w:ascii="Calibri" w:eastAsia="Times New Roman" w:hAnsi="Calibri" w:cs="Calibri"/>
              </w:rPr>
              <w:t xml:space="preserve">Max </w:t>
            </w:r>
          </w:p>
        </w:tc>
      </w:tr>
      <w:tr w:rsidR="00000000" w14:paraId="76ADE743"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427164E5" w14:textId="77777777" w:rsidR="003C569A" w:rsidRDefault="003C569A">
            <w:pPr>
              <w:spacing w:line="182" w:lineRule="auto"/>
              <w:rPr>
                <w:rFonts w:ascii="Calibri" w:eastAsia="Times New Roman" w:hAnsi="Calibri" w:cs="Calibri"/>
              </w:rPr>
            </w:pPr>
            <w:r>
              <w:rPr>
                <w:rFonts w:ascii="Calibri" w:eastAsia="Times New Roman" w:hAnsi="Calibri" w:cs="Calibri"/>
                <w:b/>
                <w:bCs/>
              </w:rPr>
              <w:t>Text</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13386CAD" w14:textId="77777777" w:rsidR="003C569A" w:rsidRDefault="003C569A">
            <w:pPr>
              <w:pStyle w:val="NormalWeb"/>
            </w:pPr>
            <w:r>
              <w:t>“KC can be a bit, uh, intense. But, you know… deadlines, right? I think we’re all getting used to it.”</w:t>
            </w:r>
          </w:p>
        </w:tc>
      </w:tr>
    </w:tbl>
    <w:p w14:paraId="088DDAF2" w14:textId="77777777" w:rsidR="003C569A" w:rsidRDefault="003C569A">
      <w:pPr>
        <w:pStyle w:val="Heading2"/>
        <w:divId w:val="1962345326"/>
        <w:rPr>
          <w:rFonts w:ascii="Calibri" w:eastAsia="Times New Roman" w:hAnsi="Calibri" w:cs="Calibri"/>
        </w:rPr>
      </w:pPr>
      <w:r>
        <w:rPr>
          <w:rFonts w:ascii="Calibri" w:eastAsia="Times New Roman" w:hAnsi="Calibri" w:cs="Calibri"/>
        </w:rPr>
        <w:t>Priya</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3B856755"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45153514" w14:textId="77777777" w:rsidR="003C569A" w:rsidRDefault="003C569A">
            <w:pPr>
              <w:spacing w:line="182" w:lineRule="auto"/>
              <w:rPr>
                <w:rFonts w:ascii="Calibri" w:eastAsia="Times New Roman" w:hAnsi="Calibri" w:cs="Calibri"/>
              </w:rPr>
            </w:pPr>
            <w:r>
              <w:rPr>
                <w:rFonts w:ascii="Calibri" w:eastAsia="Times New Roman" w:hAnsi="Calibri" w:cs="Calibri"/>
                <w:b/>
                <w:bCs/>
              </w:rPr>
              <w:t>Title</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59A21ED3" w14:textId="77777777" w:rsidR="003C569A" w:rsidRDefault="003C569A">
            <w:pPr>
              <w:spacing w:line="182" w:lineRule="auto"/>
              <w:rPr>
                <w:rFonts w:ascii="Calibri" w:eastAsia="Times New Roman" w:hAnsi="Calibri" w:cs="Calibri"/>
              </w:rPr>
            </w:pPr>
            <w:r>
              <w:rPr>
                <w:rFonts w:ascii="Calibri" w:eastAsia="Times New Roman" w:hAnsi="Calibri" w:cs="Calibri"/>
              </w:rPr>
              <w:t xml:space="preserve">Priya </w:t>
            </w:r>
          </w:p>
        </w:tc>
      </w:tr>
      <w:tr w:rsidR="00000000" w14:paraId="00A17BFE"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07DA0A30" w14:textId="77777777" w:rsidR="003C569A" w:rsidRDefault="003C569A">
            <w:pPr>
              <w:spacing w:line="182" w:lineRule="auto"/>
              <w:rPr>
                <w:rFonts w:ascii="Calibri" w:eastAsia="Times New Roman" w:hAnsi="Calibri" w:cs="Calibri"/>
              </w:rPr>
            </w:pPr>
            <w:r>
              <w:rPr>
                <w:rFonts w:ascii="Calibri" w:eastAsia="Times New Roman" w:hAnsi="Calibri" w:cs="Calibri"/>
                <w:b/>
                <w:bCs/>
              </w:rPr>
              <w:t>Text</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52C592E7" w14:textId="77777777" w:rsidR="003C569A" w:rsidRDefault="003C569A">
            <w:pPr>
              <w:pStyle w:val="NormalWeb"/>
            </w:pPr>
            <w:r>
              <w:t>“I just try to mind my own business and get through the day. I’m not going to get on KC’s bad side by getting involved.”</w:t>
            </w:r>
          </w:p>
        </w:tc>
      </w:tr>
    </w:tbl>
    <w:p w14:paraId="4E1E6B1B" w14:textId="77777777" w:rsidR="003C569A" w:rsidRDefault="003C569A">
      <w:pPr>
        <w:pStyle w:val="Heading2"/>
        <w:divId w:val="1962345326"/>
        <w:rPr>
          <w:rFonts w:ascii="Calibri" w:eastAsia="Times New Roman" w:hAnsi="Calibri" w:cs="Calibri"/>
        </w:rPr>
      </w:pPr>
      <w:r>
        <w:rPr>
          <w:rFonts w:ascii="Calibri" w:eastAsia="Times New Roman" w:hAnsi="Calibri" w:cs="Calibri"/>
        </w:rPr>
        <w:t>Kofi</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6BFB50E1"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7FFFCE9C" w14:textId="77777777" w:rsidR="003C569A" w:rsidRDefault="003C569A">
            <w:pPr>
              <w:spacing w:line="182" w:lineRule="auto"/>
              <w:rPr>
                <w:rFonts w:ascii="Calibri" w:eastAsia="Times New Roman" w:hAnsi="Calibri" w:cs="Calibri"/>
              </w:rPr>
            </w:pPr>
            <w:r>
              <w:rPr>
                <w:rFonts w:ascii="Calibri" w:eastAsia="Times New Roman" w:hAnsi="Calibri" w:cs="Calibri"/>
                <w:b/>
                <w:bCs/>
              </w:rPr>
              <w:t>Title</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13A6403E" w14:textId="77777777" w:rsidR="003C569A" w:rsidRDefault="003C569A">
            <w:pPr>
              <w:spacing w:line="182" w:lineRule="auto"/>
              <w:rPr>
                <w:rFonts w:ascii="Calibri" w:eastAsia="Times New Roman" w:hAnsi="Calibri" w:cs="Calibri"/>
              </w:rPr>
            </w:pPr>
            <w:r>
              <w:rPr>
                <w:rFonts w:ascii="Calibri" w:eastAsia="Times New Roman" w:hAnsi="Calibri" w:cs="Calibri"/>
              </w:rPr>
              <w:t xml:space="preserve">Kofi </w:t>
            </w:r>
          </w:p>
        </w:tc>
      </w:tr>
      <w:tr w:rsidR="00000000" w14:paraId="13AA2471"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235AB715" w14:textId="77777777" w:rsidR="003C569A" w:rsidRDefault="003C569A">
            <w:pPr>
              <w:spacing w:line="182" w:lineRule="auto"/>
              <w:rPr>
                <w:rFonts w:ascii="Calibri" w:eastAsia="Times New Roman" w:hAnsi="Calibri" w:cs="Calibri"/>
              </w:rPr>
            </w:pPr>
            <w:r>
              <w:rPr>
                <w:rFonts w:ascii="Calibri" w:eastAsia="Times New Roman" w:hAnsi="Calibri" w:cs="Calibri"/>
                <w:b/>
                <w:bCs/>
              </w:rPr>
              <w:t>Text</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6A2E7778" w14:textId="77777777" w:rsidR="003C569A" w:rsidRDefault="003C569A">
            <w:pPr>
              <w:pStyle w:val="NormalWeb"/>
            </w:pPr>
            <w:r>
              <w:t>“It’s not like KC is stealing from the company or anything. I’ve worked with worse people before.”</w:t>
            </w:r>
          </w:p>
        </w:tc>
      </w:tr>
    </w:tbl>
    <w:p w14:paraId="0144C178" w14:textId="77777777" w:rsidR="003C569A" w:rsidRDefault="003C569A">
      <w:pPr>
        <w:pStyle w:val="Heading2"/>
        <w:divId w:val="1962345326"/>
        <w:rPr>
          <w:rFonts w:ascii="Calibri" w:eastAsia="Times New Roman" w:hAnsi="Calibri" w:cs="Calibri"/>
        </w:rPr>
      </w:pPr>
      <w:r>
        <w:rPr>
          <w:rFonts w:ascii="Calibri" w:eastAsia="Times New Roman" w:hAnsi="Calibri" w:cs="Calibri"/>
        </w:rPr>
        <w:t>Hana</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31E90D4E"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45BED7D5" w14:textId="77777777" w:rsidR="003C569A" w:rsidRDefault="003C569A">
            <w:pPr>
              <w:spacing w:line="182" w:lineRule="auto"/>
              <w:rPr>
                <w:rFonts w:ascii="Calibri" w:eastAsia="Times New Roman" w:hAnsi="Calibri" w:cs="Calibri"/>
              </w:rPr>
            </w:pPr>
            <w:r>
              <w:rPr>
                <w:rFonts w:ascii="Calibri" w:eastAsia="Times New Roman" w:hAnsi="Calibri" w:cs="Calibri"/>
                <w:b/>
                <w:bCs/>
              </w:rPr>
              <w:t>Title</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456AEBE8" w14:textId="77777777" w:rsidR="003C569A" w:rsidRDefault="003C569A">
            <w:pPr>
              <w:spacing w:line="182" w:lineRule="auto"/>
              <w:rPr>
                <w:rFonts w:ascii="Calibri" w:eastAsia="Times New Roman" w:hAnsi="Calibri" w:cs="Calibri"/>
              </w:rPr>
            </w:pPr>
            <w:r>
              <w:rPr>
                <w:rFonts w:ascii="Calibri" w:eastAsia="Times New Roman" w:hAnsi="Calibri" w:cs="Calibri"/>
              </w:rPr>
              <w:t xml:space="preserve">Hana </w:t>
            </w:r>
          </w:p>
        </w:tc>
      </w:tr>
      <w:tr w:rsidR="00000000" w14:paraId="326B1101" w14:textId="77777777">
        <w:trPr>
          <w:divId w:val="1962345326"/>
          <w:tblCellSpacing w:w="0" w:type="dxa"/>
        </w:trPr>
        <w:tc>
          <w:tcPr>
            <w:tcW w:w="1950" w:type="dxa"/>
            <w:tcBorders>
              <w:bottom w:val="single" w:sz="6" w:space="0" w:color="999999"/>
              <w:right w:val="single" w:sz="6" w:space="0" w:color="999999"/>
            </w:tcBorders>
            <w:tcMar>
              <w:top w:w="45" w:type="dxa"/>
              <w:left w:w="45" w:type="dxa"/>
              <w:bottom w:w="45" w:type="dxa"/>
              <w:right w:w="45" w:type="dxa"/>
            </w:tcMar>
            <w:vAlign w:val="center"/>
            <w:hideMark/>
          </w:tcPr>
          <w:p w14:paraId="54B04400" w14:textId="77777777" w:rsidR="003C569A" w:rsidRDefault="003C569A">
            <w:pPr>
              <w:spacing w:line="182" w:lineRule="auto"/>
              <w:rPr>
                <w:rFonts w:ascii="Calibri" w:eastAsia="Times New Roman" w:hAnsi="Calibri" w:cs="Calibri"/>
              </w:rPr>
            </w:pPr>
            <w:r>
              <w:rPr>
                <w:rFonts w:ascii="Calibri" w:eastAsia="Times New Roman" w:hAnsi="Calibri" w:cs="Calibri"/>
                <w:b/>
                <w:bCs/>
              </w:rPr>
              <w:t>Text</w:t>
            </w:r>
          </w:p>
        </w:tc>
        <w:tc>
          <w:tcPr>
            <w:tcW w:w="0" w:type="auto"/>
            <w:tcBorders>
              <w:bottom w:val="single" w:sz="6" w:space="0" w:color="999999"/>
              <w:right w:val="single" w:sz="6" w:space="0" w:color="999999"/>
            </w:tcBorders>
            <w:tcMar>
              <w:top w:w="45" w:type="dxa"/>
              <w:left w:w="45" w:type="dxa"/>
              <w:bottom w:w="45" w:type="dxa"/>
              <w:right w:w="45" w:type="dxa"/>
            </w:tcMar>
            <w:vAlign w:val="center"/>
            <w:hideMark/>
          </w:tcPr>
          <w:p w14:paraId="092D859A" w14:textId="77777777" w:rsidR="003C569A" w:rsidRDefault="003C569A">
            <w:pPr>
              <w:pStyle w:val="NormalWeb"/>
            </w:pPr>
            <w:r>
              <w:t>“Everyone on the team dreads working with KC. It’s obvious. I’m just surprised management hasn’t done anything about it yet.”</w:t>
            </w:r>
          </w:p>
        </w:tc>
      </w:tr>
    </w:tbl>
    <w:p w14:paraId="507825B5" w14:textId="77777777" w:rsidR="003C569A" w:rsidRDefault="003C569A">
      <w:pPr>
        <w:jc w:val="right"/>
        <w:divId w:val="1864897471"/>
        <w:rPr>
          <w:rFonts w:ascii="Calibri" w:eastAsia="Times New Roman" w:hAnsi="Calibri" w:cs="Calibri"/>
          <w:sz w:val="30"/>
          <w:szCs w:val="30"/>
        </w:rPr>
      </w:pPr>
      <w:r>
        <w:rPr>
          <w:rFonts w:ascii="Calibri" w:eastAsia="Times New Roman" w:hAnsi="Calibri" w:cs="Calibri"/>
          <w:sz w:val="32"/>
          <w:szCs w:val="32"/>
        </w:rPr>
        <w:br w:type="page" w:clear="all"/>
      </w:r>
      <w:bookmarkStart w:id="496" w:name="Page_36740810754764520"/>
      <w:bookmarkEnd w:id="496"/>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36 </w:t>
      </w:r>
    </w:p>
    <w:p w14:paraId="2C4B827F" w14:textId="77777777" w:rsidR="003C569A" w:rsidRDefault="003C569A">
      <w:pPr>
        <w:jc w:val="right"/>
        <w:divId w:val="1864897471"/>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67DA11A2" w14:textId="77777777" w:rsidR="003C569A" w:rsidRDefault="003C569A">
      <w:pPr>
        <w:jc w:val="right"/>
        <w:divId w:val="431511586"/>
        <w:rPr>
          <w:rFonts w:ascii="Calibri" w:eastAsia="Times New Roman" w:hAnsi="Calibri" w:cs="Calibri"/>
          <w:sz w:val="24"/>
          <w:szCs w:val="24"/>
        </w:rPr>
      </w:pPr>
      <w:r>
        <w:rPr>
          <w:rStyle w:val="smallerheader36"/>
          <w:rFonts w:eastAsia="Times New Roman"/>
          <w:b/>
          <w:bCs/>
        </w:rPr>
        <w:t>Question and Answer Template</w:t>
      </w:r>
      <w:r>
        <w:rPr>
          <w:rStyle w:val="smallerheader36"/>
          <w:rFonts w:eastAsia="Times New Roman"/>
          <w:b/>
          <w:bCs/>
        </w:rPr>
        <w:t xml:space="preserve"> </w:t>
      </w:r>
      <w:r>
        <w:rPr>
          <w:rStyle w:val="smallerheader36"/>
          <w:rFonts w:eastAsia="Times New Roman"/>
          <w:b/>
          <w:bCs/>
        </w:rPr>
        <w:t>/ Text</w:t>
      </w:r>
      <w:r>
        <w:rPr>
          <w:rStyle w:val="smallerheader36"/>
          <w:rFonts w:eastAsia="Times New Roman"/>
          <w:b/>
          <w:bCs/>
        </w:rPr>
        <w:t xml:space="preserve"> </w:t>
      </w:r>
      <w:r>
        <w:rPr>
          <w:rStyle w:val="smallerheader36"/>
          <w:rFonts w:eastAsia="Times New Roman"/>
          <w:b/>
          <w:bCs/>
        </w:rPr>
        <w:t>/ LTR</w:t>
      </w:r>
      <w:r>
        <w:rPr>
          <w:rStyle w:val="smallerheader36"/>
          <w:rFonts w:eastAsia="Times New Roman"/>
          <w:b/>
          <w:bCs/>
        </w:rPr>
        <w:t xml:space="preserve"> </w:t>
      </w:r>
    </w:p>
    <w:p w14:paraId="33E36957" w14:textId="77777777" w:rsidR="003C569A" w:rsidRDefault="003C569A">
      <w:pPr>
        <w:pStyle w:val="contentblock"/>
        <w:spacing w:before="270" w:beforeAutospacing="0" w:after="45" w:afterAutospacing="0"/>
        <w:divId w:val="1855461733"/>
        <w:rPr>
          <w:rFonts w:ascii="Calibri" w:hAnsi="Calibri" w:cs="Calibri"/>
        </w:rPr>
      </w:pPr>
      <w:r>
        <w:rPr>
          <w:rFonts w:ascii="Calibri" w:hAnsi="Calibri" w:cs="Calibri"/>
          <w:b/>
          <w:bCs/>
        </w:rPr>
        <w:t>Content Title:</w:t>
      </w:r>
      <w:r>
        <w:rPr>
          <w:rFonts w:ascii="Calibri" w:hAnsi="Calibri" w:cs="Calibri"/>
        </w:rPr>
        <w:t xml:space="preserve"> </w:t>
      </w:r>
    </w:p>
    <w:p w14:paraId="364D0141" w14:textId="77777777" w:rsidR="003C569A" w:rsidRDefault="003C569A">
      <w:pPr>
        <w:pStyle w:val="contentblock"/>
        <w:spacing w:before="0" w:beforeAutospacing="0" w:after="45" w:afterAutospacing="0"/>
        <w:divId w:val="1855461733"/>
        <w:rPr>
          <w:rFonts w:ascii="Calibri" w:hAnsi="Calibri" w:cs="Calibri"/>
        </w:rPr>
      </w:pPr>
      <w:r>
        <w:rPr>
          <w:rFonts w:ascii="Calibri" w:hAnsi="Calibri" w:cs="Calibri"/>
        </w:rPr>
        <w:t xml:space="preserve">The Silent Treatment </w:t>
      </w:r>
    </w:p>
    <w:p w14:paraId="4335DB80" w14:textId="77777777" w:rsidR="003C569A" w:rsidRDefault="003C569A">
      <w:pPr>
        <w:pStyle w:val="contentblock"/>
        <w:spacing w:before="270" w:beforeAutospacing="0" w:after="45" w:afterAutospacing="0"/>
        <w:divId w:val="1855461733"/>
        <w:rPr>
          <w:rFonts w:ascii="Calibri" w:hAnsi="Calibri" w:cs="Calibri"/>
        </w:rPr>
      </w:pPr>
      <w:r>
        <w:rPr>
          <w:rFonts w:ascii="Calibri" w:hAnsi="Calibri" w:cs="Calibri"/>
          <w:b/>
          <w:bCs/>
        </w:rPr>
        <w:t>Content Description:</w:t>
      </w:r>
    </w:p>
    <w:p w14:paraId="0432A2E2" w14:textId="77777777" w:rsidR="003C569A" w:rsidRDefault="003C569A">
      <w:pPr>
        <w:pStyle w:val="NormalWeb"/>
        <w:divId w:val="697896337"/>
      </w:pPr>
      <w:r>
        <w:t>These team members seemed to agree that KC is a problem. Yet, none of them have reported KC’s behavior.</w:t>
      </w:r>
    </w:p>
    <w:p w14:paraId="259F625D" w14:textId="77777777" w:rsidR="003C569A" w:rsidRDefault="003C569A">
      <w:pPr>
        <w:pStyle w:val="NormalWeb"/>
        <w:divId w:val="697896337"/>
      </w:pPr>
      <w:r>
        <w:t>They’re not alone in staying silent – speaking up isn’t easy, so most employees keep poor conduct to themselves.</w:t>
      </w:r>
    </w:p>
    <w:p w14:paraId="6E8D4E58" w14:textId="77777777" w:rsidR="003C569A" w:rsidRDefault="003C569A">
      <w:pPr>
        <w:pStyle w:val="NormalWeb"/>
        <w:spacing w:before="270"/>
        <w:divId w:val="302391653"/>
      </w:pPr>
      <w:r>
        <w:rPr>
          <w:b/>
          <w:bCs/>
        </w:rPr>
        <w:t>Question:</w:t>
      </w:r>
      <w:r>
        <w:t xml:space="preserve"> </w:t>
      </w:r>
    </w:p>
    <w:p w14:paraId="3E036787" w14:textId="77777777" w:rsidR="003C569A" w:rsidRDefault="003C569A">
      <w:pPr>
        <w:pStyle w:val="NormalWeb"/>
        <w:divId w:val="302391653"/>
      </w:pPr>
      <w:r>
        <w:t>What do you think?</w:t>
      </w:r>
    </w:p>
    <w:p w14:paraId="23A76CB4" w14:textId="77777777" w:rsidR="003C569A" w:rsidRDefault="003C569A">
      <w:pPr>
        <w:pStyle w:val="NormalWeb"/>
        <w:spacing w:before="270"/>
        <w:divId w:val="1066340698"/>
      </w:pPr>
      <w:r>
        <w:rPr>
          <w:b/>
          <w:bCs/>
        </w:rPr>
        <w:t>Question Description:</w:t>
      </w:r>
      <w:r>
        <w:t xml:space="preserve"> </w:t>
      </w:r>
    </w:p>
    <w:p w14:paraId="6901F3E1" w14:textId="77777777" w:rsidR="003C569A" w:rsidRDefault="003C569A">
      <w:pPr>
        <w:pStyle w:val="NormalWeb"/>
        <w:divId w:val="1066340698"/>
      </w:pPr>
      <w:r>
        <w:t>Select the most common reason employees don’t speak up.</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7061"/>
      </w:tblGrid>
      <w:tr w:rsidR="00000000" w14:paraId="1CF045BF" w14:textId="77777777">
        <w:trPr>
          <w:divId w:val="2096169559"/>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0AF5EB50"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751171C" w14:textId="77777777" w:rsidR="003C569A" w:rsidRDefault="003C569A">
            <w:pPr>
              <w:pStyle w:val="NormalWeb"/>
              <w:rPr>
                <w:b/>
                <w:bCs/>
              </w:rPr>
            </w:pPr>
            <w:r>
              <w:rPr>
                <w:b/>
                <w:bCs/>
              </w:rPr>
              <w:t>Answer</w:t>
            </w:r>
          </w:p>
        </w:tc>
      </w:tr>
      <w:tr w:rsidR="00000000" w14:paraId="0A777CA2" w14:textId="77777777">
        <w:trPr>
          <w:divId w:val="209616955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8B0692F"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32BFFDC7" w14:textId="77777777" w:rsidR="003C569A" w:rsidRDefault="003C569A">
            <w:pPr>
              <w:pStyle w:val="NormalWeb"/>
            </w:pPr>
            <w:r>
              <w:t>Concerns about not being believed</w:t>
            </w:r>
          </w:p>
        </w:tc>
      </w:tr>
      <w:tr w:rsidR="00000000" w14:paraId="439142F6" w14:textId="77777777">
        <w:trPr>
          <w:divId w:val="209616955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4F51551"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93F7C52" w14:textId="77777777" w:rsidR="003C569A" w:rsidRDefault="003C569A">
            <w:pPr>
              <w:pStyle w:val="NormalWeb"/>
            </w:pPr>
            <w:r>
              <w:t>Lack of management support</w:t>
            </w:r>
          </w:p>
        </w:tc>
      </w:tr>
      <w:tr w:rsidR="00000000" w14:paraId="35D4C60F" w14:textId="77777777">
        <w:trPr>
          <w:divId w:val="209616955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6C2A3CC"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4128713" w14:textId="77777777" w:rsidR="003C569A" w:rsidRDefault="003C569A">
            <w:pPr>
              <w:pStyle w:val="NormalWeb"/>
            </w:pPr>
            <w:r>
              <w:t>Fear of retaliation </w:t>
            </w:r>
          </w:p>
        </w:tc>
      </w:tr>
      <w:tr w:rsidR="00000000" w14:paraId="514226D1" w14:textId="77777777">
        <w:trPr>
          <w:divId w:val="2096169559"/>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3EBF0557"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413CB6EB" w14:textId="77777777" w:rsidR="003C569A" w:rsidRDefault="003C569A">
            <w:pPr>
              <w:pStyle w:val="NormalWeb"/>
            </w:pPr>
            <w:r>
              <w:t>An overly complicated reporting process</w:t>
            </w:r>
          </w:p>
        </w:tc>
      </w:tr>
    </w:tbl>
    <w:p w14:paraId="71D80AC5" w14:textId="77777777" w:rsidR="003C569A" w:rsidRDefault="003C569A">
      <w:pPr>
        <w:pStyle w:val="contentblock"/>
        <w:spacing w:before="0" w:beforeAutospacing="0" w:after="270" w:afterAutospacing="0"/>
        <w:divId w:val="1357655849"/>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08222886"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t>Feedback for Correct</w:t>
      </w:r>
      <w:r>
        <w:rPr>
          <w:rFonts w:ascii="Calibri" w:hAnsi="Calibri" w:cs="Calibri"/>
        </w:rPr>
        <w:t xml:space="preserve"> </w:t>
      </w:r>
    </w:p>
    <w:p w14:paraId="21794106"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t>Title:</w:t>
      </w:r>
    </w:p>
    <w:p w14:paraId="43C03A54" w14:textId="77777777" w:rsidR="003C569A" w:rsidRDefault="003C569A">
      <w:pPr>
        <w:pStyle w:val="NormalWeb"/>
        <w:divId w:val="230120859"/>
      </w:pPr>
      <w:r>
        <w:t>Correct</w:t>
      </w:r>
    </w:p>
    <w:p w14:paraId="408A765E"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t>Content:</w:t>
      </w:r>
    </w:p>
    <w:p w14:paraId="1AEBC36D" w14:textId="77777777" w:rsidR="003C569A" w:rsidRDefault="003C569A">
      <w:pPr>
        <w:pStyle w:val="NormalWeb"/>
        <w:divId w:val="1060712586"/>
      </w:pPr>
      <w:r>
        <w:t>There are a lot of reasons employees don’t speak up when behavior is clearly wrong, but studies have shown that the primary reason is the fear of retaliation, or negative treatment, as a result of the complaint.</w:t>
      </w:r>
    </w:p>
    <w:p w14:paraId="61B4E6D1" w14:textId="77777777" w:rsidR="003C569A" w:rsidRDefault="003C569A">
      <w:pPr>
        <w:pStyle w:val="NormalWeb"/>
        <w:divId w:val="1060712586"/>
      </w:pPr>
      <w:r>
        <w:t>We get it. Employees spend a lot of time at work and hesitate to do something that might negatively impact the experience.</w:t>
      </w:r>
    </w:p>
    <w:p w14:paraId="7407BEEF" w14:textId="77777777" w:rsidR="003C569A" w:rsidRDefault="003C569A">
      <w:pPr>
        <w:pStyle w:val="NormalWeb"/>
        <w:divId w:val="1060712586"/>
      </w:pPr>
      <w:r>
        <w:t>We want to protect our employees and our workplace culture too – that’s why we have zero tolerance for retaliation. More on that next.</w:t>
      </w:r>
    </w:p>
    <w:p w14:paraId="6834BCF3"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lastRenderedPageBreak/>
        <w:t xml:space="preserve">Feedback for Incorrect: </w:t>
      </w:r>
    </w:p>
    <w:p w14:paraId="4A41A64B"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t>Title:</w:t>
      </w:r>
    </w:p>
    <w:p w14:paraId="53957A4A" w14:textId="77777777" w:rsidR="003C569A" w:rsidRDefault="003C569A">
      <w:pPr>
        <w:pStyle w:val="NormalWeb"/>
        <w:divId w:val="230120859"/>
      </w:pPr>
      <w:r>
        <w:t>Incorrect</w:t>
      </w:r>
    </w:p>
    <w:p w14:paraId="28814A11" w14:textId="77777777" w:rsidR="003C569A" w:rsidRDefault="003C569A">
      <w:pPr>
        <w:pStyle w:val="contentblock"/>
        <w:spacing w:before="270" w:beforeAutospacing="0" w:after="45" w:afterAutospacing="0"/>
        <w:divId w:val="230120859"/>
        <w:rPr>
          <w:rFonts w:ascii="Calibri" w:hAnsi="Calibri" w:cs="Calibri"/>
        </w:rPr>
      </w:pPr>
      <w:r>
        <w:rPr>
          <w:rFonts w:ascii="Calibri" w:hAnsi="Calibri" w:cs="Calibri"/>
          <w:b/>
          <w:bCs/>
        </w:rPr>
        <w:t>Content:</w:t>
      </w:r>
    </w:p>
    <w:p w14:paraId="03033835" w14:textId="77777777" w:rsidR="003C569A" w:rsidRDefault="003C569A">
      <w:pPr>
        <w:pStyle w:val="NormalWeb"/>
        <w:divId w:val="797455931"/>
      </w:pPr>
      <w:r>
        <w:t>There are a lot of reasons employees don’t speak up when behavior is clearly wrong, but studies have shown that the primary reason is the fear of retaliation, or negative treatment, as a result of the complaint.</w:t>
      </w:r>
    </w:p>
    <w:p w14:paraId="2D900E6A" w14:textId="77777777" w:rsidR="003C569A" w:rsidRDefault="003C569A">
      <w:pPr>
        <w:pStyle w:val="NormalWeb"/>
        <w:divId w:val="797455931"/>
      </w:pPr>
      <w:r>
        <w:t>We get it. Employees spend a lot of time at work and hesitate to do something that might negatively impact the experience.</w:t>
      </w:r>
    </w:p>
    <w:p w14:paraId="0A85C517" w14:textId="77777777" w:rsidR="003C569A" w:rsidRDefault="003C569A">
      <w:pPr>
        <w:pStyle w:val="NormalWeb"/>
        <w:divId w:val="797455931"/>
      </w:pPr>
      <w:r>
        <w:t>We want to protect our employees and our workplace culture too – that’s why we have zero tolerance for retaliation. More on that next.</w:t>
      </w:r>
    </w:p>
    <w:p w14:paraId="48E6BFE6" w14:textId="77777777" w:rsidR="003C569A" w:rsidRDefault="003C569A">
      <w:pPr>
        <w:divId w:val="1855461733"/>
        <w:rPr>
          <w:rFonts w:ascii="Calibri" w:eastAsia="Times New Roman" w:hAnsi="Calibri" w:cs="Calibri"/>
          <w:sz w:val="32"/>
          <w:szCs w:val="32"/>
        </w:rPr>
      </w:pPr>
      <w:r>
        <w:rPr>
          <w:rFonts w:ascii="Calibri" w:eastAsia="Times New Roman" w:hAnsi="Calibri" w:cs="Calibri"/>
          <w:sz w:val="32"/>
          <w:szCs w:val="32"/>
        </w:rPr>
        <w:br w:type="page" w:clear="all"/>
      </w:r>
    </w:p>
    <w:p w14:paraId="575CAB67" w14:textId="77777777" w:rsidR="003C569A" w:rsidRDefault="003C569A">
      <w:pPr>
        <w:jc w:val="right"/>
        <w:divId w:val="905724672"/>
        <w:rPr>
          <w:rFonts w:ascii="Calibri" w:eastAsia="Times New Roman" w:hAnsi="Calibri" w:cs="Calibri"/>
          <w:sz w:val="30"/>
          <w:szCs w:val="30"/>
        </w:rPr>
      </w:pPr>
      <w:bookmarkStart w:id="497" w:name="Page_1793289963255844696"/>
      <w:bookmarkEnd w:id="497"/>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37 </w:t>
      </w:r>
    </w:p>
    <w:p w14:paraId="192867E3" w14:textId="77777777" w:rsidR="003C569A" w:rsidRDefault="003C569A">
      <w:pPr>
        <w:jc w:val="right"/>
        <w:divId w:val="905724672"/>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3E261E4C" w14:textId="77777777" w:rsidR="003C569A" w:rsidRDefault="003C569A">
      <w:pPr>
        <w:jc w:val="right"/>
        <w:divId w:val="451680311"/>
        <w:rPr>
          <w:rFonts w:ascii="Calibri" w:eastAsia="Times New Roman" w:hAnsi="Calibri" w:cs="Calibri"/>
          <w:sz w:val="24"/>
          <w:szCs w:val="24"/>
        </w:rPr>
      </w:pPr>
      <w:r>
        <w:rPr>
          <w:rStyle w:val="smallerheader37"/>
          <w:rFonts w:eastAsia="Times New Roman"/>
          <w:b/>
          <w:bCs/>
        </w:rPr>
        <w:t>Click and Reveal Template</w:t>
      </w:r>
      <w:r>
        <w:rPr>
          <w:rStyle w:val="smallerheader37"/>
          <w:rFonts w:eastAsia="Times New Roman"/>
          <w:b/>
          <w:bCs/>
        </w:rPr>
        <w:t xml:space="preserve"> </w:t>
      </w:r>
      <w:r>
        <w:rPr>
          <w:rStyle w:val="smallerheader37"/>
          <w:rFonts w:eastAsia="Times New Roman"/>
          <w:b/>
          <w:bCs/>
        </w:rPr>
        <w:t>/ LTR</w:t>
      </w:r>
      <w:r>
        <w:rPr>
          <w:rStyle w:val="smallerheader37"/>
          <w:rFonts w:eastAsia="Times New Roman"/>
          <w:b/>
          <w:bCs/>
        </w:rPr>
        <w:t xml:space="preserve"> </w:t>
      </w:r>
      <w:r>
        <w:rPr>
          <w:rStyle w:val="smallerheader37"/>
          <w:rFonts w:eastAsia="Times New Roman"/>
          <w:b/>
          <w:bCs/>
        </w:rPr>
        <w:t>/ Random</w:t>
      </w:r>
      <w:r>
        <w:rPr>
          <w:rStyle w:val="smallerheader37"/>
          <w:rFonts w:eastAsia="Times New Roman"/>
          <w:b/>
          <w:bCs/>
        </w:rPr>
        <w:t xml:space="preserve"> </w:t>
      </w:r>
    </w:p>
    <w:p w14:paraId="5765113D" w14:textId="77777777" w:rsidR="003C569A" w:rsidRDefault="003C569A">
      <w:pPr>
        <w:pStyle w:val="contentblock"/>
        <w:spacing w:before="270" w:beforeAutospacing="0" w:after="45" w:afterAutospacing="0"/>
        <w:divId w:val="629824990"/>
        <w:rPr>
          <w:rFonts w:ascii="Calibri" w:hAnsi="Calibri" w:cs="Calibri"/>
        </w:rPr>
      </w:pPr>
      <w:r>
        <w:rPr>
          <w:rFonts w:ascii="Calibri" w:hAnsi="Calibri" w:cs="Calibri"/>
          <w:b/>
          <w:bCs/>
        </w:rPr>
        <w:t>Content Title:</w:t>
      </w:r>
      <w:r>
        <w:rPr>
          <w:rFonts w:ascii="Calibri" w:hAnsi="Calibri" w:cs="Calibri"/>
        </w:rPr>
        <w:t xml:space="preserve"> </w:t>
      </w:r>
    </w:p>
    <w:p w14:paraId="5B5343E0" w14:textId="77777777" w:rsidR="003C569A" w:rsidRDefault="003C569A">
      <w:pPr>
        <w:pStyle w:val="contentblock"/>
        <w:spacing w:before="0" w:beforeAutospacing="0" w:after="45" w:afterAutospacing="0"/>
        <w:divId w:val="629824990"/>
        <w:rPr>
          <w:rFonts w:ascii="Calibri" w:hAnsi="Calibri" w:cs="Calibri"/>
        </w:rPr>
      </w:pPr>
      <w:r>
        <w:rPr>
          <w:rFonts w:ascii="Calibri" w:hAnsi="Calibri" w:cs="Calibri"/>
        </w:rPr>
        <w:t xml:space="preserve">Zero Tolerance for Retaliation </w:t>
      </w:r>
    </w:p>
    <w:p w14:paraId="245FC5BD" w14:textId="77777777" w:rsidR="003C569A" w:rsidRDefault="003C569A">
      <w:pPr>
        <w:pStyle w:val="contentblock"/>
        <w:spacing w:before="270" w:beforeAutospacing="0" w:after="45" w:afterAutospacing="0"/>
        <w:divId w:val="629824990"/>
        <w:rPr>
          <w:rFonts w:ascii="Calibri" w:hAnsi="Calibri" w:cs="Calibri"/>
        </w:rPr>
      </w:pPr>
      <w:r>
        <w:rPr>
          <w:rFonts w:ascii="Calibri" w:hAnsi="Calibri" w:cs="Calibri"/>
          <w:b/>
          <w:bCs/>
        </w:rPr>
        <w:t>Content Description:</w:t>
      </w:r>
    </w:p>
    <w:p w14:paraId="0931A394" w14:textId="77777777" w:rsidR="003C569A" w:rsidRDefault="003C569A">
      <w:pPr>
        <w:pStyle w:val="NormalWeb"/>
        <w:divId w:val="330646778"/>
      </w:pPr>
      <w:r>
        <w:t>Select each item to find out what “zero tolerance” includes.</w:t>
      </w:r>
    </w:p>
    <w:p w14:paraId="505D15EB" w14:textId="77777777" w:rsidR="003C569A" w:rsidRDefault="003C569A">
      <w:pPr>
        <w:pStyle w:val="contentblock"/>
        <w:spacing w:before="0" w:beforeAutospacing="0" w:after="45" w:afterAutospacing="0"/>
        <w:divId w:val="871186826"/>
        <w:rPr>
          <w:rFonts w:ascii="Calibri" w:hAnsi="Calibri" w:cs="Calibri"/>
        </w:rPr>
      </w:pPr>
      <w:r>
        <w:rPr>
          <w:rFonts w:ascii="Calibri" w:hAnsi="Calibri" w:cs="Calibri"/>
          <w:b/>
          <w:bCs/>
        </w:rPr>
        <w:t xml:space="preserve">Reveal Content for Desktop: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4645"/>
        <w:gridCol w:w="2069"/>
        <w:gridCol w:w="1247"/>
        <w:gridCol w:w="1050"/>
      </w:tblGrid>
      <w:tr w:rsidR="00000000" w14:paraId="151AD44E" w14:textId="77777777">
        <w:trPr>
          <w:divId w:val="871186826"/>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1E1EB835"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B8D88F2"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1FCB6E87"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A5BF6E0" w14:textId="77777777" w:rsidR="003C569A" w:rsidRDefault="003C569A">
            <w:pPr>
              <w:pStyle w:val="NormalWeb"/>
              <w:rPr>
                <w:b/>
                <w:bCs/>
              </w:rPr>
            </w:pPr>
            <w:r>
              <w:rPr>
                <w:b/>
                <w:bCs/>
              </w:rPr>
              <w:t>Alternate Text</w:t>
            </w:r>
          </w:p>
        </w:tc>
      </w:tr>
      <w:tr w:rsidR="00000000" w14:paraId="047F80F2" w14:textId="77777777">
        <w:trPr>
          <w:divId w:val="8711868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14F8183" w14:textId="77777777" w:rsidR="003C569A" w:rsidRDefault="003C569A">
            <w:pPr>
              <w:pStyle w:val="NormalWeb"/>
              <w:jc w:val="center"/>
            </w:pPr>
            <w:r>
              <w:t>What Is a Zero-Tolerance Stance on Retaliation?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22285BE1" w14:textId="77777777" w:rsidR="003C569A" w:rsidRDefault="003C569A">
            <w:pPr>
              <w:pStyle w:val="NormalWeb"/>
              <w:divId w:val="1235701806"/>
            </w:pPr>
            <w:r>
              <w:t>Zero tolerance for retaliation means that employees are encouraged to speak up when they witness concerning behavior (including acts of retaliation) and will be protected from retaliation when making a report in good faith.</w:t>
            </w:r>
          </w:p>
          <w:p w14:paraId="01597FB0" w14:textId="77777777" w:rsidR="003C569A" w:rsidRDefault="003C569A">
            <w:pPr>
              <w:pStyle w:val="NormalWeb"/>
              <w:divId w:val="1235701806"/>
            </w:pPr>
            <w:r>
              <w:t>All complaints will be taken seriously, investigated promptly and objectively, and handled appropriately – striving for privacy and confidentiality.</w:t>
            </w:r>
          </w:p>
        </w:tc>
        <w:tc>
          <w:tcPr>
            <w:tcW w:w="0" w:type="auto"/>
            <w:tcBorders>
              <w:bottom w:val="single" w:sz="6" w:space="0" w:color="999999"/>
              <w:right w:val="single" w:sz="6" w:space="0" w:color="999999"/>
            </w:tcBorders>
            <w:tcMar>
              <w:top w:w="60" w:type="dxa"/>
              <w:left w:w="60" w:type="dxa"/>
              <w:bottom w:w="0" w:type="dxa"/>
              <w:right w:w="60" w:type="dxa"/>
            </w:tcMar>
            <w:hideMark/>
          </w:tcPr>
          <w:p w14:paraId="61843836"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286D4F14" w14:textId="77777777" w:rsidR="003C569A" w:rsidRDefault="003C569A">
            <w:pPr>
              <w:spacing w:line="182" w:lineRule="auto"/>
              <w:rPr>
                <w:rFonts w:eastAsia="Times New Roman"/>
                <w:sz w:val="20"/>
                <w:szCs w:val="20"/>
              </w:rPr>
            </w:pPr>
          </w:p>
        </w:tc>
      </w:tr>
      <w:tr w:rsidR="00000000" w14:paraId="5910C306" w14:textId="77777777">
        <w:trPr>
          <w:divId w:val="8711868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2A826CC0" w14:textId="77777777" w:rsidR="003C569A" w:rsidRDefault="003C569A">
            <w:pPr>
              <w:pStyle w:val="NormalWeb"/>
              <w:jc w:val="center"/>
            </w:pPr>
            <w:r>
              <w:t>What Kinds of Behavior Are Considered Retaliation?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6892DB5D" w14:textId="77777777" w:rsidR="003C569A" w:rsidRDefault="003C569A">
            <w:pPr>
              <w:pStyle w:val="NormalWeb"/>
              <w:divId w:val="454565547"/>
            </w:pPr>
            <w:r>
              <w:t xml:space="preserve">When employees think of retaliation, being let go from a job is likely what first comes to mind. But, </w:t>
            </w:r>
            <w:r>
              <w:lastRenderedPageBreak/>
              <w:t>retaliation can also include:</w:t>
            </w:r>
          </w:p>
          <w:p w14:paraId="64F661EA" w14:textId="77777777" w:rsidR="003C569A" w:rsidRDefault="003C569A">
            <w:pPr>
              <w:numPr>
                <w:ilvl w:val="0"/>
                <w:numId w:val="11"/>
              </w:numPr>
              <w:spacing w:before="100" w:beforeAutospacing="1" w:after="100" w:afterAutospacing="1" w:line="240" w:lineRule="auto"/>
              <w:divId w:val="454565547"/>
              <w:rPr>
                <w:rFonts w:ascii="Calibri" w:eastAsia="Times New Roman" w:hAnsi="Calibri" w:cs="Calibri"/>
              </w:rPr>
            </w:pPr>
            <w:r>
              <w:rPr>
                <w:rFonts w:ascii="Calibri" w:eastAsia="Times New Roman" w:hAnsi="Calibri" w:cs="Calibri"/>
              </w:rPr>
              <w:t>Unjustified disciplinary action or a negative performance evaluation.</w:t>
            </w:r>
          </w:p>
          <w:p w14:paraId="5B1733C2" w14:textId="77777777" w:rsidR="003C569A" w:rsidRDefault="003C569A">
            <w:pPr>
              <w:numPr>
                <w:ilvl w:val="0"/>
                <w:numId w:val="11"/>
              </w:numPr>
              <w:spacing w:before="100" w:beforeAutospacing="1" w:after="100" w:afterAutospacing="1" w:line="240" w:lineRule="auto"/>
              <w:divId w:val="454565547"/>
              <w:rPr>
                <w:rFonts w:ascii="Calibri" w:eastAsia="Times New Roman" w:hAnsi="Calibri" w:cs="Calibri"/>
              </w:rPr>
            </w:pPr>
            <w:r>
              <w:rPr>
                <w:rFonts w:ascii="Calibri" w:eastAsia="Times New Roman" w:hAnsi="Calibri" w:cs="Calibri"/>
              </w:rPr>
              <w:t>Salary reduction, withholding promotion, or demotion.</w:t>
            </w:r>
          </w:p>
          <w:p w14:paraId="24298CF1" w14:textId="77777777" w:rsidR="003C569A" w:rsidRDefault="003C569A">
            <w:pPr>
              <w:numPr>
                <w:ilvl w:val="0"/>
                <w:numId w:val="11"/>
              </w:numPr>
              <w:spacing w:before="100" w:beforeAutospacing="1" w:after="100" w:afterAutospacing="1" w:line="240" w:lineRule="auto"/>
              <w:divId w:val="454565547"/>
              <w:rPr>
                <w:rFonts w:ascii="Calibri" w:eastAsia="Times New Roman" w:hAnsi="Calibri" w:cs="Calibri"/>
              </w:rPr>
            </w:pPr>
            <w:r>
              <w:rPr>
                <w:rFonts w:ascii="Calibri" w:eastAsia="Times New Roman" w:hAnsi="Calibri" w:cs="Calibri"/>
              </w:rPr>
              <w:t>Harassment, exclusion, or creating a hostile environment.</w:t>
            </w:r>
          </w:p>
          <w:p w14:paraId="6910CFDE" w14:textId="77777777" w:rsidR="003C569A" w:rsidRDefault="003C569A">
            <w:pPr>
              <w:numPr>
                <w:ilvl w:val="0"/>
                <w:numId w:val="11"/>
              </w:numPr>
              <w:spacing w:before="100" w:beforeAutospacing="1" w:after="100" w:afterAutospacing="1" w:line="240" w:lineRule="auto"/>
              <w:divId w:val="454565547"/>
              <w:rPr>
                <w:rFonts w:ascii="Calibri" w:eastAsia="Times New Roman" w:hAnsi="Calibri" w:cs="Calibri"/>
              </w:rPr>
            </w:pPr>
            <w:r>
              <w:rPr>
                <w:rFonts w:ascii="Calibri" w:eastAsia="Times New Roman" w:hAnsi="Calibri" w:cs="Calibri"/>
              </w:rPr>
              <w:t>A negative change in work shift, location, or duties.</w:t>
            </w:r>
          </w:p>
        </w:tc>
        <w:tc>
          <w:tcPr>
            <w:tcW w:w="0" w:type="auto"/>
            <w:tcBorders>
              <w:bottom w:val="single" w:sz="6" w:space="0" w:color="999999"/>
              <w:right w:val="single" w:sz="6" w:space="0" w:color="999999"/>
            </w:tcBorders>
            <w:tcMar>
              <w:top w:w="60" w:type="dxa"/>
              <w:left w:w="60" w:type="dxa"/>
              <w:bottom w:w="0" w:type="dxa"/>
              <w:right w:w="60" w:type="dxa"/>
            </w:tcMar>
            <w:hideMark/>
          </w:tcPr>
          <w:p w14:paraId="45035B14" w14:textId="77777777" w:rsidR="003C569A" w:rsidRDefault="003C569A">
            <w:pPr>
              <w:numPr>
                <w:ilvl w:val="0"/>
                <w:numId w:val="11"/>
              </w:numPr>
              <w:spacing w:before="100" w:beforeAutospacing="1" w:after="100" w:afterAutospacing="1" w:line="240"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2CC9E988" w14:textId="77777777" w:rsidR="003C569A" w:rsidRDefault="003C569A">
            <w:pPr>
              <w:spacing w:line="182" w:lineRule="auto"/>
              <w:rPr>
                <w:rFonts w:eastAsia="Times New Roman"/>
                <w:sz w:val="20"/>
                <w:szCs w:val="20"/>
              </w:rPr>
            </w:pPr>
          </w:p>
        </w:tc>
      </w:tr>
      <w:tr w:rsidR="00000000" w14:paraId="70A421CC" w14:textId="77777777">
        <w:trPr>
          <w:divId w:val="8711868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731694FE" w14:textId="77777777" w:rsidR="003C569A" w:rsidRDefault="003C569A">
            <w:pPr>
              <w:pStyle w:val="NormalWeb"/>
              <w:jc w:val="center"/>
            </w:pPr>
            <w:r>
              <w:t>What Does the Law Say About Retaliation?</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445ECFFB" w14:textId="77777777" w:rsidR="003C569A" w:rsidRDefault="003C569A">
            <w:pPr>
              <w:pStyle w:val="NormalWeb"/>
              <w:divId w:val="201020493"/>
            </w:pPr>
            <w:r>
              <w:t>Many countries have laws protecting employees who report violations or cooperate in investigations or proceedings.</w:t>
            </w:r>
          </w:p>
          <w:p w14:paraId="045DA5D5" w14:textId="3C7AD124" w:rsidR="003C569A" w:rsidDel="00A72308" w:rsidRDefault="003C569A">
            <w:pPr>
              <w:pStyle w:val="NormalWeb"/>
              <w:divId w:val="201020493"/>
              <w:rPr>
                <w:del w:id="498" w:author="Abifadel, Jeannette" w:date="2026-03-12T14:25:00Z" w16du:dateUtc="2026-03-12T18:25:00Z"/>
              </w:rPr>
            </w:pPr>
            <w:del w:id="499" w:author="Abifadel, Jeannette" w:date="2026-03-12T14:25:00Z" w16du:dateUtc="2026-03-12T18:25:00Z">
              <w:r w:rsidDel="00A72308">
                <w:delText>An employer may not retaliate against an individual for reporting or opposing discrimination, filing discrimination charges, or participating in discrimination proceedings.</w:delText>
              </w:r>
            </w:del>
          </w:p>
          <w:p w14:paraId="17AF8119" w14:textId="06C79268" w:rsidR="003C569A" w:rsidRDefault="003C569A">
            <w:pPr>
              <w:pStyle w:val="NormalWeb"/>
              <w:divId w:val="201020493"/>
            </w:pPr>
            <w:del w:id="500" w:author="Abifadel, Jeannette" w:date="2026-03-12T14:25:00Z" w16du:dateUtc="2026-03-12T18:25:00Z">
              <w:r w:rsidDel="00A72308">
                <w:delText xml:space="preserve">They also may not punish an employee who reports a violation </w:delText>
              </w:r>
              <w:r w:rsidDel="00A72308">
                <w:lastRenderedPageBreak/>
                <w:delText>of law, policy, health, safety, or ethics.</w:delText>
              </w:r>
            </w:del>
          </w:p>
          <w:p w14:paraId="42F84FB5" w14:textId="206906D2" w:rsidR="003C569A" w:rsidRDefault="003C569A">
            <w:pPr>
              <w:pStyle w:val="NormalWeb"/>
              <w:divId w:val="201020493"/>
            </w:pPr>
            <w:del w:id="501" w:author="Abifadel, Jeannette" w:date="2026-03-12T14:25:00Z" w16du:dateUtc="2026-03-12T18:25:00Z">
              <w:r w:rsidDel="00A72308">
                <w:delText>Whistleblower protection laws also shield employees from retaliation.</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4B16B25D" w14:textId="77777777" w:rsidR="003C569A" w:rsidRDefault="003C569A"/>
        </w:tc>
        <w:tc>
          <w:tcPr>
            <w:tcW w:w="0" w:type="auto"/>
            <w:tcBorders>
              <w:bottom w:val="single" w:sz="6" w:space="0" w:color="999999"/>
              <w:right w:val="single" w:sz="6" w:space="0" w:color="999999"/>
            </w:tcBorders>
            <w:tcMar>
              <w:top w:w="60" w:type="dxa"/>
              <w:left w:w="60" w:type="dxa"/>
              <w:bottom w:w="0" w:type="dxa"/>
              <w:right w:w="60" w:type="dxa"/>
            </w:tcMar>
            <w:hideMark/>
          </w:tcPr>
          <w:p w14:paraId="40C56AEF" w14:textId="77777777" w:rsidR="003C569A" w:rsidRDefault="003C569A">
            <w:pPr>
              <w:spacing w:line="182" w:lineRule="auto"/>
              <w:rPr>
                <w:rFonts w:eastAsia="Times New Roman"/>
                <w:sz w:val="20"/>
                <w:szCs w:val="20"/>
              </w:rPr>
            </w:pPr>
          </w:p>
        </w:tc>
      </w:tr>
      <w:tr w:rsidR="00000000" w14:paraId="168AE2CF" w14:textId="77777777">
        <w:trPr>
          <w:divId w:val="871186826"/>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3B17A2E" w14:textId="77777777" w:rsidR="003C569A" w:rsidRDefault="003C569A">
            <w:pPr>
              <w:pStyle w:val="NormalWeb"/>
              <w:jc w:val="center"/>
            </w:pPr>
            <w:r>
              <w:t>How Can Retaliation Be Reported?</w:t>
            </w:r>
            <w:r>
              <w:t xml:space="preserve"> </w:t>
            </w:r>
          </w:p>
        </w:tc>
        <w:tc>
          <w:tcPr>
            <w:tcW w:w="0" w:type="auto"/>
            <w:tcBorders>
              <w:bottom w:val="single" w:sz="6" w:space="0" w:color="999999"/>
              <w:right w:val="single" w:sz="6" w:space="0" w:color="999999"/>
            </w:tcBorders>
            <w:tcMar>
              <w:top w:w="60" w:type="dxa"/>
              <w:left w:w="60" w:type="dxa"/>
              <w:bottom w:w="0" w:type="dxa"/>
              <w:right w:w="60" w:type="dxa"/>
            </w:tcMar>
            <w:hideMark/>
          </w:tcPr>
          <w:p w14:paraId="2AA92648" w14:textId="77777777" w:rsidR="003C569A" w:rsidRDefault="003C569A">
            <w:pPr>
              <w:pStyle w:val="NormalWeb"/>
              <w:divId w:val="764153484"/>
            </w:pPr>
            <w:r>
              <w:t>Employees have a number of internal resources available if they need help, including:</w:t>
            </w:r>
          </w:p>
          <w:p w14:paraId="362E5D64" w14:textId="77777777" w:rsidR="003C569A" w:rsidRDefault="003C569A">
            <w:pPr>
              <w:numPr>
                <w:ilvl w:val="0"/>
                <w:numId w:val="12"/>
              </w:numPr>
              <w:spacing w:before="100" w:beforeAutospacing="1" w:after="100" w:afterAutospacing="1" w:line="240" w:lineRule="auto"/>
              <w:divId w:val="764153484"/>
              <w:rPr>
                <w:rFonts w:ascii="Calibri" w:eastAsia="Times New Roman" w:hAnsi="Calibri" w:cs="Calibri"/>
              </w:rPr>
            </w:pPr>
            <w:r>
              <w:rPr>
                <w:rFonts w:ascii="Calibri" w:eastAsia="Times New Roman" w:hAnsi="Calibri" w:cs="Calibri"/>
              </w:rPr>
              <w:t>Managers.</w:t>
            </w:r>
          </w:p>
          <w:p w14:paraId="2BC198E0" w14:textId="77777777" w:rsidR="003C569A" w:rsidRDefault="003C569A">
            <w:pPr>
              <w:numPr>
                <w:ilvl w:val="0"/>
                <w:numId w:val="12"/>
              </w:numPr>
              <w:spacing w:before="100" w:beforeAutospacing="1" w:after="100" w:afterAutospacing="1" w:line="240" w:lineRule="auto"/>
              <w:divId w:val="764153484"/>
              <w:rPr>
                <w:rFonts w:ascii="Calibri" w:eastAsia="Times New Roman" w:hAnsi="Calibri" w:cs="Calibri"/>
              </w:rPr>
            </w:pPr>
            <w:r>
              <w:rPr>
                <w:rFonts w:ascii="Calibri" w:eastAsia="Times New Roman" w:hAnsi="Calibri" w:cs="Calibri"/>
              </w:rPr>
              <w:t>Human resources, legal, and compliance departments.</w:t>
            </w:r>
          </w:p>
          <w:p w14:paraId="3D129128" w14:textId="7CEB390B" w:rsidR="003C569A" w:rsidRDefault="00A72308">
            <w:pPr>
              <w:numPr>
                <w:ilvl w:val="0"/>
                <w:numId w:val="12"/>
              </w:numPr>
              <w:spacing w:before="100" w:beforeAutospacing="1" w:after="100" w:afterAutospacing="1" w:line="240" w:lineRule="auto"/>
              <w:divId w:val="764153484"/>
              <w:rPr>
                <w:rFonts w:ascii="Calibri" w:eastAsia="Times New Roman" w:hAnsi="Calibri" w:cs="Calibri"/>
              </w:rPr>
            </w:pPr>
            <w:ins w:id="502" w:author="Abifadel, Jeannette" w:date="2026-03-12T14:25:00Z" w16du:dateUtc="2026-03-12T18:25:00Z">
              <w:r>
                <w:rPr>
                  <w:rFonts w:ascii="Calibri" w:eastAsia="Times New Roman" w:hAnsi="Calibri" w:cs="Calibri"/>
                </w:rPr>
                <w:t>Com</w:t>
              </w:r>
              <w:r w:rsidR="00B446D8">
                <w:rPr>
                  <w:rFonts w:ascii="Calibri" w:eastAsia="Times New Roman" w:hAnsi="Calibri" w:cs="Calibri"/>
                </w:rPr>
                <w:t xml:space="preserve">pliance </w:t>
              </w:r>
            </w:ins>
            <w:del w:id="503" w:author="Abifadel, Jeannette" w:date="2026-03-12T14:25:00Z" w16du:dateUtc="2026-03-12T18:25:00Z">
              <w:r w:rsidR="003C569A" w:rsidDel="00B446D8">
                <w:rPr>
                  <w:rFonts w:ascii="Calibri" w:eastAsia="Times New Roman" w:hAnsi="Calibri" w:cs="Calibri"/>
                </w:rPr>
                <w:delText>Reporting</w:delText>
              </w:r>
            </w:del>
            <w:r w:rsidR="003C569A">
              <w:rPr>
                <w:rFonts w:ascii="Calibri" w:eastAsia="Times New Roman" w:hAnsi="Calibri" w:cs="Calibri"/>
              </w:rPr>
              <w:t xml:space="preserve"> </w:t>
            </w:r>
            <w:del w:id="504" w:author="Abifadel, Jeannette" w:date="2026-03-12T14:25:00Z" w16du:dateUtc="2026-03-12T18:25:00Z">
              <w:r w:rsidR="003C569A" w:rsidDel="00B446D8">
                <w:rPr>
                  <w:rFonts w:ascii="Calibri" w:eastAsia="Times New Roman" w:hAnsi="Calibri" w:cs="Calibri"/>
                </w:rPr>
                <w:delText>h</w:delText>
              </w:r>
            </w:del>
            <w:ins w:id="505" w:author="Abifadel, Jeannette" w:date="2026-03-12T14:25:00Z" w16du:dateUtc="2026-03-12T18:25:00Z">
              <w:r w:rsidR="00B446D8">
                <w:rPr>
                  <w:rFonts w:ascii="Calibri" w:eastAsia="Times New Roman" w:hAnsi="Calibri" w:cs="Calibri"/>
                </w:rPr>
                <w:t>H</w:t>
              </w:r>
            </w:ins>
            <w:r w:rsidR="003C569A">
              <w:rPr>
                <w:rFonts w:ascii="Calibri" w:eastAsia="Times New Roman" w:hAnsi="Calibri" w:cs="Calibri"/>
              </w:rPr>
              <w:t>otline</w:t>
            </w:r>
            <w:ins w:id="506" w:author="Abifadel, Jeannette" w:date="2026-03-12T14:25:00Z" w16du:dateUtc="2026-03-12T18:25:00Z">
              <w:r w:rsidR="00B446D8">
                <w:rPr>
                  <w:rFonts w:ascii="Calibri" w:eastAsia="Times New Roman" w:hAnsi="Calibri" w:cs="Calibri"/>
                </w:rPr>
                <w:t>.</w:t>
              </w:r>
            </w:ins>
            <w:del w:id="507" w:author="Abifadel, Jeannette" w:date="2026-03-12T14:25:00Z" w16du:dateUtc="2026-03-12T18:25:00Z">
              <w:r w:rsidR="003C569A" w:rsidDel="00B446D8">
                <w:rPr>
                  <w:rFonts w:ascii="Calibri" w:eastAsia="Times New Roman" w:hAnsi="Calibri" w:cs="Calibri"/>
                </w:rPr>
                <w:delText>s.</w:delText>
              </w:r>
            </w:del>
          </w:p>
        </w:tc>
        <w:tc>
          <w:tcPr>
            <w:tcW w:w="0" w:type="auto"/>
            <w:tcBorders>
              <w:bottom w:val="single" w:sz="6" w:space="0" w:color="999999"/>
              <w:right w:val="single" w:sz="6" w:space="0" w:color="999999"/>
            </w:tcBorders>
            <w:tcMar>
              <w:top w:w="60" w:type="dxa"/>
              <w:left w:w="60" w:type="dxa"/>
              <w:bottom w:w="0" w:type="dxa"/>
              <w:right w:w="60" w:type="dxa"/>
            </w:tcMar>
            <w:hideMark/>
          </w:tcPr>
          <w:p w14:paraId="0C5785D3" w14:textId="77777777" w:rsidR="003C569A" w:rsidRDefault="003C569A">
            <w:pPr>
              <w:numPr>
                <w:ilvl w:val="0"/>
                <w:numId w:val="12"/>
              </w:numPr>
              <w:spacing w:before="100" w:beforeAutospacing="1" w:after="100" w:afterAutospacing="1" w:line="240" w:lineRule="auto"/>
              <w:rPr>
                <w:rFonts w:ascii="Calibri" w:eastAsia="Times New Roman" w:hAnsi="Calibri" w:cs="Calibri"/>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14B59E69" w14:textId="77777777" w:rsidR="003C569A" w:rsidRDefault="003C569A">
            <w:pPr>
              <w:spacing w:line="182" w:lineRule="auto"/>
              <w:rPr>
                <w:rFonts w:eastAsia="Times New Roman"/>
                <w:sz w:val="20"/>
                <w:szCs w:val="20"/>
              </w:rPr>
            </w:pPr>
          </w:p>
        </w:tc>
      </w:tr>
    </w:tbl>
    <w:p w14:paraId="692BEFAC" w14:textId="77777777" w:rsidR="003C569A" w:rsidRDefault="003C569A">
      <w:pPr>
        <w:pStyle w:val="contentblock"/>
        <w:spacing w:before="0" w:beforeAutospacing="0" w:after="45" w:afterAutospacing="0"/>
        <w:divId w:val="1797942488"/>
        <w:rPr>
          <w:rFonts w:ascii="Calibri" w:hAnsi="Calibri" w:cs="Calibri"/>
        </w:rPr>
      </w:pPr>
      <w:r>
        <w:rPr>
          <w:rFonts w:ascii="Calibri" w:hAnsi="Calibri" w:cs="Calibri"/>
          <w:b/>
          <w:bCs/>
        </w:rPr>
        <w:t xml:space="preserve">Reveal Content for Mobile: </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1950"/>
        <w:gridCol w:w="2898"/>
        <w:gridCol w:w="2308"/>
        <w:gridCol w:w="1855"/>
      </w:tblGrid>
      <w:tr w:rsidR="00000000" w14:paraId="7AD22FF4" w14:textId="77777777">
        <w:trPr>
          <w:divId w:val="1797942488"/>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55967678" w14:textId="77777777" w:rsidR="003C569A" w:rsidRDefault="003C569A">
            <w:pPr>
              <w:pStyle w:val="NormalWeb"/>
              <w:jc w:val="center"/>
              <w:rPr>
                <w:b/>
                <w:bCs/>
              </w:rPr>
            </w:pPr>
            <w:r>
              <w:rPr>
                <w:b/>
                <w:bCs/>
              </w:rPr>
              <w:t>Interaction Title</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84BC365" w14:textId="77777777" w:rsidR="003C569A" w:rsidRDefault="003C569A">
            <w:pPr>
              <w:pStyle w:val="NormalWeb"/>
              <w:rPr>
                <w:b/>
                <w:bCs/>
              </w:rPr>
            </w:pPr>
            <w:r>
              <w:rPr>
                <w:b/>
                <w:bCs/>
              </w:rPr>
              <w:t>Interaction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5D93BF73" w14:textId="77777777" w:rsidR="003C569A" w:rsidRDefault="003C569A">
            <w:pPr>
              <w:pStyle w:val="NormalWeb"/>
              <w:rPr>
                <w:b/>
                <w:bCs/>
              </w:rPr>
            </w:pPr>
            <w:r>
              <w:rPr>
                <w:b/>
                <w:bCs/>
              </w:rPr>
              <w:t>Image Description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08247CBE" w14:textId="77777777" w:rsidR="003C569A" w:rsidRDefault="003C569A">
            <w:pPr>
              <w:pStyle w:val="NormalWeb"/>
              <w:rPr>
                <w:b/>
                <w:bCs/>
              </w:rPr>
            </w:pPr>
            <w:r>
              <w:rPr>
                <w:b/>
                <w:bCs/>
              </w:rPr>
              <w:t>Alternate Text</w:t>
            </w:r>
          </w:p>
        </w:tc>
      </w:tr>
      <w:tr w:rsidR="00000000" w14:paraId="0B34E211" w14:textId="77777777">
        <w:trPr>
          <w:divId w:val="1797942488"/>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C86A6EA" w14:textId="77777777" w:rsidR="003C569A" w:rsidRDefault="003C569A">
            <w:pPr>
              <w:rPr>
                <w:b/>
                <w:bCs/>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04BE41D8" w14:textId="77777777" w:rsidR="003C569A" w:rsidRDefault="003C569A">
            <w:pPr>
              <w:spacing w:line="182" w:lineRule="auto"/>
              <w:jc w:val="center"/>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11F09F10" w14:textId="77777777" w:rsidR="003C569A" w:rsidRDefault="003C569A">
            <w:pPr>
              <w:spacing w:line="182" w:lineRule="auto"/>
              <w:rPr>
                <w:rFonts w:eastAsia="Times New Roman"/>
                <w:sz w:val="20"/>
                <w:szCs w:val="20"/>
              </w:rPr>
            </w:pPr>
          </w:p>
        </w:tc>
        <w:tc>
          <w:tcPr>
            <w:tcW w:w="0" w:type="auto"/>
            <w:tcBorders>
              <w:bottom w:val="single" w:sz="6" w:space="0" w:color="999999"/>
              <w:right w:val="single" w:sz="6" w:space="0" w:color="999999"/>
            </w:tcBorders>
            <w:tcMar>
              <w:top w:w="60" w:type="dxa"/>
              <w:left w:w="60" w:type="dxa"/>
              <w:bottom w:w="0" w:type="dxa"/>
              <w:right w:w="60" w:type="dxa"/>
            </w:tcMar>
            <w:hideMark/>
          </w:tcPr>
          <w:p w14:paraId="5712E700" w14:textId="77777777" w:rsidR="003C569A" w:rsidRDefault="003C569A">
            <w:pPr>
              <w:spacing w:line="182" w:lineRule="auto"/>
              <w:rPr>
                <w:rFonts w:eastAsia="Times New Roman"/>
                <w:sz w:val="20"/>
                <w:szCs w:val="20"/>
              </w:rPr>
            </w:pPr>
          </w:p>
        </w:tc>
      </w:tr>
    </w:tbl>
    <w:p w14:paraId="06D14B58" w14:textId="77777777" w:rsidR="003C569A" w:rsidRDefault="003C569A">
      <w:pPr>
        <w:spacing w:line="240" w:lineRule="auto"/>
        <w:divId w:val="629824990"/>
        <w:rPr>
          <w:rFonts w:ascii="Calibri" w:eastAsia="Times New Roman" w:hAnsi="Calibri" w:cs="Calibri"/>
          <w:sz w:val="32"/>
          <w:szCs w:val="32"/>
        </w:rPr>
      </w:pPr>
      <w:r>
        <w:rPr>
          <w:rFonts w:ascii="Calibri" w:eastAsia="Times New Roman" w:hAnsi="Calibri" w:cs="Calibri"/>
          <w:sz w:val="32"/>
          <w:szCs w:val="32"/>
        </w:rPr>
        <w:br w:type="page" w:clear="all"/>
      </w:r>
    </w:p>
    <w:p w14:paraId="2644260B" w14:textId="77777777" w:rsidR="003C569A" w:rsidRDefault="003C569A">
      <w:pPr>
        <w:jc w:val="right"/>
        <w:divId w:val="156766987"/>
        <w:rPr>
          <w:rFonts w:ascii="Calibri" w:eastAsia="Times New Roman" w:hAnsi="Calibri" w:cs="Calibri"/>
          <w:sz w:val="30"/>
          <w:szCs w:val="30"/>
        </w:rPr>
      </w:pPr>
      <w:bookmarkStart w:id="508" w:name="Page_7276320939509594456"/>
      <w:bookmarkEnd w:id="508"/>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38 </w:t>
      </w:r>
    </w:p>
    <w:p w14:paraId="1F743AE1" w14:textId="77777777" w:rsidR="003C569A" w:rsidRDefault="003C569A">
      <w:pPr>
        <w:jc w:val="right"/>
        <w:divId w:val="156766987"/>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49039D22" w14:textId="77777777" w:rsidR="003C569A" w:rsidRDefault="003C569A">
      <w:pPr>
        <w:jc w:val="right"/>
        <w:divId w:val="1050763120"/>
        <w:rPr>
          <w:rFonts w:ascii="Calibri" w:eastAsia="Times New Roman" w:hAnsi="Calibri" w:cs="Calibri"/>
          <w:sz w:val="24"/>
          <w:szCs w:val="24"/>
        </w:rPr>
      </w:pPr>
      <w:r>
        <w:rPr>
          <w:rStyle w:val="smallerheader38"/>
          <w:rFonts w:eastAsia="Times New Roman"/>
          <w:b/>
          <w:bCs/>
        </w:rPr>
        <w:t>Binary List Template</w:t>
      </w:r>
      <w:r>
        <w:rPr>
          <w:rStyle w:val="smallerheader38"/>
          <w:rFonts w:eastAsia="Times New Roman"/>
          <w:b/>
          <w:bCs/>
        </w:rPr>
        <w:t xml:space="preserve"> </w:t>
      </w:r>
    </w:p>
    <w:p w14:paraId="2AB00190" w14:textId="77777777" w:rsidR="003C569A" w:rsidRDefault="003C569A">
      <w:pPr>
        <w:pStyle w:val="contentblock"/>
        <w:spacing w:before="270" w:beforeAutospacing="0" w:after="45" w:afterAutospacing="0"/>
        <w:divId w:val="2077435540"/>
        <w:rPr>
          <w:rFonts w:ascii="Calibri" w:hAnsi="Calibri" w:cs="Calibri"/>
        </w:rPr>
      </w:pPr>
      <w:r>
        <w:rPr>
          <w:rFonts w:ascii="Calibri" w:hAnsi="Calibri" w:cs="Calibri"/>
          <w:b/>
          <w:bCs/>
        </w:rPr>
        <w:t>Content Title:</w:t>
      </w:r>
      <w:r>
        <w:rPr>
          <w:rFonts w:ascii="Calibri" w:hAnsi="Calibri" w:cs="Calibri"/>
        </w:rPr>
        <w:t xml:space="preserve"> </w:t>
      </w:r>
    </w:p>
    <w:p w14:paraId="3D38AD7B" w14:textId="77777777" w:rsidR="003C569A" w:rsidRDefault="003C569A">
      <w:pPr>
        <w:pStyle w:val="contentblock"/>
        <w:spacing w:before="0" w:beforeAutospacing="0" w:after="45" w:afterAutospacing="0"/>
        <w:divId w:val="2077435540"/>
        <w:rPr>
          <w:rFonts w:ascii="Calibri" w:hAnsi="Calibri" w:cs="Calibri"/>
        </w:rPr>
      </w:pPr>
      <w:r>
        <w:rPr>
          <w:rFonts w:ascii="Calibri" w:hAnsi="Calibri" w:cs="Calibri"/>
        </w:rPr>
        <w:t xml:space="preserve">Can You Recognize Retaliation? </w:t>
      </w:r>
    </w:p>
    <w:p w14:paraId="42641C0E" w14:textId="77777777" w:rsidR="003C569A" w:rsidRDefault="003C569A">
      <w:pPr>
        <w:pStyle w:val="NormalWeb"/>
        <w:spacing w:after="0"/>
        <w:divId w:val="1560748481"/>
      </w:pPr>
      <w:r>
        <w:br w:type="textWrapping" w:clear="all"/>
      </w:r>
      <w:r>
        <w:rPr>
          <w:b/>
          <w:bCs/>
        </w:rPr>
        <w:t>Content Description:</w:t>
      </w:r>
      <w:r>
        <w:t xml:space="preserve"> </w:t>
      </w:r>
    </w:p>
    <w:p w14:paraId="15950CCC" w14:textId="77777777" w:rsidR="003C569A" w:rsidRDefault="003C569A">
      <w:pPr>
        <w:pStyle w:val="NormalWeb"/>
        <w:divId w:val="1560748481"/>
      </w:pPr>
      <w:r>
        <w:t>Decide whether each of the situations below could be considered an act of retaliation.</w:t>
      </w:r>
    </w:p>
    <w:p w14:paraId="12189B12" w14:textId="77777777" w:rsidR="003C569A" w:rsidRDefault="003C569A">
      <w:pPr>
        <w:pStyle w:val="contentblock"/>
        <w:spacing w:before="270" w:beforeAutospacing="0" w:after="45" w:afterAutospacing="0"/>
        <w:divId w:val="2121030619"/>
        <w:rPr>
          <w:rFonts w:ascii="Calibri" w:hAnsi="Calibri" w:cs="Calibri"/>
        </w:rPr>
      </w:pPr>
      <w:r>
        <w:rPr>
          <w:rFonts w:ascii="Calibri" w:hAnsi="Calibri" w:cs="Calibri"/>
          <w:b/>
          <w:bCs/>
        </w:rPr>
        <w:t>Choice 1:</w:t>
      </w:r>
      <w:r>
        <w:rPr>
          <w:rFonts w:ascii="Calibri" w:hAnsi="Calibri" w:cs="Calibri"/>
        </w:rPr>
        <w:t xml:space="preserve"> </w:t>
      </w:r>
    </w:p>
    <w:p w14:paraId="5501B46A" w14:textId="77777777" w:rsidR="003C569A" w:rsidRDefault="003C569A">
      <w:pPr>
        <w:pStyle w:val="NormalWeb"/>
        <w:divId w:val="2121030619"/>
      </w:pPr>
      <w:r>
        <w:t>Yes</w:t>
      </w:r>
    </w:p>
    <w:p w14:paraId="3D732D29" w14:textId="77777777" w:rsidR="003C569A" w:rsidRDefault="003C569A">
      <w:pPr>
        <w:pStyle w:val="contentblock"/>
        <w:spacing w:before="270" w:beforeAutospacing="0" w:after="45" w:afterAutospacing="0"/>
        <w:divId w:val="1945724503"/>
        <w:rPr>
          <w:rFonts w:ascii="Calibri" w:hAnsi="Calibri" w:cs="Calibri"/>
        </w:rPr>
      </w:pPr>
      <w:r>
        <w:rPr>
          <w:rFonts w:ascii="Calibri" w:hAnsi="Calibri" w:cs="Calibri"/>
          <w:b/>
          <w:bCs/>
        </w:rPr>
        <w:t>Choice 2:</w:t>
      </w:r>
      <w:r>
        <w:rPr>
          <w:rFonts w:ascii="Calibri" w:hAnsi="Calibri" w:cs="Calibri"/>
        </w:rPr>
        <w:t xml:space="preserve"> </w:t>
      </w:r>
    </w:p>
    <w:p w14:paraId="069851E5" w14:textId="77777777" w:rsidR="003C569A" w:rsidRDefault="003C569A">
      <w:pPr>
        <w:pStyle w:val="NormalWeb"/>
        <w:divId w:val="1945724503"/>
      </w:pPr>
      <w:r>
        <w:t>No</w:t>
      </w:r>
    </w:p>
    <w:p w14:paraId="1C8A630F" w14:textId="77777777" w:rsidR="003C569A" w:rsidRDefault="003C569A">
      <w:pPr>
        <w:pStyle w:val="contentblock"/>
        <w:spacing w:before="270" w:beforeAutospacing="0" w:after="45" w:afterAutospacing="0"/>
        <w:divId w:val="1237086589"/>
        <w:rPr>
          <w:rFonts w:ascii="Calibri" w:hAnsi="Calibri" w:cs="Calibri"/>
        </w:rPr>
      </w:pPr>
      <w:r>
        <w:rPr>
          <w:rFonts w:ascii="Calibri" w:hAnsi="Calibri" w:cs="Calibri"/>
          <w:b/>
          <w:bCs/>
        </w:rPr>
        <w:t>Question or Statement 1:</w:t>
      </w:r>
      <w:r>
        <w:rPr>
          <w:rFonts w:ascii="Calibri" w:hAnsi="Calibri" w:cs="Calibri"/>
        </w:rPr>
        <w:t xml:space="preserve"> </w:t>
      </w:r>
    </w:p>
    <w:p w14:paraId="0406F804" w14:textId="77777777" w:rsidR="003C569A" w:rsidRDefault="003C569A">
      <w:pPr>
        <w:pStyle w:val="NormalWeb"/>
        <w:divId w:val="1237086589"/>
      </w:pPr>
      <w:r>
        <w:t>“A friend of mine participated in a discrimination investigation of her supervisor. After the investigation was complete, my friend’s supervisor demoted her to a lower pay grade.”</w:t>
      </w:r>
    </w:p>
    <w:p w14:paraId="1A656275" w14:textId="77777777" w:rsidR="003C569A" w:rsidRDefault="003C569A">
      <w:pPr>
        <w:pStyle w:val="contentblock"/>
        <w:spacing w:before="270" w:beforeAutospacing="0" w:after="45" w:afterAutospacing="0"/>
        <w:divId w:val="1836919268"/>
        <w:rPr>
          <w:rFonts w:ascii="Calibri" w:hAnsi="Calibri" w:cs="Calibri"/>
        </w:rPr>
      </w:pPr>
      <w:r>
        <w:rPr>
          <w:rFonts w:ascii="Calibri" w:hAnsi="Calibri" w:cs="Calibri"/>
          <w:b/>
          <w:bCs/>
        </w:rPr>
        <w:t>Correct Choice ID:</w:t>
      </w:r>
      <w:r>
        <w:rPr>
          <w:rFonts w:ascii="Calibri" w:hAnsi="Calibri" w:cs="Calibri"/>
        </w:rPr>
        <w:t xml:space="preserve"> </w:t>
      </w:r>
    </w:p>
    <w:p w14:paraId="3E7EF467" w14:textId="77777777" w:rsidR="003C569A" w:rsidRDefault="003C569A">
      <w:pPr>
        <w:pStyle w:val="NormalWeb"/>
        <w:divId w:val="1836919268"/>
      </w:pPr>
      <w:r>
        <w:t>Choice 1</w:t>
      </w:r>
    </w:p>
    <w:p w14:paraId="2772DB5A" w14:textId="77777777" w:rsidR="003C569A" w:rsidRDefault="003C569A">
      <w:pPr>
        <w:pStyle w:val="contentblock"/>
        <w:spacing w:before="270" w:beforeAutospacing="0" w:after="45" w:afterAutospacing="0"/>
        <w:divId w:val="464812739"/>
        <w:rPr>
          <w:rFonts w:ascii="Calibri" w:hAnsi="Calibri" w:cs="Calibri"/>
        </w:rPr>
      </w:pPr>
      <w:r>
        <w:rPr>
          <w:rFonts w:ascii="Calibri" w:hAnsi="Calibri" w:cs="Calibri"/>
          <w:b/>
          <w:bCs/>
        </w:rPr>
        <w:t>Question or Statement 2:</w:t>
      </w:r>
      <w:r>
        <w:rPr>
          <w:rFonts w:ascii="Calibri" w:hAnsi="Calibri" w:cs="Calibri"/>
        </w:rPr>
        <w:t xml:space="preserve"> </w:t>
      </w:r>
    </w:p>
    <w:p w14:paraId="7C55CD8E" w14:textId="77777777" w:rsidR="003C569A" w:rsidRDefault="003C569A">
      <w:pPr>
        <w:pStyle w:val="NormalWeb"/>
        <w:divId w:val="464812739"/>
      </w:pPr>
      <w:r>
        <w:t>“I reported some safety violations at my last job and was switched to the night shift after I filed the report.”</w:t>
      </w:r>
    </w:p>
    <w:p w14:paraId="02BBB3D4" w14:textId="77777777" w:rsidR="003C569A" w:rsidRDefault="003C569A">
      <w:pPr>
        <w:pStyle w:val="contentblock"/>
        <w:spacing w:before="270" w:beforeAutospacing="0" w:after="45" w:afterAutospacing="0"/>
        <w:divId w:val="832258009"/>
        <w:rPr>
          <w:rFonts w:ascii="Calibri" w:hAnsi="Calibri" w:cs="Calibri"/>
        </w:rPr>
      </w:pPr>
      <w:r>
        <w:rPr>
          <w:rFonts w:ascii="Calibri" w:hAnsi="Calibri" w:cs="Calibri"/>
          <w:b/>
          <w:bCs/>
        </w:rPr>
        <w:t>Correct Choice ID:</w:t>
      </w:r>
      <w:r>
        <w:rPr>
          <w:rFonts w:ascii="Calibri" w:hAnsi="Calibri" w:cs="Calibri"/>
        </w:rPr>
        <w:t xml:space="preserve"> </w:t>
      </w:r>
    </w:p>
    <w:p w14:paraId="75EE8D93" w14:textId="77777777" w:rsidR="003C569A" w:rsidRDefault="003C569A">
      <w:pPr>
        <w:pStyle w:val="NormalWeb"/>
        <w:divId w:val="832258009"/>
      </w:pPr>
      <w:r>
        <w:t>Choice 1</w:t>
      </w:r>
    </w:p>
    <w:p w14:paraId="5BBA3E22" w14:textId="77777777" w:rsidR="003C569A" w:rsidRDefault="003C569A">
      <w:pPr>
        <w:pStyle w:val="contentblock"/>
        <w:spacing w:before="270" w:beforeAutospacing="0" w:after="45" w:afterAutospacing="0"/>
        <w:divId w:val="65420769"/>
        <w:rPr>
          <w:rFonts w:ascii="Calibri" w:hAnsi="Calibri" w:cs="Calibri"/>
        </w:rPr>
      </w:pPr>
      <w:r>
        <w:rPr>
          <w:rFonts w:ascii="Calibri" w:hAnsi="Calibri" w:cs="Calibri"/>
          <w:b/>
          <w:bCs/>
        </w:rPr>
        <w:t>Question or Statement 3:</w:t>
      </w:r>
      <w:r>
        <w:rPr>
          <w:rFonts w:ascii="Calibri" w:hAnsi="Calibri" w:cs="Calibri"/>
        </w:rPr>
        <w:t xml:space="preserve"> </w:t>
      </w:r>
    </w:p>
    <w:p w14:paraId="12EE8754" w14:textId="77777777" w:rsidR="003C569A" w:rsidRDefault="003C569A">
      <w:pPr>
        <w:pStyle w:val="NormalWeb"/>
        <w:divId w:val="65420769"/>
      </w:pPr>
      <w:r>
        <w:t>“I spoke up about a concern with my team, and my manager has been respectful and professional in his behavior toward me.”</w:t>
      </w:r>
    </w:p>
    <w:p w14:paraId="63CA6759" w14:textId="77777777" w:rsidR="003C569A" w:rsidRDefault="003C569A">
      <w:pPr>
        <w:pStyle w:val="contentblock"/>
        <w:spacing w:before="270" w:beforeAutospacing="0" w:after="45" w:afterAutospacing="0"/>
        <w:divId w:val="2119836675"/>
        <w:rPr>
          <w:rFonts w:ascii="Calibri" w:hAnsi="Calibri" w:cs="Calibri"/>
        </w:rPr>
      </w:pPr>
      <w:r>
        <w:rPr>
          <w:rFonts w:ascii="Calibri" w:hAnsi="Calibri" w:cs="Calibri"/>
          <w:b/>
          <w:bCs/>
        </w:rPr>
        <w:t>Correct Choice ID:</w:t>
      </w:r>
      <w:r>
        <w:rPr>
          <w:rFonts w:ascii="Calibri" w:hAnsi="Calibri" w:cs="Calibri"/>
        </w:rPr>
        <w:t xml:space="preserve"> </w:t>
      </w:r>
    </w:p>
    <w:p w14:paraId="66EBA642" w14:textId="77777777" w:rsidR="003C569A" w:rsidRDefault="003C569A">
      <w:pPr>
        <w:pStyle w:val="NormalWeb"/>
        <w:divId w:val="2119836675"/>
      </w:pPr>
      <w:r>
        <w:t>Choice 2</w:t>
      </w:r>
    </w:p>
    <w:p w14:paraId="79562583" w14:textId="77777777" w:rsidR="003C569A" w:rsidRDefault="003C569A">
      <w:pPr>
        <w:pStyle w:val="contentblock"/>
        <w:spacing w:before="270" w:beforeAutospacing="0" w:after="45" w:afterAutospacing="0"/>
        <w:divId w:val="620117405"/>
        <w:rPr>
          <w:rFonts w:ascii="Calibri" w:hAnsi="Calibri" w:cs="Calibri"/>
        </w:rPr>
      </w:pPr>
      <w:r>
        <w:rPr>
          <w:rFonts w:ascii="Calibri" w:hAnsi="Calibri" w:cs="Calibri"/>
          <w:b/>
          <w:bCs/>
        </w:rPr>
        <w:t>Question or Statement 4:</w:t>
      </w:r>
      <w:r>
        <w:rPr>
          <w:rFonts w:ascii="Calibri" w:hAnsi="Calibri" w:cs="Calibri"/>
        </w:rPr>
        <w:t xml:space="preserve"> </w:t>
      </w:r>
    </w:p>
    <w:p w14:paraId="78EA163C" w14:textId="77777777" w:rsidR="003C569A" w:rsidRDefault="003C569A">
      <w:pPr>
        <w:pStyle w:val="NormalWeb"/>
        <w:divId w:val="620117405"/>
      </w:pPr>
      <w:r>
        <w:t>“It didn’t seem like a project could be completed by the deadline given. I expressed my concerns to my manager, and she explained why it couldn’t be adjusted.”</w:t>
      </w:r>
    </w:p>
    <w:p w14:paraId="4764018B" w14:textId="77777777" w:rsidR="003C569A" w:rsidRDefault="003C569A">
      <w:pPr>
        <w:pStyle w:val="contentblock"/>
        <w:spacing w:before="270" w:beforeAutospacing="0" w:after="45" w:afterAutospacing="0"/>
        <w:divId w:val="1086536426"/>
        <w:rPr>
          <w:rFonts w:ascii="Calibri" w:hAnsi="Calibri" w:cs="Calibri"/>
        </w:rPr>
      </w:pPr>
      <w:r>
        <w:rPr>
          <w:rFonts w:ascii="Calibri" w:hAnsi="Calibri" w:cs="Calibri"/>
          <w:b/>
          <w:bCs/>
        </w:rPr>
        <w:t>Correct Choice ID:</w:t>
      </w:r>
      <w:r>
        <w:rPr>
          <w:rFonts w:ascii="Calibri" w:hAnsi="Calibri" w:cs="Calibri"/>
        </w:rPr>
        <w:t xml:space="preserve"> </w:t>
      </w:r>
    </w:p>
    <w:p w14:paraId="629C142D" w14:textId="77777777" w:rsidR="003C569A" w:rsidRDefault="003C569A">
      <w:pPr>
        <w:pStyle w:val="NormalWeb"/>
        <w:divId w:val="1086536426"/>
      </w:pPr>
      <w:r>
        <w:t>Choice 2</w:t>
      </w:r>
    </w:p>
    <w:p w14:paraId="18BEE4A8" w14:textId="77777777" w:rsidR="003C569A" w:rsidRDefault="003C569A">
      <w:pPr>
        <w:pStyle w:val="contentblock"/>
        <w:spacing w:before="270" w:beforeAutospacing="0" w:after="45" w:afterAutospacing="0"/>
        <w:divId w:val="985012077"/>
        <w:rPr>
          <w:rFonts w:ascii="Calibri" w:hAnsi="Calibri" w:cs="Calibri"/>
        </w:rPr>
      </w:pPr>
      <w:r>
        <w:rPr>
          <w:rFonts w:ascii="Calibri" w:hAnsi="Calibri" w:cs="Calibri"/>
          <w:b/>
          <w:bCs/>
        </w:rPr>
        <w:lastRenderedPageBreak/>
        <w:t>Question or Statement 5:</w:t>
      </w:r>
      <w:r>
        <w:rPr>
          <w:rFonts w:ascii="Calibri" w:hAnsi="Calibri" w:cs="Calibri"/>
        </w:rPr>
        <w:t xml:space="preserve"> </w:t>
      </w:r>
    </w:p>
    <w:p w14:paraId="6E56C07E" w14:textId="77777777" w:rsidR="003C569A" w:rsidRDefault="003C569A">
      <w:pPr>
        <w:pStyle w:val="NormalWeb"/>
        <w:divId w:val="985012077"/>
      </w:pPr>
      <w:r>
        <w:t>“When I reported some issues I was experiencing with a long-time employee, my supervisor stopped inviting me to team activities and started micromanaging me.”</w:t>
      </w:r>
    </w:p>
    <w:p w14:paraId="11239C36" w14:textId="77777777" w:rsidR="003C569A" w:rsidRDefault="003C569A">
      <w:pPr>
        <w:pStyle w:val="contentblock"/>
        <w:spacing w:before="270" w:beforeAutospacing="0" w:after="45" w:afterAutospacing="0"/>
        <w:divId w:val="1371805729"/>
        <w:rPr>
          <w:rFonts w:ascii="Calibri" w:hAnsi="Calibri" w:cs="Calibri"/>
        </w:rPr>
      </w:pPr>
      <w:r>
        <w:rPr>
          <w:rFonts w:ascii="Calibri" w:hAnsi="Calibri" w:cs="Calibri"/>
          <w:b/>
          <w:bCs/>
        </w:rPr>
        <w:t>Correct Choice ID:</w:t>
      </w:r>
      <w:r>
        <w:rPr>
          <w:rFonts w:ascii="Calibri" w:hAnsi="Calibri" w:cs="Calibri"/>
        </w:rPr>
        <w:t xml:space="preserve"> </w:t>
      </w:r>
    </w:p>
    <w:p w14:paraId="1E2C6F9A" w14:textId="77777777" w:rsidR="003C569A" w:rsidRDefault="003C569A">
      <w:pPr>
        <w:pStyle w:val="NormalWeb"/>
        <w:divId w:val="1371805729"/>
      </w:pPr>
      <w:r>
        <w:t>Choice 1</w:t>
      </w:r>
    </w:p>
    <w:p w14:paraId="29C23253" w14:textId="77777777" w:rsidR="003C569A" w:rsidRDefault="003C569A">
      <w:pPr>
        <w:pStyle w:val="contentblock"/>
        <w:spacing w:before="270" w:beforeAutospacing="0" w:after="45" w:afterAutospacing="0"/>
        <w:divId w:val="679042247"/>
        <w:rPr>
          <w:rFonts w:ascii="Calibri" w:hAnsi="Calibri" w:cs="Calibri"/>
        </w:rPr>
      </w:pPr>
      <w:r>
        <w:rPr>
          <w:rFonts w:ascii="Calibri" w:hAnsi="Calibri" w:cs="Calibri"/>
          <w:b/>
          <w:bCs/>
        </w:rPr>
        <w:t xml:space="preserve">Feedback for Correct: </w:t>
      </w:r>
    </w:p>
    <w:p w14:paraId="1A1169A7" w14:textId="77777777" w:rsidR="003C569A" w:rsidRDefault="003C569A">
      <w:pPr>
        <w:pStyle w:val="NormalWeb"/>
        <w:divId w:val="679042247"/>
      </w:pPr>
      <w:r>
        <w:rPr>
          <w:b/>
          <w:bCs/>
        </w:rPr>
        <w:t>Feedback Title:</w:t>
      </w:r>
      <w:r>
        <w:t xml:space="preserve"> </w:t>
      </w:r>
    </w:p>
    <w:p w14:paraId="290EFACB" w14:textId="77777777" w:rsidR="003C569A" w:rsidRDefault="003C569A">
      <w:pPr>
        <w:pStyle w:val="NormalWeb"/>
        <w:divId w:val="679042247"/>
      </w:pPr>
      <w:r>
        <w:t>Correct</w:t>
      </w:r>
      <w:r>
        <w:t xml:space="preserve"> </w:t>
      </w:r>
    </w:p>
    <w:p w14:paraId="3EB81064" w14:textId="77777777" w:rsidR="003C569A" w:rsidRDefault="003C569A">
      <w:pPr>
        <w:pStyle w:val="NormalWeb"/>
        <w:spacing w:before="270"/>
        <w:divId w:val="679042247"/>
      </w:pPr>
      <w:r>
        <w:rPr>
          <w:b/>
          <w:bCs/>
        </w:rPr>
        <w:t xml:space="preserve">Feedback Summary: </w:t>
      </w:r>
    </w:p>
    <w:p w14:paraId="3659B395" w14:textId="77777777" w:rsidR="003C569A" w:rsidRDefault="003C569A">
      <w:pPr>
        <w:pStyle w:val="NormalWeb"/>
        <w:divId w:val="679042247"/>
      </w:pPr>
      <w:r>
        <w:t>Retaliation can take many forms, but it’s any negative action taken against an employee who has made a good-faith report of unethical behavior. And no matter what form it takes, we will not tolerate it. We know what’s at stake – a culture where employees feel valued, respected, and safe. And, the only way to nurture such a culture is when employees feel right speaking up when something is wrong.</w:t>
      </w:r>
    </w:p>
    <w:p w14:paraId="2A4B1A25" w14:textId="77777777" w:rsidR="003C569A" w:rsidRDefault="003C569A">
      <w:pPr>
        <w:pStyle w:val="contentblock"/>
        <w:spacing w:before="270" w:beforeAutospacing="0" w:after="45" w:afterAutospacing="0"/>
        <w:divId w:val="679042247"/>
        <w:rPr>
          <w:rFonts w:ascii="Calibri" w:hAnsi="Calibri" w:cs="Calibri"/>
        </w:rPr>
      </w:pPr>
      <w:r>
        <w:rPr>
          <w:rFonts w:ascii="Calibri" w:hAnsi="Calibri" w:cs="Calibri"/>
          <w:b/>
          <w:bCs/>
        </w:rPr>
        <w:t xml:space="preserve">Feedback for Partial: </w:t>
      </w:r>
    </w:p>
    <w:p w14:paraId="1E36CE11" w14:textId="77777777" w:rsidR="003C569A" w:rsidRDefault="003C569A">
      <w:pPr>
        <w:pStyle w:val="NormalWeb"/>
        <w:divId w:val="679042247"/>
      </w:pPr>
      <w:r>
        <w:rPr>
          <w:b/>
          <w:bCs/>
        </w:rPr>
        <w:t xml:space="preserve">Feedback Title: </w:t>
      </w:r>
    </w:p>
    <w:p w14:paraId="378C26BC" w14:textId="77777777" w:rsidR="003C569A" w:rsidRDefault="003C569A">
      <w:pPr>
        <w:pStyle w:val="NormalWeb"/>
        <w:divId w:val="679042247"/>
      </w:pPr>
      <w:r>
        <w:t>Almost There</w:t>
      </w:r>
      <w:r>
        <w:t xml:space="preserve"> </w:t>
      </w:r>
    </w:p>
    <w:p w14:paraId="16B6DBDB" w14:textId="77777777" w:rsidR="003C569A" w:rsidRDefault="003C569A">
      <w:pPr>
        <w:pStyle w:val="NormalWeb"/>
        <w:spacing w:before="270"/>
        <w:divId w:val="679042247"/>
      </w:pPr>
      <w:r>
        <w:rPr>
          <w:b/>
          <w:bCs/>
        </w:rPr>
        <w:t xml:space="preserve">Feedback Summary: </w:t>
      </w:r>
    </w:p>
    <w:p w14:paraId="001D2712" w14:textId="77777777" w:rsidR="003C569A" w:rsidRDefault="003C569A">
      <w:pPr>
        <w:pStyle w:val="NormalWeb"/>
        <w:divId w:val="679042247"/>
      </w:pPr>
      <w:r>
        <w:t>Retaliation can take many forms, but it’s any negative action taken against an employee who has made a good-faith report of unethical behavior. And no matter what form it takes, we will not tolerate it. We know what’s at stake – a culture where employees feel valued, respected, and safe. And, the only way to nurture such a culture is when employees feel right speaking up when something is wrong.</w:t>
      </w:r>
    </w:p>
    <w:p w14:paraId="79708E17" w14:textId="77777777" w:rsidR="003C569A" w:rsidRDefault="003C569A">
      <w:pPr>
        <w:pStyle w:val="contentblock"/>
        <w:spacing w:before="270" w:beforeAutospacing="0" w:after="45" w:afterAutospacing="0"/>
        <w:divId w:val="679042247"/>
        <w:rPr>
          <w:rFonts w:ascii="Calibri" w:hAnsi="Calibri" w:cs="Calibri"/>
        </w:rPr>
      </w:pPr>
      <w:r>
        <w:rPr>
          <w:rFonts w:ascii="Calibri" w:hAnsi="Calibri" w:cs="Calibri"/>
          <w:b/>
          <w:bCs/>
        </w:rPr>
        <w:t xml:space="preserve">Feedback for Incorrect: </w:t>
      </w:r>
    </w:p>
    <w:p w14:paraId="6E07FD2B" w14:textId="77777777" w:rsidR="003C569A" w:rsidRDefault="003C569A">
      <w:pPr>
        <w:pStyle w:val="NormalWeb"/>
        <w:divId w:val="679042247"/>
      </w:pPr>
      <w:r>
        <w:rPr>
          <w:b/>
          <w:bCs/>
        </w:rPr>
        <w:t xml:space="preserve">Feedback Title: </w:t>
      </w:r>
    </w:p>
    <w:p w14:paraId="438849BD" w14:textId="77777777" w:rsidR="003C569A" w:rsidRDefault="003C569A">
      <w:pPr>
        <w:pStyle w:val="NormalWeb"/>
        <w:divId w:val="679042247"/>
      </w:pPr>
      <w:r>
        <w:t>Incorrect</w:t>
      </w:r>
      <w:r>
        <w:t xml:space="preserve"> </w:t>
      </w:r>
    </w:p>
    <w:p w14:paraId="5E81BFE2" w14:textId="77777777" w:rsidR="003C569A" w:rsidRDefault="003C569A">
      <w:pPr>
        <w:pStyle w:val="NormalWeb"/>
        <w:spacing w:before="270"/>
        <w:divId w:val="679042247"/>
      </w:pPr>
      <w:r>
        <w:rPr>
          <w:b/>
          <w:bCs/>
        </w:rPr>
        <w:t xml:space="preserve">Feedback Summary: </w:t>
      </w:r>
    </w:p>
    <w:p w14:paraId="32AB3458" w14:textId="77777777" w:rsidR="003C569A" w:rsidRDefault="003C569A">
      <w:pPr>
        <w:pStyle w:val="NormalWeb"/>
        <w:divId w:val="679042247"/>
      </w:pPr>
      <w:r>
        <w:t>Retaliation can take many forms, but it’s any negative action taken against an employee who has made a good-faith report of unethical behavior. And no matter what form it takes, we will not tolerate it. We know what’s at stake – a culture where employees feel valued, respected, and safe. And, the only way to nurture such a culture is when employees feel right speaking up when something is wrong.</w:t>
      </w:r>
    </w:p>
    <w:p w14:paraId="6D03D561" w14:textId="77777777" w:rsidR="003C569A" w:rsidRDefault="003C569A">
      <w:pPr>
        <w:divId w:val="2077435540"/>
        <w:rPr>
          <w:rFonts w:ascii="Calibri" w:eastAsia="Times New Roman" w:hAnsi="Calibri" w:cs="Calibri"/>
          <w:sz w:val="32"/>
          <w:szCs w:val="32"/>
        </w:rPr>
      </w:pPr>
      <w:r>
        <w:rPr>
          <w:rFonts w:ascii="Calibri" w:eastAsia="Times New Roman" w:hAnsi="Calibri" w:cs="Calibri"/>
          <w:sz w:val="32"/>
          <w:szCs w:val="32"/>
        </w:rPr>
        <w:br w:type="page" w:clear="all"/>
      </w:r>
    </w:p>
    <w:p w14:paraId="471DDA08" w14:textId="77777777" w:rsidR="003C569A" w:rsidRDefault="003C569A">
      <w:pPr>
        <w:jc w:val="right"/>
        <w:divId w:val="1937396415"/>
        <w:rPr>
          <w:rFonts w:ascii="Calibri" w:eastAsia="Times New Roman" w:hAnsi="Calibri" w:cs="Calibri"/>
          <w:sz w:val="30"/>
          <w:szCs w:val="30"/>
        </w:rPr>
      </w:pPr>
      <w:bookmarkStart w:id="509" w:name="Page_5472276254438470199"/>
      <w:bookmarkEnd w:id="509"/>
      <w:r>
        <w:rPr>
          <w:rFonts w:ascii="Calibri" w:eastAsia="Times New Roman" w:hAnsi="Calibri" w:cs="Calibri"/>
          <w:b/>
          <w:bCs/>
          <w:sz w:val="30"/>
          <w:szCs w:val="30"/>
        </w:rPr>
        <w:lastRenderedPageBreak/>
        <w:t>Page Number:</w:t>
      </w:r>
      <w:r>
        <w:rPr>
          <w:rFonts w:ascii="Calibri" w:eastAsia="Times New Roman" w:hAnsi="Calibri" w:cs="Calibri"/>
          <w:sz w:val="30"/>
          <w:szCs w:val="30"/>
        </w:rPr>
        <w:t xml:space="preserve"> 39 </w:t>
      </w:r>
    </w:p>
    <w:p w14:paraId="5F423F0B" w14:textId="77777777" w:rsidR="003C569A" w:rsidRDefault="003C569A">
      <w:pPr>
        <w:jc w:val="right"/>
        <w:divId w:val="1937396415"/>
        <w:rPr>
          <w:rFonts w:ascii="Calibri" w:eastAsia="Times New Roman" w:hAnsi="Calibri" w:cs="Calibri"/>
          <w:sz w:val="30"/>
          <w:szCs w:val="30"/>
        </w:rPr>
      </w:pPr>
      <w:r>
        <w:rPr>
          <w:rFonts w:ascii="Calibri" w:eastAsia="Times New Roman" w:hAnsi="Calibri" w:cs="Calibri"/>
          <w:b/>
          <w:bCs/>
          <w:sz w:val="30"/>
          <w:szCs w:val="30"/>
        </w:rPr>
        <w:t>Lesson 8:</w:t>
      </w:r>
      <w:r>
        <w:rPr>
          <w:rFonts w:ascii="Calibri" w:eastAsia="Times New Roman" w:hAnsi="Calibri" w:cs="Calibri"/>
          <w:sz w:val="30"/>
          <w:szCs w:val="30"/>
        </w:rPr>
        <w:t xml:space="preserve"> Speak up </w:t>
      </w:r>
    </w:p>
    <w:p w14:paraId="0B79768B" w14:textId="77777777" w:rsidR="003C569A" w:rsidRDefault="003C569A">
      <w:pPr>
        <w:jc w:val="right"/>
        <w:divId w:val="1657957340"/>
        <w:rPr>
          <w:rFonts w:ascii="Calibri" w:eastAsia="Times New Roman" w:hAnsi="Calibri" w:cs="Calibri"/>
          <w:sz w:val="24"/>
          <w:szCs w:val="24"/>
        </w:rPr>
      </w:pPr>
      <w:r>
        <w:rPr>
          <w:rStyle w:val="smallerheader39"/>
          <w:rFonts w:eastAsia="Times New Roman"/>
          <w:b/>
          <w:bCs/>
        </w:rPr>
        <w:t>Question and Answer Template</w:t>
      </w:r>
      <w:r>
        <w:rPr>
          <w:rStyle w:val="smallerheader39"/>
          <w:rFonts w:eastAsia="Times New Roman"/>
          <w:b/>
          <w:bCs/>
        </w:rPr>
        <w:t xml:space="preserve"> </w:t>
      </w:r>
      <w:r>
        <w:rPr>
          <w:rStyle w:val="smallerheader39"/>
          <w:rFonts w:eastAsia="Times New Roman"/>
          <w:b/>
          <w:bCs/>
        </w:rPr>
        <w:t>/ Text</w:t>
      </w:r>
      <w:r>
        <w:rPr>
          <w:rStyle w:val="smallerheader39"/>
          <w:rFonts w:eastAsia="Times New Roman"/>
          <w:b/>
          <w:bCs/>
        </w:rPr>
        <w:t xml:space="preserve"> </w:t>
      </w:r>
      <w:r>
        <w:rPr>
          <w:rStyle w:val="smallerheader39"/>
          <w:rFonts w:eastAsia="Times New Roman"/>
          <w:b/>
          <w:bCs/>
        </w:rPr>
        <w:t>/ LTR</w:t>
      </w:r>
      <w:r>
        <w:rPr>
          <w:rStyle w:val="smallerheader39"/>
          <w:rFonts w:eastAsia="Times New Roman"/>
          <w:b/>
          <w:bCs/>
        </w:rPr>
        <w:t xml:space="preserve"> </w:t>
      </w:r>
    </w:p>
    <w:p w14:paraId="4DC57B67" w14:textId="77777777" w:rsidR="003C569A" w:rsidRDefault="003C569A">
      <w:pPr>
        <w:pStyle w:val="contentblock"/>
        <w:spacing w:before="270" w:beforeAutospacing="0" w:after="45" w:afterAutospacing="0"/>
        <w:divId w:val="1201896570"/>
        <w:rPr>
          <w:rFonts w:ascii="Calibri" w:hAnsi="Calibri" w:cs="Calibri"/>
        </w:rPr>
      </w:pPr>
      <w:r>
        <w:rPr>
          <w:rFonts w:ascii="Calibri" w:hAnsi="Calibri" w:cs="Calibri"/>
          <w:b/>
          <w:bCs/>
        </w:rPr>
        <w:t>Content Title:</w:t>
      </w:r>
      <w:r>
        <w:rPr>
          <w:rFonts w:ascii="Calibri" w:hAnsi="Calibri" w:cs="Calibri"/>
        </w:rPr>
        <w:t xml:space="preserve"> </w:t>
      </w:r>
    </w:p>
    <w:p w14:paraId="2C1BEE25" w14:textId="77777777" w:rsidR="003C569A" w:rsidRDefault="003C569A">
      <w:pPr>
        <w:pStyle w:val="contentblock"/>
        <w:spacing w:before="0" w:beforeAutospacing="0" w:after="45" w:afterAutospacing="0"/>
        <w:divId w:val="1201896570"/>
        <w:rPr>
          <w:rFonts w:ascii="Calibri" w:hAnsi="Calibri" w:cs="Calibri"/>
        </w:rPr>
      </w:pPr>
      <w:r>
        <w:rPr>
          <w:rFonts w:ascii="Calibri" w:hAnsi="Calibri" w:cs="Calibri"/>
        </w:rPr>
        <w:t xml:space="preserve">Time to Decide! </w:t>
      </w:r>
    </w:p>
    <w:p w14:paraId="468BBF1B" w14:textId="77777777" w:rsidR="003C569A" w:rsidRDefault="003C569A">
      <w:pPr>
        <w:pStyle w:val="contentblock"/>
        <w:spacing w:before="270" w:beforeAutospacing="0" w:after="45" w:afterAutospacing="0"/>
        <w:divId w:val="1201896570"/>
        <w:rPr>
          <w:rFonts w:ascii="Calibri" w:hAnsi="Calibri" w:cs="Calibri"/>
        </w:rPr>
      </w:pPr>
      <w:r>
        <w:rPr>
          <w:rFonts w:ascii="Calibri" w:hAnsi="Calibri" w:cs="Calibri"/>
          <w:b/>
          <w:bCs/>
        </w:rPr>
        <w:t>Content Description:</w:t>
      </w:r>
    </w:p>
    <w:p w14:paraId="7A2F5B74" w14:textId="77777777" w:rsidR="003C569A" w:rsidRDefault="003C569A">
      <w:pPr>
        <w:pStyle w:val="NormalWeb"/>
        <w:divId w:val="1201896570"/>
      </w:pPr>
      <w:r>
        <w:t>Employees would like to restore their positive work environment. Can you help?</w:t>
      </w:r>
    </w:p>
    <w:p w14:paraId="05D45985" w14:textId="77777777" w:rsidR="003C569A" w:rsidRDefault="003C569A">
      <w:pPr>
        <w:pStyle w:val="NormalWeb"/>
        <w:spacing w:before="270"/>
        <w:divId w:val="270090313"/>
      </w:pPr>
      <w:r>
        <w:rPr>
          <w:b/>
          <w:bCs/>
        </w:rPr>
        <w:t>Question:</w:t>
      </w:r>
      <w:r>
        <w:t xml:space="preserve"> </w:t>
      </w:r>
    </w:p>
    <w:p w14:paraId="3E7AF7D7" w14:textId="77777777" w:rsidR="003C569A" w:rsidRDefault="003C569A">
      <w:pPr>
        <w:pStyle w:val="NormalWeb"/>
        <w:divId w:val="270090313"/>
      </w:pPr>
      <w:r>
        <w:t>How should employees address KC’s behavior?</w:t>
      </w:r>
    </w:p>
    <w:p w14:paraId="0E82D99C" w14:textId="77777777" w:rsidR="003C569A" w:rsidRDefault="003C569A">
      <w:pPr>
        <w:pStyle w:val="NormalWeb"/>
        <w:spacing w:before="270"/>
        <w:divId w:val="1100881083"/>
      </w:pPr>
      <w:r>
        <w:rPr>
          <w:b/>
          <w:bCs/>
        </w:rPr>
        <w:t>Question Description:</w:t>
      </w:r>
      <w:r>
        <w:t xml:space="preserve"> </w:t>
      </w:r>
    </w:p>
    <w:p w14:paraId="4CE2FBBB" w14:textId="77777777" w:rsidR="003C569A" w:rsidRDefault="003C569A">
      <w:pPr>
        <w:pStyle w:val="NormalWeb"/>
        <w:divId w:val="1100881083"/>
      </w:pPr>
      <w:r>
        <w:t>Select the best piece of advice.</w:t>
      </w:r>
    </w:p>
    <w:tbl>
      <w:tblPr>
        <w:tblW w:w="5000" w:type="pct"/>
        <w:tblCellSpacing w:w="0" w:type="dxa"/>
        <w:tblBorders>
          <w:top w:val="single" w:sz="6" w:space="0" w:color="999999"/>
          <w:left w:val="single" w:sz="6" w:space="0" w:color="999999"/>
        </w:tblBorders>
        <w:tblCellMar>
          <w:top w:w="15" w:type="dxa"/>
          <w:left w:w="15" w:type="dxa"/>
          <w:bottom w:w="15" w:type="dxa"/>
          <w:right w:w="15" w:type="dxa"/>
        </w:tblCellMar>
        <w:tblLook w:val="04A0" w:firstRow="1" w:lastRow="0" w:firstColumn="1" w:lastColumn="0" w:noHBand="0" w:noVBand="1"/>
      </w:tblPr>
      <w:tblGrid>
        <w:gridCol w:w="904"/>
        <w:gridCol w:w="8107"/>
      </w:tblGrid>
      <w:tr w:rsidR="00000000" w14:paraId="41012BA1" w14:textId="77777777">
        <w:trPr>
          <w:divId w:val="1228684162"/>
          <w:tblCellSpacing w:w="0" w:type="dxa"/>
        </w:trPr>
        <w:tc>
          <w:tcPr>
            <w:tcW w:w="1950" w:type="dxa"/>
            <w:tcBorders>
              <w:bottom w:val="single" w:sz="6" w:space="0" w:color="999999"/>
              <w:right w:val="single" w:sz="6" w:space="0" w:color="999999"/>
            </w:tcBorders>
            <w:tcMar>
              <w:top w:w="45" w:type="dxa"/>
              <w:left w:w="45" w:type="dxa"/>
              <w:bottom w:w="0" w:type="dxa"/>
              <w:right w:w="45" w:type="dxa"/>
            </w:tcMar>
            <w:vAlign w:val="center"/>
            <w:hideMark/>
          </w:tcPr>
          <w:p w14:paraId="3AE00868" w14:textId="77777777" w:rsidR="003C569A" w:rsidRDefault="003C569A">
            <w:pPr>
              <w:pStyle w:val="NormalWeb"/>
              <w:jc w:val="center"/>
              <w:rPr>
                <w:b/>
                <w:bCs/>
              </w:rPr>
            </w:pPr>
            <w:r>
              <w:rPr>
                <w:b/>
                <w:bCs/>
              </w:rPr>
              <w:t>Answer Option</w:t>
            </w:r>
          </w:p>
        </w:tc>
        <w:tc>
          <w:tcPr>
            <w:tcW w:w="0" w:type="auto"/>
            <w:tcBorders>
              <w:bottom w:val="single" w:sz="6" w:space="0" w:color="999999"/>
              <w:right w:val="single" w:sz="6" w:space="0" w:color="999999"/>
            </w:tcBorders>
            <w:tcMar>
              <w:top w:w="45" w:type="dxa"/>
              <w:left w:w="45" w:type="dxa"/>
              <w:bottom w:w="0" w:type="dxa"/>
              <w:right w:w="45" w:type="dxa"/>
            </w:tcMar>
            <w:vAlign w:val="center"/>
            <w:hideMark/>
          </w:tcPr>
          <w:p w14:paraId="3FAF3E98" w14:textId="77777777" w:rsidR="003C569A" w:rsidRDefault="003C569A">
            <w:pPr>
              <w:pStyle w:val="NormalWeb"/>
              <w:rPr>
                <w:b/>
                <w:bCs/>
              </w:rPr>
            </w:pPr>
            <w:r>
              <w:rPr>
                <w:b/>
                <w:bCs/>
              </w:rPr>
              <w:t>Answer</w:t>
            </w:r>
          </w:p>
        </w:tc>
      </w:tr>
      <w:tr w:rsidR="00000000" w14:paraId="3042D343" w14:textId="77777777">
        <w:trPr>
          <w:divId w:val="122868416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64F3943B"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6F8A85FB" w14:textId="77777777" w:rsidR="003C569A" w:rsidRDefault="003C569A">
            <w:pPr>
              <w:pStyle w:val="NormalWeb"/>
            </w:pPr>
            <w:r>
              <w:t>Ignore it. KC must have personal issues causing this behavior.</w:t>
            </w:r>
          </w:p>
        </w:tc>
      </w:tr>
      <w:tr w:rsidR="00000000" w14:paraId="75AF3C05" w14:textId="77777777">
        <w:trPr>
          <w:divId w:val="122868416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0EAF8C88"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7FAEF30D" w14:textId="77777777" w:rsidR="003C569A" w:rsidRDefault="003C569A">
            <w:pPr>
              <w:pStyle w:val="NormalWeb"/>
            </w:pPr>
            <w:r>
              <w:t>Write an anonymous letter detailing the incidents, and leave it on the manager’s desk.</w:t>
            </w:r>
          </w:p>
        </w:tc>
      </w:tr>
      <w:tr w:rsidR="00000000" w14:paraId="2CD394AB" w14:textId="77777777">
        <w:trPr>
          <w:divId w:val="122868416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5E9E8739" w14:textId="77777777" w:rsidR="003C569A" w:rsidRDefault="003C569A">
            <w:pPr>
              <w:pStyle w:val="NormalWeb"/>
              <w:jc w:val="center"/>
            </w:pPr>
            <w:r>
              <w:t xml:space="preserve">Incorrect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2B675D8" w14:textId="77777777" w:rsidR="003C569A" w:rsidRDefault="003C569A">
            <w:pPr>
              <w:pStyle w:val="NormalWeb"/>
            </w:pPr>
            <w:r>
              <w:t>Schedule a meeting with their manager and report KC’s behavior.</w:t>
            </w:r>
          </w:p>
        </w:tc>
      </w:tr>
      <w:tr w:rsidR="00000000" w14:paraId="45DFD74A" w14:textId="77777777">
        <w:trPr>
          <w:divId w:val="1228684162"/>
          <w:tblCellSpacing w:w="0" w:type="dxa"/>
        </w:trPr>
        <w:tc>
          <w:tcPr>
            <w:tcW w:w="0" w:type="auto"/>
            <w:tcBorders>
              <w:bottom w:val="single" w:sz="6" w:space="0" w:color="999999"/>
              <w:right w:val="single" w:sz="6" w:space="0" w:color="999999"/>
            </w:tcBorders>
            <w:tcMar>
              <w:top w:w="60" w:type="dxa"/>
              <w:left w:w="60" w:type="dxa"/>
              <w:bottom w:w="0" w:type="dxa"/>
              <w:right w:w="60" w:type="dxa"/>
            </w:tcMar>
            <w:hideMark/>
          </w:tcPr>
          <w:p w14:paraId="4BFB3C9D" w14:textId="77777777" w:rsidR="003C569A" w:rsidRDefault="003C569A">
            <w:pPr>
              <w:pStyle w:val="NormalWeb"/>
              <w:jc w:val="center"/>
            </w:pPr>
            <w:r>
              <w:t xml:space="preserve">Correct </w:t>
            </w:r>
          </w:p>
        </w:tc>
        <w:tc>
          <w:tcPr>
            <w:tcW w:w="0" w:type="auto"/>
            <w:tcBorders>
              <w:bottom w:val="single" w:sz="6" w:space="0" w:color="999999"/>
              <w:right w:val="single" w:sz="6" w:space="0" w:color="999999"/>
            </w:tcBorders>
            <w:tcMar>
              <w:top w:w="60" w:type="dxa"/>
              <w:left w:w="60" w:type="dxa"/>
              <w:bottom w:w="0" w:type="dxa"/>
              <w:right w:w="60" w:type="dxa"/>
            </w:tcMar>
            <w:hideMark/>
          </w:tcPr>
          <w:p w14:paraId="00513160" w14:textId="77777777" w:rsidR="003C569A" w:rsidRDefault="003C569A">
            <w:pPr>
              <w:pStyle w:val="NormalWeb"/>
            </w:pPr>
            <w:r>
              <w:t>Contact Compliance: </w:t>
            </w:r>
            <w:hyperlink r:id="rId10" w:history="1">
              <w:r>
                <w:rPr>
                  <w:rStyle w:val="Hyperlink"/>
                </w:rPr>
                <w:t>Lincoln_Compliance@lincolnelectric.com</w:t>
              </w:r>
            </w:hyperlink>
            <w:r>
              <w:t> or </w:t>
            </w:r>
            <w:hyperlink r:id="rId11" w:history="1">
              <w:r>
                <w:rPr>
                  <w:rStyle w:val="Hyperlink"/>
                </w:rPr>
                <w:t>https://lincolnelectric.ethicspoint.com</w:t>
              </w:r>
            </w:hyperlink>
          </w:p>
        </w:tc>
      </w:tr>
    </w:tbl>
    <w:p w14:paraId="3752FA31" w14:textId="77777777" w:rsidR="003C569A" w:rsidRDefault="003C569A">
      <w:pPr>
        <w:pStyle w:val="contentblock"/>
        <w:spacing w:before="0" w:beforeAutospacing="0" w:after="270" w:afterAutospacing="0"/>
        <w:divId w:val="2015187228"/>
        <w:rPr>
          <w:rFonts w:ascii="Calibri" w:hAnsi="Calibri" w:cs="Calibri"/>
        </w:rPr>
      </w:pPr>
      <w:r>
        <w:rPr>
          <w:rFonts w:ascii="Calibri" w:hAnsi="Calibri" w:cs="Calibri"/>
          <w:b/>
          <w:bCs/>
        </w:rPr>
        <w:t xml:space="preserve">How many times do you want your learner to retry (maximum is set to 5 before the learner is shown the correct answer)?: </w:t>
      </w:r>
      <w:r>
        <w:rPr>
          <w:rFonts w:ascii="Calibri" w:hAnsi="Calibri" w:cs="Calibri"/>
        </w:rPr>
        <w:t xml:space="preserve">1 </w:t>
      </w:r>
    </w:p>
    <w:p w14:paraId="0554F688" w14:textId="77777777" w:rsidR="003C569A" w:rsidRDefault="003C569A">
      <w:pPr>
        <w:pStyle w:val="contentblock"/>
        <w:spacing w:before="270" w:beforeAutospacing="0" w:after="45" w:afterAutospacing="0"/>
        <w:divId w:val="822699636"/>
        <w:rPr>
          <w:rFonts w:ascii="Calibri" w:hAnsi="Calibri" w:cs="Calibri"/>
        </w:rPr>
      </w:pPr>
      <w:r>
        <w:rPr>
          <w:rFonts w:ascii="Calibri" w:hAnsi="Calibri" w:cs="Calibri"/>
          <w:b/>
          <w:bCs/>
        </w:rPr>
        <w:t>Feedback for Correct</w:t>
      </w:r>
      <w:r>
        <w:rPr>
          <w:rFonts w:ascii="Calibri" w:hAnsi="Calibri" w:cs="Calibri"/>
        </w:rPr>
        <w:t xml:space="preserve"> </w:t>
      </w:r>
    </w:p>
    <w:p w14:paraId="278272E2" w14:textId="77777777" w:rsidR="003C569A" w:rsidRDefault="003C569A">
      <w:pPr>
        <w:pStyle w:val="contentblock"/>
        <w:spacing w:before="270" w:beforeAutospacing="0" w:after="45" w:afterAutospacing="0"/>
        <w:divId w:val="822699636"/>
        <w:rPr>
          <w:rFonts w:ascii="Calibri" w:hAnsi="Calibri" w:cs="Calibri"/>
        </w:rPr>
      </w:pPr>
      <w:r>
        <w:rPr>
          <w:rFonts w:ascii="Calibri" w:hAnsi="Calibri" w:cs="Calibri"/>
          <w:b/>
          <w:bCs/>
        </w:rPr>
        <w:t>Title:</w:t>
      </w:r>
    </w:p>
    <w:p w14:paraId="527E19C6" w14:textId="77777777" w:rsidR="003C569A" w:rsidRDefault="003C569A">
      <w:pPr>
        <w:pStyle w:val="NormalWeb"/>
        <w:divId w:val="822699636"/>
      </w:pPr>
      <w:r>
        <w:t>Correct</w:t>
      </w:r>
    </w:p>
    <w:p w14:paraId="4AAF9A52" w14:textId="77777777" w:rsidR="003C569A" w:rsidRDefault="003C569A">
      <w:pPr>
        <w:pStyle w:val="contentblock"/>
        <w:spacing w:before="270" w:beforeAutospacing="0" w:after="45" w:afterAutospacing="0"/>
        <w:divId w:val="822699636"/>
        <w:rPr>
          <w:rFonts w:ascii="Calibri" w:hAnsi="Calibri" w:cs="Calibri"/>
        </w:rPr>
      </w:pPr>
      <w:r>
        <w:rPr>
          <w:rFonts w:ascii="Calibri" w:hAnsi="Calibri" w:cs="Calibri"/>
          <w:b/>
          <w:bCs/>
        </w:rPr>
        <w:t xml:space="preserve">Feedback for Incorrect: </w:t>
      </w:r>
    </w:p>
    <w:p w14:paraId="4DC00A04" w14:textId="77777777" w:rsidR="003C569A" w:rsidRDefault="003C569A">
      <w:pPr>
        <w:pStyle w:val="contentblock"/>
        <w:spacing w:before="270" w:beforeAutospacing="0" w:after="45" w:afterAutospacing="0"/>
        <w:divId w:val="822699636"/>
        <w:rPr>
          <w:rFonts w:ascii="Calibri" w:hAnsi="Calibri" w:cs="Calibri"/>
        </w:rPr>
      </w:pPr>
      <w:r>
        <w:rPr>
          <w:rFonts w:ascii="Calibri" w:hAnsi="Calibri" w:cs="Calibri"/>
          <w:b/>
          <w:bCs/>
        </w:rPr>
        <w:t>Title:</w:t>
      </w:r>
    </w:p>
    <w:p w14:paraId="5B4D0734" w14:textId="77777777" w:rsidR="003C569A" w:rsidRDefault="003C569A">
      <w:pPr>
        <w:pStyle w:val="NormalWeb"/>
        <w:divId w:val="822699636"/>
      </w:pPr>
      <w:r>
        <w:t>Incorrect</w:t>
      </w:r>
    </w:p>
    <w:p w14:paraId="351A483B" w14:textId="77777777" w:rsidR="003C569A" w:rsidRDefault="003C569A">
      <w:pPr>
        <w:pStyle w:val="contentblock"/>
        <w:spacing w:before="270" w:beforeAutospacing="0" w:after="45" w:afterAutospacing="0"/>
        <w:divId w:val="822699636"/>
        <w:rPr>
          <w:rFonts w:ascii="Calibri" w:hAnsi="Calibri" w:cs="Calibri"/>
        </w:rPr>
      </w:pPr>
      <w:r>
        <w:rPr>
          <w:rFonts w:ascii="Calibri" w:hAnsi="Calibri" w:cs="Calibri"/>
          <w:b/>
          <w:bCs/>
        </w:rPr>
        <w:t>Content:</w:t>
      </w:r>
    </w:p>
    <w:p w14:paraId="4C51E051" w14:textId="77777777" w:rsidR="003C569A" w:rsidRDefault="003C569A">
      <w:pPr>
        <w:pStyle w:val="NormalWeb"/>
        <w:divId w:val="1195070965"/>
      </w:pPr>
      <w:r>
        <w:lastRenderedPageBreak/>
        <w:t>More than one team member finally spoke up about KC's behavior to their manager. It wasn’t easy, but it was worth it.</w:t>
      </w:r>
    </w:p>
    <w:p w14:paraId="7C1757F1" w14:textId="77777777" w:rsidR="003C569A" w:rsidRDefault="003C569A">
      <w:pPr>
        <w:pStyle w:val="NormalWeb"/>
        <w:divId w:val="1195070965"/>
      </w:pPr>
      <w:r>
        <w:t>The team’s manager addressed the situation promptly and effectively, maintaining the confidentiality of the employees making the report and protecting them from retaliation.</w:t>
      </w:r>
    </w:p>
    <w:p w14:paraId="2695B48F" w14:textId="77777777" w:rsidR="003C569A" w:rsidRDefault="003C569A">
      <w:pPr>
        <w:pStyle w:val="NormalWeb"/>
        <w:divId w:val="1195070965"/>
      </w:pPr>
      <w:r>
        <w:t>And, best of all, the workplace at Happy Inc. became respectful and positive once again – a happy ending for everyone.</w:t>
      </w:r>
    </w:p>
    <w:p w14:paraId="583C9D1A" w14:textId="77777777" w:rsidR="003C569A" w:rsidRDefault="003C569A">
      <w:pPr>
        <w:divId w:val="1201896570"/>
        <w:rPr>
          <w:rFonts w:ascii="Calibri" w:eastAsia="Times New Roman" w:hAnsi="Calibri" w:cs="Calibri"/>
          <w:sz w:val="32"/>
          <w:szCs w:val="32"/>
        </w:rPr>
      </w:pPr>
      <w:r>
        <w:rPr>
          <w:rFonts w:ascii="Calibri" w:eastAsia="Times New Roman" w:hAnsi="Calibri" w:cs="Calibri"/>
          <w:sz w:val="32"/>
          <w:szCs w:val="32"/>
        </w:rPr>
        <w:br w:type="page" w:clear="all"/>
      </w:r>
    </w:p>
    <w:p w14:paraId="2863CF67" w14:textId="77777777" w:rsidR="003C569A" w:rsidRDefault="003C569A">
      <w:pPr>
        <w:jc w:val="right"/>
        <w:divId w:val="208227081"/>
        <w:rPr>
          <w:rFonts w:ascii="Calibri" w:eastAsia="Times New Roman" w:hAnsi="Calibri" w:cs="Calibri"/>
          <w:sz w:val="30"/>
          <w:szCs w:val="30"/>
        </w:rPr>
      </w:pPr>
      <w:bookmarkStart w:id="510" w:name="course_fetaure_details"/>
      <w:bookmarkEnd w:id="510"/>
      <w:r>
        <w:rPr>
          <w:rFonts w:ascii="Calibri" w:eastAsia="Times New Roman" w:hAnsi="Calibri" w:cs="Calibri"/>
          <w:b/>
          <w:bCs/>
          <w:sz w:val="30"/>
          <w:szCs w:val="30"/>
        </w:rPr>
        <w:lastRenderedPageBreak/>
        <w:t>Features</w:t>
      </w:r>
      <w:r>
        <w:rPr>
          <w:rFonts w:ascii="Calibri" w:eastAsia="Times New Roman" w:hAnsi="Calibri" w:cs="Calibri"/>
          <w:sz w:val="30"/>
          <w:szCs w:val="30"/>
        </w:rPr>
        <w:t xml:space="preserve"> </w:t>
      </w:r>
    </w:p>
    <w:p w14:paraId="18187DE8" w14:textId="77777777" w:rsidR="003C569A" w:rsidRDefault="003C569A">
      <w:pPr>
        <w:divId w:val="208227081"/>
        <w:rPr>
          <w:rFonts w:ascii="Calibri" w:eastAsia="Times New Roman" w:hAnsi="Calibri" w:cs="Calibri"/>
          <w:sz w:val="24"/>
          <w:szCs w:val="24"/>
        </w:rPr>
      </w:pPr>
      <w:r>
        <w:rPr>
          <w:rFonts w:ascii="Calibri" w:eastAsia="Times New Roman" w:hAnsi="Calibri" w:cs="Calibri"/>
        </w:rPr>
        <w:br w:type="textWrapping" w:clear="all"/>
      </w:r>
      <w:r>
        <w:rPr>
          <w:rFonts w:ascii="Calibri" w:eastAsia="Times New Roman" w:hAnsi="Calibri" w:cs="Calibri"/>
        </w:rPr>
        <w:br w:type="textWrapping" w:clear="all"/>
      </w:r>
    </w:p>
    <w:p w14:paraId="7EA2FECD" w14:textId="77777777" w:rsidR="003C569A" w:rsidRDefault="003C569A">
      <w:pPr>
        <w:jc w:val="right"/>
        <w:divId w:val="1201896570"/>
        <w:rPr>
          <w:rFonts w:ascii="Calibri" w:eastAsia="Times New Roman" w:hAnsi="Calibri" w:cs="Calibri"/>
          <w:sz w:val="30"/>
          <w:szCs w:val="30"/>
        </w:rPr>
      </w:pPr>
      <w:r>
        <w:rPr>
          <w:rFonts w:ascii="Calibri" w:eastAsia="Times New Roman" w:hAnsi="Calibri" w:cs="Calibri"/>
          <w:b/>
          <w:bCs/>
          <w:sz w:val="30"/>
          <w:szCs w:val="30"/>
        </w:rPr>
        <w:t>Contacts</w:t>
      </w:r>
      <w:r>
        <w:rPr>
          <w:rFonts w:ascii="Calibri" w:eastAsia="Times New Roman" w:hAnsi="Calibri" w:cs="Calibri"/>
          <w:sz w:val="30"/>
          <w:szCs w:val="30"/>
        </w:rPr>
        <w:t xml:space="preserve"> </w:t>
      </w:r>
    </w:p>
    <w:p w14:paraId="4E15F04A" w14:textId="77777777" w:rsidR="003C569A" w:rsidRDefault="003C569A">
      <w:pPr>
        <w:pStyle w:val="contentblock"/>
        <w:spacing w:before="0" w:beforeAutospacing="0" w:after="270" w:afterAutospacing="0"/>
        <w:divId w:val="1201896570"/>
        <w:rPr>
          <w:rFonts w:ascii="Calibri" w:hAnsi="Calibri" w:cs="Calibri"/>
        </w:rPr>
      </w:pPr>
      <w:r>
        <w:rPr>
          <w:rFonts w:ascii="Calibri" w:hAnsi="Calibri" w:cs="Calibri"/>
          <w:b/>
          <w:bCs/>
        </w:rPr>
        <w:t>Contact Details</w:t>
      </w:r>
      <w:r>
        <w:rPr>
          <w:rFonts w:ascii="Calibri" w:hAnsi="Calibri" w:cs="Calibri"/>
        </w:rPr>
        <w:t xml:space="preserve"> </w:t>
      </w:r>
    </w:p>
    <w:p w14:paraId="3AB01D6D" w14:textId="77777777" w:rsidR="003C569A" w:rsidRDefault="003C569A">
      <w:pPr>
        <w:pStyle w:val="NormalWeb"/>
        <w:divId w:val="1201896570"/>
      </w:pPr>
      <w:r>
        <w:t xml:space="preserve">Corporate Compliance: </w:t>
      </w:r>
      <w:hyperlink r:id="rId12" w:history="1">
        <w:r>
          <w:rPr>
            <w:rStyle w:val="Hyperlink"/>
          </w:rPr>
          <w:t>Lincoln_Compliance@lincolnelectric.com</w:t>
        </w:r>
      </w:hyperlink>
    </w:p>
    <w:sectPr w:rsidR="00000000">
      <w:pgSz w:w="11907" w:h="16839" w:code="9"/>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4" w:author="Abifadel, Jeannette" w:date="2026-03-12T13:13:00Z" w:initials="JA">
    <w:p w14:paraId="0CDB2FDF" w14:textId="44829470" w:rsidR="00157539" w:rsidRDefault="00157539">
      <w:pPr>
        <w:pStyle w:val="CommentText"/>
      </w:pPr>
      <w:r>
        <w:rPr>
          <w:rStyle w:val="CommentReference"/>
        </w:rPr>
        <w:annotationRef/>
      </w:r>
      <w:r>
        <w:t>Change logic from 5 questions to 3</w:t>
      </w:r>
    </w:p>
  </w:comment>
  <w:comment w:id="221" w:author="Abifadel, Jeannette" w:date="2026-03-12T13:30:00Z" w:initials="JA">
    <w:p w14:paraId="19809A40" w14:textId="33A304B8" w:rsidR="004B578A" w:rsidRDefault="004B578A">
      <w:pPr>
        <w:pStyle w:val="CommentText"/>
      </w:pPr>
      <w:r>
        <w:rPr>
          <w:rStyle w:val="CommentReference"/>
        </w:rPr>
        <w:annotationRef/>
      </w:r>
      <w:r>
        <w:t>Change logic from 5 questions to 3</w:t>
      </w:r>
    </w:p>
  </w:comment>
  <w:comment w:id="280" w:author="Abifadel, Jeannette" w:date="2026-03-12T13:40:00Z" w:initials="JA">
    <w:p w14:paraId="6398D367" w14:textId="3730A3D6" w:rsidR="00704E95" w:rsidRDefault="00704E95">
      <w:pPr>
        <w:pStyle w:val="CommentText"/>
      </w:pPr>
      <w:r>
        <w:rPr>
          <w:rStyle w:val="CommentReference"/>
        </w:rPr>
        <w:annotationRef/>
      </w:r>
      <w:r>
        <w:t>Change logic from 5 questions to 3</w:t>
      </w:r>
    </w:p>
  </w:comment>
  <w:comment w:id="423" w:author="Abifadel, Jeannette" w:date="2026-03-12T13:46:00Z" w:initials="JA">
    <w:p w14:paraId="4A5D1C77" w14:textId="44AAB918" w:rsidR="00BF56D1" w:rsidRDefault="00BF56D1">
      <w:pPr>
        <w:pStyle w:val="CommentText"/>
      </w:pPr>
      <w:r>
        <w:rPr>
          <w:rStyle w:val="CommentReference"/>
        </w:rPr>
        <w:annotationRef/>
      </w:r>
      <w:r>
        <w:t>Change logic from 5 questions to 3</w:t>
      </w:r>
    </w:p>
  </w:comment>
  <w:comment w:id="428" w:author="Abifadel, Jeannette" w:date="2026-03-12T13:50:00Z" w:initials="JA">
    <w:p w14:paraId="58A3D931" w14:textId="443DE2A5" w:rsidR="00463921" w:rsidRDefault="00463921">
      <w:pPr>
        <w:pStyle w:val="CommentText"/>
      </w:pPr>
      <w:r>
        <w:rPr>
          <w:rStyle w:val="CommentReference"/>
        </w:rPr>
        <w:annotationRef/>
      </w:r>
      <w:r>
        <w:t>Change logic from 5 to 3 questions</w:t>
      </w:r>
    </w:p>
  </w:comment>
  <w:comment w:id="451" w:author="Abifadel, Jeannette" w:date="2026-03-12T14:01:00Z" w:initials="JA">
    <w:p w14:paraId="2E820051" w14:textId="27282800" w:rsidR="00EF508E" w:rsidRDefault="00EF508E">
      <w:pPr>
        <w:pStyle w:val="CommentText"/>
      </w:pPr>
      <w:r>
        <w:rPr>
          <w:rStyle w:val="CommentReference"/>
        </w:rPr>
        <w:annotationRef/>
      </w:r>
      <w:r>
        <w:t>CHANGE the logic from 5 questions to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DB2FDF" w15:done="0"/>
  <w15:commentEx w15:paraId="19809A40" w15:done="0"/>
  <w15:commentEx w15:paraId="6398D367" w15:done="0"/>
  <w15:commentEx w15:paraId="4A5D1C77" w15:done="0"/>
  <w15:commentEx w15:paraId="58A3D931" w15:done="0"/>
  <w15:commentEx w15:paraId="2E8200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473D7" w16cex:dateUtc="2026-03-12T17:13:00Z"/>
  <w16cex:commentExtensible w16cex:durableId="63D6420D" w16cex:dateUtc="2026-03-12T17:30:00Z"/>
  <w16cex:commentExtensible w16cex:durableId="618259CA" w16cex:dateUtc="2026-03-12T17:40:00Z"/>
  <w16cex:commentExtensible w16cex:durableId="092CFBED" w16cex:dateUtc="2026-03-12T17:46:00Z"/>
  <w16cex:commentExtensible w16cex:durableId="6B32EE9F" w16cex:dateUtc="2026-03-12T17:50:00Z"/>
  <w16cex:commentExtensible w16cex:durableId="759B0804" w16cex:dateUtc="2026-03-12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DB2FDF" w16cid:durableId="12B473D7"/>
  <w16cid:commentId w16cid:paraId="19809A40" w16cid:durableId="63D6420D"/>
  <w16cid:commentId w16cid:paraId="6398D367" w16cid:durableId="618259CA"/>
  <w16cid:commentId w16cid:paraId="4A5D1C77" w16cid:durableId="092CFBED"/>
  <w16cid:commentId w16cid:paraId="58A3D931" w16cid:durableId="6B32EE9F"/>
  <w16cid:commentId w16cid:paraId="2E820051" w16cid:durableId="759B08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5CF"/>
    <w:multiLevelType w:val="hybridMultilevel"/>
    <w:tmpl w:val="0600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14471"/>
    <w:multiLevelType w:val="multilevel"/>
    <w:tmpl w:val="CA1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668E3"/>
    <w:multiLevelType w:val="multilevel"/>
    <w:tmpl w:val="390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276BC"/>
    <w:multiLevelType w:val="multilevel"/>
    <w:tmpl w:val="DD8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F6798"/>
    <w:multiLevelType w:val="multilevel"/>
    <w:tmpl w:val="0B7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536D3"/>
    <w:multiLevelType w:val="multilevel"/>
    <w:tmpl w:val="0942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43833"/>
    <w:multiLevelType w:val="hybridMultilevel"/>
    <w:tmpl w:val="69B4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51664E"/>
    <w:multiLevelType w:val="multilevel"/>
    <w:tmpl w:val="202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42961"/>
    <w:multiLevelType w:val="multilevel"/>
    <w:tmpl w:val="4B6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E47CF"/>
    <w:multiLevelType w:val="multilevel"/>
    <w:tmpl w:val="316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6B94"/>
    <w:multiLevelType w:val="multilevel"/>
    <w:tmpl w:val="ABA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40D3A"/>
    <w:multiLevelType w:val="multilevel"/>
    <w:tmpl w:val="336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E213D"/>
    <w:multiLevelType w:val="multilevel"/>
    <w:tmpl w:val="D78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F1989"/>
    <w:multiLevelType w:val="multilevel"/>
    <w:tmpl w:val="A25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361492">
    <w:abstractNumId w:val="8"/>
  </w:num>
  <w:num w:numId="2" w16cid:durableId="437915358">
    <w:abstractNumId w:val="13"/>
  </w:num>
  <w:num w:numId="3" w16cid:durableId="1237206855">
    <w:abstractNumId w:val="9"/>
  </w:num>
  <w:num w:numId="4" w16cid:durableId="1054039374">
    <w:abstractNumId w:val="12"/>
  </w:num>
  <w:num w:numId="5" w16cid:durableId="629556691">
    <w:abstractNumId w:val="10"/>
  </w:num>
  <w:num w:numId="6" w16cid:durableId="1247959136">
    <w:abstractNumId w:val="7"/>
  </w:num>
  <w:num w:numId="7" w16cid:durableId="641230753">
    <w:abstractNumId w:val="11"/>
  </w:num>
  <w:num w:numId="8" w16cid:durableId="377054467">
    <w:abstractNumId w:val="2"/>
  </w:num>
  <w:num w:numId="9" w16cid:durableId="378168002">
    <w:abstractNumId w:val="4"/>
  </w:num>
  <w:num w:numId="10" w16cid:durableId="731584913">
    <w:abstractNumId w:val="5"/>
  </w:num>
  <w:num w:numId="11" w16cid:durableId="1733577493">
    <w:abstractNumId w:val="1"/>
  </w:num>
  <w:num w:numId="12" w16cid:durableId="469398763">
    <w:abstractNumId w:val="3"/>
  </w:num>
  <w:num w:numId="13" w16cid:durableId="1208183095">
    <w:abstractNumId w:val="6"/>
  </w:num>
  <w:num w:numId="14" w16cid:durableId="11158327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ifadel, Jeannette">
    <w15:presenceInfo w15:providerId="AD" w15:userId="S::jabifadel@lincolnelectric.com::c42a9048-daa7-48ab-961c-93b0dc0d39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50"/>
    <w:rsid w:val="00003AB8"/>
    <w:rsid w:val="00030327"/>
    <w:rsid w:val="00084F1F"/>
    <w:rsid w:val="000A2F2A"/>
    <w:rsid w:val="000B5A75"/>
    <w:rsid w:val="000E639C"/>
    <w:rsid w:val="000F0C25"/>
    <w:rsid w:val="0015685E"/>
    <w:rsid w:val="00157539"/>
    <w:rsid w:val="00171B2B"/>
    <w:rsid w:val="001F7112"/>
    <w:rsid w:val="001F7385"/>
    <w:rsid w:val="0031390F"/>
    <w:rsid w:val="003B24C6"/>
    <w:rsid w:val="003B59F3"/>
    <w:rsid w:val="003C569A"/>
    <w:rsid w:val="003D1BC2"/>
    <w:rsid w:val="003D3583"/>
    <w:rsid w:val="003F734D"/>
    <w:rsid w:val="004000BF"/>
    <w:rsid w:val="00403B38"/>
    <w:rsid w:val="00404BA7"/>
    <w:rsid w:val="00463921"/>
    <w:rsid w:val="00490C70"/>
    <w:rsid w:val="004B578A"/>
    <w:rsid w:val="004C02E1"/>
    <w:rsid w:val="00516A58"/>
    <w:rsid w:val="00572FC5"/>
    <w:rsid w:val="005B3D85"/>
    <w:rsid w:val="005D249E"/>
    <w:rsid w:val="006A4E35"/>
    <w:rsid w:val="00704E95"/>
    <w:rsid w:val="00767B2B"/>
    <w:rsid w:val="007C4A7A"/>
    <w:rsid w:val="007D3493"/>
    <w:rsid w:val="007D3AE3"/>
    <w:rsid w:val="00826018"/>
    <w:rsid w:val="00826BB8"/>
    <w:rsid w:val="00843E75"/>
    <w:rsid w:val="0085753B"/>
    <w:rsid w:val="008B1C14"/>
    <w:rsid w:val="008B1E50"/>
    <w:rsid w:val="008C6C65"/>
    <w:rsid w:val="00904036"/>
    <w:rsid w:val="009E2CBC"/>
    <w:rsid w:val="00A07CE3"/>
    <w:rsid w:val="00A36FEF"/>
    <w:rsid w:val="00A72308"/>
    <w:rsid w:val="00AD44CA"/>
    <w:rsid w:val="00AE4938"/>
    <w:rsid w:val="00B11931"/>
    <w:rsid w:val="00B446D8"/>
    <w:rsid w:val="00B5751B"/>
    <w:rsid w:val="00B8556C"/>
    <w:rsid w:val="00BA418A"/>
    <w:rsid w:val="00BF56D1"/>
    <w:rsid w:val="00C06862"/>
    <w:rsid w:val="00C16DA7"/>
    <w:rsid w:val="00C73D76"/>
    <w:rsid w:val="00CA24FD"/>
    <w:rsid w:val="00CB2388"/>
    <w:rsid w:val="00CF4E68"/>
    <w:rsid w:val="00D022FF"/>
    <w:rsid w:val="00D9229A"/>
    <w:rsid w:val="00DA7E0A"/>
    <w:rsid w:val="00DB1A98"/>
    <w:rsid w:val="00DC53CB"/>
    <w:rsid w:val="00DE4B67"/>
    <w:rsid w:val="00E01F74"/>
    <w:rsid w:val="00E56257"/>
    <w:rsid w:val="00EF508E"/>
    <w:rsid w:val="00EF5376"/>
    <w:rsid w:val="00FA0976"/>
    <w:rsid w:val="00FE45E9"/>
    <w:rsid w:val="00FE7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3AF8"/>
  <w15:docId w15:val="{2D4F5323-7DF5-4875-A4F0-5BC49164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Pr>
      <w:rFonts w:ascii="Calibri" w:hAnsi="Calibri" w:cs="Calibri" w:hint="default"/>
      <w:color w:val="800080"/>
      <w:sz w:val="24"/>
      <w:szCs w:val="24"/>
      <w:u w:val="single"/>
    </w:rPr>
  </w:style>
  <w:style w:type="paragraph" w:customStyle="1" w:styleId="msonormal0">
    <w:name w:val="msonormal"/>
    <w:basedOn w:val="Normal"/>
    <w:pPr>
      <w:spacing w:after="45" w:line="240" w:lineRule="auto"/>
    </w:pPr>
    <w:rPr>
      <w:rFonts w:ascii="Calibri" w:eastAsiaTheme="minorEastAsia" w:hAnsi="Calibri" w:cs="Calibri"/>
      <w:sz w:val="24"/>
      <w:szCs w:val="24"/>
      <w:lang w:eastAsia="zh-CN"/>
    </w:rPr>
  </w:style>
  <w:style w:type="paragraph" w:styleId="NormalWeb">
    <w:name w:val="Normal (Web)"/>
    <w:basedOn w:val="Normal"/>
    <w:uiPriority w:val="99"/>
    <w:unhideWhenUsed/>
    <w:pPr>
      <w:spacing w:after="45" w:line="240" w:lineRule="auto"/>
    </w:pPr>
    <w:rPr>
      <w:rFonts w:ascii="Calibri" w:eastAsiaTheme="minorEastAsia" w:hAnsi="Calibri" w:cs="Calibri"/>
      <w:sz w:val="24"/>
      <w:szCs w:val="24"/>
      <w:lang w:eastAsia="zh-CN"/>
    </w:rPr>
  </w:style>
  <w:style w:type="paragraph" w:customStyle="1" w:styleId="bigheader">
    <w:name w:val="big_header"/>
    <w:basedOn w:val="Normal"/>
    <w:pPr>
      <w:spacing w:before="100" w:beforeAutospacing="1" w:after="100" w:afterAutospacing="1" w:line="240" w:lineRule="auto"/>
    </w:pPr>
    <w:rPr>
      <w:rFonts w:ascii="Calibri" w:eastAsiaTheme="minorEastAsia" w:hAnsi="Calibri" w:cs="Calibri"/>
      <w:sz w:val="54"/>
      <w:szCs w:val="54"/>
      <w:lang w:eastAsia="zh-CN"/>
    </w:rPr>
  </w:style>
  <w:style w:type="paragraph" w:customStyle="1" w:styleId="smallheader">
    <w:name w:val="small_header"/>
    <w:basedOn w:val="Normal"/>
    <w:pPr>
      <w:spacing w:before="100" w:beforeAutospacing="1" w:after="100" w:afterAutospacing="1" w:line="240" w:lineRule="auto"/>
    </w:pPr>
    <w:rPr>
      <w:rFonts w:ascii="Calibri" w:eastAsiaTheme="minorEastAsia" w:hAnsi="Calibri" w:cs="Calibri"/>
      <w:sz w:val="32"/>
      <w:szCs w:val="32"/>
      <w:lang w:eastAsia="zh-CN"/>
    </w:rPr>
  </w:style>
  <w:style w:type="paragraph" w:customStyle="1" w:styleId="smallerheader">
    <w:name w:val="smaller_header"/>
    <w:basedOn w:val="Normal"/>
    <w:pPr>
      <w:spacing w:before="100" w:beforeAutospacing="1" w:after="100" w:afterAutospacing="1" w:line="240" w:lineRule="auto"/>
    </w:pPr>
    <w:rPr>
      <w:rFonts w:ascii="Calibri" w:eastAsiaTheme="minorEastAsia" w:hAnsi="Calibri" w:cs="Calibri"/>
      <w:sz w:val="30"/>
      <w:szCs w:val="30"/>
      <w:lang w:eastAsia="zh-CN"/>
    </w:rPr>
  </w:style>
  <w:style w:type="paragraph" w:customStyle="1" w:styleId="fullwidth">
    <w:name w:val="fullwidth"/>
    <w:basedOn w:val="Normal"/>
    <w:pPr>
      <w:spacing w:before="100" w:beforeAutospacing="1" w:after="100" w:afterAutospacing="1" w:line="240" w:lineRule="auto"/>
    </w:pPr>
    <w:rPr>
      <w:rFonts w:ascii="Times New Roman" w:eastAsiaTheme="minorEastAsia" w:hAnsi="Times New Roman" w:cs="Times New Roman"/>
      <w:sz w:val="24"/>
      <w:szCs w:val="24"/>
      <w:lang w:eastAsia="zh-CN"/>
    </w:rPr>
  </w:style>
  <w:style w:type="paragraph" w:customStyle="1" w:styleId="paragraphblock">
    <w:name w:val="paragraph_block"/>
    <w:basedOn w:val="Normal"/>
    <w:pPr>
      <w:spacing w:before="100" w:beforeAutospacing="1" w:after="270" w:line="240" w:lineRule="auto"/>
    </w:pPr>
    <w:rPr>
      <w:rFonts w:ascii="Times New Roman" w:eastAsiaTheme="minorEastAsia" w:hAnsi="Times New Roman" w:cs="Times New Roman"/>
      <w:sz w:val="24"/>
      <w:szCs w:val="24"/>
      <w:lang w:eastAsia="zh-CN"/>
    </w:rPr>
  </w:style>
  <w:style w:type="paragraph" w:customStyle="1" w:styleId="contentblock">
    <w:name w:val="content_block"/>
    <w:basedOn w:val="Normal"/>
    <w:pPr>
      <w:spacing w:before="100" w:beforeAutospacing="1" w:after="100" w:afterAutospacing="1" w:line="240" w:lineRule="auto"/>
    </w:pPr>
    <w:rPr>
      <w:rFonts w:ascii="Times New Roman" w:eastAsiaTheme="minorEastAsia" w:hAnsi="Times New Roman" w:cs="Times New Roman"/>
      <w:sz w:val="24"/>
      <w:szCs w:val="24"/>
      <w:lang w:eastAsia="zh-CN"/>
    </w:rPr>
  </w:style>
  <w:style w:type="paragraph" w:customStyle="1" w:styleId="graycolor">
    <w:name w:val="graycolor"/>
    <w:basedOn w:val="Normal"/>
    <w:pPr>
      <w:spacing w:before="100" w:beforeAutospacing="1" w:after="100" w:afterAutospacing="1" w:line="240" w:lineRule="auto"/>
    </w:pPr>
    <w:rPr>
      <w:rFonts w:ascii="Times New Roman" w:eastAsiaTheme="minorEastAsia" w:hAnsi="Times New Roman" w:cs="Times New Roman"/>
      <w:color w:val="D3D3D3"/>
      <w:sz w:val="24"/>
      <w:szCs w:val="24"/>
      <w:lang w:eastAsia="zh-CN"/>
    </w:rPr>
  </w:style>
  <w:style w:type="character" w:customStyle="1" w:styleId="locked">
    <w:name w:val="locked"/>
    <w:basedOn w:val="DefaultParagraphFont"/>
    <w:rPr>
      <w:rFonts w:ascii="Calibri" w:hAnsi="Calibri" w:cs="Calibri" w:hint="default"/>
      <w:sz w:val="24"/>
      <w:szCs w:val="24"/>
      <w:shd w:val="clear" w:color="auto" w:fill="C0C0C0"/>
    </w:rPr>
  </w:style>
  <w:style w:type="character" w:customStyle="1" w:styleId="smallerheader1">
    <w:name w:val="smaller_header1"/>
    <w:basedOn w:val="DefaultParagraphFont"/>
    <w:rPr>
      <w:rFonts w:ascii="Calibri" w:hAnsi="Calibri" w:cs="Calibri" w:hint="default"/>
      <w:sz w:val="30"/>
      <w:szCs w:val="30"/>
    </w:rPr>
  </w:style>
  <w:style w:type="character" w:customStyle="1" w:styleId="smallerheader2">
    <w:name w:val="smaller_header2"/>
    <w:basedOn w:val="DefaultParagraphFont"/>
    <w:rPr>
      <w:rFonts w:ascii="Calibri" w:hAnsi="Calibri" w:cs="Calibri" w:hint="default"/>
      <w:sz w:val="30"/>
      <w:szCs w:val="30"/>
    </w:rPr>
  </w:style>
  <w:style w:type="character" w:customStyle="1" w:styleId="smallerheader3">
    <w:name w:val="smaller_header3"/>
    <w:basedOn w:val="DefaultParagraphFont"/>
    <w:rPr>
      <w:rFonts w:ascii="Calibri" w:hAnsi="Calibri" w:cs="Calibri" w:hint="default"/>
      <w:sz w:val="30"/>
      <w:szCs w:val="30"/>
    </w:rPr>
  </w:style>
  <w:style w:type="character" w:customStyle="1" w:styleId="smallerheader4">
    <w:name w:val="smaller_header4"/>
    <w:basedOn w:val="DefaultParagraphFont"/>
    <w:rPr>
      <w:rFonts w:ascii="Calibri" w:hAnsi="Calibri" w:cs="Calibri" w:hint="default"/>
      <w:sz w:val="30"/>
      <w:szCs w:val="30"/>
    </w:rPr>
  </w:style>
  <w:style w:type="character" w:customStyle="1" w:styleId="smallerheader5">
    <w:name w:val="smaller_header5"/>
    <w:basedOn w:val="DefaultParagraphFont"/>
    <w:rPr>
      <w:rFonts w:ascii="Calibri" w:hAnsi="Calibri" w:cs="Calibri" w:hint="default"/>
      <w:sz w:val="30"/>
      <w:szCs w:val="30"/>
    </w:rPr>
  </w:style>
  <w:style w:type="character" w:customStyle="1" w:styleId="smallerheader6">
    <w:name w:val="smaller_header6"/>
    <w:basedOn w:val="DefaultParagraphFont"/>
    <w:rPr>
      <w:rFonts w:ascii="Calibri" w:hAnsi="Calibri" w:cs="Calibri" w:hint="default"/>
      <w:sz w:val="30"/>
      <w:szCs w:val="30"/>
    </w:rPr>
  </w:style>
  <w:style w:type="character" w:customStyle="1" w:styleId="inlinecomponentbtn">
    <w:name w:val="inlinecomponentbtn"/>
    <w:basedOn w:val="DefaultParagraphFont"/>
    <w:rPr>
      <w:rFonts w:ascii="Calibri" w:hAnsi="Calibri" w:cs="Calibri" w:hint="default"/>
      <w:sz w:val="24"/>
      <w:szCs w:val="24"/>
    </w:rPr>
  </w:style>
  <w:style w:type="character" w:customStyle="1" w:styleId="smallerheader7">
    <w:name w:val="smaller_header7"/>
    <w:basedOn w:val="DefaultParagraphFont"/>
    <w:rPr>
      <w:rFonts w:ascii="Calibri" w:hAnsi="Calibri" w:cs="Calibri" w:hint="default"/>
      <w:sz w:val="30"/>
      <w:szCs w:val="30"/>
    </w:rPr>
  </w:style>
  <w:style w:type="character" w:customStyle="1" w:styleId="smallerheader8">
    <w:name w:val="smaller_header8"/>
    <w:basedOn w:val="DefaultParagraphFont"/>
    <w:rPr>
      <w:rFonts w:ascii="Calibri" w:hAnsi="Calibri" w:cs="Calibri" w:hint="default"/>
      <w:sz w:val="30"/>
      <w:szCs w:val="30"/>
    </w:rPr>
  </w:style>
  <w:style w:type="character" w:customStyle="1" w:styleId="smallerheader9">
    <w:name w:val="smaller_header9"/>
    <w:basedOn w:val="DefaultParagraphFont"/>
    <w:rPr>
      <w:rFonts w:ascii="Calibri" w:hAnsi="Calibri" w:cs="Calibri" w:hint="default"/>
      <w:sz w:val="30"/>
      <w:szCs w:val="30"/>
    </w:rPr>
  </w:style>
  <w:style w:type="character" w:customStyle="1" w:styleId="smallerheader10">
    <w:name w:val="smaller_header10"/>
    <w:basedOn w:val="DefaultParagraphFont"/>
    <w:rPr>
      <w:rFonts w:ascii="Calibri" w:hAnsi="Calibri" w:cs="Calibri" w:hint="default"/>
      <w:sz w:val="30"/>
      <w:szCs w:val="30"/>
    </w:rPr>
  </w:style>
  <w:style w:type="character" w:customStyle="1" w:styleId="smallerheader11">
    <w:name w:val="smaller_header11"/>
    <w:basedOn w:val="DefaultParagraphFont"/>
    <w:rPr>
      <w:rFonts w:ascii="Calibri" w:hAnsi="Calibri" w:cs="Calibri" w:hint="default"/>
      <w:sz w:val="30"/>
      <w:szCs w:val="30"/>
    </w:rPr>
  </w:style>
  <w:style w:type="character" w:customStyle="1" w:styleId="smallerheader12">
    <w:name w:val="smaller_header12"/>
    <w:basedOn w:val="DefaultParagraphFont"/>
    <w:rPr>
      <w:rFonts w:ascii="Calibri" w:hAnsi="Calibri" w:cs="Calibri" w:hint="default"/>
      <w:sz w:val="30"/>
      <w:szCs w:val="30"/>
    </w:rPr>
  </w:style>
  <w:style w:type="character" w:customStyle="1" w:styleId="smallerheader13">
    <w:name w:val="smaller_header13"/>
    <w:basedOn w:val="DefaultParagraphFont"/>
    <w:rPr>
      <w:rFonts w:ascii="Calibri" w:hAnsi="Calibri" w:cs="Calibri" w:hint="default"/>
      <w:sz w:val="30"/>
      <w:szCs w:val="30"/>
    </w:rPr>
  </w:style>
  <w:style w:type="character" w:customStyle="1" w:styleId="smallerheader14">
    <w:name w:val="smaller_header14"/>
    <w:basedOn w:val="DefaultParagraphFont"/>
    <w:rPr>
      <w:rFonts w:ascii="Calibri" w:hAnsi="Calibri" w:cs="Calibri" w:hint="default"/>
      <w:sz w:val="30"/>
      <w:szCs w:val="30"/>
    </w:rPr>
  </w:style>
  <w:style w:type="character" w:customStyle="1" w:styleId="smallerheader15">
    <w:name w:val="smaller_header15"/>
    <w:basedOn w:val="DefaultParagraphFont"/>
    <w:rPr>
      <w:rFonts w:ascii="Calibri" w:hAnsi="Calibri" w:cs="Calibri" w:hint="default"/>
      <w:sz w:val="30"/>
      <w:szCs w:val="30"/>
    </w:rPr>
  </w:style>
  <w:style w:type="character" w:customStyle="1" w:styleId="smallerheader16">
    <w:name w:val="smaller_header16"/>
    <w:basedOn w:val="DefaultParagraphFont"/>
    <w:rPr>
      <w:rFonts w:ascii="Calibri" w:hAnsi="Calibri" w:cs="Calibri" w:hint="default"/>
      <w:sz w:val="30"/>
      <w:szCs w:val="30"/>
    </w:rPr>
  </w:style>
  <w:style w:type="character" w:customStyle="1" w:styleId="smallerheader17">
    <w:name w:val="smaller_header17"/>
    <w:basedOn w:val="DefaultParagraphFont"/>
    <w:rPr>
      <w:rFonts w:ascii="Calibri" w:hAnsi="Calibri" w:cs="Calibri" w:hint="default"/>
      <w:sz w:val="30"/>
      <w:szCs w:val="30"/>
    </w:rPr>
  </w:style>
  <w:style w:type="character" w:customStyle="1" w:styleId="smallerheader18">
    <w:name w:val="smaller_header18"/>
    <w:basedOn w:val="DefaultParagraphFont"/>
    <w:rPr>
      <w:rFonts w:ascii="Calibri" w:hAnsi="Calibri" w:cs="Calibri" w:hint="default"/>
      <w:sz w:val="30"/>
      <w:szCs w:val="30"/>
    </w:rPr>
  </w:style>
  <w:style w:type="character" w:customStyle="1" w:styleId="smallerheader19">
    <w:name w:val="smaller_header19"/>
    <w:basedOn w:val="DefaultParagraphFont"/>
    <w:rPr>
      <w:rFonts w:ascii="Calibri" w:hAnsi="Calibri" w:cs="Calibri" w:hint="default"/>
      <w:sz w:val="30"/>
      <w:szCs w:val="30"/>
    </w:rPr>
  </w:style>
  <w:style w:type="character" w:customStyle="1" w:styleId="smallerheader20">
    <w:name w:val="smaller_header20"/>
    <w:basedOn w:val="DefaultParagraphFont"/>
    <w:rPr>
      <w:rFonts w:ascii="Calibri" w:hAnsi="Calibri" w:cs="Calibri" w:hint="default"/>
      <w:sz w:val="30"/>
      <w:szCs w:val="30"/>
    </w:rPr>
  </w:style>
  <w:style w:type="character" w:customStyle="1" w:styleId="smallerheader21">
    <w:name w:val="smaller_header21"/>
    <w:basedOn w:val="DefaultParagraphFont"/>
    <w:rPr>
      <w:rFonts w:ascii="Calibri" w:hAnsi="Calibri" w:cs="Calibri" w:hint="default"/>
      <w:sz w:val="30"/>
      <w:szCs w:val="30"/>
    </w:rPr>
  </w:style>
  <w:style w:type="character" w:customStyle="1" w:styleId="smallerheader22">
    <w:name w:val="smaller_header22"/>
    <w:basedOn w:val="DefaultParagraphFont"/>
    <w:rPr>
      <w:rFonts w:ascii="Calibri" w:hAnsi="Calibri" w:cs="Calibri" w:hint="default"/>
      <w:sz w:val="30"/>
      <w:szCs w:val="30"/>
    </w:rPr>
  </w:style>
  <w:style w:type="character" w:customStyle="1" w:styleId="smallerheader23">
    <w:name w:val="smaller_header23"/>
    <w:basedOn w:val="DefaultParagraphFont"/>
    <w:rPr>
      <w:rFonts w:ascii="Calibri" w:hAnsi="Calibri" w:cs="Calibri" w:hint="default"/>
      <w:sz w:val="30"/>
      <w:szCs w:val="30"/>
    </w:rPr>
  </w:style>
  <w:style w:type="character" w:customStyle="1" w:styleId="smallerheader24">
    <w:name w:val="smaller_header24"/>
    <w:basedOn w:val="DefaultParagraphFont"/>
    <w:rPr>
      <w:rFonts w:ascii="Calibri" w:hAnsi="Calibri" w:cs="Calibri" w:hint="default"/>
      <w:sz w:val="30"/>
      <w:szCs w:val="30"/>
    </w:rPr>
  </w:style>
  <w:style w:type="character" w:customStyle="1" w:styleId="smallerheader25">
    <w:name w:val="smaller_header25"/>
    <w:basedOn w:val="DefaultParagraphFont"/>
    <w:rPr>
      <w:rFonts w:ascii="Calibri" w:hAnsi="Calibri" w:cs="Calibri" w:hint="default"/>
      <w:sz w:val="30"/>
      <w:szCs w:val="30"/>
    </w:rPr>
  </w:style>
  <w:style w:type="character" w:customStyle="1" w:styleId="smallerheader26">
    <w:name w:val="smaller_header26"/>
    <w:basedOn w:val="DefaultParagraphFont"/>
    <w:rPr>
      <w:rFonts w:ascii="Calibri" w:hAnsi="Calibri" w:cs="Calibri" w:hint="default"/>
      <w:sz w:val="30"/>
      <w:szCs w:val="30"/>
    </w:rPr>
  </w:style>
  <w:style w:type="character" w:customStyle="1" w:styleId="smallerheader27">
    <w:name w:val="smaller_header27"/>
    <w:basedOn w:val="DefaultParagraphFont"/>
    <w:rPr>
      <w:rFonts w:ascii="Calibri" w:hAnsi="Calibri" w:cs="Calibri" w:hint="default"/>
      <w:sz w:val="30"/>
      <w:szCs w:val="30"/>
    </w:rPr>
  </w:style>
  <w:style w:type="character" w:customStyle="1" w:styleId="smallerheader28">
    <w:name w:val="smaller_header28"/>
    <w:basedOn w:val="DefaultParagraphFont"/>
    <w:rPr>
      <w:rFonts w:ascii="Calibri" w:hAnsi="Calibri" w:cs="Calibri" w:hint="default"/>
      <w:sz w:val="30"/>
      <w:szCs w:val="30"/>
    </w:rPr>
  </w:style>
  <w:style w:type="character" w:customStyle="1" w:styleId="smallerheader29">
    <w:name w:val="smaller_header29"/>
    <w:basedOn w:val="DefaultParagraphFont"/>
    <w:rPr>
      <w:rFonts w:ascii="Calibri" w:hAnsi="Calibri" w:cs="Calibri" w:hint="default"/>
      <w:sz w:val="30"/>
      <w:szCs w:val="30"/>
    </w:rPr>
  </w:style>
  <w:style w:type="character" w:customStyle="1" w:styleId="smallerheader30">
    <w:name w:val="smaller_header30"/>
    <w:basedOn w:val="DefaultParagraphFont"/>
    <w:rPr>
      <w:rFonts w:ascii="Calibri" w:hAnsi="Calibri" w:cs="Calibri" w:hint="default"/>
      <w:sz w:val="30"/>
      <w:szCs w:val="30"/>
    </w:rPr>
  </w:style>
  <w:style w:type="character" w:customStyle="1" w:styleId="smallerheader31">
    <w:name w:val="smaller_header31"/>
    <w:basedOn w:val="DefaultParagraphFont"/>
    <w:rPr>
      <w:rFonts w:ascii="Calibri" w:hAnsi="Calibri" w:cs="Calibri" w:hint="default"/>
      <w:sz w:val="30"/>
      <w:szCs w:val="30"/>
    </w:rPr>
  </w:style>
  <w:style w:type="character" w:customStyle="1" w:styleId="smallerheader32">
    <w:name w:val="smaller_header32"/>
    <w:basedOn w:val="DefaultParagraphFont"/>
    <w:rPr>
      <w:rFonts w:ascii="Calibri" w:hAnsi="Calibri" w:cs="Calibri" w:hint="default"/>
      <w:sz w:val="30"/>
      <w:szCs w:val="30"/>
    </w:rPr>
  </w:style>
  <w:style w:type="character" w:customStyle="1" w:styleId="smallerheader33">
    <w:name w:val="smaller_header33"/>
    <w:basedOn w:val="DefaultParagraphFont"/>
    <w:rPr>
      <w:rFonts w:ascii="Calibri" w:hAnsi="Calibri" w:cs="Calibri" w:hint="default"/>
      <w:sz w:val="30"/>
      <w:szCs w:val="30"/>
    </w:rPr>
  </w:style>
  <w:style w:type="character" w:customStyle="1" w:styleId="smallerheader34">
    <w:name w:val="smaller_header34"/>
    <w:basedOn w:val="DefaultParagraphFont"/>
    <w:rPr>
      <w:rFonts w:ascii="Calibri" w:hAnsi="Calibri" w:cs="Calibri" w:hint="default"/>
      <w:sz w:val="30"/>
      <w:szCs w:val="30"/>
    </w:rPr>
  </w:style>
  <w:style w:type="character" w:customStyle="1" w:styleId="smallerheader35">
    <w:name w:val="smaller_header35"/>
    <w:basedOn w:val="DefaultParagraphFont"/>
    <w:rPr>
      <w:rFonts w:ascii="Calibri" w:hAnsi="Calibri" w:cs="Calibri" w:hint="default"/>
      <w:sz w:val="30"/>
      <w:szCs w:val="30"/>
    </w:rPr>
  </w:style>
  <w:style w:type="character" w:customStyle="1" w:styleId="smallerheader36">
    <w:name w:val="smaller_header36"/>
    <w:basedOn w:val="DefaultParagraphFont"/>
    <w:rPr>
      <w:rFonts w:ascii="Calibri" w:hAnsi="Calibri" w:cs="Calibri" w:hint="default"/>
      <w:sz w:val="30"/>
      <w:szCs w:val="30"/>
    </w:rPr>
  </w:style>
  <w:style w:type="character" w:customStyle="1" w:styleId="smallerheader37">
    <w:name w:val="smaller_header37"/>
    <w:basedOn w:val="DefaultParagraphFont"/>
    <w:rPr>
      <w:rFonts w:ascii="Calibri" w:hAnsi="Calibri" w:cs="Calibri" w:hint="default"/>
      <w:sz w:val="30"/>
      <w:szCs w:val="30"/>
    </w:rPr>
  </w:style>
  <w:style w:type="character" w:customStyle="1" w:styleId="smallerheader38">
    <w:name w:val="smaller_header38"/>
    <w:basedOn w:val="DefaultParagraphFont"/>
    <w:rPr>
      <w:rFonts w:ascii="Calibri" w:hAnsi="Calibri" w:cs="Calibri" w:hint="default"/>
      <w:sz w:val="30"/>
      <w:szCs w:val="30"/>
    </w:rPr>
  </w:style>
  <w:style w:type="character" w:customStyle="1" w:styleId="smallerheader39">
    <w:name w:val="smaller_header39"/>
    <w:basedOn w:val="DefaultParagraphFont"/>
    <w:rPr>
      <w:rFonts w:ascii="Calibri" w:hAnsi="Calibri" w:cs="Calibri" w:hint="default"/>
      <w:sz w:val="30"/>
      <w:szCs w:val="30"/>
    </w:rPr>
  </w:style>
  <w:style w:type="paragraph" w:styleId="Revision">
    <w:name w:val="Revision"/>
    <w:hidden/>
    <w:uiPriority w:val="99"/>
    <w:unhideWhenUsed/>
    <w:rsid w:val="00157539"/>
    <w:pPr>
      <w:spacing w:after="0" w:line="240" w:lineRule="auto"/>
    </w:pPr>
  </w:style>
  <w:style w:type="character" w:styleId="CommentReference">
    <w:name w:val="annotation reference"/>
    <w:basedOn w:val="DefaultParagraphFont"/>
    <w:uiPriority w:val="99"/>
    <w:semiHidden/>
    <w:unhideWhenUsed/>
    <w:rsid w:val="00157539"/>
    <w:rPr>
      <w:sz w:val="16"/>
      <w:szCs w:val="16"/>
    </w:rPr>
  </w:style>
  <w:style w:type="paragraph" w:styleId="CommentText">
    <w:name w:val="annotation text"/>
    <w:basedOn w:val="Normal"/>
    <w:link w:val="CommentTextChar"/>
    <w:uiPriority w:val="99"/>
    <w:semiHidden/>
    <w:unhideWhenUsed/>
    <w:rsid w:val="00157539"/>
    <w:pPr>
      <w:spacing w:line="240" w:lineRule="auto"/>
    </w:pPr>
    <w:rPr>
      <w:sz w:val="20"/>
      <w:szCs w:val="20"/>
    </w:rPr>
  </w:style>
  <w:style w:type="character" w:customStyle="1" w:styleId="CommentTextChar">
    <w:name w:val="Comment Text Char"/>
    <w:basedOn w:val="DefaultParagraphFont"/>
    <w:link w:val="CommentText"/>
    <w:uiPriority w:val="99"/>
    <w:semiHidden/>
    <w:rsid w:val="00157539"/>
    <w:rPr>
      <w:sz w:val="20"/>
      <w:szCs w:val="20"/>
    </w:rPr>
  </w:style>
  <w:style w:type="paragraph" w:styleId="CommentSubject">
    <w:name w:val="annotation subject"/>
    <w:basedOn w:val="CommentText"/>
    <w:next w:val="CommentText"/>
    <w:link w:val="CommentSubjectChar"/>
    <w:uiPriority w:val="99"/>
    <w:semiHidden/>
    <w:unhideWhenUsed/>
    <w:rsid w:val="00157539"/>
    <w:rPr>
      <w:b/>
      <w:bCs/>
    </w:rPr>
  </w:style>
  <w:style w:type="character" w:customStyle="1" w:styleId="CommentSubjectChar">
    <w:name w:val="Comment Subject Char"/>
    <w:basedOn w:val="CommentTextChar"/>
    <w:link w:val="CommentSubject"/>
    <w:uiPriority w:val="99"/>
    <w:semiHidden/>
    <w:rsid w:val="001575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4884">
      <w:marLeft w:val="0"/>
      <w:marRight w:val="0"/>
      <w:marTop w:val="0"/>
      <w:marBottom w:val="0"/>
      <w:divBdr>
        <w:top w:val="none" w:sz="0" w:space="0" w:color="auto"/>
        <w:left w:val="none" w:sz="0" w:space="0" w:color="auto"/>
        <w:bottom w:val="none" w:sz="0" w:space="0" w:color="auto"/>
        <w:right w:val="none" w:sz="0" w:space="0" w:color="auto"/>
      </w:divBdr>
      <w:divsChild>
        <w:div w:id="1062214191">
          <w:marLeft w:val="0"/>
          <w:marRight w:val="0"/>
          <w:marTop w:val="0"/>
          <w:marBottom w:val="0"/>
          <w:divBdr>
            <w:top w:val="none" w:sz="0" w:space="0" w:color="auto"/>
            <w:left w:val="none" w:sz="0" w:space="0" w:color="auto"/>
            <w:bottom w:val="none" w:sz="0" w:space="0" w:color="auto"/>
            <w:right w:val="none" w:sz="0" w:space="0" w:color="auto"/>
          </w:divBdr>
        </w:div>
        <w:div w:id="895316069">
          <w:marLeft w:val="0"/>
          <w:marRight w:val="0"/>
          <w:marTop w:val="0"/>
          <w:marBottom w:val="0"/>
          <w:divBdr>
            <w:top w:val="none" w:sz="0" w:space="0" w:color="auto"/>
            <w:left w:val="none" w:sz="0" w:space="0" w:color="auto"/>
            <w:bottom w:val="none" w:sz="0" w:space="0" w:color="auto"/>
            <w:right w:val="none" w:sz="0" w:space="0" w:color="auto"/>
          </w:divBdr>
        </w:div>
        <w:div w:id="173687496">
          <w:marLeft w:val="0"/>
          <w:marRight w:val="0"/>
          <w:marTop w:val="0"/>
          <w:marBottom w:val="0"/>
          <w:divBdr>
            <w:top w:val="none" w:sz="0" w:space="0" w:color="auto"/>
            <w:left w:val="none" w:sz="0" w:space="0" w:color="auto"/>
            <w:bottom w:val="none" w:sz="0" w:space="0" w:color="auto"/>
            <w:right w:val="none" w:sz="0" w:space="0" w:color="auto"/>
          </w:divBdr>
        </w:div>
        <w:div w:id="687410007">
          <w:marLeft w:val="0"/>
          <w:marRight w:val="0"/>
          <w:marTop w:val="0"/>
          <w:marBottom w:val="0"/>
          <w:divBdr>
            <w:top w:val="none" w:sz="0" w:space="0" w:color="auto"/>
            <w:left w:val="none" w:sz="0" w:space="0" w:color="auto"/>
            <w:bottom w:val="none" w:sz="0" w:space="0" w:color="auto"/>
            <w:right w:val="none" w:sz="0" w:space="0" w:color="auto"/>
          </w:divBdr>
          <w:divsChild>
            <w:div w:id="321475248">
              <w:marLeft w:val="15"/>
              <w:marRight w:val="0"/>
              <w:marTop w:val="0"/>
              <w:marBottom w:val="0"/>
              <w:divBdr>
                <w:top w:val="none" w:sz="0" w:space="0" w:color="auto"/>
                <w:left w:val="none" w:sz="0" w:space="0" w:color="auto"/>
                <w:bottom w:val="none" w:sz="0" w:space="0" w:color="auto"/>
                <w:right w:val="none" w:sz="0" w:space="0" w:color="auto"/>
              </w:divBdr>
            </w:div>
            <w:div w:id="345063259">
              <w:marLeft w:val="0"/>
              <w:marRight w:val="0"/>
              <w:marTop w:val="0"/>
              <w:marBottom w:val="0"/>
              <w:divBdr>
                <w:top w:val="none" w:sz="0" w:space="0" w:color="auto"/>
                <w:left w:val="none" w:sz="0" w:space="0" w:color="auto"/>
                <w:bottom w:val="none" w:sz="0" w:space="0" w:color="auto"/>
                <w:right w:val="none" w:sz="0" w:space="0" w:color="auto"/>
              </w:divBdr>
              <w:divsChild>
                <w:div w:id="108354294">
                  <w:marLeft w:val="0"/>
                  <w:marRight w:val="0"/>
                  <w:marTop w:val="0"/>
                  <w:marBottom w:val="270"/>
                  <w:divBdr>
                    <w:top w:val="none" w:sz="0" w:space="0" w:color="auto"/>
                    <w:left w:val="none" w:sz="0" w:space="0" w:color="auto"/>
                    <w:bottom w:val="none" w:sz="0" w:space="0" w:color="auto"/>
                    <w:right w:val="none" w:sz="0" w:space="0" w:color="auto"/>
                  </w:divBdr>
                  <w:divsChild>
                    <w:div w:id="1016079232">
                      <w:marLeft w:val="0"/>
                      <w:marRight w:val="0"/>
                      <w:marTop w:val="0"/>
                      <w:marBottom w:val="0"/>
                      <w:divBdr>
                        <w:top w:val="none" w:sz="0" w:space="0" w:color="auto"/>
                        <w:left w:val="none" w:sz="0" w:space="0" w:color="auto"/>
                        <w:bottom w:val="none" w:sz="0" w:space="0" w:color="auto"/>
                        <w:right w:val="none" w:sz="0" w:space="0" w:color="auto"/>
                      </w:divBdr>
                    </w:div>
                  </w:divsChild>
                </w:div>
                <w:div w:id="2047413985">
                  <w:marLeft w:val="0"/>
                  <w:marRight w:val="0"/>
                  <w:marTop w:val="0"/>
                  <w:marBottom w:val="270"/>
                  <w:divBdr>
                    <w:top w:val="none" w:sz="0" w:space="0" w:color="auto"/>
                    <w:left w:val="none" w:sz="0" w:space="0" w:color="auto"/>
                    <w:bottom w:val="none" w:sz="0" w:space="0" w:color="auto"/>
                    <w:right w:val="none" w:sz="0" w:space="0" w:color="auto"/>
                  </w:divBdr>
                </w:div>
                <w:div w:id="392198222">
                  <w:marLeft w:val="0"/>
                  <w:marRight w:val="0"/>
                  <w:marTop w:val="0"/>
                  <w:marBottom w:val="270"/>
                  <w:divBdr>
                    <w:top w:val="none" w:sz="0" w:space="0" w:color="auto"/>
                    <w:left w:val="none" w:sz="0" w:space="0" w:color="auto"/>
                    <w:bottom w:val="none" w:sz="0" w:space="0" w:color="auto"/>
                    <w:right w:val="none" w:sz="0" w:space="0" w:color="auto"/>
                  </w:divBdr>
                </w:div>
                <w:div w:id="1706976553">
                  <w:marLeft w:val="0"/>
                  <w:marRight w:val="0"/>
                  <w:marTop w:val="0"/>
                  <w:marBottom w:val="0"/>
                  <w:divBdr>
                    <w:top w:val="none" w:sz="0" w:space="0" w:color="auto"/>
                    <w:left w:val="none" w:sz="0" w:space="0" w:color="auto"/>
                    <w:bottom w:val="none" w:sz="0" w:space="0" w:color="auto"/>
                    <w:right w:val="none" w:sz="0" w:space="0" w:color="auto"/>
                  </w:divBdr>
                </w:div>
                <w:div w:id="1988582497">
                  <w:marLeft w:val="0"/>
                  <w:marRight w:val="0"/>
                  <w:marTop w:val="0"/>
                  <w:marBottom w:val="0"/>
                  <w:divBdr>
                    <w:top w:val="none" w:sz="0" w:space="0" w:color="auto"/>
                    <w:left w:val="none" w:sz="0" w:space="0" w:color="auto"/>
                    <w:bottom w:val="none" w:sz="0" w:space="0" w:color="auto"/>
                    <w:right w:val="none" w:sz="0" w:space="0" w:color="auto"/>
                  </w:divBdr>
                  <w:divsChild>
                    <w:div w:id="2067995219">
                      <w:marLeft w:val="15"/>
                      <w:marRight w:val="0"/>
                      <w:marTop w:val="0"/>
                      <w:marBottom w:val="0"/>
                      <w:divBdr>
                        <w:top w:val="none" w:sz="0" w:space="0" w:color="auto"/>
                        <w:left w:val="none" w:sz="0" w:space="0" w:color="auto"/>
                        <w:bottom w:val="none" w:sz="0" w:space="0" w:color="auto"/>
                        <w:right w:val="none" w:sz="0" w:space="0" w:color="auto"/>
                      </w:divBdr>
                    </w:div>
                    <w:div w:id="1020856287">
                      <w:marLeft w:val="0"/>
                      <w:marRight w:val="0"/>
                      <w:marTop w:val="0"/>
                      <w:marBottom w:val="0"/>
                      <w:divBdr>
                        <w:top w:val="none" w:sz="0" w:space="0" w:color="auto"/>
                        <w:left w:val="none" w:sz="0" w:space="0" w:color="auto"/>
                        <w:bottom w:val="none" w:sz="0" w:space="0" w:color="auto"/>
                        <w:right w:val="none" w:sz="0" w:space="0" w:color="auto"/>
                      </w:divBdr>
                      <w:divsChild>
                        <w:div w:id="1189415100">
                          <w:marLeft w:val="0"/>
                          <w:marRight w:val="0"/>
                          <w:marTop w:val="0"/>
                          <w:marBottom w:val="270"/>
                          <w:divBdr>
                            <w:top w:val="none" w:sz="0" w:space="0" w:color="auto"/>
                            <w:left w:val="none" w:sz="0" w:space="0" w:color="auto"/>
                            <w:bottom w:val="none" w:sz="0" w:space="0" w:color="auto"/>
                            <w:right w:val="none" w:sz="0" w:space="0" w:color="auto"/>
                          </w:divBdr>
                          <w:divsChild>
                            <w:div w:id="1931812911">
                              <w:marLeft w:val="0"/>
                              <w:marRight w:val="0"/>
                              <w:marTop w:val="0"/>
                              <w:marBottom w:val="0"/>
                              <w:divBdr>
                                <w:top w:val="none" w:sz="0" w:space="0" w:color="auto"/>
                                <w:left w:val="none" w:sz="0" w:space="0" w:color="auto"/>
                                <w:bottom w:val="none" w:sz="0" w:space="0" w:color="auto"/>
                                <w:right w:val="none" w:sz="0" w:space="0" w:color="auto"/>
                              </w:divBdr>
                            </w:div>
                          </w:divsChild>
                        </w:div>
                        <w:div w:id="499976941">
                          <w:marLeft w:val="0"/>
                          <w:marRight w:val="0"/>
                          <w:marTop w:val="0"/>
                          <w:marBottom w:val="270"/>
                          <w:divBdr>
                            <w:top w:val="none" w:sz="0" w:space="0" w:color="auto"/>
                            <w:left w:val="none" w:sz="0" w:space="0" w:color="auto"/>
                            <w:bottom w:val="none" w:sz="0" w:space="0" w:color="auto"/>
                            <w:right w:val="none" w:sz="0" w:space="0" w:color="auto"/>
                          </w:divBdr>
                          <w:divsChild>
                            <w:div w:id="472672949">
                              <w:marLeft w:val="0"/>
                              <w:marRight w:val="0"/>
                              <w:marTop w:val="0"/>
                              <w:marBottom w:val="0"/>
                              <w:divBdr>
                                <w:top w:val="none" w:sz="0" w:space="0" w:color="auto"/>
                                <w:left w:val="none" w:sz="0" w:space="0" w:color="auto"/>
                                <w:bottom w:val="none" w:sz="0" w:space="0" w:color="auto"/>
                                <w:right w:val="none" w:sz="0" w:space="0" w:color="auto"/>
                              </w:divBdr>
                            </w:div>
                            <w:div w:id="1501893865">
                              <w:marLeft w:val="0"/>
                              <w:marRight w:val="0"/>
                              <w:marTop w:val="0"/>
                              <w:marBottom w:val="0"/>
                              <w:divBdr>
                                <w:top w:val="none" w:sz="0" w:space="0" w:color="auto"/>
                                <w:left w:val="none" w:sz="0" w:space="0" w:color="auto"/>
                                <w:bottom w:val="none" w:sz="0" w:space="0" w:color="auto"/>
                                <w:right w:val="none" w:sz="0" w:space="0" w:color="auto"/>
                              </w:divBdr>
                            </w:div>
                            <w:div w:id="1151019945">
                              <w:marLeft w:val="0"/>
                              <w:marRight w:val="0"/>
                              <w:marTop w:val="0"/>
                              <w:marBottom w:val="0"/>
                              <w:divBdr>
                                <w:top w:val="none" w:sz="0" w:space="0" w:color="auto"/>
                                <w:left w:val="none" w:sz="0" w:space="0" w:color="auto"/>
                                <w:bottom w:val="none" w:sz="0" w:space="0" w:color="auto"/>
                                <w:right w:val="none" w:sz="0" w:space="0" w:color="auto"/>
                              </w:divBdr>
                            </w:div>
                            <w:div w:id="413168717">
                              <w:marLeft w:val="0"/>
                              <w:marRight w:val="0"/>
                              <w:marTop w:val="0"/>
                              <w:marBottom w:val="0"/>
                              <w:divBdr>
                                <w:top w:val="none" w:sz="0" w:space="0" w:color="auto"/>
                                <w:left w:val="none" w:sz="0" w:space="0" w:color="auto"/>
                                <w:bottom w:val="none" w:sz="0" w:space="0" w:color="auto"/>
                                <w:right w:val="none" w:sz="0" w:space="0" w:color="auto"/>
                              </w:divBdr>
                            </w:div>
                            <w:div w:id="1259800794">
                              <w:marLeft w:val="0"/>
                              <w:marRight w:val="0"/>
                              <w:marTop w:val="0"/>
                              <w:marBottom w:val="0"/>
                              <w:divBdr>
                                <w:top w:val="none" w:sz="0" w:space="0" w:color="auto"/>
                                <w:left w:val="none" w:sz="0" w:space="0" w:color="auto"/>
                                <w:bottom w:val="none" w:sz="0" w:space="0" w:color="auto"/>
                                <w:right w:val="none" w:sz="0" w:space="0" w:color="auto"/>
                              </w:divBdr>
                            </w:div>
                            <w:div w:id="513419458">
                              <w:marLeft w:val="0"/>
                              <w:marRight w:val="0"/>
                              <w:marTop w:val="0"/>
                              <w:marBottom w:val="0"/>
                              <w:divBdr>
                                <w:top w:val="none" w:sz="0" w:space="0" w:color="auto"/>
                                <w:left w:val="none" w:sz="0" w:space="0" w:color="auto"/>
                                <w:bottom w:val="none" w:sz="0" w:space="0" w:color="auto"/>
                                <w:right w:val="none" w:sz="0" w:space="0" w:color="auto"/>
                              </w:divBdr>
                            </w:div>
                            <w:div w:id="1033120017">
                              <w:marLeft w:val="0"/>
                              <w:marRight w:val="0"/>
                              <w:marTop w:val="0"/>
                              <w:marBottom w:val="0"/>
                              <w:divBdr>
                                <w:top w:val="none" w:sz="0" w:space="0" w:color="auto"/>
                                <w:left w:val="none" w:sz="0" w:space="0" w:color="auto"/>
                                <w:bottom w:val="none" w:sz="0" w:space="0" w:color="auto"/>
                                <w:right w:val="none" w:sz="0" w:space="0" w:color="auto"/>
                              </w:divBdr>
                            </w:div>
                            <w:div w:id="2015187007">
                              <w:marLeft w:val="0"/>
                              <w:marRight w:val="0"/>
                              <w:marTop w:val="0"/>
                              <w:marBottom w:val="0"/>
                              <w:divBdr>
                                <w:top w:val="none" w:sz="0" w:space="0" w:color="auto"/>
                                <w:left w:val="none" w:sz="0" w:space="0" w:color="auto"/>
                                <w:bottom w:val="none" w:sz="0" w:space="0" w:color="auto"/>
                                <w:right w:val="none" w:sz="0" w:space="0" w:color="auto"/>
                              </w:divBdr>
                            </w:div>
                          </w:divsChild>
                        </w:div>
                        <w:div w:id="1563639834">
                          <w:marLeft w:val="0"/>
                          <w:marRight w:val="0"/>
                          <w:marTop w:val="0"/>
                          <w:marBottom w:val="0"/>
                          <w:divBdr>
                            <w:top w:val="none" w:sz="0" w:space="0" w:color="auto"/>
                            <w:left w:val="none" w:sz="0" w:space="0" w:color="auto"/>
                            <w:bottom w:val="none" w:sz="0" w:space="0" w:color="auto"/>
                            <w:right w:val="none" w:sz="0" w:space="0" w:color="auto"/>
                          </w:divBdr>
                          <w:divsChild>
                            <w:div w:id="594554114">
                              <w:marLeft w:val="15"/>
                              <w:marRight w:val="0"/>
                              <w:marTop w:val="0"/>
                              <w:marBottom w:val="0"/>
                              <w:divBdr>
                                <w:top w:val="none" w:sz="0" w:space="0" w:color="auto"/>
                                <w:left w:val="none" w:sz="0" w:space="0" w:color="auto"/>
                                <w:bottom w:val="none" w:sz="0" w:space="0" w:color="auto"/>
                                <w:right w:val="none" w:sz="0" w:space="0" w:color="auto"/>
                              </w:divBdr>
                            </w:div>
                            <w:div w:id="193202596">
                              <w:marLeft w:val="0"/>
                              <w:marRight w:val="0"/>
                              <w:marTop w:val="0"/>
                              <w:marBottom w:val="0"/>
                              <w:divBdr>
                                <w:top w:val="none" w:sz="0" w:space="0" w:color="auto"/>
                                <w:left w:val="none" w:sz="0" w:space="0" w:color="auto"/>
                                <w:bottom w:val="none" w:sz="0" w:space="0" w:color="auto"/>
                                <w:right w:val="none" w:sz="0" w:space="0" w:color="auto"/>
                              </w:divBdr>
                              <w:divsChild>
                                <w:div w:id="740098142">
                                  <w:marLeft w:val="0"/>
                                  <w:marRight w:val="0"/>
                                  <w:marTop w:val="0"/>
                                  <w:marBottom w:val="270"/>
                                  <w:divBdr>
                                    <w:top w:val="none" w:sz="0" w:space="0" w:color="auto"/>
                                    <w:left w:val="none" w:sz="0" w:space="0" w:color="auto"/>
                                    <w:bottom w:val="none" w:sz="0" w:space="0" w:color="auto"/>
                                    <w:right w:val="none" w:sz="0" w:space="0" w:color="auto"/>
                                  </w:divBdr>
                                </w:div>
                                <w:div w:id="465398577">
                                  <w:marLeft w:val="0"/>
                                  <w:marRight w:val="0"/>
                                  <w:marTop w:val="0"/>
                                  <w:marBottom w:val="270"/>
                                  <w:divBdr>
                                    <w:top w:val="none" w:sz="0" w:space="0" w:color="auto"/>
                                    <w:left w:val="none" w:sz="0" w:space="0" w:color="auto"/>
                                    <w:bottom w:val="none" w:sz="0" w:space="0" w:color="auto"/>
                                    <w:right w:val="none" w:sz="0" w:space="0" w:color="auto"/>
                                  </w:divBdr>
                                </w:div>
                                <w:div w:id="1286544102">
                                  <w:marLeft w:val="0"/>
                                  <w:marRight w:val="0"/>
                                  <w:marTop w:val="0"/>
                                  <w:marBottom w:val="0"/>
                                  <w:divBdr>
                                    <w:top w:val="none" w:sz="0" w:space="0" w:color="auto"/>
                                    <w:left w:val="none" w:sz="0" w:space="0" w:color="auto"/>
                                    <w:bottom w:val="none" w:sz="0" w:space="0" w:color="auto"/>
                                    <w:right w:val="none" w:sz="0" w:space="0" w:color="auto"/>
                                  </w:divBdr>
                                </w:div>
                                <w:div w:id="1429499288">
                                  <w:marLeft w:val="0"/>
                                  <w:marRight w:val="0"/>
                                  <w:marTop w:val="0"/>
                                  <w:marBottom w:val="0"/>
                                  <w:divBdr>
                                    <w:top w:val="none" w:sz="0" w:space="0" w:color="auto"/>
                                    <w:left w:val="none" w:sz="0" w:space="0" w:color="auto"/>
                                    <w:bottom w:val="none" w:sz="0" w:space="0" w:color="auto"/>
                                    <w:right w:val="none" w:sz="0" w:space="0" w:color="auto"/>
                                  </w:divBdr>
                                  <w:divsChild>
                                    <w:div w:id="207887186">
                                      <w:marLeft w:val="15"/>
                                      <w:marRight w:val="0"/>
                                      <w:marTop w:val="0"/>
                                      <w:marBottom w:val="0"/>
                                      <w:divBdr>
                                        <w:top w:val="none" w:sz="0" w:space="0" w:color="auto"/>
                                        <w:left w:val="none" w:sz="0" w:space="0" w:color="auto"/>
                                        <w:bottom w:val="none" w:sz="0" w:space="0" w:color="auto"/>
                                        <w:right w:val="none" w:sz="0" w:space="0" w:color="auto"/>
                                      </w:divBdr>
                                    </w:div>
                                    <w:div w:id="1898778714">
                                      <w:marLeft w:val="0"/>
                                      <w:marRight w:val="0"/>
                                      <w:marTop w:val="0"/>
                                      <w:marBottom w:val="0"/>
                                      <w:divBdr>
                                        <w:top w:val="none" w:sz="0" w:space="0" w:color="auto"/>
                                        <w:left w:val="none" w:sz="0" w:space="0" w:color="auto"/>
                                        <w:bottom w:val="none" w:sz="0" w:space="0" w:color="auto"/>
                                        <w:right w:val="none" w:sz="0" w:space="0" w:color="auto"/>
                                      </w:divBdr>
                                      <w:divsChild>
                                        <w:div w:id="890456149">
                                          <w:marLeft w:val="0"/>
                                          <w:marRight w:val="0"/>
                                          <w:marTop w:val="0"/>
                                          <w:marBottom w:val="270"/>
                                          <w:divBdr>
                                            <w:top w:val="none" w:sz="0" w:space="0" w:color="auto"/>
                                            <w:left w:val="none" w:sz="0" w:space="0" w:color="auto"/>
                                            <w:bottom w:val="none" w:sz="0" w:space="0" w:color="auto"/>
                                            <w:right w:val="none" w:sz="0" w:space="0" w:color="auto"/>
                                          </w:divBdr>
                                        </w:div>
                                        <w:div w:id="128477745">
                                          <w:marLeft w:val="0"/>
                                          <w:marRight w:val="0"/>
                                          <w:marTop w:val="0"/>
                                          <w:marBottom w:val="0"/>
                                          <w:divBdr>
                                            <w:top w:val="none" w:sz="0" w:space="0" w:color="auto"/>
                                            <w:left w:val="none" w:sz="0" w:space="0" w:color="auto"/>
                                            <w:bottom w:val="none" w:sz="0" w:space="0" w:color="auto"/>
                                            <w:right w:val="none" w:sz="0" w:space="0" w:color="auto"/>
                                          </w:divBdr>
                                        </w:div>
                                        <w:div w:id="2075883734">
                                          <w:marLeft w:val="0"/>
                                          <w:marRight w:val="0"/>
                                          <w:marTop w:val="0"/>
                                          <w:marBottom w:val="0"/>
                                          <w:divBdr>
                                            <w:top w:val="none" w:sz="0" w:space="0" w:color="auto"/>
                                            <w:left w:val="none" w:sz="0" w:space="0" w:color="auto"/>
                                            <w:bottom w:val="none" w:sz="0" w:space="0" w:color="auto"/>
                                            <w:right w:val="none" w:sz="0" w:space="0" w:color="auto"/>
                                          </w:divBdr>
                                        </w:div>
                                        <w:div w:id="1586649961">
                                          <w:marLeft w:val="0"/>
                                          <w:marRight w:val="0"/>
                                          <w:marTop w:val="0"/>
                                          <w:marBottom w:val="0"/>
                                          <w:divBdr>
                                            <w:top w:val="none" w:sz="0" w:space="0" w:color="auto"/>
                                            <w:left w:val="none" w:sz="0" w:space="0" w:color="auto"/>
                                            <w:bottom w:val="none" w:sz="0" w:space="0" w:color="auto"/>
                                            <w:right w:val="none" w:sz="0" w:space="0" w:color="auto"/>
                                          </w:divBdr>
                                        </w:div>
                                        <w:div w:id="126162752">
                                          <w:marLeft w:val="0"/>
                                          <w:marRight w:val="0"/>
                                          <w:marTop w:val="0"/>
                                          <w:marBottom w:val="0"/>
                                          <w:divBdr>
                                            <w:top w:val="none" w:sz="0" w:space="0" w:color="auto"/>
                                            <w:left w:val="none" w:sz="0" w:space="0" w:color="auto"/>
                                            <w:bottom w:val="none" w:sz="0" w:space="0" w:color="auto"/>
                                            <w:right w:val="none" w:sz="0" w:space="0" w:color="auto"/>
                                          </w:divBdr>
                                          <w:divsChild>
                                            <w:div w:id="1837499223">
                                              <w:marLeft w:val="15"/>
                                              <w:marRight w:val="0"/>
                                              <w:marTop w:val="0"/>
                                              <w:marBottom w:val="0"/>
                                              <w:divBdr>
                                                <w:top w:val="none" w:sz="0" w:space="0" w:color="auto"/>
                                                <w:left w:val="none" w:sz="0" w:space="0" w:color="auto"/>
                                                <w:bottom w:val="none" w:sz="0" w:space="0" w:color="auto"/>
                                                <w:right w:val="none" w:sz="0" w:space="0" w:color="auto"/>
                                              </w:divBdr>
                                            </w:div>
                                            <w:div w:id="1874228145">
                                              <w:marLeft w:val="0"/>
                                              <w:marRight w:val="0"/>
                                              <w:marTop w:val="0"/>
                                              <w:marBottom w:val="0"/>
                                              <w:divBdr>
                                                <w:top w:val="none" w:sz="0" w:space="0" w:color="auto"/>
                                                <w:left w:val="none" w:sz="0" w:space="0" w:color="auto"/>
                                                <w:bottom w:val="none" w:sz="0" w:space="0" w:color="auto"/>
                                                <w:right w:val="none" w:sz="0" w:space="0" w:color="auto"/>
                                              </w:divBdr>
                                              <w:divsChild>
                                                <w:div w:id="443424032">
                                                  <w:marLeft w:val="0"/>
                                                  <w:marRight w:val="0"/>
                                                  <w:marTop w:val="0"/>
                                                  <w:marBottom w:val="0"/>
                                                  <w:divBdr>
                                                    <w:top w:val="none" w:sz="0" w:space="0" w:color="auto"/>
                                                    <w:left w:val="none" w:sz="0" w:space="0" w:color="auto"/>
                                                    <w:bottom w:val="none" w:sz="0" w:space="0" w:color="auto"/>
                                                    <w:right w:val="none" w:sz="0" w:space="0" w:color="auto"/>
                                                  </w:divBdr>
                                                </w:div>
                                                <w:div w:id="1347638030">
                                                  <w:marLeft w:val="0"/>
                                                  <w:marRight w:val="0"/>
                                                  <w:marTop w:val="0"/>
                                                  <w:marBottom w:val="0"/>
                                                  <w:divBdr>
                                                    <w:top w:val="none" w:sz="0" w:space="0" w:color="auto"/>
                                                    <w:left w:val="none" w:sz="0" w:space="0" w:color="auto"/>
                                                    <w:bottom w:val="none" w:sz="0" w:space="0" w:color="auto"/>
                                                    <w:right w:val="none" w:sz="0" w:space="0" w:color="auto"/>
                                                  </w:divBdr>
                                                  <w:divsChild>
                                                    <w:div w:id="1728184801">
                                                      <w:marLeft w:val="15"/>
                                                      <w:marRight w:val="0"/>
                                                      <w:marTop w:val="0"/>
                                                      <w:marBottom w:val="0"/>
                                                      <w:divBdr>
                                                        <w:top w:val="none" w:sz="0" w:space="0" w:color="auto"/>
                                                        <w:left w:val="none" w:sz="0" w:space="0" w:color="auto"/>
                                                        <w:bottom w:val="none" w:sz="0" w:space="0" w:color="auto"/>
                                                        <w:right w:val="none" w:sz="0" w:space="0" w:color="auto"/>
                                                      </w:divBdr>
                                                    </w:div>
                                                    <w:div w:id="843670474">
                                                      <w:marLeft w:val="0"/>
                                                      <w:marRight w:val="0"/>
                                                      <w:marTop w:val="0"/>
                                                      <w:marBottom w:val="0"/>
                                                      <w:divBdr>
                                                        <w:top w:val="none" w:sz="0" w:space="0" w:color="auto"/>
                                                        <w:left w:val="none" w:sz="0" w:space="0" w:color="auto"/>
                                                        <w:bottom w:val="none" w:sz="0" w:space="0" w:color="auto"/>
                                                        <w:right w:val="none" w:sz="0" w:space="0" w:color="auto"/>
                                                      </w:divBdr>
                                                      <w:divsChild>
                                                        <w:div w:id="787162177">
                                                          <w:marLeft w:val="0"/>
                                                          <w:marRight w:val="0"/>
                                                          <w:marTop w:val="0"/>
                                                          <w:marBottom w:val="270"/>
                                                          <w:divBdr>
                                                            <w:top w:val="none" w:sz="0" w:space="0" w:color="auto"/>
                                                            <w:left w:val="none" w:sz="0" w:space="0" w:color="auto"/>
                                                            <w:bottom w:val="none" w:sz="0" w:space="0" w:color="auto"/>
                                                            <w:right w:val="none" w:sz="0" w:space="0" w:color="auto"/>
                                                          </w:divBdr>
                                                        </w:div>
                                                        <w:div w:id="1705666629">
                                                          <w:marLeft w:val="0"/>
                                                          <w:marRight w:val="0"/>
                                                          <w:marTop w:val="0"/>
                                                          <w:marBottom w:val="270"/>
                                                          <w:divBdr>
                                                            <w:top w:val="none" w:sz="0" w:space="0" w:color="auto"/>
                                                            <w:left w:val="none" w:sz="0" w:space="0" w:color="auto"/>
                                                            <w:bottom w:val="none" w:sz="0" w:space="0" w:color="auto"/>
                                                            <w:right w:val="none" w:sz="0" w:space="0" w:color="auto"/>
                                                          </w:divBdr>
                                                          <w:divsChild>
                                                            <w:div w:id="1506237852">
                                                              <w:marLeft w:val="0"/>
                                                              <w:marRight w:val="0"/>
                                                              <w:marTop w:val="0"/>
                                                              <w:marBottom w:val="0"/>
                                                              <w:divBdr>
                                                                <w:top w:val="none" w:sz="0" w:space="0" w:color="auto"/>
                                                                <w:left w:val="none" w:sz="0" w:space="0" w:color="auto"/>
                                                                <w:bottom w:val="none" w:sz="0" w:space="0" w:color="auto"/>
                                                                <w:right w:val="none" w:sz="0" w:space="0" w:color="auto"/>
                                                              </w:divBdr>
                                                            </w:div>
                                                            <w:div w:id="1280651334">
                                                              <w:marLeft w:val="0"/>
                                                              <w:marRight w:val="0"/>
                                                              <w:marTop w:val="0"/>
                                                              <w:marBottom w:val="0"/>
                                                              <w:divBdr>
                                                                <w:top w:val="none" w:sz="0" w:space="0" w:color="auto"/>
                                                                <w:left w:val="none" w:sz="0" w:space="0" w:color="auto"/>
                                                                <w:bottom w:val="none" w:sz="0" w:space="0" w:color="auto"/>
                                                                <w:right w:val="none" w:sz="0" w:space="0" w:color="auto"/>
                                                              </w:divBdr>
                                                            </w:div>
                                                          </w:divsChild>
                                                        </w:div>
                                                        <w:div w:id="746536487">
                                                          <w:marLeft w:val="0"/>
                                                          <w:marRight w:val="0"/>
                                                          <w:marTop w:val="0"/>
                                                          <w:marBottom w:val="270"/>
                                                          <w:divBdr>
                                                            <w:top w:val="none" w:sz="0" w:space="0" w:color="auto"/>
                                                            <w:left w:val="none" w:sz="0" w:space="0" w:color="auto"/>
                                                            <w:bottom w:val="none" w:sz="0" w:space="0" w:color="auto"/>
                                                            <w:right w:val="none" w:sz="0" w:space="0" w:color="auto"/>
                                                          </w:divBdr>
                                                        </w:div>
                                                        <w:div w:id="1838419651">
                                                          <w:marLeft w:val="0"/>
                                                          <w:marRight w:val="0"/>
                                                          <w:marTop w:val="0"/>
                                                          <w:marBottom w:val="0"/>
                                                          <w:divBdr>
                                                            <w:top w:val="none" w:sz="0" w:space="0" w:color="auto"/>
                                                            <w:left w:val="none" w:sz="0" w:space="0" w:color="auto"/>
                                                            <w:bottom w:val="none" w:sz="0" w:space="0" w:color="auto"/>
                                                            <w:right w:val="none" w:sz="0" w:space="0" w:color="auto"/>
                                                          </w:divBdr>
                                                        </w:div>
                                                        <w:div w:id="369499823">
                                                          <w:marLeft w:val="0"/>
                                                          <w:marRight w:val="0"/>
                                                          <w:marTop w:val="0"/>
                                                          <w:marBottom w:val="0"/>
                                                          <w:divBdr>
                                                            <w:top w:val="none" w:sz="0" w:space="0" w:color="auto"/>
                                                            <w:left w:val="none" w:sz="0" w:space="0" w:color="auto"/>
                                                            <w:bottom w:val="none" w:sz="0" w:space="0" w:color="auto"/>
                                                            <w:right w:val="none" w:sz="0" w:space="0" w:color="auto"/>
                                                          </w:divBdr>
                                                          <w:divsChild>
                                                            <w:div w:id="1571697929">
                                                              <w:marLeft w:val="15"/>
                                                              <w:marRight w:val="0"/>
                                                              <w:marTop w:val="0"/>
                                                              <w:marBottom w:val="0"/>
                                                              <w:divBdr>
                                                                <w:top w:val="none" w:sz="0" w:space="0" w:color="auto"/>
                                                                <w:left w:val="none" w:sz="0" w:space="0" w:color="auto"/>
                                                                <w:bottom w:val="none" w:sz="0" w:space="0" w:color="auto"/>
                                                                <w:right w:val="none" w:sz="0" w:space="0" w:color="auto"/>
                                                              </w:divBdr>
                                                            </w:div>
                                                            <w:div w:id="1889534049">
                                                              <w:marLeft w:val="0"/>
                                                              <w:marRight w:val="0"/>
                                                              <w:marTop w:val="0"/>
                                                              <w:marBottom w:val="0"/>
                                                              <w:divBdr>
                                                                <w:top w:val="none" w:sz="0" w:space="0" w:color="auto"/>
                                                                <w:left w:val="none" w:sz="0" w:space="0" w:color="auto"/>
                                                                <w:bottom w:val="none" w:sz="0" w:space="0" w:color="auto"/>
                                                                <w:right w:val="none" w:sz="0" w:space="0" w:color="auto"/>
                                                              </w:divBdr>
                                                              <w:divsChild>
                                                                <w:div w:id="601761126">
                                                                  <w:marLeft w:val="0"/>
                                                                  <w:marRight w:val="0"/>
                                                                  <w:marTop w:val="0"/>
                                                                  <w:marBottom w:val="270"/>
                                                                  <w:divBdr>
                                                                    <w:top w:val="none" w:sz="0" w:space="0" w:color="auto"/>
                                                                    <w:left w:val="none" w:sz="0" w:space="0" w:color="auto"/>
                                                                    <w:bottom w:val="none" w:sz="0" w:space="0" w:color="auto"/>
                                                                    <w:right w:val="none" w:sz="0" w:space="0" w:color="auto"/>
                                                                  </w:divBdr>
                                                                </w:div>
                                                                <w:div w:id="1075394377">
                                                                  <w:marLeft w:val="0"/>
                                                                  <w:marRight w:val="0"/>
                                                                  <w:marTop w:val="0"/>
                                                                  <w:marBottom w:val="270"/>
                                                                  <w:divBdr>
                                                                    <w:top w:val="none" w:sz="0" w:space="0" w:color="auto"/>
                                                                    <w:left w:val="none" w:sz="0" w:space="0" w:color="auto"/>
                                                                    <w:bottom w:val="none" w:sz="0" w:space="0" w:color="auto"/>
                                                                    <w:right w:val="none" w:sz="0" w:space="0" w:color="auto"/>
                                                                  </w:divBdr>
                                                                </w:div>
                                                                <w:div w:id="2079475465">
                                                                  <w:marLeft w:val="0"/>
                                                                  <w:marRight w:val="0"/>
                                                                  <w:marTop w:val="0"/>
                                                                  <w:marBottom w:val="0"/>
                                                                  <w:divBdr>
                                                                    <w:top w:val="none" w:sz="0" w:space="0" w:color="auto"/>
                                                                    <w:left w:val="none" w:sz="0" w:space="0" w:color="auto"/>
                                                                    <w:bottom w:val="none" w:sz="0" w:space="0" w:color="auto"/>
                                                                    <w:right w:val="none" w:sz="0" w:space="0" w:color="auto"/>
                                                                  </w:divBdr>
                                                                </w:div>
                                                                <w:div w:id="530075660">
                                                                  <w:marLeft w:val="0"/>
                                                                  <w:marRight w:val="0"/>
                                                                  <w:marTop w:val="0"/>
                                                                  <w:marBottom w:val="0"/>
                                                                  <w:divBdr>
                                                                    <w:top w:val="none" w:sz="0" w:space="0" w:color="auto"/>
                                                                    <w:left w:val="none" w:sz="0" w:space="0" w:color="auto"/>
                                                                    <w:bottom w:val="none" w:sz="0" w:space="0" w:color="auto"/>
                                                                    <w:right w:val="none" w:sz="0" w:space="0" w:color="auto"/>
                                                                  </w:divBdr>
                                                                  <w:divsChild>
                                                                    <w:div w:id="983436204">
                                                                      <w:marLeft w:val="15"/>
                                                                      <w:marRight w:val="0"/>
                                                                      <w:marTop w:val="0"/>
                                                                      <w:marBottom w:val="0"/>
                                                                      <w:divBdr>
                                                                        <w:top w:val="none" w:sz="0" w:space="0" w:color="auto"/>
                                                                        <w:left w:val="none" w:sz="0" w:space="0" w:color="auto"/>
                                                                        <w:bottom w:val="none" w:sz="0" w:space="0" w:color="auto"/>
                                                                        <w:right w:val="none" w:sz="0" w:space="0" w:color="auto"/>
                                                                      </w:divBdr>
                                                                    </w:div>
                                                                    <w:div w:id="436994969">
                                                                      <w:marLeft w:val="0"/>
                                                                      <w:marRight w:val="0"/>
                                                                      <w:marTop w:val="0"/>
                                                                      <w:marBottom w:val="0"/>
                                                                      <w:divBdr>
                                                                        <w:top w:val="none" w:sz="0" w:space="0" w:color="auto"/>
                                                                        <w:left w:val="none" w:sz="0" w:space="0" w:color="auto"/>
                                                                        <w:bottom w:val="none" w:sz="0" w:space="0" w:color="auto"/>
                                                                        <w:right w:val="none" w:sz="0" w:space="0" w:color="auto"/>
                                                                      </w:divBdr>
                                                                      <w:divsChild>
                                                                        <w:div w:id="1134757487">
                                                                          <w:marLeft w:val="0"/>
                                                                          <w:marRight w:val="0"/>
                                                                          <w:marTop w:val="0"/>
                                                                          <w:marBottom w:val="270"/>
                                                                          <w:divBdr>
                                                                            <w:top w:val="none" w:sz="0" w:space="0" w:color="auto"/>
                                                                            <w:left w:val="none" w:sz="0" w:space="0" w:color="auto"/>
                                                                            <w:bottom w:val="none" w:sz="0" w:space="0" w:color="auto"/>
                                                                            <w:right w:val="none" w:sz="0" w:space="0" w:color="auto"/>
                                                                          </w:divBdr>
                                                                        </w:div>
                                                                        <w:div w:id="1816870029">
                                                                          <w:marLeft w:val="0"/>
                                                                          <w:marRight w:val="0"/>
                                                                          <w:marTop w:val="0"/>
                                                                          <w:marBottom w:val="270"/>
                                                                          <w:divBdr>
                                                                            <w:top w:val="none" w:sz="0" w:space="0" w:color="auto"/>
                                                                            <w:left w:val="none" w:sz="0" w:space="0" w:color="auto"/>
                                                                            <w:bottom w:val="none" w:sz="0" w:space="0" w:color="auto"/>
                                                                            <w:right w:val="none" w:sz="0" w:space="0" w:color="auto"/>
                                                                          </w:divBdr>
                                                                        </w:div>
                                                                        <w:div w:id="200561555">
                                                                          <w:marLeft w:val="0"/>
                                                                          <w:marRight w:val="0"/>
                                                                          <w:marTop w:val="0"/>
                                                                          <w:marBottom w:val="0"/>
                                                                          <w:divBdr>
                                                                            <w:top w:val="none" w:sz="0" w:space="0" w:color="auto"/>
                                                                            <w:left w:val="none" w:sz="0" w:space="0" w:color="auto"/>
                                                                            <w:bottom w:val="none" w:sz="0" w:space="0" w:color="auto"/>
                                                                            <w:right w:val="none" w:sz="0" w:space="0" w:color="auto"/>
                                                                          </w:divBdr>
                                                                        </w:div>
                                                                        <w:div w:id="464547718">
                                                                          <w:marLeft w:val="0"/>
                                                                          <w:marRight w:val="0"/>
                                                                          <w:marTop w:val="0"/>
                                                                          <w:marBottom w:val="0"/>
                                                                          <w:divBdr>
                                                                            <w:top w:val="none" w:sz="0" w:space="0" w:color="auto"/>
                                                                            <w:left w:val="none" w:sz="0" w:space="0" w:color="auto"/>
                                                                            <w:bottom w:val="none" w:sz="0" w:space="0" w:color="auto"/>
                                                                            <w:right w:val="none" w:sz="0" w:space="0" w:color="auto"/>
                                                                          </w:divBdr>
                                                                          <w:divsChild>
                                                                            <w:div w:id="1480683402">
                                                                              <w:marLeft w:val="15"/>
                                                                              <w:marRight w:val="0"/>
                                                                              <w:marTop w:val="0"/>
                                                                              <w:marBottom w:val="0"/>
                                                                              <w:divBdr>
                                                                                <w:top w:val="none" w:sz="0" w:space="0" w:color="auto"/>
                                                                                <w:left w:val="none" w:sz="0" w:space="0" w:color="auto"/>
                                                                                <w:bottom w:val="none" w:sz="0" w:space="0" w:color="auto"/>
                                                                                <w:right w:val="none" w:sz="0" w:space="0" w:color="auto"/>
                                                                              </w:divBdr>
                                                                            </w:div>
                                                                            <w:div w:id="2096319881">
                                                                              <w:marLeft w:val="0"/>
                                                                              <w:marRight w:val="0"/>
                                                                              <w:marTop w:val="0"/>
                                                                              <w:marBottom w:val="0"/>
                                                                              <w:divBdr>
                                                                                <w:top w:val="none" w:sz="0" w:space="0" w:color="auto"/>
                                                                                <w:left w:val="none" w:sz="0" w:space="0" w:color="auto"/>
                                                                                <w:bottom w:val="none" w:sz="0" w:space="0" w:color="auto"/>
                                                                                <w:right w:val="none" w:sz="0" w:space="0" w:color="auto"/>
                                                                              </w:divBdr>
                                                                              <w:divsChild>
                                                                                <w:div w:id="908808964">
                                                                                  <w:marLeft w:val="0"/>
                                                                                  <w:marRight w:val="0"/>
                                                                                  <w:marTop w:val="0"/>
                                                                                  <w:marBottom w:val="270"/>
                                                                                  <w:divBdr>
                                                                                    <w:top w:val="none" w:sz="0" w:space="0" w:color="auto"/>
                                                                                    <w:left w:val="none" w:sz="0" w:space="0" w:color="auto"/>
                                                                                    <w:bottom w:val="none" w:sz="0" w:space="0" w:color="auto"/>
                                                                                    <w:right w:val="none" w:sz="0" w:space="0" w:color="auto"/>
                                                                                  </w:divBdr>
                                                                                </w:div>
                                                                                <w:div w:id="1842233675">
                                                                                  <w:marLeft w:val="0"/>
                                                                                  <w:marRight w:val="0"/>
                                                                                  <w:marTop w:val="0"/>
                                                                                  <w:marBottom w:val="0"/>
                                                                                  <w:divBdr>
                                                                                    <w:top w:val="none" w:sz="0" w:space="0" w:color="auto"/>
                                                                                    <w:left w:val="none" w:sz="0" w:space="0" w:color="auto"/>
                                                                                    <w:bottom w:val="none" w:sz="0" w:space="0" w:color="auto"/>
                                                                                    <w:right w:val="none" w:sz="0" w:space="0" w:color="auto"/>
                                                                                  </w:divBdr>
                                                                                </w:div>
                                                                                <w:div w:id="1817720726">
                                                                                  <w:marLeft w:val="0"/>
                                                                                  <w:marRight w:val="0"/>
                                                                                  <w:marTop w:val="0"/>
                                                                                  <w:marBottom w:val="0"/>
                                                                                  <w:divBdr>
                                                                                    <w:top w:val="none" w:sz="0" w:space="0" w:color="auto"/>
                                                                                    <w:left w:val="none" w:sz="0" w:space="0" w:color="auto"/>
                                                                                    <w:bottom w:val="none" w:sz="0" w:space="0" w:color="auto"/>
                                                                                    <w:right w:val="none" w:sz="0" w:space="0" w:color="auto"/>
                                                                                  </w:divBdr>
                                                                                  <w:divsChild>
                                                                                    <w:div w:id="53356199">
                                                                                      <w:marLeft w:val="15"/>
                                                                                      <w:marRight w:val="0"/>
                                                                                      <w:marTop w:val="0"/>
                                                                                      <w:marBottom w:val="0"/>
                                                                                      <w:divBdr>
                                                                                        <w:top w:val="none" w:sz="0" w:space="0" w:color="auto"/>
                                                                                        <w:left w:val="none" w:sz="0" w:space="0" w:color="auto"/>
                                                                                        <w:bottom w:val="none" w:sz="0" w:space="0" w:color="auto"/>
                                                                                        <w:right w:val="none" w:sz="0" w:space="0" w:color="auto"/>
                                                                                      </w:divBdr>
                                                                                    </w:div>
                                                                                    <w:div w:id="790587839">
                                                                                      <w:marLeft w:val="0"/>
                                                                                      <w:marRight w:val="0"/>
                                                                                      <w:marTop w:val="0"/>
                                                                                      <w:marBottom w:val="0"/>
                                                                                      <w:divBdr>
                                                                                        <w:top w:val="none" w:sz="0" w:space="0" w:color="auto"/>
                                                                                        <w:left w:val="none" w:sz="0" w:space="0" w:color="auto"/>
                                                                                        <w:bottom w:val="none" w:sz="0" w:space="0" w:color="auto"/>
                                                                                        <w:right w:val="none" w:sz="0" w:space="0" w:color="auto"/>
                                                                                      </w:divBdr>
                                                                                      <w:divsChild>
                                                                                        <w:div w:id="1527139444">
                                                                                          <w:marLeft w:val="0"/>
                                                                                          <w:marRight w:val="0"/>
                                                                                          <w:marTop w:val="0"/>
                                                                                          <w:marBottom w:val="270"/>
                                                                                          <w:divBdr>
                                                                                            <w:top w:val="none" w:sz="0" w:space="0" w:color="auto"/>
                                                                                            <w:left w:val="none" w:sz="0" w:space="0" w:color="auto"/>
                                                                                            <w:bottom w:val="none" w:sz="0" w:space="0" w:color="auto"/>
                                                                                            <w:right w:val="none" w:sz="0" w:space="0" w:color="auto"/>
                                                                                          </w:divBdr>
                                                                                        </w:div>
                                                                                        <w:div w:id="2096322530">
                                                                                          <w:marLeft w:val="0"/>
                                                                                          <w:marRight w:val="0"/>
                                                                                          <w:marTop w:val="0"/>
                                                                                          <w:marBottom w:val="270"/>
                                                                                          <w:divBdr>
                                                                                            <w:top w:val="none" w:sz="0" w:space="0" w:color="auto"/>
                                                                                            <w:left w:val="none" w:sz="0" w:space="0" w:color="auto"/>
                                                                                            <w:bottom w:val="none" w:sz="0" w:space="0" w:color="auto"/>
                                                                                            <w:right w:val="none" w:sz="0" w:space="0" w:color="auto"/>
                                                                                          </w:divBdr>
                                                                                        </w:div>
                                                                                        <w:div w:id="212691342">
                                                                                          <w:marLeft w:val="0"/>
                                                                                          <w:marRight w:val="0"/>
                                                                                          <w:marTop w:val="0"/>
                                                                                          <w:marBottom w:val="0"/>
                                                                                          <w:divBdr>
                                                                                            <w:top w:val="none" w:sz="0" w:space="0" w:color="auto"/>
                                                                                            <w:left w:val="none" w:sz="0" w:space="0" w:color="auto"/>
                                                                                            <w:bottom w:val="none" w:sz="0" w:space="0" w:color="auto"/>
                                                                                            <w:right w:val="none" w:sz="0" w:space="0" w:color="auto"/>
                                                                                          </w:divBdr>
                                                                                        </w:div>
                                                                                        <w:div w:id="1521165909">
                                                                                          <w:marLeft w:val="0"/>
                                                                                          <w:marRight w:val="0"/>
                                                                                          <w:marTop w:val="0"/>
                                                                                          <w:marBottom w:val="0"/>
                                                                                          <w:divBdr>
                                                                                            <w:top w:val="none" w:sz="0" w:space="0" w:color="auto"/>
                                                                                            <w:left w:val="none" w:sz="0" w:space="0" w:color="auto"/>
                                                                                            <w:bottom w:val="none" w:sz="0" w:space="0" w:color="auto"/>
                                                                                            <w:right w:val="none" w:sz="0" w:space="0" w:color="auto"/>
                                                                                          </w:divBdr>
                                                                                          <w:divsChild>
                                                                                            <w:div w:id="72431636">
                                                                                              <w:marLeft w:val="15"/>
                                                                                              <w:marRight w:val="0"/>
                                                                                              <w:marTop w:val="0"/>
                                                                                              <w:marBottom w:val="0"/>
                                                                                              <w:divBdr>
                                                                                                <w:top w:val="none" w:sz="0" w:space="0" w:color="auto"/>
                                                                                                <w:left w:val="none" w:sz="0" w:space="0" w:color="auto"/>
                                                                                                <w:bottom w:val="none" w:sz="0" w:space="0" w:color="auto"/>
                                                                                                <w:right w:val="none" w:sz="0" w:space="0" w:color="auto"/>
                                                                                              </w:divBdr>
                                                                                            </w:div>
                                                                                            <w:div w:id="1498769738">
                                                                                              <w:marLeft w:val="0"/>
                                                                                              <w:marRight w:val="0"/>
                                                                                              <w:marTop w:val="0"/>
                                                                                              <w:marBottom w:val="0"/>
                                                                                              <w:divBdr>
                                                                                                <w:top w:val="none" w:sz="0" w:space="0" w:color="auto"/>
                                                                                                <w:left w:val="none" w:sz="0" w:space="0" w:color="auto"/>
                                                                                                <w:bottom w:val="none" w:sz="0" w:space="0" w:color="auto"/>
                                                                                                <w:right w:val="none" w:sz="0" w:space="0" w:color="auto"/>
                                                                                              </w:divBdr>
                                                                                              <w:divsChild>
                                                                                                <w:div w:id="2070884969">
                                                                                                  <w:marLeft w:val="0"/>
                                                                                                  <w:marRight w:val="0"/>
                                                                                                  <w:marTop w:val="0"/>
                                                                                                  <w:marBottom w:val="270"/>
                                                                                                  <w:divBdr>
                                                                                                    <w:top w:val="none" w:sz="0" w:space="0" w:color="auto"/>
                                                                                                    <w:left w:val="none" w:sz="0" w:space="0" w:color="auto"/>
                                                                                                    <w:bottom w:val="none" w:sz="0" w:space="0" w:color="auto"/>
                                                                                                    <w:right w:val="none" w:sz="0" w:space="0" w:color="auto"/>
                                                                                                  </w:divBdr>
                                                                                                </w:div>
                                                                                                <w:div w:id="149257073">
                                                                                                  <w:marLeft w:val="0"/>
                                                                                                  <w:marRight w:val="0"/>
                                                                                                  <w:marTop w:val="0"/>
                                                                                                  <w:marBottom w:val="0"/>
                                                                                                  <w:divBdr>
                                                                                                    <w:top w:val="none" w:sz="0" w:space="0" w:color="auto"/>
                                                                                                    <w:left w:val="none" w:sz="0" w:space="0" w:color="auto"/>
                                                                                                    <w:bottom w:val="none" w:sz="0" w:space="0" w:color="auto"/>
                                                                                                    <w:right w:val="none" w:sz="0" w:space="0" w:color="auto"/>
                                                                                                  </w:divBdr>
                                                                                                </w:div>
                                                                                                <w:div w:id="1545172994">
                                                                                                  <w:marLeft w:val="0"/>
                                                                                                  <w:marRight w:val="0"/>
                                                                                                  <w:marTop w:val="0"/>
                                                                                                  <w:marBottom w:val="0"/>
                                                                                                  <w:divBdr>
                                                                                                    <w:top w:val="none" w:sz="0" w:space="0" w:color="auto"/>
                                                                                                    <w:left w:val="none" w:sz="0" w:space="0" w:color="auto"/>
                                                                                                    <w:bottom w:val="none" w:sz="0" w:space="0" w:color="auto"/>
                                                                                                    <w:right w:val="none" w:sz="0" w:space="0" w:color="auto"/>
                                                                                                  </w:divBdr>
                                                                                                </w:div>
                                                                                                <w:div w:id="592935066">
                                                                                                  <w:marLeft w:val="0"/>
                                                                                                  <w:marRight w:val="0"/>
                                                                                                  <w:marTop w:val="0"/>
                                                                                                  <w:marBottom w:val="0"/>
                                                                                                  <w:divBdr>
                                                                                                    <w:top w:val="none" w:sz="0" w:space="0" w:color="auto"/>
                                                                                                    <w:left w:val="none" w:sz="0" w:space="0" w:color="auto"/>
                                                                                                    <w:bottom w:val="none" w:sz="0" w:space="0" w:color="auto"/>
                                                                                                    <w:right w:val="none" w:sz="0" w:space="0" w:color="auto"/>
                                                                                                  </w:divBdr>
                                                                                                </w:div>
                                                                                                <w:div w:id="2053456409">
                                                                                                  <w:marLeft w:val="0"/>
                                                                                                  <w:marRight w:val="0"/>
                                                                                                  <w:marTop w:val="0"/>
                                                                                                  <w:marBottom w:val="0"/>
                                                                                                  <w:divBdr>
                                                                                                    <w:top w:val="none" w:sz="0" w:space="0" w:color="auto"/>
                                                                                                    <w:left w:val="none" w:sz="0" w:space="0" w:color="auto"/>
                                                                                                    <w:bottom w:val="none" w:sz="0" w:space="0" w:color="auto"/>
                                                                                                    <w:right w:val="none" w:sz="0" w:space="0" w:color="auto"/>
                                                                                                  </w:divBdr>
                                                                                                  <w:divsChild>
                                                                                                    <w:div w:id="1657109832">
                                                                                                      <w:marLeft w:val="15"/>
                                                                                                      <w:marRight w:val="0"/>
                                                                                                      <w:marTop w:val="0"/>
                                                                                                      <w:marBottom w:val="0"/>
                                                                                                      <w:divBdr>
                                                                                                        <w:top w:val="none" w:sz="0" w:space="0" w:color="auto"/>
                                                                                                        <w:left w:val="none" w:sz="0" w:space="0" w:color="auto"/>
                                                                                                        <w:bottom w:val="none" w:sz="0" w:space="0" w:color="auto"/>
                                                                                                        <w:right w:val="none" w:sz="0" w:space="0" w:color="auto"/>
                                                                                                      </w:divBdr>
                                                                                                    </w:div>
                                                                                                    <w:div w:id="1257518510">
                                                                                                      <w:marLeft w:val="0"/>
                                                                                                      <w:marRight w:val="0"/>
                                                                                                      <w:marTop w:val="0"/>
                                                                                                      <w:marBottom w:val="0"/>
                                                                                                      <w:divBdr>
                                                                                                        <w:top w:val="none" w:sz="0" w:space="0" w:color="auto"/>
                                                                                                        <w:left w:val="none" w:sz="0" w:space="0" w:color="auto"/>
                                                                                                        <w:bottom w:val="none" w:sz="0" w:space="0" w:color="auto"/>
                                                                                                        <w:right w:val="none" w:sz="0" w:space="0" w:color="auto"/>
                                                                                                      </w:divBdr>
                                                                                                      <w:divsChild>
                                                                                                        <w:div w:id="1577476932">
                                                                                                          <w:marLeft w:val="0"/>
                                                                                                          <w:marRight w:val="0"/>
                                                                                                          <w:marTop w:val="0"/>
                                                                                                          <w:marBottom w:val="270"/>
                                                                                                          <w:divBdr>
                                                                                                            <w:top w:val="none" w:sz="0" w:space="0" w:color="auto"/>
                                                                                                            <w:left w:val="none" w:sz="0" w:space="0" w:color="auto"/>
                                                                                                            <w:bottom w:val="none" w:sz="0" w:space="0" w:color="auto"/>
                                                                                                            <w:right w:val="none" w:sz="0" w:space="0" w:color="auto"/>
                                                                                                          </w:divBdr>
                                                                                                        </w:div>
                                                                                                        <w:div w:id="1286735788">
                                                                                                          <w:marLeft w:val="0"/>
                                                                                                          <w:marRight w:val="0"/>
                                                                                                          <w:marTop w:val="0"/>
                                                                                                          <w:marBottom w:val="270"/>
                                                                                                          <w:divBdr>
                                                                                                            <w:top w:val="none" w:sz="0" w:space="0" w:color="auto"/>
                                                                                                            <w:left w:val="none" w:sz="0" w:space="0" w:color="auto"/>
                                                                                                            <w:bottom w:val="none" w:sz="0" w:space="0" w:color="auto"/>
                                                                                                            <w:right w:val="none" w:sz="0" w:space="0" w:color="auto"/>
                                                                                                          </w:divBdr>
                                                                                                        </w:div>
                                                                                                        <w:div w:id="350835761">
                                                                                                          <w:marLeft w:val="0"/>
                                                                                                          <w:marRight w:val="0"/>
                                                                                                          <w:marTop w:val="0"/>
                                                                                                          <w:marBottom w:val="270"/>
                                                                                                          <w:divBdr>
                                                                                                            <w:top w:val="none" w:sz="0" w:space="0" w:color="auto"/>
                                                                                                            <w:left w:val="none" w:sz="0" w:space="0" w:color="auto"/>
                                                                                                            <w:bottom w:val="none" w:sz="0" w:space="0" w:color="auto"/>
                                                                                                            <w:right w:val="none" w:sz="0" w:space="0" w:color="auto"/>
                                                                                                          </w:divBdr>
                                                                                                        </w:div>
                                                                                                        <w:div w:id="136723692">
                                                                                                          <w:marLeft w:val="0"/>
                                                                                                          <w:marRight w:val="0"/>
                                                                                                          <w:marTop w:val="0"/>
                                                                                                          <w:marBottom w:val="0"/>
                                                                                                          <w:divBdr>
                                                                                                            <w:top w:val="none" w:sz="0" w:space="0" w:color="auto"/>
                                                                                                            <w:left w:val="none" w:sz="0" w:space="0" w:color="auto"/>
                                                                                                            <w:bottom w:val="none" w:sz="0" w:space="0" w:color="auto"/>
                                                                                                            <w:right w:val="none" w:sz="0" w:space="0" w:color="auto"/>
                                                                                                          </w:divBdr>
                                                                                                        </w:div>
                                                                                                        <w:div w:id="357630768">
                                                                                                          <w:marLeft w:val="0"/>
                                                                                                          <w:marRight w:val="0"/>
                                                                                                          <w:marTop w:val="0"/>
                                                                                                          <w:marBottom w:val="0"/>
                                                                                                          <w:divBdr>
                                                                                                            <w:top w:val="none" w:sz="0" w:space="0" w:color="auto"/>
                                                                                                            <w:left w:val="none" w:sz="0" w:space="0" w:color="auto"/>
                                                                                                            <w:bottom w:val="none" w:sz="0" w:space="0" w:color="auto"/>
                                                                                                            <w:right w:val="none" w:sz="0" w:space="0" w:color="auto"/>
                                                                                                          </w:divBdr>
                                                                                                          <w:divsChild>
                                                                                                            <w:div w:id="1020619763">
                                                                                                              <w:marLeft w:val="15"/>
                                                                                                              <w:marRight w:val="0"/>
                                                                                                              <w:marTop w:val="0"/>
                                                                                                              <w:marBottom w:val="0"/>
                                                                                                              <w:divBdr>
                                                                                                                <w:top w:val="none" w:sz="0" w:space="0" w:color="auto"/>
                                                                                                                <w:left w:val="none" w:sz="0" w:space="0" w:color="auto"/>
                                                                                                                <w:bottom w:val="none" w:sz="0" w:space="0" w:color="auto"/>
                                                                                                                <w:right w:val="none" w:sz="0" w:space="0" w:color="auto"/>
                                                                                                              </w:divBdr>
                                                                                                            </w:div>
                                                                                                            <w:div w:id="1762413037">
                                                                                                              <w:marLeft w:val="0"/>
                                                                                                              <w:marRight w:val="0"/>
                                                                                                              <w:marTop w:val="0"/>
                                                                                                              <w:marBottom w:val="0"/>
                                                                                                              <w:divBdr>
                                                                                                                <w:top w:val="none" w:sz="0" w:space="0" w:color="auto"/>
                                                                                                                <w:left w:val="none" w:sz="0" w:space="0" w:color="auto"/>
                                                                                                                <w:bottom w:val="none" w:sz="0" w:space="0" w:color="auto"/>
                                                                                                                <w:right w:val="none" w:sz="0" w:space="0" w:color="auto"/>
                                                                                                              </w:divBdr>
                                                                                                              <w:divsChild>
                                                                                                                <w:div w:id="2063629196">
                                                                                                                  <w:marLeft w:val="0"/>
                                                                                                                  <w:marRight w:val="0"/>
                                                                                                                  <w:marTop w:val="0"/>
                                                                                                                  <w:marBottom w:val="270"/>
                                                                                                                  <w:divBdr>
                                                                                                                    <w:top w:val="none" w:sz="0" w:space="0" w:color="auto"/>
                                                                                                                    <w:left w:val="none" w:sz="0" w:space="0" w:color="auto"/>
                                                                                                                    <w:bottom w:val="none" w:sz="0" w:space="0" w:color="auto"/>
                                                                                                                    <w:right w:val="none" w:sz="0" w:space="0" w:color="auto"/>
                                                                                                                  </w:divBdr>
                                                                                                                </w:div>
                                                                                                                <w:div w:id="1191989897">
                                                                                                                  <w:marLeft w:val="0"/>
                                                                                                                  <w:marRight w:val="0"/>
                                                                                                                  <w:marTop w:val="0"/>
                                                                                                                  <w:marBottom w:val="270"/>
                                                                                                                  <w:divBdr>
                                                                                                                    <w:top w:val="none" w:sz="0" w:space="0" w:color="auto"/>
                                                                                                                    <w:left w:val="none" w:sz="0" w:space="0" w:color="auto"/>
                                                                                                                    <w:bottom w:val="none" w:sz="0" w:space="0" w:color="auto"/>
                                                                                                                    <w:right w:val="none" w:sz="0" w:space="0" w:color="auto"/>
                                                                                                                  </w:divBdr>
                                                                                                                </w:div>
                                                                                                                <w:div w:id="1864705659">
                                                                                                                  <w:marLeft w:val="0"/>
                                                                                                                  <w:marRight w:val="0"/>
                                                                                                                  <w:marTop w:val="0"/>
                                                                                                                  <w:marBottom w:val="0"/>
                                                                                                                  <w:divBdr>
                                                                                                                    <w:top w:val="none" w:sz="0" w:space="0" w:color="auto"/>
                                                                                                                    <w:left w:val="none" w:sz="0" w:space="0" w:color="auto"/>
                                                                                                                    <w:bottom w:val="none" w:sz="0" w:space="0" w:color="auto"/>
                                                                                                                    <w:right w:val="none" w:sz="0" w:space="0" w:color="auto"/>
                                                                                                                  </w:divBdr>
                                                                                                                </w:div>
                                                                                                                <w:div w:id="1975214710">
                                                                                                                  <w:marLeft w:val="0"/>
                                                                                                                  <w:marRight w:val="0"/>
                                                                                                                  <w:marTop w:val="0"/>
                                                                                                                  <w:marBottom w:val="0"/>
                                                                                                                  <w:divBdr>
                                                                                                                    <w:top w:val="none" w:sz="0" w:space="0" w:color="auto"/>
                                                                                                                    <w:left w:val="none" w:sz="0" w:space="0" w:color="auto"/>
                                                                                                                    <w:bottom w:val="none" w:sz="0" w:space="0" w:color="auto"/>
                                                                                                                    <w:right w:val="none" w:sz="0" w:space="0" w:color="auto"/>
                                                                                                                  </w:divBdr>
                                                                                                                  <w:divsChild>
                                                                                                                    <w:div w:id="1147939862">
                                                                                                                      <w:marLeft w:val="15"/>
                                                                                                                      <w:marRight w:val="0"/>
                                                                                                                      <w:marTop w:val="0"/>
                                                                                                                      <w:marBottom w:val="0"/>
                                                                                                                      <w:divBdr>
                                                                                                                        <w:top w:val="none" w:sz="0" w:space="0" w:color="auto"/>
                                                                                                                        <w:left w:val="none" w:sz="0" w:space="0" w:color="auto"/>
                                                                                                                        <w:bottom w:val="none" w:sz="0" w:space="0" w:color="auto"/>
                                                                                                                        <w:right w:val="none" w:sz="0" w:space="0" w:color="auto"/>
                                                                                                                      </w:divBdr>
                                                                                                                    </w:div>
                                                                                                                    <w:div w:id="1651472118">
                                                                                                                      <w:marLeft w:val="0"/>
                                                                                                                      <w:marRight w:val="0"/>
                                                                                                                      <w:marTop w:val="0"/>
                                                                                                                      <w:marBottom w:val="0"/>
                                                                                                                      <w:divBdr>
                                                                                                                        <w:top w:val="none" w:sz="0" w:space="0" w:color="auto"/>
                                                                                                                        <w:left w:val="none" w:sz="0" w:space="0" w:color="auto"/>
                                                                                                                        <w:bottom w:val="none" w:sz="0" w:space="0" w:color="auto"/>
                                                                                                                        <w:right w:val="none" w:sz="0" w:space="0" w:color="auto"/>
                                                                                                                      </w:divBdr>
                                                                                                                      <w:divsChild>
                                                                                                                        <w:div w:id="913317839">
                                                                                                                          <w:marLeft w:val="0"/>
                                                                                                                          <w:marRight w:val="0"/>
                                                                                                                          <w:marTop w:val="0"/>
                                                                                                                          <w:marBottom w:val="270"/>
                                                                                                                          <w:divBdr>
                                                                                                                            <w:top w:val="none" w:sz="0" w:space="0" w:color="auto"/>
                                                                                                                            <w:left w:val="none" w:sz="0" w:space="0" w:color="auto"/>
                                                                                                                            <w:bottom w:val="none" w:sz="0" w:space="0" w:color="auto"/>
                                                                                                                            <w:right w:val="none" w:sz="0" w:space="0" w:color="auto"/>
                                                                                                                          </w:divBdr>
                                                                                                                        </w:div>
                                                                                                                        <w:div w:id="1776055675">
                                                                                                                          <w:marLeft w:val="0"/>
                                                                                                                          <w:marRight w:val="0"/>
                                                                                                                          <w:marTop w:val="0"/>
                                                                                                                          <w:marBottom w:val="0"/>
                                                                                                                          <w:divBdr>
                                                                                                                            <w:top w:val="none" w:sz="0" w:space="0" w:color="auto"/>
                                                                                                                            <w:left w:val="none" w:sz="0" w:space="0" w:color="auto"/>
                                                                                                                            <w:bottom w:val="none" w:sz="0" w:space="0" w:color="auto"/>
                                                                                                                            <w:right w:val="none" w:sz="0" w:space="0" w:color="auto"/>
                                                                                                                          </w:divBdr>
                                                                                                                        </w:div>
                                                                                                                        <w:div w:id="235748939">
                                                                                                                          <w:marLeft w:val="0"/>
                                                                                                                          <w:marRight w:val="0"/>
                                                                                                                          <w:marTop w:val="0"/>
                                                                                                                          <w:marBottom w:val="0"/>
                                                                                                                          <w:divBdr>
                                                                                                                            <w:top w:val="none" w:sz="0" w:space="0" w:color="auto"/>
                                                                                                                            <w:left w:val="none" w:sz="0" w:space="0" w:color="auto"/>
                                                                                                                            <w:bottom w:val="none" w:sz="0" w:space="0" w:color="auto"/>
                                                                                                                            <w:right w:val="none" w:sz="0" w:space="0" w:color="auto"/>
                                                                                                                          </w:divBdr>
                                                                                                                        </w:div>
                                                                                                                        <w:div w:id="1855267450">
                                                                                                                          <w:marLeft w:val="0"/>
                                                                                                                          <w:marRight w:val="0"/>
                                                                                                                          <w:marTop w:val="0"/>
                                                                                                                          <w:marBottom w:val="0"/>
                                                                                                                          <w:divBdr>
                                                                                                                            <w:top w:val="none" w:sz="0" w:space="0" w:color="auto"/>
                                                                                                                            <w:left w:val="none" w:sz="0" w:space="0" w:color="auto"/>
                                                                                                                            <w:bottom w:val="none" w:sz="0" w:space="0" w:color="auto"/>
                                                                                                                            <w:right w:val="none" w:sz="0" w:space="0" w:color="auto"/>
                                                                                                                          </w:divBdr>
                                                                                                                        </w:div>
                                                                                                                        <w:div w:id="1350176761">
                                                                                                                          <w:marLeft w:val="0"/>
                                                                                                                          <w:marRight w:val="0"/>
                                                                                                                          <w:marTop w:val="0"/>
                                                                                                                          <w:marBottom w:val="0"/>
                                                                                                                          <w:divBdr>
                                                                                                                            <w:top w:val="none" w:sz="0" w:space="0" w:color="auto"/>
                                                                                                                            <w:left w:val="none" w:sz="0" w:space="0" w:color="auto"/>
                                                                                                                            <w:bottom w:val="none" w:sz="0" w:space="0" w:color="auto"/>
                                                                                                                            <w:right w:val="none" w:sz="0" w:space="0" w:color="auto"/>
                                                                                                                          </w:divBdr>
                                                                                                                          <w:divsChild>
                                                                                                                            <w:div w:id="582761946">
                                                                                                                              <w:marLeft w:val="15"/>
                                                                                                                              <w:marRight w:val="0"/>
                                                                                                                              <w:marTop w:val="0"/>
                                                                                                                              <w:marBottom w:val="0"/>
                                                                                                                              <w:divBdr>
                                                                                                                                <w:top w:val="none" w:sz="0" w:space="0" w:color="auto"/>
                                                                                                                                <w:left w:val="none" w:sz="0" w:space="0" w:color="auto"/>
                                                                                                                                <w:bottom w:val="none" w:sz="0" w:space="0" w:color="auto"/>
                                                                                                                                <w:right w:val="none" w:sz="0" w:space="0" w:color="auto"/>
                                                                                                                              </w:divBdr>
                                                                                                                            </w:div>
                                                                                                                            <w:div w:id="1802385524">
                                                                                                                              <w:marLeft w:val="0"/>
                                                                                                                              <w:marRight w:val="0"/>
                                                                                                                              <w:marTop w:val="0"/>
                                                                                                                              <w:marBottom w:val="0"/>
                                                                                                                              <w:divBdr>
                                                                                                                                <w:top w:val="none" w:sz="0" w:space="0" w:color="auto"/>
                                                                                                                                <w:left w:val="none" w:sz="0" w:space="0" w:color="auto"/>
                                                                                                                                <w:bottom w:val="none" w:sz="0" w:space="0" w:color="auto"/>
                                                                                                                                <w:right w:val="none" w:sz="0" w:space="0" w:color="auto"/>
                                                                                                                              </w:divBdr>
                                                                                                                              <w:divsChild>
                                                                                                                                <w:div w:id="53627252">
                                                                                                                                  <w:marLeft w:val="0"/>
                                                                                                                                  <w:marRight w:val="0"/>
                                                                                                                                  <w:marTop w:val="0"/>
                                                                                                                                  <w:marBottom w:val="270"/>
                                                                                                                                  <w:divBdr>
                                                                                                                                    <w:top w:val="none" w:sz="0" w:space="0" w:color="auto"/>
                                                                                                                                    <w:left w:val="none" w:sz="0" w:space="0" w:color="auto"/>
                                                                                                                                    <w:bottom w:val="none" w:sz="0" w:space="0" w:color="auto"/>
                                                                                                                                    <w:right w:val="none" w:sz="0" w:space="0" w:color="auto"/>
                                                                                                                                  </w:divBdr>
                                                                                                                                  <w:divsChild>
                                                                                                                                    <w:div w:id="1636327544">
                                                                                                                                      <w:marLeft w:val="0"/>
                                                                                                                                      <w:marRight w:val="0"/>
                                                                                                                                      <w:marTop w:val="0"/>
                                                                                                                                      <w:marBottom w:val="0"/>
                                                                                                                                      <w:divBdr>
                                                                                                                                        <w:top w:val="none" w:sz="0" w:space="0" w:color="auto"/>
                                                                                                                                        <w:left w:val="none" w:sz="0" w:space="0" w:color="auto"/>
                                                                                                                                        <w:bottom w:val="none" w:sz="0" w:space="0" w:color="auto"/>
                                                                                                                                        <w:right w:val="none" w:sz="0" w:space="0" w:color="auto"/>
                                                                                                                                      </w:divBdr>
                                                                                                                                    </w:div>
                                                                                                                                  </w:divsChild>
                                                                                                                                </w:div>
                                                                                                                                <w:div w:id="321472969">
                                                                                                                                  <w:marLeft w:val="0"/>
                                                                                                                                  <w:marRight w:val="0"/>
                                                                                                                                  <w:marTop w:val="0"/>
                                                                                                                                  <w:marBottom w:val="270"/>
                                                                                                                                  <w:divBdr>
                                                                                                                                    <w:top w:val="none" w:sz="0" w:space="0" w:color="auto"/>
                                                                                                                                    <w:left w:val="none" w:sz="0" w:space="0" w:color="auto"/>
                                                                                                                                    <w:bottom w:val="none" w:sz="0" w:space="0" w:color="auto"/>
                                                                                                                                    <w:right w:val="none" w:sz="0" w:space="0" w:color="auto"/>
                                                                                                                                  </w:divBdr>
                                                                                                                                  <w:divsChild>
                                                                                                                                    <w:div w:id="103964729">
                                                                                                                                      <w:marLeft w:val="0"/>
                                                                                                                                      <w:marRight w:val="0"/>
                                                                                                                                      <w:marTop w:val="0"/>
                                                                                                                                      <w:marBottom w:val="0"/>
                                                                                                                                      <w:divBdr>
                                                                                                                                        <w:top w:val="none" w:sz="0" w:space="0" w:color="auto"/>
                                                                                                                                        <w:left w:val="none" w:sz="0" w:space="0" w:color="auto"/>
                                                                                                                                        <w:bottom w:val="none" w:sz="0" w:space="0" w:color="auto"/>
                                                                                                                                        <w:right w:val="none" w:sz="0" w:space="0" w:color="auto"/>
                                                                                                                                      </w:divBdr>
                                                                                                                                    </w:div>
                                                                                                                                    <w:div w:id="374887506">
                                                                                                                                      <w:marLeft w:val="0"/>
                                                                                                                                      <w:marRight w:val="0"/>
                                                                                                                                      <w:marTop w:val="0"/>
                                                                                                                                      <w:marBottom w:val="0"/>
                                                                                                                                      <w:divBdr>
                                                                                                                                        <w:top w:val="none" w:sz="0" w:space="0" w:color="auto"/>
                                                                                                                                        <w:left w:val="none" w:sz="0" w:space="0" w:color="auto"/>
                                                                                                                                        <w:bottom w:val="none" w:sz="0" w:space="0" w:color="auto"/>
                                                                                                                                        <w:right w:val="none" w:sz="0" w:space="0" w:color="auto"/>
                                                                                                                                      </w:divBdr>
                                                                                                                                    </w:div>
                                                                                                                                    <w:div w:id="1032265105">
                                                                                                                                      <w:marLeft w:val="0"/>
                                                                                                                                      <w:marRight w:val="0"/>
                                                                                                                                      <w:marTop w:val="0"/>
                                                                                                                                      <w:marBottom w:val="0"/>
                                                                                                                                      <w:divBdr>
                                                                                                                                        <w:top w:val="none" w:sz="0" w:space="0" w:color="auto"/>
                                                                                                                                        <w:left w:val="none" w:sz="0" w:space="0" w:color="auto"/>
                                                                                                                                        <w:bottom w:val="none" w:sz="0" w:space="0" w:color="auto"/>
                                                                                                                                        <w:right w:val="none" w:sz="0" w:space="0" w:color="auto"/>
                                                                                                                                      </w:divBdr>
                                                                                                                                    </w:div>
                                                                                                                                    <w:div w:id="1925721592">
                                                                                                                                      <w:marLeft w:val="0"/>
                                                                                                                                      <w:marRight w:val="0"/>
                                                                                                                                      <w:marTop w:val="0"/>
                                                                                                                                      <w:marBottom w:val="0"/>
                                                                                                                                      <w:divBdr>
                                                                                                                                        <w:top w:val="none" w:sz="0" w:space="0" w:color="auto"/>
                                                                                                                                        <w:left w:val="none" w:sz="0" w:space="0" w:color="auto"/>
                                                                                                                                        <w:bottom w:val="none" w:sz="0" w:space="0" w:color="auto"/>
                                                                                                                                        <w:right w:val="none" w:sz="0" w:space="0" w:color="auto"/>
                                                                                                                                      </w:divBdr>
                                                                                                                                    </w:div>
                                                                                                                                  </w:divsChild>
                                                                                                                                </w:div>
                                                                                                                                <w:div w:id="1560703961">
                                                                                                                                  <w:marLeft w:val="0"/>
                                                                                                                                  <w:marRight w:val="0"/>
                                                                                                                                  <w:marTop w:val="0"/>
                                                                                                                                  <w:marBottom w:val="270"/>
                                                                                                                                  <w:divBdr>
                                                                                                                                    <w:top w:val="none" w:sz="0" w:space="0" w:color="auto"/>
                                                                                                                                    <w:left w:val="none" w:sz="0" w:space="0" w:color="auto"/>
                                                                                                                                    <w:bottom w:val="none" w:sz="0" w:space="0" w:color="auto"/>
                                                                                                                                    <w:right w:val="none" w:sz="0" w:space="0" w:color="auto"/>
                                                                                                                                  </w:divBdr>
                                                                                                                                </w:div>
                                                                                                                                <w:div w:id="93747419">
                                                                                                                                  <w:marLeft w:val="0"/>
                                                                                                                                  <w:marRight w:val="0"/>
                                                                                                                                  <w:marTop w:val="0"/>
                                                                                                                                  <w:marBottom w:val="0"/>
                                                                                                                                  <w:divBdr>
                                                                                                                                    <w:top w:val="none" w:sz="0" w:space="0" w:color="auto"/>
                                                                                                                                    <w:left w:val="none" w:sz="0" w:space="0" w:color="auto"/>
                                                                                                                                    <w:bottom w:val="none" w:sz="0" w:space="0" w:color="auto"/>
                                                                                                                                    <w:right w:val="none" w:sz="0" w:space="0" w:color="auto"/>
                                                                                                                                  </w:divBdr>
                                                                                                                                </w:div>
                                                                                                                                <w:div w:id="879829831">
                                                                                                                                  <w:marLeft w:val="0"/>
                                                                                                                                  <w:marRight w:val="0"/>
                                                                                                                                  <w:marTop w:val="0"/>
                                                                                                                                  <w:marBottom w:val="0"/>
                                                                                                                                  <w:divBdr>
                                                                                                                                    <w:top w:val="none" w:sz="0" w:space="0" w:color="auto"/>
                                                                                                                                    <w:left w:val="none" w:sz="0" w:space="0" w:color="auto"/>
                                                                                                                                    <w:bottom w:val="none" w:sz="0" w:space="0" w:color="auto"/>
                                                                                                                                    <w:right w:val="none" w:sz="0" w:space="0" w:color="auto"/>
                                                                                                                                  </w:divBdr>
                                                                                                                                  <w:divsChild>
                                                                                                                                    <w:div w:id="136146521">
                                                                                                                                      <w:marLeft w:val="15"/>
                                                                                                                                      <w:marRight w:val="0"/>
                                                                                                                                      <w:marTop w:val="0"/>
                                                                                                                                      <w:marBottom w:val="0"/>
                                                                                                                                      <w:divBdr>
                                                                                                                                        <w:top w:val="none" w:sz="0" w:space="0" w:color="auto"/>
                                                                                                                                        <w:left w:val="none" w:sz="0" w:space="0" w:color="auto"/>
                                                                                                                                        <w:bottom w:val="none" w:sz="0" w:space="0" w:color="auto"/>
                                                                                                                                        <w:right w:val="none" w:sz="0" w:space="0" w:color="auto"/>
                                                                                                                                      </w:divBdr>
                                                                                                                                    </w:div>
                                                                                                                                    <w:div w:id="1309286463">
                                                                                                                                      <w:marLeft w:val="0"/>
                                                                                                                                      <w:marRight w:val="0"/>
                                                                                                                                      <w:marTop w:val="0"/>
                                                                                                                                      <w:marBottom w:val="0"/>
                                                                                                                                      <w:divBdr>
                                                                                                                                        <w:top w:val="none" w:sz="0" w:space="0" w:color="auto"/>
                                                                                                                                        <w:left w:val="none" w:sz="0" w:space="0" w:color="auto"/>
                                                                                                                                        <w:bottom w:val="none" w:sz="0" w:space="0" w:color="auto"/>
                                                                                                                                        <w:right w:val="none" w:sz="0" w:space="0" w:color="auto"/>
                                                                                                                                      </w:divBdr>
                                                                                                                                      <w:divsChild>
                                                                                                                                        <w:div w:id="22366137">
                                                                                                                                          <w:marLeft w:val="0"/>
                                                                                                                                          <w:marRight w:val="0"/>
                                                                                                                                          <w:marTop w:val="0"/>
                                                                                                                                          <w:marBottom w:val="0"/>
                                                                                                                                          <w:divBdr>
                                                                                                                                            <w:top w:val="none" w:sz="0" w:space="0" w:color="auto"/>
                                                                                                                                            <w:left w:val="none" w:sz="0" w:space="0" w:color="auto"/>
                                                                                                                                            <w:bottom w:val="none" w:sz="0" w:space="0" w:color="auto"/>
                                                                                                                                            <w:right w:val="none" w:sz="0" w:space="0" w:color="auto"/>
                                                                                                                                          </w:divBdr>
                                                                                                                                        </w:div>
                                                                                                                                        <w:div w:id="1296906539">
                                                                                                                                          <w:marLeft w:val="0"/>
                                                                                                                                          <w:marRight w:val="0"/>
                                                                                                                                          <w:marTop w:val="0"/>
                                                                                                                                          <w:marBottom w:val="0"/>
                                                                                                                                          <w:divBdr>
                                                                                                                                            <w:top w:val="none" w:sz="0" w:space="0" w:color="auto"/>
                                                                                                                                            <w:left w:val="none" w:sz="0" w:space="0" w:color="auto"/>
                                                                                                                                            <w:bottom w:val="none" w:sz="0" w:space="0" w:color="auto"/>
                                                                                                                                            <w:right w:val="none" w:sz="0" w:space="0" w:color="auto"/>
                                                                                                                                          </w:divBdr>
                                                                                                                                          <w:divsChild>
                                                                                                                                            <w:div w:id="270867962">
                                                                                                                                              <w:marLeft w:val="15"/>
                                                                                                                                              <w:marRight w:val="0"/>
                                                                                                                                              <w:marTop w:val="0"/>
                                                                                                                                              <w:marBottom w:val="0"/>
                                                                                                                                              <w:divBdr>
                                                                                                                                                <w:top w:val="none" w:sz="0" w:space="0" w:color="auto"/>
                                                                                                                                                <w:left w:val="none" w:sz="0" w:space="0" w:color="auto"/>
                                                                                                                                                <w:bottom w:val="none" w:sz="0" w:space="0" w:color="auto"/>
                                                                                                                                                <w:right w:val="none" w:sz="0" w:space="0" w:color="auto"/>
                                                                                                                                              </w:divBdr>
                                                                                                                                            </w:div>
                                                                                                                                            <w:div w:id="1971209633">
                                                                                                                                              <w:marLeft w:val="0"/>
                                                                                                                                              <w:marRight w:val="0"/>
                                                                                                                                              <w:marTop w:val="0"/>
                                                                                                                                              <w:marBottom w:val="0"/>
                                                                                                                                              <w:divBdr>
                                                                                                                                                <w:top w:val="none" w:sz="0" w:space="0" w:color="auto"/>
                                                                                                                                                <w:left w:val="none" w:sz="0" w:space="0" w:color="auto"/>
                                                                                                                                                <w:bottom w:val="none" w:sz="0" w:space="0" w:color="auto"/>
                                                                                                                                                <w:right w:val="none" w:sz="0" w:space="0" w:color="auto"/>
                                                                                                                                              </w:divBdr>
                                                                                                                                              <w:divsChild>
                                                                                                                                                <w:div w:id="374932905">
                                                                                                                                                  <w:marLeft w:val="0"/>
                                                                                                                                                  <w:marRight w:val="0"/>
                                                                                                                                                  <w:marTop w:val="0"/>
                                                                                                                                                  <w:marBottom w:val="0"/>
                                                                                                                                                  <w:divBdr>
                                                                                                                                                    <w:top w:val="none" w:sz="0" w:space="0" w:color="auto"/>
                                                                                                                                                    <w:left w:val="none" w:sz="0" w:space="0" w:color="auto"/>
                                                                                                                                                    <w:bottom w:val="none" w:sz="0" w:space="0" w:color="auto"/>
                                                                                                                                                    <w:right w:val="none" w:sz="0" w:space="0" w:color="auto"/>
                                                                                                                                                  </w:divBdr>
                                                                                                                                                </w:div>
                                                                                                                                                <w:div w:id="783307557">
                                                                                                                                                  <w:marLeft w:val="0"/>
                                                                                                                                                  <w:marRight w:val="0"/>
                                                                                                                                                  <w:marTop w:val="0"/>
                                                                                                                                                  <w:marBottom w:val="270"/>
                                                                                                                                                  <w:divBdr>
                                                                                                                                                    <w:top w:val="none" w:sz="0" w:space="0" w:color="auto"/>
                                                                                                                                                    <w:left w:val="none" w:sz="0" w:space="0" w:color="auto"/>
                                                                                                                                                    <w:bottom w:val="none" w:sz="0" w:space="0" w:color="auto"/>
                                                                                                                                                    <w:right w:val="none" w:sz="0" w:space="0" w:color="auto"/>
                                                                                                                                                  </w:divBdr>
                                                                                                                                                </w:div>
                                                                                                                                                <w:div w:id="2029022402">
                                                                                                                                                  <w:marLeft w:val="0"/>
                                                                                                                                                  <w:marRight w:val="0"/>
                                                                                                                                                  <w:marTop w:val="0"/>
                                                                                                                                                  <w:marBottom w:val="270"/>
                                                                                                                                                  <w:divBdr>
                                                                                                                                                    <w:top w:val="none" w:sz="0" w:space="0" w:color="auto"/>
                                                                                                                                                    <w:left w:val="none" w:sz="0" w:space="0" w:color="auto"/>
                                                                                                                                                    <w:bottom w:val="none" w:sz="0" w:space="0" w:color="auto"/>
                                                                                                                                                    <w:right w:val="none" w:sz="0" w:space="0" w:color="auto"/>
                                                                                                                                                  </w:divBdr>
                                                                                                                                                </w:div>
                                                                                                                                                <w:div w:id="42753739">
                                                                                                                                                  <w:marLeft w:val="0"/>
                                                                                                                                                  <w:marRight w:val="0"/>
                                                                                                                                                  <w:marTop w:val="0"/>
                                                                                                                                                  <w:marBottom w:val="0"/>
                                                                                                                                                  <w:divBdr>
                                                                                                                                                    <w:top w:val="none" w:sz="0" w:space="0" w:color="auto"/>
                                                                                                                                                    <w:left w:val="none" w:sz="0" w:space="0" w:color="auto"/>
                                                                                                                                                    <w:bottom w:val="none" w:sz="0" w:space="0" w:color="auto"/>
                                                                                                                                                    <w:right w:val="none" w:sz="0" w:space="0" w:color="auto"/>
                                                                                                                                                  </w:divBdr>
                                                                                                                                                </w:div>
                                                                                                                                                <w:div w:id="268781049">
                                                                                                                                                  <w:marLeft w:val="0"/>
                                                                                                                                                  <w:marRight w:val="0"/>
                                                                                                                                                  <w:marTop w:val="0"/>
                                                                                                                                                  <w:marBottom w:val="0"/>
                                                                                                                                                  <w:divBdr>
                                                                                                                                                    <w:top w:val="none" w:sz="0" w:space="0" w:color="auto"/>
                                                                                                                                                    <w:left w:val="none" w:sz="0" w:space="0" w:color="auto"/>
                                                                                                                                                    <w:bottom w:val="none" w:sz="0" w:space="0" w:color="auto"/>
                                                                                                                                                    <w:right w:val="none" w:sz="0" w:space="0" w:color="auto"/>
                                                                                                                                                  </w:divBdr>
                                                                                                                                                  <w:divsChild>
                                                                                                                                                    <w:div w:id="715205210">
                                                                                                                                                      <w:marLeft w:val="15"/>
                                                                                                                                                      <w:marRight w:val="0"/>
                                                                                                                                                      <w:marTop w:val="0"/>
                                                                                                                                                      <w:marBottom w:val="0"/>
                                                                                                                                                      <w:divBdr>
                                                                                                                                                        <w:top w:val="none" w:sz="0" w:space="0" w:color="auto"/>
                                                                                                                                                        <w:left w:val="none" w:sz="0" w:space="0" w:color="auto"/>
                                                                                                                                                        <w:bottom w:val="none" w:sz="0" w:space="0" w:color="auto"/>
                                                                                                                                                        <w:right w:val="none" w:sz="0" w:space="0" w:color="auto"/>
                                                                                                                                                      </w:divBdr>
                                                                                                                                                    </w:div>
                                                                                                                                                    <w:div w:id="1921868657">
                                                                                                                                                      <w:marLeft w:val="0"/>
                                                                                                                                                      <w:marRight w:val="0"/>
                                                                                                                                                      <w:marTop w:val="0"/>
                                                                                                                                                      <w:marBottom w:val="0"/>
                                                                                                                                                      <w:divBdr>
                                                                                                                                                        <w:top w:val="none" w:sz="0" w:space="0" w:color="auto"/>
                                                                                                                                                        <w:left w:val="none" w:sz="0" w:space="0" w:color="auto"/>
                                                                                                                                                        <w:bottom w:val="none" w:sz="0" w:space="0" w:color="auto"/>
                                                                                                                                                        <w:right w:val="none" w:sz="0" w:space="0" w:color="auto"/>
                                                                                                                                                      </w:divBdr>
                                                                                                                                                      <w:divsChild>
                                                                                                                                                        <w:div w:id="989597544">
                                                                                                                                                          <w:marLeft w:val="0"/>
                                                                                                                                                          <w:marRight w:val="0"/>
                                                                                                                                                          <w:marTop w:val="0"/>
                                                                                                                                                          <w:marBottom w:val="270"/>
                                                                                                                                                          <w:divBdr>
                                                                                                                                                            <w:top w:val="none" w:sz="0" w:space="0" w:color="auto"/>
                                                                                                                                                            <w:left w:val="none" w:sz="0" w:space="0" w:color="auto"/>
                                                                                                                                                            <w:bottom w:val="none" w:sz="0" w:space="0" w:color="auto"/>
                                                                                                                                                            <w:right w:val="none" w:sz="0" w:space="0" w:color="auto"/>
                                                                                                                                                          </w:divBdr>
                                                                                                                                                          <w:divsChild>
                                                                                                                                                            <w:div w:id="1337656992">
                                                                                                                                                              <w:marLeft w:val="0"/>
                                                                                                                                                              <w:marRight w:val="0"/>
                                                                                                                                                              <w:marTop w:val="0"/>
                                                                                                                                                              <w:marBottom w:val="0"/>
                                                                                                                                                              <w:divBdr>
                                                                                                                                                                <w:top w:val="none" w:sz="0" w:space="0" w:color="auto"/>
                                                                                                                                                                <w:left w:val="none" w:sz="0" w:space="0" w:color="auto"/>
                                                                                                                                                                <w:bottom w:val="none" w:sz="0" w:space="0" w:color="auto"/>
                                                                                                                                                                <w:right w:val="none" w:sz="0" w:space="0" w:color="auto"/>
                                                                                                                                                              </w:divBdr>
                                                                                                                                                            </w:div>
                                                                                                                                                          </w:divsChild>
                                                                                                                                                        </w:div>
                                                                                                                                                        <w:div w:id="207953470">
                                                                                                                                                          <w:marLeft w:val="0"/>
                                                                                                                                                          <w:marRight w:val="0"/>
                                                                                                                                                          <w:marTop w:val="0"/>
                                                                                                                                                          <w:marBottom w:val="0"/>
                                                                                                                                                          <w:divBdr>
                                                                                                                                                            <w:top w:val="none" w:sz="0" w:space="0" w:color="auto"/>
                                                                                                                                                            <w:left w:val="none" w:sz="0" w:space="0" w:color="auto"/>
                                                                                                                                                            <w:bottom w:val="none" w:sz="0" w:space="0" w:color="auto"/>
                                                                                                                                                            <w:right w:val="none" w:sz="0" w:space="0" w:color="auto"/>
                                                                                                                                                          </w:divBdr>
                                                                                                                                                        </w:div>
                                                                                                                                                        <w:div w:id="1079907376">
                                                                                                                                                          <w:marLeft w:val="0"/>
                                                                                                                                                          <w:marRight w:val="0"/>
                                                                                                                                                          <w:marTop w:val="0"/>
                                                                                                                                                          <w:marBottom w:val="0"/>
                                                                                                                                                          <w:divBdr>
                                                                                                                                                            <w:top w:val="none" w:sz="0" w:space="0" w:color="auto"/>
                                                                                                                                                            <w:left w:val="none" w:sz="0" w:space="0" w:color="auto"/>
                                                                                                                                                            <w:bottom w:val="none" w:sz="0" w:space="0" w:color="auto"/>
                                                                                                                                                            <w:right w:val="none" w:sz="0" w:space="0" w:color="auto"/>
                                                                                                                                                          </w:divBdr>
                                                                                                                                                          <w:divsChild>
                                                                                                                                                            <w:div w:id="1192180813">
                                                                                                                                                              <w:marLeft w:val="15"/>
                                                                                                                                                              <w:marRight w:val="0"/>
                                                                                                                                                              <w:marTop w:val="0"/>
                                                                                                                                                              <w:marBottom w:val="0"/>
                                                                                                                                                              <w:divBdr>
                                                                                                                                                                <w:top w:val="none" w:sz="0" w:space="0" w:color="auto"/>
                                                                                                                                                                <w:left w:val="none" w:sz="0" w:space="0" w:color="auto"/>
                                                                                                                                                                <w:bottom w:val="none" w:sz="0" w:space="0" w:color="auto"/>
                                                                                                                                                                <w:right w:val="none" w:sz="0" w:space="0" w:color="auto"/>
                                                                                                                                                              </w:divBdr>
                                                                                                                                                            </w:div>
                                                                                                                                                            <w:div w:id="488058298">
                                                                                                                                                              <w:marLeft w:val="0"/>
                                                                                                                                                              <w:marRight w:val="0"/>
                                                                                                                                                              <w:marTop w:val="0"/>
                                                                                                                                                              <w:marBottom w:val="0"/>
                                                                                                                                                              <w:divBdr>
                                                                                                                                                                <w:top w:val="none" w:sz="0" w:space="0" w:color="auto"/>
                                                                                                                                                                <w:left w:val="none" w:sz="0" w:space="0" w:color="auto"/>
                                                                                                                                                                <w:bottom w:val="none" w:sz="0" w:space="0" w:color="auto"/>
                                                                                                                                                                <w:right w:val="none" w:sz="0" w:space="0" w:color="auto"/>
                                                                                                                                                              </w:divBdr>
                                                                                                                                                              <w:divsChild>
                                                                                                                                                                <w:div w:id="1952516501">
                                                                                                                                                                  <w:marLeft w:val="0"/>
                                                                                                                                                                  <w:marRight w:val="0"/>
                                                                                                                                                                  <w:marTop w:val="0"/>
                                                                                                                                                                  <w:marBottom w:val="0"/>
                                                                                                                                                                  <w:divBdr>
                                                                                                                                                                    <w:top w:val="none" w:sz="0" w:space="0" w:color="auto"/>
                                                                                                                                                                    <w:left w:val="none" w:sz="0" w:space="0" w:color="auto"/>
                                                                                                                                                                    <w:bottom w:val="none" w:sz="0" w:space="0" w:color="auto"/>
                                                                                                                                                                    <w:right w:val="none" w:sz="0" w:space="0" w:color="auto"/>
                                                                                                                                                                  </w:divBdr>
                                                                                                                                                                </w:div>
                                                                                                                                                                <w:div w:id="904534303">
                                                                                                                                                                  <w:marLeft w:val="0"/>
                                                                                                                                                                  <w:marRight w:val="0"/>
                                                                                                                                                                  <w:marTop w:val="0"/>
                                                                                                                                                                  <w:marBottom w:val="270"/>
                                                                                                                                                                  <w:divBdr>
                                                                                                                                                                    <w:top w:val="none" w:sz="0" w:space="0" w:color="auto"/>
                                                                                                                                                                    <w:left w:val="none" w:sz="0" w:space="0" w:color="auto"/>
                                                                                                                                                                    <w:bottom w:val="none" w:sz="0" w:space="0" w:color="auto"/>
                                                                                                                                                                    <w:right w:val="none" w:sz="0" w:space="0" w:color="auto"/>
                                                                                                                                                                  </w:divBdr>
                                                                                                                                                                </w:div>
                                                                                                                                                                <w:div w:id="1569615026">
                                                                                                                                                                  <w:marLeft w:val="0"/>
                                                                                                                                                                  <w:marRight w:val="0"/>
                                                                                                                                                                  <w:marTop w:val="0"/>
                                                                                                                                                                  <w:marBottom w:val="270"/>
                                                                                                                                                                  <w:divBdr>
                                                                                                                                                                    <w:top w:val="none" w:sz="0" w:space="0" w:color="auto"/>
                                                                                                                                                                    <w:left w:val="none" w:sz="0" w:space="0" w:color="auto"/>
                                                                                                                                                                    <w:bottom w:val="none" w:sz="0" w:space="0" w:color="auto"/>
                                                                                                                                                                    <w:right w:val="none" w:sz="0" w:space="0" w:color="auto"/>
                                                                                                                                                                  </w:divBdr>
                                                                                                                                                                </w:div>
                                                                                                                                                                <w:div w:id="113523799">
                                                                                                                                                                  <w:marLeft w:val="0"/>
                                                                                                                                                                  <w:marRight w:val="0"/>
                                                                                                                                                                  <w:marTop w:val="0"/>
                                                                                                                                                                  <w:marBottom w:val="0"/>
                                                                                                                                                                  <w:divBdr>
                                                                                                                                                                    <w:top w:val="none" w:sz="0" w:space="0" w:color="auto"/>
                                                                                                                                                                    <w:left w:val="none" w:sz="0" w:space="0" w:color="auto"/>
                                                                                                                                                                    <w:bottom w:val="none" w:sz="0" w:space="0" w:color="auto"/>
                                                                                                                                                                    <w:right w:val="none" w:sz="0" w:space="0" w:color="auto"/>
                                                                                                                                                                  </w:divBdr>
                                                                                                                                                                </w:div>
                                                                                                                                                                <w:div w:id="1005330121">
                                                                                                                                                                  <w:marLeft w:val="0"/>
                                                                                                                                                                  <w:marRight w:val="0"/>
                                                                                                                                                                  <w:marTop w:val="0"/>
                                                                                                                                                                  <w:marBottom w:val="0"/>
                                                                                                                                                                  <w:divBdr>
                                                                                                                                                                    <w:top w:val="none" w:sz="0" w:space="0" w:color="auto"/>
                                                                                                                                                                    <w:left w:val="none" w:sz="0" w:space="0" w:color="auto"/>
                                                                                                                                                                    <w:bottom w:val="none" w:sz="0" w:space="0" w:color="auto"/>
                                                                                                                                                                    <w:right w:val="none" w:sz="0" w:space="0" w:color="auto"/>
                                                                                                                                                                  </w:divBdr>
                                                                                                                                                                  <w:divsChild>
                                                                                                                                                                    <w:div w:id="1782214174">
                                                                                                                                                                      <w:marLeft w:val="15"/>
                                                                                                                                                                      <w:marRight w:val="0"/>
                                                                                                                                                                      <w:marTop w:val="0"/>
                                                                                                                                                                      <w:marBottom w:val="0"/>
                                                                                                                                                                      <w:divBdr>
                                                                                                                                                                        <w:top w:val="none" w:sz="0" w:space="0" w:color="auto"/>
                                                                                                                                                                        <w:left w:val="none" w:sz="0" w:space="0" w:color="auto"/>
                                                                                                                                                                        <w:bottom w:val="none" w:sz="0" w:space="0" w:color="auto"/>
                                                                                                                                                                        <w:right w:val="none" w:sz="0" w:space="0" w:color="auto"/>
                                                                                                                                                                      </w:divBdr>
                                                                                                                                                                    </w:div>
                                                                                                                                                                    <w:div w:id="109863387">
                                                                                                                                                                      <w:marLeft w:val="0"/>
                                                                                                                                                                      <w:marRight w:val="0"/>
                                                                                                                                                                      <w:marTop w:val="0"/>
                                                                                                                                                                      <w:marBottom w:val="0"/>
                                                                                                                                                                      <w:divBdr>
                                                                                                                                                                        <w:top w:val="none" w:sz="0" w:space="0" w:color="auto"/>
                                                                                                                                                                        <w:left w:val="none" w:sz="0" w:space="0" w:color="auto"/>
                                                                                                                                                                        <w:bottom w:val="none" w:sz="0" w:space="0" w:color="auto"/>
                                                                                                                                                                        <w:right w:val="none" w:sz="0" w:space="0" w:color="auto"/>
                                                                                                                                                                      </w:divBdr>
                                                                                                                                                                      <w:divsChild>
                                                                                                                                                                        <w:div w:id="1681423817">
                                                                                                                                                                          <w:marLeft w:val="0"/>
                                                                                                                                                                          <w:marRight w:val="0"/>
                                                                                                                                                                          <w:marTop w:val="0"/>
                                                                                                                                                                          <w:marBottom w:val="270"/>
                                                                                                                                                                          <w:divBdr>
                                                                                                                                                                            <w:top w:val="none" w:sz="0" w:space="0" w:color="auto"/>
                                                                                                                                                                            <w:left w:val="none" w:sz="0" w:space="0" w:color="auto"/>
                                                                                                                                                                            <w:bottom w:val="none" w:sz="0" w:space="0" w:color="auto"/>
                                                                                                                                                                            <w:right w:val="none" w:sz="0" w:space="0" w:color="auto"/>
                                                                                                                                                                          </w:divBdr>
                                                                                                                                                                          <w:divsChild>
                                                                                                                                                                            <w:div w:id="773784782">
                                                                                                                                                                              <w:marLeft w:val="0"/>
                                                                                                                                                                              <w:marRight w:val="0"/>
                                                                                                                                                                              <w:marTop w:val="0"/>
                                                                                                                                                                              <w:marBottom w:val="0"/>
                                                                                                                                                                              <w:divBdr>
                                                                                                                                                                                <w:top w:val="none" w:sz="0" w:space="0" w:color="auto"/>
                                                                                                                                                                                <w:left w:val="none" w:sz="0" w:space="0" w:color="auto"/>
                                                                                                                                                                                <w:bottom w:val="none" w:sz="0" w:space="0" w:color="auto"/>
                                                                                                                                                                                <w:right w:val="none" w:sz="0" w:space="0" w:color="auto"/>
                                                                                                                                                                              </w:divBdr>
                                                                                                                                                                            </w:div>
                                                                                                                                                                          </w:divsChild>
                                                                                                                                                                        </w:div>
                                                                                                                                                                        <w:div w:id="1018895179">
                                                                                                                                                                          <w:marLeft w:val="0"/>
                                                                                                                                                                          <w:marRight w:val="0"/>
                                                                                                                                                                          <w:marTop w:val="0"/>
                                                                                                                                                                          <w:marBottom w:val="0"/>
                                                                                                                                                                          <w:divBdr>
                                                                                                                                                                            <w:top w:val="none" w:sz="0" w:space="0" w:color="auto"/>
                                                                                                                                                                            <w:left w:val="none" w:sz="0" w:space="0" w:color="auto"/>
                                                                                                                                                                            <w:bottom w:val="none" w:sz="0" w:space="0" w:color="auto"/>
                                                                                                                                                                            <w:right w:val="none" w:sz="0" w:space="0" w:color="auto"/>
                                                                                                                                                                          </w:divBdr>
                                                                                                                                                                        </w:div>
                                                                                                                                                                        <w:div w:id="235290748">
                                                                                                                                                                          <w:marLeft w:val="0"/>
                                                                                                                                                                          <w:marRight w:val="0"/>
                                                                                                                                                                          <w:marTop w:val="0"/>
                                                                                                                                                                          <w:marBottom w:val="0"/>
                                                                                                                                                                          <w:divBdr>
                                                                                                                                                                            <w:top w:val="none" w:sz="0" w:space="0" w:color="auto"/>
                                                                                                                                                                            <w:left w:val="none" w:sz="0" w:space="0" w:color="auto"/>
                                                                                                                                                                            <w:bottom w:val="none" w:sz="0" w:space="0" w:color="auto"/>
                                                                                                                                                                            <w:right w:val="none" w:sz="0" w:space="0" w:color="auto"/>
                                                                                                                                                                          </w:divBdr>
                                                                                                                                                                        </w:div>
                                                                                                                                                                        <w:div w:id="1604915881">
                                                                                                                                                                          <w:marLeft w:val="0"/>
                                                                                                                                                                          <w:marRight w:val="0"/>
                                                                                                                                                                          <w:marTop w:val="0"/>
                                                                                                                                                                          <w:marBottom w:val="0"/>
                                                                                                                                                                          <w:divBdr>
                                                                                                                                                                            <w:top w:val="none" w:sz="0" w:space="0" w:color="auto"/>
                                                                                                                                                                            <w:left w:val="none" w:sz="0" w:space="0" w:color="auto"/>
                                                                                                                                                                            <w:bottom w:val="none" w:sz="0" w:space="0" w:color="auto"/>
                                                                                                                                                                            <w:right w:val="none" w:sz="0" w:space="0" w:color="auto"/>
                                                                                                                                                                          </w:divBdr>
                                                                                                                                                                        </w:div>
                                                                                                                                                                        <w:div w:id="1608003023">
                                                                                                                                                                          <w:marLeft w:val="0"/>
                                                                                                                                                                          <w:marRight w:val="0"/>
                                                                                                                                                                          <w:marTop w:val="0"/>
                                                                                                                                                                          <w:marBottom w:val="0"/>
                                                                                                                                                                          <w:divBdr>
                                                                                                                                                                            <w:top w:val="none" w:sz="0" w:space="0" w:color="auto"/>
                                                                                                                                                                            <w:left w:val="none" w:sz="0" w:space="0" w:color="auto"/>
                                                                                                                                                                            <w:bottom w:val="none" w:sz="0" w:space="0" w:color="auto"/>
                                                                                                                                                                            <w:right w:val="none" w:sz="0" w:space="0" w:color="auto"/>
                                                                                                                                                                          </w:divBdr>
                                                                                                                                                                          <w:divsChild>
                                                                                                                                                                            <w:div w:id="1687243536">
                                                                                                                                                                              <w:marLeft w:val="15"/>
                                                                                                                                                                              <w:marRight w:val="0"/>
                                                                                                                                                                              <w:marTop w:val="0"/>
                                                                                                                                                                              <w:marBottom w:val="0"/>
                                                                                                                                                                              <w:divBdr>
                                                                                                                                                                                <w:top w:val="none" w:sz="0" w:space="0" w:color="auto"/>
                                                                                                                                                                                <w:left w:val="none" w:sz="0" w:space="0" w:color="auto"/>
                                                                                                                                                                                <w:bottom w:val="none" w:sz="0" w:space="0" w:color="auto"/>
                                                                                                                                                                                <w:right w:val="none" w:sz="0" w:space="0" w:color="auto"/>
                                                                                                                                                                              </w:divBdr>
                                                                                                                                                                            </w:div>
                                                                                                                                                                            <w:div w:id="531840243">
                                                                                                                                                                              <w:marLeft w:val="0"/>
                                                                                                                                                                              <w:marRight w:val="0"/>
                                                                                                                                                                              <w:marTop w:val="0"/>
                                                                                                                                                                              <w:marBottom w:val="0"/>
                                                                                                                                                                              <w:divBdr>
                                                                                                                                                                                <w:top w:val="none" w:sz="0" w:space="0" w:color="auto"/>
                                                                                                                                                                                <w:left w:val="none" w:sz="0" w:space="0" w:color="auto"/>
                                                                                                                                                                                <w:bottom w:val="none" w:sz="0" w:space="0" w:color="auto"/>
                                                                                                                                                                                <w:right w:val="none" w:sz="0" w:space="0" w:color="auto"/>
                                                                                                                                                                              </w:divBdr>
                                                                                                                                                                              <w:divsChild>
                                                                                                                                                                                <w:div w:id="1450590267">
                                                                                                                                                                                  <w:marLeft w:val="0"/>
                                                                                                                                                                                  <w:marRight w:val="0"/>
                                                                                                                                                                                  <w:marTop w:val="0"/>
                                                                                                                                                                                  <w:marBottom w:val="270"/>
                                                                                                                                                                                  <w:divBdr>
                                                                                                                                                                                    <w:top w:val="none" w:sz="0" w:space="0" w:color="auto"/>
                                                                                                                                                                                    <w:left w:val="none" w:sz="0" w:space="0" w:color="auto"/>
                                                                                                                                                                                    <w:bottom w:val="none" w:sz="0" w:space="0" w:color="auto"/>
                                                                                                                                                                                    <w:right w:val="none" w:sz="0" w:space="0" w:color="auto"/>
                                                                                                                                                                                  </w:divBdr>
                                                                                                                                                                                  <w:divsChild>
                                                                                                                                                                                    <w:div w:id="960913727">
                                                                                                                                                                                      <w:marLeft w:val="0"/>
                                                                                                                                                                                      <w:marRight w:val="0"/>
                                                                                                                                                                                      <w:marTop w:val="0"/>
                                                                                                                                                                                      <w:marBottom w:val="0"/>
                                                                                                                                                                                      <w:divBdr>
                                                                                                                                                                                        <w:top w:val="none" w:sz="0" w:space="0" w:color="auto"/>
                                                                                                                                                                                        <w:left w:val="none" w:sz="0" w:space="0" w:color="auto"/>
                                                                                                                                                                                        <w:bottom w:val="none" w:sz="0" w:space="0" w:color="auto"/>
                                                                                                                                                                                        <w:right w:val="none" w:sz="0" w:space="0" w:color="auto"/>
                                                                                                                                                                                      </w:divBdr>
                                                                                                                                                                                    </w:div>
                                                                                                                                                                                  </w:divsChild>
                                                                                                                                                                                </w:div>
                                                                                                                                                                                <w:div w:id="1646276020">
                                                                                                                                                                                  <w:marLeft w:val="0"/>
                                                                                                                                                                                  <w:marRight w:val="0"/>
                                                                                                                                                                                  <w:marTop w:val="0"/>
                                                                                                                                                                                  <w:marBottom w:val="270"/>
                                                                                                                                                                                  <w:divBdr>
                                                                                                                                                                                    <w:top w:val="none" w:sz="0" w:space="0" w:color="auto"/>
                                                                                                                                                                                    <w:left w:val="none" w:sz="0" w:space="0" w:color="auto"/>
                                                                                                                                                                                    <w:bottom w:val="none" w:sz="0" w:space="0" w:color="auto"/>
                                                                                                                                                                                    <w:right w:val="none" w:sz="0" w:space="0" w:color="auto"/>
                                                                                                                                                                                  </w:divBdr>
                                                                                                                                                                                  <w:divsChild>
                                                                                                                                                                                    <w:div w:id="838231521">
                                                                                                                                                                                      <w:marLeft w:val="0"/>
                                                                                                                                                                                      <w:marRight w:val="0"/>
                                                                                                                                                                                      <w:marTop w:val="0"/>
                                                                                                                                                                                      <w:marBottom w:val="0"/>
                                                                                                                                                                                      <w:divBdr>
                                                                                                                                                                                        <w:top w:val="none" w:sz="0" w:space="0" w:color="auto"/>
                                                                                                                                                                                        <w:left w:val="none" w:sz="0" w:space="0" w:color="auto"/>
                                                                                                                                                                                        <w:bottom w:val="none" w:sz="0" w:space="0" w:color="auto"/>
                                                                                                                                                                                        <w:right w:val="none" w:sz="0" w:space="0" w:color="auto"/>
                                                                                                                                                                                      </w:divBdr>
                                                                                                                                                                                    </w:div>
                                                                                                                                                                                    <w:div w:id="34890849">
                                                                                                                                                                                      <w:marLeft w:val="0"/>
                                                                                                                                                                                      <w:marRight w:val="0"/>
                                                                                                                                                                                      <w:marTop w:val="0"/>
                                                                                                                                                                                      <w:marBottom w:val="0"/>
                                                                                                                                                                                      <w:divBdr>
                                                                                                                                                                                        <w:top w:val="none" w:sz="0" w:space="0" w:color="auto"/>
                                                                                                                                                                                        <w:left w:val="none" w:sz="0" w:space="0" w:color="auto"/>
                                                                                                                                                                                        <w:bottom w:val="none" w:sz="0" w:space="0" w:color="auto"/>
                                                                                                                                                                                        <w:right w:val="none" w:sz="0" w:space="0" w:color="auto"/>
                                                                                                                                                                                      </w:divBdr>
                                                                                                                                                                                    </w:div>
                                                                                                                                                                                  </w:divsChild>
                                                                                                                                                                                </w:div>
                                                                                                                                                                                <w:div w:id="1234388112">
                                                                                                                                                                                  <w:marLeft w:val="0"/>
                                                                                                                                                                                  <w:marRight w:val="0"/>
                                                                                                                                                                                  <w:marTop w:val="0"/>
                                                                                                                                                                                  <w:marBottom w:val="270"/>
                                                                                                                                                                                  <w:divBdr>
                                                                                                                                                                                    <w:top w:val="none" w:sz="0" w:space="0" w:color="auto"/>
                                                                                                                                                                                    <w:left w:val="none" w:sz="0" w:space="0" w:color="auto"/>
                                                                                                                                                                                    <w:bottom w:val="none" w:sz="0" w:space="0" w:color="auto"/>
                                                                                                                                                                                    <w:right w:val="none" w:sz="0" w:space="0" w:color="auto"/>
                                                                                                                                                                                  </w:divBdr>
                                                                                                                                                                                </w:div>
                                                                                                                                                                                <w:div w:id="1741715068">
                                                                                                                                                                                  <w:marLeft w:val="0"/>
                                                                                                                                                                                  <w:marRight w:val="0"/>
                                                                                                                                                                                  <w:marTop w:val="0"/>
                                                                                                                                                                                  <w:marBottom w:val="0"/>
                                                                                                                                                                                  <w:divBdr>
                                                                                                                                                                                    <w:top w:val="none" w:sz="0" w:space="0" w:color="auto"/>
                                                                                                                                                                                    <w:left w:val="none" w:sz="0" w:space="0" w:color="auto"/>
                                                                                                                                                                                    <w:bottom w:val="none" w:sz="0" w:space="0" w:color="auto"/>
                                                                                                                                                                                    <w:right w:val="none" w:sz="0" w:space="0" w:color="auto"/>
                                                                                                                                                                                  </w:divBdr>
                                                                                                                                                                                </w:div>
                                                                                                                                                                                <w:div w:id="1948584454">
                                                                                                                                                                                  <w:marLeft w:val="0"/>
                                                                                                                                                                                  <w:marRight w:val="0"/>
                                                                                                                                                                                  <w:marTop w:val="0"/>
                                                                                                                                                                                  <w:marBottom w:val="0"/>
                                                                                                                                                                                  <w:divBdr>
                                                                                                                                                                                    <w:top w:val="none" w:sz="0" w:space="0" w:color="auto"/>
                                                                                                                                                                                    <w:left w:val="none" w:sz="0" w:space="0" w:color="auto"/>
                                                                                                                                                                                    <w:bottom w:val="none" w:sz="0" w:space="0" w:color="auto"/>
                                                                                                                                                                                    <w:right w:val="none" w:sz="0" w:space="0" w:color="auto"/>
                                                                                                                                                                                  </w:divBdr>
                                                                                                                                                                                  <w:divsChild>
                                                                                                                                                                                    <w:div w:id="706680963">
                                                                                                                                                                                      <w:marLeft w:val="15"/>
                                                                                                                                                                                      <w:marRight w:val="0"/>
                                                                                                                                                                                      <w:marTop w:val="0"/>
                                                                                                                                                                                      <w:marBottom w:val="0"/>
                                                                                                                                                                                      <w:divBdr>
                                                                                                                                                                                        <w:top w:val="none" w:sz="0" w:space="0" w:color="auto"/>
                                                                                                                                                                                        <w:left w:val="none" w:sz="0" w:space="0" w:color="auto"/>
                                                                                                                                                                                        <w:bottom w:val="none" w:sz="0" w:space="0" w:color="auto"/>
                                                                                                                                                                                        <w:right w:val="none" w:sz="0" w:space="0" w:color="auto"/>
                                                                                                                                                                                      </w:divBdr>
                                                                                                                                                                                    </w:div>
                                                                                                                                                                                    <w:div w:id="1415317124">
                                                                                                                                                                                      <w:marLeft w:val="0"/>
                                                                                                                                                                                      <w:marRight w:val="0"/>
                                                                                                                                                                                      <w:marTop w:val="0"/>
                                                                                                                                                                                      <w:marBottom w:val="0"/>
                                                                                                                                                                                      <w:divBdr>
                                                                                                                                                                                        <w:top w:val="none" w:sz="0" w:space="0" w:color="auto"/>
                                                                                                                                                                                        <w:left w:val="none" w:sz="0" w:space="0" w:color="auto"/>
                                                                                                                                                                                        <w:bottom w:val="none" w:sz="0" w:space="0" w:color="auto"/>
                                                                                                                                                                                        <w:right w:val="none" w:sz="0" w:space="0" w:color="auto"/>
                                                                                                                                                                                      </w:divBdr>
                                                                                                                                                                                      <w:divsChild>
                                                                                                                                                                                        <w:div w:id="1441220258">
                                                                                                                                                                                          <w:marLeft w:val="0"/>
                                                                                                                                                                                          <w:marRight w:val="0"/>
                                                                                                                                                                                          <w:marTop w:val="0"/>
                                                                                                                                                                                          <w:marBottom w:val="270"/>
                                                                                                                                                                                          <w:divBdr>
                                                                                                                                                                                            <w:top w:val="none" w:sz="0" w:space="0" w:color="auto"/>
                                                                                                                                                                                            <w:left w:val="none" w:sz="0" w:space="0" w:color="auto"/>
                                                                                                                                                                                            <w:bottom w:val="none" w:sz="0" w:space="0" w:color="auto"/>
                                                                                                                                                                                            <w:right w:val="none" w:sz="0" w:space="0" w:color="auto"/>
                                                                                                                                                                                          </w:divBdr>
                                                                                                                                                                                        </w:div>
                                                                                                                                                                                        <w:div w:id="1897475133">
                                                                                                                                                                                          <w:marLeft w:val="0"/>
                                                                                                                                                                                          <w:marRight w:val="0"/>
                                                                                                                                                                                          <w:marTop w:val="0"/>
                                                                                                                                                                                          <w:marBottom w:val="270"/>
                                                                                                                                                                                          <w:divBdr>
                                                                                                                                                                                            <w:top w:val="none" w:sz="0" w:space="0" w:color="auto"/>
                                                                                                                                                                                            <w:left w:val="none" w:sz="0" w:space="0" w:color="auto"/>
                                                                                                                                                                                            <w:bottom w:val="none" w:sz="0" w:space="0" w:color="auto"/>
                                                                                                                                                                                            <w:right w:val="none" w:sz="0" w:space="0" w:color="auto"/>
                                                                                                                                                                                          </w:divBdr>
                                                                                                                                                                                        </w:div>
                                                                                                                                                                                        <w:div w:id="1002007010">
                                                                                                                                                                                          <w:marLeft w:val="0"/>
                                                                                                                                                                                          <w:marRight w:val="0"/>
                                                                                                                                                                                          <w:marTop w:val="0"/>
                                                                                                                                                                                          <w:marBottom w:val="0"/>
                                                                                                                                                                                          <w:divBdr>
                                                                                                                                                                                            <w:top w:val="none" w:sz="0" w:space="0" w:color="auto"/>
                                                                                                                                                                                            <w:left w:val="none" w:sz="0" w:space="0" w:color="auto"/>
                                                                                                                                                                                            <w:bottom w:val="none" w:sz="0" w:space="0" w:color="auto"/>
                                                                                                                                                                                            <w:right w:val="none" w:sz="0" w:space="0" w:color="auto"/>
                                                                                                                                                                                          </w:divBdr>
                                                                                                                                                                                        </w:div>
                                                                                                                                                                                        <w:div w:id="1917200736">
                                                                                                                                                                                          <w:marLeft w:val="0"/>
                                                                                                                                                                                          <w:marRight w:val="0"/>
                                                                                                                                                                                          <w:marTop w:val="0"/>
                                                                                                                                                                                          <w:marBottom w:val="0"/>
                                                                                                                                                                                          <w:divBdr>
                                                                                                                                                                                            <w:top w:val="none" w:sz="0" w:space="0" w:color="auto"/>
                                                                                                                                                                                            <w:left w:val="none" w:sz="0" w:space="0" w:color="auto"/>
                                                                                                                                                                                            <w:bottom w:val="none" w:sz="0" w:space="0" w:color="auto"/>
                                                                                                                                                                                            <w:right w:val="none" w:sz="0" w:space="0" w:color="auto"/>
                                                                                                                                                                                          </w:divBdr>
                                                                                                                                                                                          <w:divsChild>
                                                                                                                                                                                            <w:div w:id="679428962">
                                                                                                                                                                                              <w:marLeft w:val="15"/>
                                                                                                                                                                                              <w:marRight w:val="0"/>
                                                                                                                                                                                              <w:marTop w:val="0"/>
                                                                                                                                                                                              <w:marBottom w:val="0"/>
                                                                                                                                                                                              <w:divBdr>
                                                                                                                                                                                                <w:top w:val="none" w:sz="0" w:space="0" w:color="auto"/>
                                                                                                                                                                                                <w:left w:val="none" w:sz="0" w:space="0" w:color="auto"/>
                                                                                                                                                                                                <w:bottom w:val="none" w:sz="0" w:space="0" w:color="auto"/>
                                                                                                                                                                                                <w:right w:val="none" w:sz="0" w:space="0" w:color="auto"/>
                                                                                                                                                                                              </w:divBdr>
                                                                                                                                                                                            </w:div>
                                                                                                                                                                                            <w:div w:id="1044451972">
                                                                                                                                                                                              <w:marLeft w:val="0"/>
                                                                                                                                                                                              <w:marRight w:val="0"/>
                                                                                                                                                                                              <w:marTop w:val="0"/>
                                                                                                                                                                                              <w:marBottom w:val="0"/>
                                                                                                                                                                                              <w:divBdr>
                                                                                                                                                                                                <w:top w:val="none" w:sz="0" w:space="0" w:color="auto"/>
                                                                                                                                                                                                <w:left w:val="none" w:sz="0" w:space="0" w:color="auto"/>
                                                                                                                                                                                                <w:bottom w:val="none" w:sz="0" w:space="0" w:color="auto"/>
                                                                                                                                                                                                <w:right w:val="none" w:sz="0" w:space="0" w:color="auto"/>
                                                                                                                                                                                              </w:divBdr>
                                                                                                                                                                                              <w:divsChild>
                                                                                                                                                                                                <w:div w:id="1492720117">
                                                                                                                                                                                                  <w:marLeft w:val="0"/>
                                                                                                                                                                                                  <w:marRight w:val="0"/>
                                                                                                                                                                                                  <w:marTop w:val="0"/>
                                                                                                                                                                                                  <w:marBottom w:val="270"/>
                                                                                                                                                                                                  <w:divBdr>
                                                                                                                                                                                                    <w:top w:val="none" w:sz="0" w:space="0" w:color="auto"/>
                                                                                                                                                                                                    <w:left w:val="none" w:sz="0" w:space="0" w:color="auto"/>
                                                                                                                                                                                                    <w:bottom w:val="none" w:sz="0" w:space="0" w:color="auto"/>
                                                                                                                                                                                                    <w:right w:val="none" w:sz="0" w:space="0" w:color="auto"/>
                                                                                                                                                                                                  </w:divBdr>
                                                                                                                                                                                                  <w:divsChild>
                                                                                                                                                                                                    <w:div w:id="782503522">
                                                                                                                                                                                                      <w:marLeft w:val="0"/>
                                                                                                                                                                                                      <w:marRight w:val="0"/>
                                                                                                                                                                                                      <w:marTop w:val="0"/>
                                                                                                                                                                                                      <w:marBottom w:val="0"/>
                                                                                                                                                                                                      <w:divBdr>
                                                                                                                                                                                                        <w:top w:val="none" w:sz="0" w:space="0" w:color="auto"/>
                                                                                                                                                                                                        <w:left w:val="none" w:sz="0" w:space="0" w:color="auto"/>
                                                                                                                                                                                                        <w:bottom w:val="none" w:sz="0" w:space="0" w:color="auto"/>
                                                                                                                                                                                                        <w:right w:val="none" w:sz="0" w:space="0" w:color="auto"/>
                                                                                                                                                                                                      </w:divBdr>
                                                                                                                                                                                                    </w:div>
                                                                                                                                                                                                  </w:divsChild>
                                                                                                                                                                                                </w:div>
                                                                                                                                                                                                <w:div w:id="1226986161">
                                                                                                                                                                                                  <w:marLeft w:val="0"/>
                                                                                                                                                                                                  <w:marRight w:val="0"/>
                                                                                                                                                                                                  <w:marTop w:val="0"/>
                                                                                                                                                                                                  <w:marBottom w:val="0"/>
                                                                                                                                                                                                  <w:divBdr>
                                                                                                                                                                                                    <w:top w:val="none" w:sz="0" w:space="0" w:color="auto"/>
                                                                                                                                                                                                    <w:left w:val="none" w:sz="0" w:space="0" w:color="auto"/>
                                                                                                                                                                                                    <w:bottom w:val="none" w:sz="0" w:space="0" w:color="auto"/>
                                                                                                                                                                                                    <w:right w:val="none" w:sz="0" w:space="0" w:color="auto"/>
                                                                                                                                                                                                  </w:divBdr>
                                                                                                                                                                                                </w:div>
                                                                                                                                                                                                <w:div w:id="1835879092">
                                                                                                                                                                                                  <w:marLeft w:val="0"/>
                                                                                                                                                                                                  <w:marRight w:val="0"/>
                                                                                                                                                                                                  <w:marTop w:val="0"/>
                                                                                                                                                                                                  <w:marBottom w:val="0"/>
                                                                                                                                                                                                  <w:divBdr>
                                                                                                                                                                                                    <w:top w:val="none" w:sz="0" w:space="0" w:color="auto"/>
                                                                                                                                                                                                    <w:left w:val="none" w:sz="0" w:space="0" w:color="auto"/>
                                                                                                                                                                                                    <w:bottom w:val="none" w:sz="0" w:space="0" w:color="auto"/>
                                                                                                                                                                                                    <w:right w:val="none" w:sz="0" w:space="0" w:color="auto"/>
                                                                                                                                                                                                  </w:divBdr>
                                                                                                                                                                                                </w:div>
                                                                                                                                                                                                <w:div w:id="117922189">
                                                                                                                                                                                                  <w:marLeft w:val="0"/>
                                                                                                                                                                                                  <w:marRight w:val="0"/>
                                                                                                                                                                                                  <w:marTop w:val="0"/>
                                                                                                                                                                                                  <w:marBottom w:val="0"/>
                                                                                                                                                                                                  <w:divBdr>
                                                                                                                                                                                                    <w:top w:val="none" w:sz="0" w:space="0" w:color="auto"/>
                                                                                                                                                                                                    <w:left w:val="none" w:sz="0" w:space="0" w:color="auto"/>
                                                                                                                                                                                                    <w:bottom w:val="none" w:sz="0" w:space="0" w:color="auto"/>
                                                                                                                                                                                                    <w:right w:val="none" w:sz="0" w:space="0" w:color="auto"/>
                                                                                                                                                                                                  </w:divBdr>
                                                                                                                                                                                                </w:div>
                                                                                                                                                                                                <w:div w:id="1330018904">
                                                                                                                                                                                                  <w:marLeft w:val="0"/>
                                                                                                                                                                                                  <w:marRight w:val="0"/>
                                                                                                                                                                                                  <w:marTop w:val="0"/>
                                                                                                                                                                                                  <w:marBottom w:val="0"/>
                                                                                                                                                                                                  <w:divBdr>
                                                                                                                                                                                                    <w:top w:val="none" w:sz="0" w:space="0" w:color="auto"/>
                                                                                                                                                                                                    <w:left w:val="none" w:sz="0" w:space="0" w:color="auto"/>
                                                                                                                                                                                                    <w:bottom w:val="none" w:sz="0" w:space="0" w:color="auto"/>
                                                                                                                                                                                                    <w:right w:val="none" w:sz="0" w:space="0" w:color="auto"/>
                                                                                                                                                                                                  </w:divBdr>
                                                                                                                                                                                                  <w:divsChild>
                                                                                                                                                                                                    <w:div w:id="472598497">
                                                                                                                                                                                                      <w:marLeft w:val="15"/>
                                                                                                                                                                                                      <w:marRight w:val="0"/>
                                                                                                                                                                                                      <w:marTop w:val="0"/>
                                                                                                                                                                                                      <w:marBottom w:val="0"/>
                                                                                                                                                                                                      <w:divBdr>
                                                                                                                                                                                                        <w:top w:val="none" w:sz="0" w:space="0" w:color="auto"/>
                                                                                                                                                                                                        <w:left w:val="none" w:sz="0" w:space="0" w:color="auto"/>
                                                                                                                                                                                                        <w:bottom w:val="none" w:sz="0" w:space="0" w:color="auto"/>
                                                                                                                                                                                                        <w:right w:val="none" w:sz="0" w:space="0" w:color="auto"/>
                                                                                                                                                                                                      </w:divBdr>
                                                                                                                                                                                                    </w:div>
                                                                                                                                                                                                    <w:div w:id="1968663275">
                                                                                                                                                                                                      <w:marLeft w:val="0"/>
                                                                                                                                                                                                      <w:marRight w:val="0"/>
                                                                                                                                                                                                      <w:marTop w:val="0"/>
                                                                                                                                                                                                      <w:marBottom w:val="0"/>
                                                                                                                                                                                                      <w:divBdr>
                                                                                                                                                                                                        <w:top w:val="none" w:sz="0" w:space="0" w:color="auto"/>
                                                                                                                                                                                                        <w:left w:val="none" w:sz="0" w:space="0" w:color="auto"/>
                                                                                                                                                                                                        <w:bottom w:val="none" w:sz="0" w:space="0" w:color="auto"/>
                                                                                                                                                                                                        <w:right w:val="none" w:sz="0" w:space="0" w:color="auto"/>
                                                                                                                                                                                                      </w:divBdr>
                                                                                                                                                                                                      <w:divsChild>
                                                                                                                                                                                                        <w:div w:id="421073312">
                                                                                                                                                                                                          <w:marLeft w:val="0"/>
                                                                                                                                                                                                          <w:marRight w:val="0"/>
                                                                                                                                                                                                          <w:marTop w:val="0"/>
                                                                                                                                                                                                          <w:marBottom w:val="0"/>
                                                                                                                                                                                                          <w:divBdr>
                                                                                                                                                                                                            <w:top w:val="none" w:sz="0" w:space="0" w:color="auto"/>
                                                                                                                                                                                                            <w:left w:val="none" w:sz="0" w:space="0" w:color="auto"/>
                                                                                                                                                                                                            <w:bottom w:val="none" w:sz="0" w:space="0" w:color="auto"/>
                                                                                                                                                                                                            <w:right w:val="none" w:sz="0" w:space="0" w:color="auto"/>
                                                                                                                                                                                                          </w:divBdr>
                                                                                                                                                                                                        </w:div>
                                                                                                                                                                                                        <w:div w:id="1433696985">
                                                                                                                                                                                                          <w:marLeft w:val="0"/>
                                                                                                                                                                                                          <w:marRight w:val="0"/>
                                                                                                                                                                                                          <w:marTop w:val="0"/>
                                                                                                                                                                                                          <w:marBottom w:val="0"/>
                                                                                                                                                                                                          <w:divBdr>
                                                                                                                                                                                                            <w:top w:val="none" w:sz="0" w:space="0" w:color="auto"/>
                                                                                                                                                                                                            <w:left w:val="none" w:sz="0" w:space="0" w:color="auto"/>
                                                                                                                                                                                                            <w:bottom w:val="none" w:sz="0" w:space="0" w:color="auto"/>
                                                                                                                                                                                                            <w:right w:val="none" w:sz="0" w:space="0" w:color="auto"/>
                                                                                                                                                                                                          </w:divBdr>
                                                                                                                                                                                                          <w:divsChild>
                                                                                                                                                                                                            <w:div w:id="776488238">
                                                                                                                                                                                                              <w:marLeft w:val="15"/>
                                                                                                                                                                                                              <w:marRight w:val="0"/>
                                                                                                                                                                                                              <w:marTop w:val="0"/>
                                                                                                                                                                                                              <w:marBottom w:val="0"/>
                                                                                                                                                                                                              <w:divBdr>
                                                                                                                                                                                                                <w:top w:val="none" w:sz="0" w:space="0" w:color="auto"/>
                                                                                                                                                                                                                <w:left w:val="none" w:sz="0" w:space="0" w:color="auto"/>
                                                                                                                                                                                                                <w:bottom w:val="none" w:sz="0" w:space="0" w:color="auto"/>
                                                                                                                                                                                                                <w:right w:val="none" w:sz="0" w:space="0" w:color="auto"/>
                                                                                                                                                                                                              </w:divBdr>
                                                                                                                                                                                                            </w:div>
                                                                                                                                                                                                            <w:div w:id="1047416943">
                                                                                                                                                                                                              <w:marLeft w:val="0"/>
                                                                                                                                                                                                              <w:marRight w:val="0"/>
                                                                                                                                                                                                              <w:marTop w:val="0"/>
                                                                                                                                                                                                              <w:marBottom w:val="0"/>
                                                                                                                                                                                                              <w:divBdr>
                                                                                                                                                                                                                <w:top w:val="none" w:sz="0" w:space="0" w:color="auto"/>
                                                                                                                                                                                                                <w:left w:val="none" w:sz="0" w:space="0" w:color="auto"/>
                                                                                                                                                                                                                <w:bottom w:val="none" w:sz="0" w:space="0" w:color="auto"/>
                                                                                                                                                                                                                <w:right w:val="none" w:sz="0" w:space="0" w:color="auto"/>
                                                                                                                                                                                                              </w:divBdr>
                                                                                                                                                                                                              <w:divsChild>
                                                                                                                                                                                                                <w:div w:id="582763090">
                                                                                                                                                                                                                  <w:marLeft w:val="0"/>
                                                                                                                                                                                                                  <w:marRight w:val="0"/>
                                                                                                                                                                                                                  <w:marTop w:val="0"/>
                                                                                                                                                                                                                  <w:marBottom w:val="270"/>
                                                                                                                                                                                                                  <w:divBdr>
                                                                                                                                                                                                                    <w:top w:val="none" w:sz="0" w:space="0" w:color="auto"/>
                                                                                                                                                                                                                    <w:left w:val="none" w:sz="0" w:space="0" w:color="auto"/>
                                                                                                                                                                                                                    <w:bottom w:val="none" w:sz="0" w:space="0" w:color="auto"/>
                                                                                                                                                                                                                    <w:right w:val="none" w:sz="0" w:space="0" w:color="auto"/>
                                                                                                                                                                                                                  </w:divBdr>
                                                                                                                                                                                                                </w:div>
                                                                                                                                                                                                                <w:div w:id="1453211093">
                                                                                                                                                                                                                  <w:marLeft w:val="0"/>
                                                                                                                                                                                                                  <w:marRight w:val="0"/>
                                                                                                                                                                                                                  <w:marTop w:val="0"/>
                                                                                                                                                                                                                  <w:marBottom w:val="270"/>
                                                                                                                                                                                                                  <w:divBdr>
                                                                                                                                                                                                                    <w:top w:val="none" w:sz="0" w:space="0" w:color="auto"/>
                                                                                                                                                                                                                    <w:left w:val="none" w:sz="0" w:space="0" w:color="auto"/>
                                                                                                                                                                                                                    <w:bottom w:val="none" w:sz="0" w:space="0" w:color="auto"/>
                                                                                                                                                                                                                    <w:right w:val="none" w:sz="0" w:space="0" w:color="auto"/>
                                                                                                                                                                                                                  </w:divBdr>
                                                                                                                                                                                                                </w:div>
                                                                                                                                                                                                                <w:div w:id="713769395">
                                                                                                                                                                                                                  <w:marLeft w:val="0"/>
                                                                                                                                                                                                                  <w:marRight w:val="0"/>
                                                                                                                                                                                                                  <w:marTop w:val="0"/>
                                                                                                                                                                                                                  <w:marBottom w:val="0"/>
                                                                                                                                                                                                                  <w:divBdr>
                                                                                                                                                                                                                    <w:top w:val="none" w:sz="0" w:space="0" w:color="auto"/>
                                                                                                                                                                                                                    <w:left w:val="none" w:sz="0" w:space="0" w:color="auto"/>
                                                                                                                                                                                                                    <w:bottom w:val="none" w:sz="0" w:space="0" w:color="auto"/>
                                                                                                                                                                                                                    <w:right w:val="none" w:sz="0" w:space="0" w:color="auto"/>
                                                                                                                                                                                                                  </w:divBdr>
                                                                                                                                                                                                                </w:div>
                                                                                                                                                                                                                <w:div w:id="1280844070">
                                                                                                                                                                                                                  <w:marLeft w:val="0"/>
                                                                                                                                                                                                                  <w:marRight w:val="0"/>
                                                                                                                                                                                                                  <w:marTop w:val="0"/>
                                                                                                                                                                                                                  <w:marBottom w:val="0"/>
                                                                                                                                                                                                                  <w:divBdr>
                                                                                                                                                                                                                    <w:top w:val="none" w:sz="0" w:space="0" w:color="auto"/>
                                                                                                                                                                                                                    <w:left w:val="none" w:sz="0" w:space="0" w:color="auto"/>
                                                                                                                                                                                                                    <w:bottom w:val="none" w:sz="0" w:space="0" w:color="auto"/>
                                                                                                                                                                                                                    <w:right w:val="none" w:sz="0" w:space="0" w:color="auto"/>
                                                                                                                                                                                                                  </w:divBdr>
                                                                                                                                                                                                                  <w:divsChild>
                                                                                                                                                                                                                    <w:div w:id="495607135">
                                                                                                                                                                                                                      <w:marLeft w:val="15"/>
                                                                                                                                                                                                                      <w:marRight w:val="0"/>
                                                                                                                                                                                                                      <w:marTop w:val="0"/>
                                                                                                                                                                                                                      <w:marBottom w:val="0"/>
                                                                                                                                                                                                                      <w:divBdr>
                                                                                                                                                                                                                        <w:top w:val="none" w:sz="0" w:space="0" w:color="auto"/>
                                                                                                                                                                                                                        <w:left w:val="none" w:sz="0" w:space="0" w:color="auto"/>
                                                                                                                                                                                                                        <w:bottom w:val="none" w:sz="0" w:space="0" w:color="auto"/>
                                                                                                                                                                                                                        <w:right w:val="none" w:sz="0" w:space="0" w:color="auto"/>
                                                                                                                                                                                                                      </w:divBdr>
                                                                                                                                                                                                                    </w:div>
                                                                                                                                                                                                                    <w:div w:id="1014381878">
                                                                                                                                                                                                                      <w:marLeft w:val="0"/>
                                                                                                                                                                                                                      <w:marRight w:val="0"/>
                                                                                                                                                                                                                      <w:marTop w:val="0"/>
                                                                                                                                                                                                                      <w:marBottom w:val="0"/>
                                                                                                                                                                                                                      <w:divBdr>
                                                                                                                                                                                                                        <w:top w:val="none" w:sz="0" w:space="0" w:color="auto"/>
                                                                                                                                                                                                                        <w:left w:val="none" w:sz="0" w:space="0" w:color="auto"/>
                                                                                                                                                                                                                        <w:bottom w:val="none" w:sz="0" w:space="0" w:color="auto"/>
                                                                                                                                                                                                                        <w:right w:val="none" w:sz="0" w:space="0" w:color="auto"/>
                                                                                                                                                                                                                      </w:divBdr>
                                                                                                                                                                                                                      <w:divsChild>
                                                                                                                                                                                                                        <w:div w:id="662516570">
                                                                                                                                                                                                                          <w:marLeft w:val="0"/>
                                                                                                                                                                                                                          <w:marRight w:val="0"/>
                                                                                                                                                                                                                          <w:marTop w:val="0"/>
                                                                                                                                                                                                                          <w:marBottom w:val="270"/>
                                                                                                                                                                                                                          <w:divBdr>
                                                                                                                                                                                                                            <w:top w:val="none" w:sz="0" w:space="0" w:color="auto"/>
                                                                                                                                                                                                                            <w:left w:val="none" w:sz="0" w:space="0" w:color="auto"/>
                                                                                                                                                                                                                            <w:bottom w:val="none" w:sz="0" w:space="0" w:color="auto"/>
                                                                                                                                                                                                                            <w:right w:val="none" w:sz="0" w:space="0" w:color="auto"/>
                                                                                                                                                                                                                          </w:divBdr>
                                                                                                                                                                                                                        </w:div>
                                                                                                                                                                                                                        <w:div w:id="550270893">
                                                                                                                                                                                                                          <w:marLeft w:val="0"/>
                                                                                                                                                                                                                          <w:marRight w:val="0"/>
                                                                                                                                                                                                                          <w:marTop w:val="0"/>
                                                                                                                                                                                                                          <w:marBottom w:val="0"/>
                                                                                                                                                                                                                          <w:divBdr>
                                                                                                                                                                                                                            <w:top w:val="none" w:sz="0" w:space="0" w:color="auto"/>
                                                                                                                                                                                                                            <w:left w:val="none" w:sz="0" w:space="0" w:color="auto"/>
                                                                                                                                                                                                                            <w:bottom w:val="none" w:sz="0" w:space="0" w:color="auto"/>
                                                                                                                                                                                                                            <w:right w:val="none" w:sz="0" w:space="0" w:color="auto"/>
                                                                                                                                                                                                                          </w:divBdr>
                                                                                                                                                                                                                        </w:div>
                                                                                                                                                                                                                        <w:div w:id="1172724734">
                                                                                                                                                                                                                          <w:marLeft w:val="0"/>
                                                                                                                                                                                                                          <w:marRight w:val="0"/>
                                                                                                                                                                                                                          <w:marTop w:val="0"/>
                                                                                                                                                                                                                          <w:marBottom w:val="0"/>
                                                                                                                                                                                                                          <w:divBdr>
                                                                                                                                                                                                                            <w:top w:val="none" w:sz="0" w:space="0" w:color="auto"/>
                                                                                                                                                                                                                            <w:left w:val="none" w:sz="0" w:space="0" w:color="auto"/>
                                                                                                                                                                                                                            <w:bottom w:val="none" w:sz="0" w:space="0" w:color="auto"/>
                                                                                                                                                                                                                            <w:right w:val="none" w:sz="0" w:space="0" w:color="auto"/>
                                                                                                                                                                                                                          </w:divBdr>
                                                                                                                                                                                                                          <w:divsChild>
                                                                                                                                                                                                                            <w:div w:id="1236552759">
                                                                                                                                                                                                                              <w:marLeft w:val="15"/>
                                                                                                                                                                                                                              <w:marRight w:val="0"/>
                                                                                                                                                                                                                              <w:marTop w:val="0"/>
                                                                                                                                                                                                                              <w:marBottom w:val="0"/>
                                                                                                                                                                                                                              <w:divBdr>
                                                                                                                                                                                                                                <w:top w:val="none" w:sz="0" w:space="0" w:color="auto"/>
                                                                                                                                                                                                                                <w:left w:val="none" w:sz="0" w:space="0" w:color="auto"/>
                                                                                                                                                                                                                                <w:bottom w:val="none" w:sz="0" w:space="0" w:color="auto"/>
                                                                                                                                                                                                                                <w:right w:val="none" w:sz="0" w:space="0" w:color="auto"/>
                                                                                                                                                                                                                              </w:divBdr>
                                                                                                                                                                                                                            </w:div>
                                                                                                                                                                                                                            <w:div w:id="1368674622">
                                                                                                                                                                                                                              <w:marLeft w:val="0"/>
                                                                                                                                                                                                                              <w:marRight w:val="0"/>
                                                                                                                                                                                                                              <w:marTop w:val="0"/>
                                                                                                                                                                                                                              <w:marBottom w:val="0"/>
                                                                                                                                                                                                                              <w:divBdr>
                                                                                                                                                                                                                                <w:top w:val="none" w:sz="0" w:space="0" w:color="auto"/>
                                                                                                                                                                                                                                <w:left w:val="none" w:sz="0" w:space="0" w:color="auto"/>
                                                                                                                                                                                                                                <w:bottom w:val="none" w:sz="0" w:space="0" w:color="auto"/>
                                                                                                                                                                                                                                <w:right w:val="none" w:sz="0" w:space="0" w:color="auto"/>
                                                                                                                                                                                                                              </w:divBdr>
                                                                                                                                                                                                                              <w:divsChild>
                                                                                                                                                                                                                                <w:div w:id="1976062405">
                                                                                                                                                                                                                                  <w:marLeft w:val="0"/>
                                                                                                                                                                                                                                  <w:marRight w:val="0"/>
                                                                                                                                                                                                                                  <w:marTop w:val="0"/>
                                                                                                                                                                                                                                  <w:marBottom w:val="270"/>
                                                                                                                                                                                                                                  <w:divBdr>
                                                                                                                                                                                                                                    <w:top w:val="none" w:sz="0" w:space="0" w:color="auto"/>
                                                                                                                                                                                                                                    <w:left w:val="none" w:sz="0" w:space="0" w:color="auto"/>
                                                                                                                                                                                                                                    <w:bottom w:val="none" w:sz="0" w:space="0" w:color="auto"/>
                                                                                                                                                                                                                                    <w:right w:val="none" w:sz="0" w:space="0" w:color="auto"/>
                                                                                                                                                                                                                                  </w:divBdr>
                                                                                                                                                                                                                                </w:div>
                                                                                                                                                                                                                                <w:div w:id="761797514">
                                                                                                                                                                                                                                  <w:marLeft w:val="0"/>
                                                                                                                                                                                                                                  <w:marRight w:val="0"/>
                                                                                                                                                                                                                                  <w:marTop w:val="0"/>
                                                                                                                                                                                                                                  <w:marBottom w:val="270"/>
                                                                                                                                                                                                                                  <w:divBdr>
                                                                                                                                                                                                                                    <w:top w:val="none" w:sz="0" w:space="0" w:color="auto"/>
                                                                                                                                                                                                                                    <w:left w:val="none" w:sz="0" w:space="0" w:color="auto"/>
                                                                                                                                                                                                                                    <w:bottom w:val="none" w:sz="0" w:space="0" w:color="auto"/>
                                                                                                                                                                                                                                    <w:right w:val="none" w:sz="0" w:space="0" w:color="auto"/>
                                                                                                                                                                                                                                  </w:divBdr>
                                                                                                                                                                                                                                </w:div>
                                                                                                                                                                                                                                <w:div w:id="461920978">
                                                                                                                                                                                                                                  <w:marLeft w:val="0"/>
                                                                                                                                                                                                                                  <w:marRight w:val="0"/>
                                                                                                                                                                                                                                  <w:marTop w:val="0"/>
                                                                                                                                                                                                                                  <w:marBottom w:val="0"/>
                                                                                                                                                                                                                                  <w:divBdr>
                                                                                                                                                                                                                                    <w:top w:val="none" w:sz="0" w:space="0" w:color="auto"/>
                                                                                                                                                                                                                                    <w:left w:val="none" w:sz="0" w:space="0" w:color="auto"/>
                                                                                                                                                                                                                                    <w:bottom w:val="none" w:sz="0" w:space="0" w:color="auto"/>
                                                                                                                                                                                                                                    <w:right w:val="none" w:sz="0" w:space="0" w:color="auto"/>
                                                                                                                                                                                                                                  </w:divBdr>
                                                                                                                                                                                                                                </w:div>
                                                                                                                                                                                                                                <w:div w:id="834299963">
                                                                                                                                                                                                                                  <w:marLeft w:val="0"/>
                                                                                                                                                                                                                                  <w:marRight w:val="0"/>
                                                                                                                                                                                                                                  <w:marTop w:val="0"/>
                                                                                                                                                                                                                                  <w:marBottom w:val="0"/>
                                                                                                                                                                                                                                  <w:divBdr>
                                                                                                                                                                                                                                    <w:top w:val="none" w:sz="0" w:space="0" w:color="auto"/>
                                                                                                                                                                                                                                    <w:left w:val="none" w:sz="0" w:space="0" w:color="auto"/>
                                                                                                                                                                                                                                    <w:bottom w:val="none" w:sz="0" w:space="0" w:color="auto"/>
                                                                                                                                                                                                                                    <w:right w:val="none" w:sz="0" w:space="0" w:color="auto"/>
                                                                                                                                                                                                                                  </w:divBdr>
                                                                                                                                                                                                                                  <w:divsChild>
                                                                                                                                                                                                                                    <w:div w:id="998314584">
                                                                                                                                                                                                                                      <w:marLeft w:val="15"/>
                                                                                                                                                                                                                                      <w:marRight w:val="0"/>
                                                                                                                                                                                                                                      <w:marTop w:val="0"/>
                                                                                                                                                                                                                                      <w:marBottom w:val="0"/>
                                                                                                                                                                                                                                      <w:divBdr>
                                                                                                                                                                                                                                        <w:top w:val="none" w:sz="0" w:space="0" w:color="auto"/>
                                                                                                                                                                                                                                        <w:left w:val="none" w:sz="0" w:space="0" w:color="auto"/>
                                                                                                                                                                                                                                        <w:bottom w:val="none" w:sz="0" w:space="0" w:color="auto"/>
                                                                                                                                                                                                                                        <w:right w:val="none" w:sz="0" w:space="0" w:color="auto"/>
                                                                                                                                                                                                                                      </w:divBdr>
                                                                                                                                                                                                                                    </w:div>
                                                                                                                                                                                                                                    <w:div w:id="828517227">
                                                                                                                                                                                                                                      <w:marLeft w:val="0"/>
                                                                                                                                                                                                                                      <w:marRight w:val="0"/>
                                                                                                                                                                                                                                      <w:marTop w:val="0"/>
                                                                                                                                                                                                                                      <w:marBottom w:val="0"/>
                                                                                                                                                                                                                                      <w:divBdr>
                                                                                                                                                                                                                                        <w:top w:val="none" w:sz="0" w:space="0" w:color="auto"/>
                                                                                                                                                                                                                                        <w:left w:val="none" w:sz="0" w:space="0" w:color="auto"/>
                                                                                                                                                                                                                                        <w:bottom w:val="none" w:sz="0" w:space="0" w:color="auto"/>
                                                                                                                                                                                                                                        <w:right w:val="none" w:sz="0" w:space="0" w:color="auto"/>
                                                                                                                                                                                                                                      </w:divBdr>
                                                                                                                                                                                                                                      <w:divsChild>
                                                                                                                                                                                                                                        <w:div w:id="460538471">
                                                                                                                                                                                                                                          <w:marLeft w:val="0"/>
                                                                                                                                                                                                                                          <w:marRight w:val="0"/>
                                                                                                                                                                                                                                          <w:marTop w:val="0"/>
                                                                                                                                                                                                                                          <w:marBottom w:val="270"/>
                                                                                                                                                                                                                                          <w:divBdr>
                                                                                                                                                                                                                                            <w:top w:val="none" w:sz="0" w:space="0" w:color="auto"/>
                                                                                                                                                                                                                                            <w:left w:val="none" w:sz="0" w:space="0" w:color="auto"/>
                                                                                                                                                                                                                                            <w:bottom w:val="none" w:sz="0" w:space="0" w:color="auto"/>
                                                                                                                                                                                                                                            <w:right w:val="none" w:sz="0" w:space="0" w:color="auto"/>
                                                                                                                                                                                                                                          </w:divBdr>
                                                                                                                                                                                                                                          <w:divsChild>
                                                                                                                                                                                                                                            <w:div w:id="1494029988">
                                                                                                                                                                                                                                              <w:marLeft w:val="0"/>
                                                                                                                                                                                                                                              <w:marRight w:val="0"/>
                                                                                                                                                                                                                                              <w:marTop w:val="0"/>
                                                                                                                                                                                                                                              <w:marBottom w:val="0"/>
                                                                                                                                                                                                                                              <w:divBdr>
                                                                                                                                                                                                                                                <w:top w:val="none" w:sz="0" w:space="0" w:color="auto"/>
                                                                                                                                                                                                                                                <w:left w:val="none" w:sz="0" w:space="0" w:color="auto"/>
                                                                                                                                                                                                                                                <w:bottom w:val="none" w:sz="0" w:space="0" w:color="auto"/>
                                                                                                                                                                                                                                                <w:right w:val="none" w:sz="0" w:space="0" w:color="auto"/>
                                                                                                                                                                                                                                              </w:divBdr>
                                                                                                                                                                                                                                            </w:div>
                                                                                                                                                                                                                                          </w:divsChild>
                                                                                                                                                                                                                                        </w:div>
                                                                                                                                                                                                                                        <w:div w:id="399718804">
                                                                                                                                                                                                                                          <w:marLeft w:val="0"/>
                                                                                                                                                                                                                                          <w:marRight w:val="0"/>
                                                                                                                                                                                                                                          <w:marTop w:val="0"/>
                                                                                                                                                                                                                                          <w:marBottom w:val="0"/>
                                                                                                                                                                                                                                          <w:divBdr>
                                                                                                                                                                                                                                            <w:top w:val="none" w:sz="0" w:space="0" w:color="auto"/>
                                                                                                                                                                                                                                            <w:left w:val="none" w:sz="0" w:space="0" w:color="auto"/>
                                                                                                                                                                                                                                            <w:bottom w:val="none" w:sz="0" w:space="0" w:color="auto"/>
                                                                                                                                                                                                                                            <w:right w:val="none" w:sz="0" w:space="0" w:color="auto"/>
                                                                                                                                                                                                                                          </w:divBdr>
                                                                                                                                                                                                                                        </w:div>
                                                                                                                                                                                                                                        <w:div w:id="963737202">
                                                                                                                                                                                                                                          <w:marLeft w:val="0"/>
                                                                                                                                                                                                                                          <w:marRight w:val="0"/>
                                                                                                                                                                                                                                          <w:marTop w:val="0"/>
                                                                                                                                                                                                                                          <w:marBottom w:val="0"/>
                                                                                                                                                                                                                                          <w:divBdr>
                                                                                                                                                                                                                                            <w:top w:val="none" w:sz="0" w:space="0" w:color="auto"/>
                                                                                                                                                                                                                                            <w:left w:val="none" w:sz="0" w:space="0" w:color="auto"/>
                                                                                                                                                                                                                                            <w:bottom w:val="none" w:sz="0" w:space="0" w:color="auto"/>
                                                                                                                                                                                                                                            <w:right w:val="none" w:sz="0" w:space="0" w:color="auto"/>
                                                                                                                                                                                                                                          </w:divBdr>
                                                                                                                                                                                                                                          <w:divsChild>
                                                                                                                                                                                                                                            <w:div w:id="1883635751">
                                                                                                                                                                                                                                              <w:marLeft w:val="15"/>
                                                                                                                                                                                                                                              <w:marRight w:val="0"/>
                                                                                                                                                                                                                                              <w:marTop w:val="0"/>
                                                                                                                                                                                                                                              <w:marBottom w:val="0"/>
                                                                                                                                                                                                                                              <w:divBdr>
                                                                                                                                                                                                                                                <w:top w:val="none" w:sz="0" w:space="0" w:color="auto"/>
                                                                                                                                                                                                                                                <w:left w:val="none" w:sz="0" w:space="0" w:color="auto"/>
                                                                                                                                                                                                                                                <w:bottom w:val="none" w:sz="0" w:space="0" w:color="auto"/>
                                                                                                                                                                                                                                                <w:right w:val="none" w:sz="0" w:space="0" w:color="auto"/>
                                                                                                                                                                                                                                              </w:divBdr>
                                                                                                                                                                                                                                            </w:div>
                                                                                                                                                                                                                                            <w:div w:id="790319655">
                                                                                                                                                                                                                                              <w:marLeft w:val="0"/>
                                                                                                                                                                                                                                              <w:marRight w:val="0"/>
                                                                                                                                                                                                                                              <w:marTop w:val="0"/>
                                                                                                                                                                                                                                              <w:marBottom w:val="0"/>
                                                                                                                                                                                                                                              <w:divBdr>
                                                                                                                                                                                                                                                <w:top w:val="none" w:sz="0" w:space="0" w:color="auto"/>
                                                                                                                                                                                                                                                <w:left w:val="none" w:sz="0" w:space="0" w:color="auto"/>
                                                                                                                                                                                                                                                <w:bottom w:val="none" w:sz="0" w:space="0" w:color="auto"/>
                                                                                                                                                                                                                                                <w:right w:val="none" w:sz="0" w:space="0" w:color="auto"/>
                                                                                                                                                                                                                                              </w:divBdr>
                                                                                                                                                                                                                                              <w:divsChild>
                                                                                                                                                                                                                                                <w:div w:id="1858304992">
                                                                                                                                                                                                                                                  <w:marLeft w:val="0"/>
                                                                                                                                                                                                                                                  <w:marRight w:val="0"/>
                                                                                                                                                                                                                                                  <w:marTop w:val="0"/>
                                                                                                                                                                                                                                                  <w:marBottom w:val="270"/>
                                                                                                                                                                                                                                                  <w:divBdr>
                                                                                                                                                                                                                                                    <w:top w:val="none" w:sz="0" w:space="0" w:color="auto"/>
                                                                                                                                                                                                                                                    <w:left w:val="none" w:sz="0" w:space="0" w:color="auto"/>
                                                                                                                                                                                                                                                    <w:bottom w:val="none" w:sz="0" w:space="0" w:color="auto"/>
                                                                                                                                                                                                                                                    <w:right w:val="none" w:sz="0" w:space="0" w:color="auto"/>
                                                                                                                                                                                                                                                  </w:divBdr>
                                                                                                                                                                                                                                                </w:div>
                                                                                                                                                                                                                                                <w:div w:id="470174406">
                                                                                                                                                                                                                                                  <w:marLeft w:val="0"/>
                                                                                                                                                                                                                                                  <w:marRight w:val="0"/>
                                                                                                                                                                                                                                                  <w:marTop w:val="0"/>
                                                                                                                                                                                                                                                  <w:marBottom w:val="270"/>
                                                                                                                                                                                                                                                  <w:divBdr>
                                                                                                                                                                                                                                                    <w:top w:val="none" w:sz="0" w:space="0" w:color="auto"/>
                                                                                                                                                                                                                                                    <w:left w:val="none" w:sz="0" w:space="0" w:color="auto"/>
                                                                                                                                                                                                                                                    <w:bottom w:val="none" w:sz="0" w:space="0" w:color="auto"/>
                                                                                                                                                                                                                                                    <w:right w:val="none" w:sz="0" w:space="0" w:color="auto"/>
                                                                                                                                                                                                                                                  </w:divBdr>
                                                                                                                                                                                                                                                </w:div>
                                                                                                                                                                                                                                                <w:div w:id="492377244">
                                                                                                                                                                                                                                                  <w:marLeft w:val="0"/>
                                                                                                                                                                                                                                                  <w:marRight w:val="0"/>
                                                                                                                                                                                                                                                  <w:marTop w:val="0"/>
                                                                                                                                                                                                                                                  <w:marBottom w:val="0"/>
                                                                                                                                                                                                                                                  <w:divBdr>
                                                                                                                                                                                                                                                    <w:top w:val="none" w:sz="0" w:space="0" w:color="auto"/>
                                                                                                                                                                                                                                                    <w:left w:val="none" w:sz="0" w:space="0" w:color="auto"/>
                                                                                                                                                                                                                                                    <w:bottom w:val="none" w:sz="0" w:space="0" w:color="auto"/>
                                                                                                                                                                                                                                                    <w:right w:val="none" w:sz="0" w:space="0" w:color="auto"/>
                                                                                                                                                                                                                                                  </w:divBdr>
                                                                                                                                                                                                                                                </w:div>
                                                                                                                                                                                                                                                <w:div w:id="1456559191">
                                                                                                                                                                                                                                                  <w:marLeft w:val="0"/>
                                                                                                                                                                                                                                                  <w:marRight w:val="0"/>
                                                                                                                                                                                                                                                  <w:marTop w:val="0"/>
                                                                                                                                                                                                                                                  <w:marBottom w:val="0"/>
                                                                                                                                                                                                                                                  <w:divBdr>
                                                                                                                                                                                                                                                    <w:top w:val="none" w:sz="0" w:space="0" w:color="auto"/>
                                                                                                                                                                                                                                                    <w:left w:val="none" w:sz="0" w:space="0" w:color="auto"/>
                                                                                                                                                                                                                                                    <w:bottom w:val="none" w:sz="0" w:space="0" w:color="auto"/>
                                                                                                                                                                                                                                                    <w:right w:val="none" w:sz="0" w:space="0" w:color="auto"/>
                                                                                                                                                                                                                                                  </w:divBdr>
                                                                                                                                                                                                                                                  <w:divsChild>
                                                                                                                                                                                                                                                    <w:div w:id="632752592">
                                                                                                                                                                                                                                                      <w:marLeft w:val="15"/>
                                                                                                                                                                                                                                                      <w:marRight w:val="0"/>
                                                                                                                                                                                                                                                      <w:marTop w:val="0"/>
                                                                                                                                                                                                                                                      <w:marBottom w:val="0"/>
                                                                                                                                                                                                                                                      <w:divBdr>
                                                                                                                                                                                                                                                        <w:top w:val="none" w:sz="0" w:space="0" w:color="auto"/>
                                                                                                                                                                                                                                                        <w:left w:val="none" w:sz="0" w:space="0" w:color="auto"/>
                                                                                                                                                                                                                                                        <w:bottom w:val="none" w:sz="0" w:space="0" w:color="auto"/>
                                                                                                                                                                                                                                                        <w:right w:val="none" w:sz="0" w:space="0" w:color="auto"/>
                                                                                                                                                                                                                                                      </w:divBdr>
                                                                                                                                                                                                                                                    </w:div>
                                                                                                                                                                                                                                                    <w:div w:id="1529372801">
                                                                                                                                                                                                                                                      <w:marLeft w:val="0"/>
                                                                                                                                                                                                                                                      <w:marRight w:val="0"/>
                                                                                                                                                                                                                                                      <w:marTop w:val="0"/>
                                                                                                                                                                                                                                                      <w:marBottom w:val="0"/>
                                                                                                                                                                                                                                                      <w:divBdr>
                                                                                                                                                                                                                                                        <w:top w:val="none" w:sz="0" w:space="0" w:color="auto"/>
                                                                                                                                                                                                                                                        <w:left w:val="none" w:sz="0" w:space="0" w:color="auto"/>
                                                                                                                                                                                                                                                        <w:bottom w:val="none" w:sz="0" w:space="0" w:color="auto"/>
                                                                                                                                                                                                                                                        <w:right w:val="none" w:sz="0" w:space="0" w:color="auto"/>
                                                                                                                                                                                                                                                      </w:divBdr>
                                                                                                                                                                                                                                                      <w:divsChild>
                                                                                                                                                                                                                                                        <w:div w:id="1930233162">
                                                                                                                                                                                                                                                          <w:marLeft w:val="0"/>
                                                                                                                                                                                                                                                          <w:marRight w:val="0"/>
                                                                                                                                                                                                                                                          <w:marTop w:val="0"/>
                                                                                                                                                                                                                                                          <w:marBottom w:val="270"/>
                                                                                                                                                                                                                                                          <w:divBdr>
                                                                                                                                                                                                                                                            <w:top w:val="none" w:sz="0" w:space="0" w:color="auto"/>
                                                                                                                                                                                                                                                            <w:left w:val="none" w:sz="0" w:space="0" w:color="auto"/>
                                                                                                                                                                                                                                                            <w:bottom w:val="none" w:sz="0" w:space="0" w:color="auto"/>
                                                                                                                                                                                                                                                            <w:right w:val="none" w:sz="0" w:space="0" w:color="auto"/>
                                                                                                                                                                                                                                                          </w:divBdr>
                                                                                                                                                                                                                                                          <w:divsChild>
                                                                                                                                                                                                                                                            <w:div w:id="1709523649">
                                                                                                                                                                                                                                                              <w:marLeft w:val="0"/>
                                                                                                                                                                                                                                                              <w:marRight w:val="0"/>
                                                                                                                                                                                                                                                              <w:marTop w:val="0"/>
                                                                                                                                                                                                                                                              <w:marBottom w:val="0"/>
                                                                                                                                                                                                                                                              <w:divBdr>
                                                                                                                                                                                                                                                                <w:top w:val="none" w:sz="0" w:space="0" w:color="auto"/>
                                                                                                                                                                                                                                                                <w:left w:val="none" w:sz="0" w:space="0" w:color="auto"/>
                                                                                                                                                                                                                                                                <w:bottom w:val="none" w:sz="0" w:space="0" w:color="auto"/>
                                                                                                                                                                                                                                                                <w:right w:val="none" w:sz="0" w:space="0" w:color="auto"/>
                                                                                                                                                                                                                                                              </w:divBdr>
                                                                                                                                                                                                                                                            </w:div>
                                                                                                                                                                                                                                                          </w:divsChild>
                                                                                                                                                                                                                                                        </w:div>
                                                                                                                                                                                                                                                        <w:div w:id="2084793575">
                                                                                                                                                                                                                                                          <w:marLeft w:val="0"/>
                                                                                                                                                                                                                                                          <w:marRight w:val="0"/>
                                                                                                                                                                                                                                                          <w:marTop w:val="0"/>
                                                                                                                                                                                                                                                          <w:marBottom w:val="0"/>
                                                                                                                                                                                                                                                          <w:divBdr>
                                                                                                                                                                                                                                                            <w:top w:val="none" w:sz="0" w:space="0" w:color="auto"/>
                                                                                                                                                                                                                                                            <w:left w:val="none" w:sz="0" w:space="0" w:color="auto"/>
                                                                                                                                                                                                                                                            <w:bottom w:val="none" w:sz="0" w:space="0" w:color="auto"/>
                                                                                                                                                                                                                                                            <w:right w:val="none" w:sz="0" w:space="0" w:color="auto"/>
                                                                                                                                                                                                                                                          </w:divBdr>
                                                                                                                                                                                                                                                        </w:div>
                                                                                                                                                                                                                                                        <w:div w:id="1920753557">
                                                                                                                                                                                                                                                          <w:marLeft w:val="0"/>
                                                                                                                                                                                                                                                          <w:marRight w:val="0"/>
                                                                                                                                                                                                                                                          <w:marTop w:val="0"/>
                                                                                                                                                                                                                                                          <w:marBottom w:val="0"/>
                                                                                                                                                                                                                                                          <w:divBdr>
                                                                                                                                                                                                                                                            <w:top w:val="none" w:sz="0" w:space="0" w:color="auto"/>
                                                                                                                                                                                                                                                            <w:left w:val="none" w:sz="0" w:space="0" w:color="auto"/>
                                                                                                                                                                                                                                                            <w:bottom w:val="none" w:sz="0" w:space="0" w:color="auto"/>
                                                                                                                                                                                                                                                            <w:right w:val="none" w:sz="0" w:space="0" w:color="auto"/>
                                                                                                                                                                                                                                                          </w:divBdr>
                                                                                                                                                                                                                                                        </w:div>
                                                                                                                                                                                                                                                        <w:div w:id="231502898">
                                                                                                                                                                                                                                                          <w:marLeft w:val="0"/>
                                                                                                                                                                                                                                                          <w:marRight w:val="0"/>
                                                                                                                                                                                                                                                          <w:marTop w:val="0"/>
                                                                                                                                                                                                                                                          <w:marBottom w:val="0"/>
                                                                                                                                                                                                                                                          <w:divBdr>
                                                                                                                                                                                                                                                            <w:top w:val="none" w:sz="0" w:space="0" w:color="auto"/>
                                                                                                                                                                                                                                                            <w:left w:val="none" w:sz="0" w:space="0" w:color="auto"/>
                                                                                                                                                                                                                                                            <w:bottom w:val="none" w:sz="0" w:space="0" w:color="auto"/>
                                                                                                                                                                                                                                                            <w:right w:val="none" w:sz="0" w:space="0" w:color="auto"/>
                                                                                                                                                                                                                                                          </w:divBdr>
                                                                                                                                                                                                                                                        </w:div>
                                                                                                                                                                                                                                                        <w:div w:id="383795617">
                                                                                                                                                                                                                                                          <w:marLeft w:val="0"/>
                                                                                                                                                                                                                                                          <w:marRight w:val="0"/>
                                                                                                                                                                                                                                                          <w:marTop w:val="0"/>
                                                                                                                                                                                                                                                          <w:marBottom w:val="0"/>
                                                                                                                                                                                                                                                          <w:divBdr>
                                                                                                                                                                                                                                                            <w:top w:val="none" w:sz="0" w:space="0" w:color="auto"/>
                                                                                                                                                                                                                                                            <w:left w:val="none" w:sz="0" w:space="0" w:color="auto"/>
                                                                                                                                                                                                                                                            <w:bottom w:val="none" w:sz="0" w:space="0" w:color="auto"/>
                                                                                                                                                                                                                                                            <w:right w:val="none" w:sz="0" w:space="0" w:color="auto"/>
                                                                                                                                                                                                                                                          </w:divBdr>
                                                                                                                                                                                                                                                          <w:divsChild>
                                                                                                                                                                                                                                                            <w:div w:id="1473906963">
                                                                                                                                                                                                                                                              <w:marLeft w:val="15"/>
                                                                                                                                                                                                                                                              <w:marRight w:val="0"/>
                                                                                                                                                                                                                                                              <w:marTop w:val="0"/>
                                                                                                                                                                                                                                                              <w:marBottom w:val="0"/>
                                                                                                                                                                                                                                                              <w:divBdr>
                                                                                                                                                                                                                                                                <w:top w:val="none" w:sz="0" w:space="0" w:color="auto"/>
                                                                                                                                                                                                                                                                <w:left w:val="none" w:sz="0" w:space="0" w:color="auto"/>
                                                                                                                                                                                                                                                                <w:bottom w:val="none" w:sz="0" w:space="0" w:color="auto"/>
                                                                                                                                                                                                                                                                <w:right w:val="none" w:sz="0" w:space="0" w:color="auto"/>
                                                                                                                                                                                                                                                              </w:divBdr>
                                                                                                                                                                                                                                                            </w:div>
                                                                                                                                                                                                                                                            <w:div w:id="1246840264">
                                                                                                                                                                                                                                                              <w:marLeft w:val="0"/>
                                                                                                                                                                                                                                                              <w:marRight w:val="0"/>
                                                                                                                                                                                                                                                              <w:marTop w:val="0"/>
                                                                                                                                                                                                                                                              <w:marBottom w:val="0"/>
                                                                                                                                                                                                                                                              <w:divBdr>
                                                                                                                                                                                                                                                                <w:top w:val="none" w:sz="0" w:space="0" w:color="auto"/>
                                                                                                                                                                                                                                                                <w:left w:val="none" w:sz="0" w:space="0" w:color="auto"/>
                                                                                                                                                                                                                                                                <w:bottom w:val="none" w:sz="0" w:space="0" w:color="auto"/>
                                                                                                                                                                                                                                                                <w:right w:val="none" w:sz="0" w:space="0" w:color="auto"/>
                                                                                                                                                                                                                                                              </w:divBdr>
                                                                                                                                                                                                                                                              <w:divsChild>
                                                                                                                                                                                                                                                                <w:div w:id="475875444">
                                                                                                                                                                                                                                                                  <w:marLeft w:val="0"/>
                                                                                                                                                                                                                                                                  <w:marRight w:val="0"/>
                                                                                                                                                                                                                                                                  <w:marTop w:val="0"/>
                                                                                                                                                                                                                                                                  <w:marBottom w:val="270"/>
                                                                                                                                                                                                                                                                  <w:divBdr>
                                                                                                                                                                                                                                                                    <w:top w:val="none" w:sz="0" w:space="0" w:color="auto"/>
                                                                                                                                                                                                                                                                    <w:left w:val="none" w:sz="0" w:space="0" w:color="auto"/>
                                                                                                                                                                                                                                                                    <w:bottom w:val="none" w:sz="0" w:space="0" w:color="auto"/>
                                                                                                                                                                                                                                                                    <w:right w:val="none" w:sz="0" w:space="0" w:color="auto"/>
                                                                                                                                                                                                                                                                  </w:divBdr>
                                                                                                                                                                                                                                                                  <w:divsChild>
                                                                                                                                                                                                                                                                    <w:div w:id="639654288">
                                                                                                                                                                                                                                                                      <w:marLeft w:val="0"/>
                                                                                                                                                                                                                                                                      <w:marRight w:val="0"/>
                                                                                                                                                                                                                                                                      <w:marTop w:val="0"/>
                                                                                                                                                                                                                                                                      <w:marBottom w:val="0"/>
                                                                                                                                                                                                                                                                      <w:divBdr>
                                                                                                                                                                                                                                                                        <w:top w:val="none" w:sz="0" w:space="0" w:color="auto"/>
                                                                                                                                                                                                                                                                        <w:left w:val="none" w:sz="0" w:space="0" w:color="auto"/>
                                                                                                                                                                                                                                                                        <w:bottom w:val="none" w:sz="0" w:space="0" w:color="auto"/>
                                                                                                                                                                                                                                                                        <w:right w:val="none" w:sz="0" w:space="0" w:color="auto"/>
                                                                                                                                                                                                                                                                      </w:divBdr>
                                                                                                                                                                                                                                                                    </w:div>
                                                                                                                                                                                                                                                                  </w:divsChild>
                                                                                                                                                                                                                                                                </w:div>
                                                                                                                                                                                                                                                                <w:div w:id="824593503">
                                                                                                                                                                                                                                                                  <w:marLeft w:val="0"/>
                                                                                                                                                                                                                                                                  <w:marRight w:val="0"/>
                                                                                                                                                                                                                                                                  <w:marTop w:val="0"/>
                                                                                                                                                                                                                                                                  <w:marBottom w:val="27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
                                                                                                                                                                                                                                                                    <w:div w:id="1664545">
                                                                                                                                                                                                                                                                      <w:marLeft w:val="0"/>
                                                                                                                                                                                                                                                                      <w:marRight w:val="0"/>
                                                                                                                                                                                                                                                                      <w:marTop w:val="0"/>
                                                                                                                                                                                                                                                                      <w:marBottom w:val="0"/>
                                                                                                                                                                                                                                                                      <w:divBdr>
                                                                                                                                                                                                                                                                        <w:top w:val="none" w:sz="0" w:space="0" w:color="auto"/>
                                                                                                                                                                                                                                                                        <w:left w:val="none" w:sz="0" w:space="0" w:color="auto"/>
                                                                                                                                                                                                                                                                        <w:bottom w:val="none" w:sz="0" w:space="0" w:color="auto"/>
                                                                                                                                                                                                                                                                        <w:right w:val="none" w:sz="0" w:space="0" w:color="auto"/>
                                                                                                                                                                                                                                                                      </w:divBdr>
                                                                                                                                                                                                                                                                    </w:div>
                                                                                                                                                                                                                                                                    <w:div w:id="170949245">
                                                                                                                                                                                                                                                                      <w:marLeft w:val="0"/>
                                                                                                                                                                                                                                                                      <w:marRight w:val="0"/>
                                                                                                                                                                                                                                                                      <w:marTop w:val="0"/>
                                                                                                                                                                                                                                                                      <w:marBottom w:val="0"/>
                                                                                                                                                                                                                                                                      <w:divBdr>
                                                                                                                                                                                                                                                                        <w:top w:val="none" w:sz="0" w:space="0" w:color="auto"/>
                                                                                                                                                                                                                                                                        <w:left w:val="none" w:sz="0" w:space="0" w:color="auto"/>
                                                                                                                                                                                                                                                                        <w:bottom w:val="none" w:sz="0" w:space="0" w:color="auto"/>
                                                                                                                                                                                                                                                                        <w:right w:val="none" w:sz="0" w:space="0" w:color="auto"/>
                                                                                                                                                                                                                                                                      </w:divBdr>
                                                                                                                                                                                                                                                                    </w:div>
                                                                                                                                                                                                                                                                    <w:div w:id="28923539">
                                                                                                                                                                                                                                                                      <w:marLeft w:val="0"/>
                                                                                                                                                                                                                                                                      <w:marRight w:val="0"/>
                                                                                                                                                                                                                                                                      <w:marTop w:val="0"/>
                                                                                                                                                                                                                                                                      <w:marBottom w:val="0"/>
                                                                                                                                                                                                                                                                      <w:divBdr>
                                                                                                                                                                                                                                                                        <w:top w:val="none" w:sz="0" w:space="0" w:color="auto"/>
                                                                                                                                                                                                                                                                        <w:left w:val="none" w:sz="0" w:space="0" w:color="auto"/>
                                                                                                                                                                                                                                                                        <w:bottom w:val="none" w:sz="0" w:space="0" w:color="auto"/>
                                                                                                                                                                                                                                                                        <w:right w:val="none" w:sz="0" w:space="0" w:color="auto"/>
                                                                                                                                                                                                                                                                      </w:divBdr>
                                                                                                                                                                                                                                                                    </w:div>
                                                                                                                                                                                                                                                                    <w:div w:id="1698311096">
                                                                                                                                                                                                                                                                      <w:marLeft w:val="0"/>
                                                                                                                                                                                                                                                                      <w:marRight w:val="0"/>
                                                                                                                                                                                                                                                                      <w:marTop w:val="0"/>
                                                                                                                                                                                                                                                                      <w:marBottom w:val="0"/>
                                                                                                                                                                                                                                                                      <w:divBdr>
                                                                                                                                                                                                                                                                        <w:top w:val="none" w:sz="0" w:space="0" w:color="auto"/>
                                                                                                                                                                                                                                                                        <w:left w:val="none" w:sz="0" w:space="0" w:color="auto"/>
                                                                                                                                                                                                                                                                        <w:bottom w:val="none" w:sz="0" w:space="0" w:color="auto"/>
                                                                                                                                                                                                                                                                        <w:right w:val="none" w:sz="0" w:space="0" w:color="auto"/>
                                                                                                                                                                                                                                                                      </w:divBdr>
                                                                                                                                                                                                                                                                    </w:div>
                                                                                                                                                                                                                                                                  </w:divsChild>
                                                                                                                                                                                                                                                                </w:div>
                                                                                                                                                                                                                                                                <w:div w:id="2090227765">
                                                                                                                                                                                                                                                                  <w:marLeft w:val="0"/>
                                                                                                                                                                                                                                                                  <w:marRight w:val="0"/>
                                                                                                                                                                                                                                                                  <w:marTop w:val="0"/>
                                                                                                                                                                                                                                                                  <w:marBottom w:val="270"/>
                                                                                                                                                                                                                                                                  <w:divBdr>
                                                                                                                                                                                                                                                                    <w:top w:val="none" w:sz="0" w:space="0" w:color="auto"/>
                                                                                                                                                                                                                                                                    <w:left w:val="none" w:sz="0" w:space="0" w:color="auto"/>
                                                                                                                                                                                                                                                                    <w:bottom w:val="none" w:sz="0" w:space="0" w:color="auto"/>
                                                                                                                                                                                                                                                                    <w:right w:val="none" w:sz="0" w:space="0" w:color="auto"/>
                                                                                                                                                                                                                                                                  </w:divBdr>
                                                                                                                                                                                                                                                                </w:div>
                                                                                                                                                                                                                                                                <w:div w:id="173039878">
                                                                                                                                                                                                                                                                  <w:marLeft w:val="0"/>
                                                                                                                                                                                                                                                                  <w:marRight w:val="0"/>
                                                                                                                                                                                                                                                                  <w:marTop w:val="0"/>
                                                                                                                                                                                                                                                                  <w:marBottom w:val="0"/>
                                                                                                                                                                                                                                                                  <w:divBdr>
                                                                                                                                                                                                                                                                    <w:top w:val="none" w:sz="0" w:space="0" w:color="auto"/>
                                                                                                                                                                                                                                                                    <w:left w:val="none" w:sz="0" w:space="0" w:color="auto"/>
                                                                                                                                                                                                                                                                    <w:bottom w:val="none" w:sz="0" w:space="0" w:color="auto"/>
                                                                                                                                                                                                                                                                    <w:right w:val="none" w:sz="0" w:space="0" w:color="auto"/>
                                                                                                                                                                                                                                                                  </w:divBdr>
                                                                                                                                                                                                                                                                </w:div>
                                                                                                                                                                                                                                                                <w:div w:id="1024869192">
                                                                                                                                                                                                                                                                  <w:marLeft w:val="0"/>
                                                                                                                                                                                                                                                                  <w:marRight w:val="0"/>
                                                                                                                                                                                                                                                                  <w:marTop w:val="0"/>
                                                                                                                                                                                                                                                                  <w:marBottom w:val="0"/>
                                                                                                                                                                                                                                                                  <w:divBdr>
                                                                                                                                                                                                                                                                    <w:top w:val="none" w:sz="0" w:space="0" w:color="auto"/>
                                                                                                                                                                                                                                                                    <w:left w:val="none" w:sz="0" w:space="0" w:color="auto"/>
                                                                                                                                                                                                                                                                    <w:bottom w:val="none" w:sz="0" w:space="0" w:color="auto"/>
                                                                                                                                                                                                                                                                    <w:right w:val="none" w:sz="0" w:space="0" w:color="auto"/>
                                                                                                                                                                                                                                                                  </w:divBdr>
                                                                                                                                                                                                                                                                  <w:divsChild>
                                                                                                                                                                                                                                                                    <w:div w:id="1064260102">
                                                                                                                                                                                                                                                                      <w:marLeft w:val="15"/>
                                                                                                                                                                                                                                                                      <w:marRight w:val="0"/>
                                                                                                                                                                                                                                                                      <w:marTop w:val="0"/>
                                                                                                                                                                                                                                                                      <w:marBottom w:val="0"/>
                                                                                                                                                                                                                                                                      <w:divBdr>
                                                                                                                                                                                                                                                                        <w:top w:val="none" w:sz="0" w:space="0" w:color="auto"/>
                                                                                                                                                                                                                                                                        <w:left w:val="none" w:sz="0" w:space="0" w:color="auto"/>
                                                                                                                                                                                                                                                                        <w:bottom w:val="none" w:sz="0" w:space="0" w:color="auto"/>
                                                                                                                                                                                                                                                                        <w:right w:val="none" w:sz="0" w:space="0" w:color="auto"/>
                                                                                                                                                                                                                                                                      </w:divBdr>
                                                                                                                                                                                                                                                                    </w:div>
                                                                                                                                                                                                                                                                    <w:div w:id="1688867499">
                                                                                                                                                                                                                                                                      <w:marLeft w:val="0"/>
                                                                                                                                                                                                                                                                      <w:marRight w:val="0"/>
                                                                                                                                                                                                                                                                      <w:marTop w:val="0"/>
                                                                                                                                                                                                                                                                      <w:marBottom w:val="0"/>
                                                                                                                                                                                                                                                                      <w:divBdr>
                                                                                                                                                                                                                                                                        <w:top w:val="none" w:sz="0" w:space="0" w:color="auto"/>
                                                                                                                                                                                                                                                                        <w:left w:val="none" w:sz="0" w:space="0" w:color="auto"/>
                                                                                                                                                                                                                                                                        <w:bottom w:val="none" w:sz="0" w:space="0" w:color="auto"/>
                                                                                                                                                                                                                                                                        <w:right w:val="none" w:sz="0" w:space="0" w:color="auto"/>
                                                                                                                                                                                                                                                                      </w:divBdr>
                                                                                                                                                                                                                                                                      <w:divsChild>
                                                                                                                                                                                                                                                                        <w:div w:id="1437554402">
                                                                                                                                                                                                                                                                          <w:marLeft w:val="0"/>
                                                                                                                                                                                                                                                                          <w:marRight w:val="0"/>
                                                                                                                                                                                                                                                                          <w:marTop w:val="0"/>
                                                                                                                                                                                                                                                                          <w:marBottom w:val="270"/>
                                                                                                                                                                                                                                                                          <w:divBdr>
                                                                                                                                                                                                                                                                            <w:top w:val="none" w:sz="0" w:space="0" w:color="auto"/>
                                                                                                                                                                                                                                                                            <w:left w:val="none" w:sz="0" w:space="0" w:color="auto"/>
                                                                                                                                                                                                                                                                            <w:bottom w:val="none" w:sz="0" w:space="0" w:color="auto"/>
                                                                                                                                                                                                                                                                            <w:right w:val="none" w:sz="0" w:space="0" w:color="auto"/>
                                                                                                                                                                                                                                                                          </w:divBdr>
                                                                                                                                                                                                                                                                        </w:div>
                                                                                                                                                                                                                                                                        <w:div w:id="2060397109">
                                                                                                                                                                                                                                                                          <w:marLeft w:val="0"/>
                                                                                                                                                                                                                                                                          <w:marRight w:val="0"/>
                                                                                                                                                                                                                                                                          <w:marTop w:val="0"/>
                                                                                                                                                                                                                                                                          <w:marBottom w:val="270"/>
                                                                                                                                                                                                                                                                          <w:divBdr>
                                                                                                                                                                                                                                                                            <w:top w:val="none" w:sz="0" w:space="0" w:color="auto"/>
                                                                                                                                                                                                                                                                            <w:left w:val="none" w:sz="0" w:space="0" w:color="auto"/>
                                                                                                                                                                                                                                                                            <w:bottom w:val="none" w:sz="0" w:space="0" w:color="auto"/>
                                                                                                                                                                                                                                                                            <w:right w:val="none" w:sz="0" w:space="0" w:color="auto"/>
                                                                                                                                                                                                                                                                          </w:divBdr>
                                                                                                                                                                                                                                                                        </w:div>
                                                                                                                                                                                                                                                                        <w:div w:id="1239369397">
                                                                                                                                                                                                                                                                          <w:marLeft w:val="0"/>
                                                                                                                                                                                                                                                                          <w:marRight w:val="0"/>
                                                                                                                                                                                                                                                                          <w:marTop w:val="0"/>
                                                                                                                                                                                                                                                                          <w:marBottom w:val="0"/>
                                                                                                                                                                                                                                                                          <w:divBdr>
                                                                                                                                                                                                                                                                            <w:top w:val="none" w:sz="0" w:space="0" w:color="auto"/>
                                                                                                                                                                                                                                                                            <w:left w:val="none" w:sz="0" w:space="0" w:color="auto"/>
                                                                                                                                                                                                                                                                            <w:bottom w:val="none" w:sz="0" w:space="0" w:color="auto"/>
                                                                                                                                                                                                                                                                            <w:right w:val="none" w:sz="0" w:space="0" w:color="auto"/>
                                                                                                                                                                                                                                                                          </w:divBdr>
                                                                                                                                                                                                                                                                        </w:div>
                                                                                                                                                                                                                                                                        <w:div w:id="746341493">
                                                                                                                                                                                                                                                                          <w:marLeft w:val="0"/>
                                                                                                                                                                                                                                                                          <w:marRight w:val="0"/>
                                                                                                                                                                                                                                                                          <w:marTop w:val="0"/>
                                                                                                                                                                                                                                                                          <w:marBottom w:val="0"/>
                                                                                                                                                                                                                                                                          <w:divBdr>
                                                                                                                                                                                                                                                                            <w:top w:val="none" w:sz="0" w:space="0" w:color="auto"/>
                                                                                                                                                                                                                                                                            <w:left w:val="none" w:sz="0" w:space="0" w:color="auto"/>
                                                                                                                                                                                                                                                                            <w:bottom w:val="none" w:sz="0" w:space="0" w:color="auto"/>
                                                                                                                                                                                                                                                                            <w:right w:val="none" w:sz="0" w:space="0" w:color="auto"/>
                                                                                                                                                                                                                                                                          </w:divBdr>
                                                                                                                                                                                                                                                                          <w:divsChild>
                                                                                                                                                                                                                                                                            <w:div w:id="963923862">
                                                                                                                                                                                                                                                                              <w:marLeft w:val="15"/>
                                                                                                                                                                                                                                                                              <w:marRight w:val="0"/>
                                                                                                                                                                                                                                                                              <w:marTop w:val="0"/>
                                                                                                                                                                                                                                                                              <w:marBottom w:val="0"/>
                                                                                                                                                                                                                                                                              <w:divBdr>
                                                                                                                                                                                                                                                                                <w:top w:val="none" w:sz="0" w:space="0" w:color="auto"/>
                                                                                                                                                                                                                                                                                <w:left w:val="none" w:sz="0" w:space="0" w:color="auto"/>
                                                                                                                                                                                                                                                                                <w:bottom w:val="none" w:sz="0" w:space="0" w:color="auto"/>
                                                                                                                                                                                                                                                                                <w:right w:val="none" w:sz="0" w:space="0" w:color="auto"/>
                                                                                                                                                                                                                                                                              </w:divBdr>
                                                                                                                                                                                                                                                                            </w:div>
                                                                                                                                                                                                                                                                            <w:div w:id="961427277">
                                                                                                                                                                                                                                                                              <w:marLeft w:val="0"/>
                                                                                                                                                                                                                                                                              <w:marRight w:val="0"/>
                                                                                                                                                                                                                                                                              <w:marTop w:val="0"/>
                                                                                                                                                                                                                                                                              <w:marBottom w:val="0"/>
                                                                                                                                                                                                                                                                              <w:divBdr>
                                                                                                                                                                                                                                                                                <w:top w:val="none" w:sz="0" w:space="0" w:color="auto"/>
                                                                                                                                                                                                                                                                                <w:left w:val="none" w:sz="0" w:space="0" w:color="auto"/>
                                                                                                                                                                                                                                                                                <w:bottom w:val="none" w:sz="0" w:space="0" w:color="auto"/>
                                                                                                                                                                                                                                                                                <w:right w:val="none" w:sz="0" w:space="0" w:color="auto"/>
                                                                                                                                                                                                                                                                              </w:divBdr>
                                                                                                                                                                                                                                                                              <w:divsChild>
                                                                                                                                                                                                                                                                                <w:div w:id="2023630381">
                                                                                                                                                                                                                                                                                  <w:marLeft w:val="0"/>
                                                                                                                                                                                                                                                                                  <w:marRight w:val="0"/>
                                                                                                                                                                                                                                                                                  <w:marTop w:val="0"/>
                                                                                                                                                                                                                                                                                  <w:marBottom w:val="270"/>
                                                                                                                                                                                                                                                                                  <w:divBdr>
                                                                                                                                                                                                                                                                                    <w:top w:val="none" w:sz="0" w:space="0" w:color="auto"/>
                                                                                                                                                                                                                                                                                    <w:left w:val="none" w:sz="0" w:space="0" w:color="auto"/>
                                                                                                                                                                                                                                                                                    <w:bottom w:val="none" w:sz="0" w:space="0" w:color="auto"/>
                                                                                                                                                                                                                                                                                    <w:right w:val="none" w:sz="0" w:space="0" w:color="auto"/>
                                                                                                                                                                                                                                                                                  </w:divBdr>
                                                                                                                                                                                                                                                                                  <w:divsChild>
                                                                                                                                                                                                                                                                                    <w:div w:id="1441216405">
                                                                                                                                                                                                                                                                                      <w:marLeft w:val="0"/>
                                                                                                                                                                                                                                                                                      <w:marRight w:val="0"/>
                                                                                                                                                                                                                                                                                      <w:marTop w:val="0"/>
                                                                                                                                                                                                                                                                                      <w:marBottom w:val="0"/>
                                                                                                                                                                                                                                                                                      <w:divBdr>
                                                                                                                                                                                                                                                                                        <w:top w:val="none" w:sz="0" w:space="0" w:color="auto"/>
                                                                                                                                                                                                                                                                                        <w:left w:val="none" w:sz="0" w:space="0" w:color="auto"/>
                                                                                                                                                                                                                                                                                        <w:bottom w:val="none" w:sz="0" w:space="0" w:color="auto"/>
                                                                                                                                                                                                                                                                                        <w:right w:val="none" w:sz="0" w:space="0" w:color="auto"/>
                                                                                                                                                                                                                                                                                      </w:divBdr>
                                                                                                                                                                                                                                                                                    </w:div>
                                                                                                                                                                                                                                                                                  </w:divsChild>
                                                                                                                                                                                                                                                                                </w:div>
                                                                                                                                                                                                                                                                                <w:div w:id="626936568">
                                                                                                                                                                                                                                                                                  <w:marLeft w:val="0"/>
                                                                                                                                                                                                                                                                                  <w:marRight w:val="0"/>
                                                                                                                                                                                                                                                                                  <w:marTop w:val="0"/>
                                                                                                                                                                                                                                                                                  <w:marBottom w:val="0"/>
                                                                                                                                                                                                                                                                                  <w:divBdr>
                                                                                                                                                                                                                                                                                    <w:top w:val="none" w:sz="0" w:space="0" w:color="auto"/>
                                                                                                                                                                                                                                                                                    <w:left w:val="none" w:sz="0" w:space="0" w:color="auto"/>
                                                                                                                                                                                                                                                                                    <w:bottom w:val="none" w:sz="0" w:space="0" w:color="auto"/>
                                                                                                                                                                                                                                                                                    <w:right w:val="none" w:sz="0" w:space="0" w:color="auto"/>
                                                                                                                                                                                                                                                                                  </w:divBdr>
                                                                                                                                                                                                                                                                                </w:div>
                                                                                                                                                                                                                                                                                <w:div w:id="1950893936">
                                                                                                                                                                                                                                                                                  <w:marLeft w:val="0"/>
                                                                                                                                                                                                                                                                                  <w:marRight w:val="0"/>
                                                                                                                                                                                                                                                                                  <w:marTop w:val="0"/>
                                                                                                                                                                                                                                                                                  <w:marBottom w:val="0"/>
                                                                                                                                                                                                                                                                                  <w:divBdr>
                                                                                                                                                                                                                                                                                    <w:top w:val="none" w:sz="0" w:space="0" w:color="auto"/>
                                                                                                                                                                                                                                                                                    <w:left w:val="none" w:sz="0" w:space="0" w:color="auto"/>
                                                                                                                                                                                                                                                                                    <w:bottom w:val="none" w:sz="0" w:space="0" w:color="auto"/>
                                                                                                                                                                                                                                                                                    <w:right w:val="none" w:sz="0" w:space="0" w:color="auto"/>
                                                                                                                                                                                                                                                                                  </w:divBdr>
                                                                                                                                                                                                                                                                                  <w:divsChild>
                                                                                                                                                                                                                                                                                    <w:div w:id="525561811">
                                                                                                                                                                                                                                                                                      <w:marLeft w:val="15"/>
                                                                                                                                                                                                                                                                                      <w:marRight w:val="0"/>
                                                                                                                                                                                                                                                                                      <w:marTop w:val="0"/>
                                                                                                                                                                                                                                                                                      <w:marBottom w:val="0"/>
                                                                                                                                                                                                                                                                                      <w:divBdr>
                                                                                                                                                                                                                                                                                        <w:top w:val="none" w:sz="0" w:space="0" w:color="auto"/>
                                                                                                                                                                                                                                                                                        <w:left w:val="none" w:sz="0" w:space="0" w:color="auto"/>
                                                                                                                                                                                                                                                                                        <w:bottom w:val="none" w:sz="0" w:space="0" w:color="auto"/>
                                                                                                                                                                                                                                                                                        <w:right w:val="none" w:sz="0" w:space="0" w:color="auto"/>
                                                                                                                                                                                                                                                                                      </w:divBdr>
                                                                                                                                                                                                                                                                                    </w:div>
                                                                                                                                                                                                                                                                                    <w:div w:id="213977048">
                                                                                                                                                                                                                                                                                      <w:marLeft w:val="0"/>
                                                                                                                                                                                                                                                                                      <w:marRight w:val="0"/>
                                                                                                                                                                                                                                                                                      <w:marTop w:val="0"/>
                                                                                                                                                                                                                                                                                      <w:marBottom w:val="0"/>
                                                                                                                                                                                                                                                                                      <w:divBdr>
                                                                                                                                                                                                                                                                                        <w:top w:val="none" w:sz="0" w:space="0" w:color="auto"/>
                                                                                                                                                                                                                                                                                        <w:left w:val="none" w:sz="0" w:space="0" w:color="auto"/>
                                                                                                                                                                                                                                                                                        <w:bottom w:val="none" w:sz="0" w:space="0" w:color="auto"/>
                                                                                                                                                                                                                                                                                        <w:right w:val="none" w:sz="0" w:space="0" w:color="auto"/>
                                                                                                                                                                                                                                                                                      </w:divBdr>
                                                                                                                                                                                                                                                                                      <w:divsChild>
                                                                                                                                                                                                                                                                                        <w:div w:id="159584883">
                                                                                                                                                                                                                                                                                          <w:marLeft w:val="0"/>
                                                                                                                                                                                                                                                                                          <w:marRight w:val="0"/>
                                                                                                                                                                                                                                                                                          <w:marTop w:val="0"/>
                                                                                                                                                                                                                                                                                          <w:marBottom w:val="270"/>
                                                                                                                                                                                                                                                                                          <w:divBdr>
                                                                                                                                                                                                                                                                                            <w:top w:val="none" w:sz="0" w:space="0" w:color="auto"/>
                                                                                                                                                                                                                                                                                            <w:left w:val="none" w:sz="0" w:space="0" w:color="auto"/>
                                                                                                                                                                                                                                                                                            <w:bottom w:val="none" w:sz="0" w:space="0" w:color="auto"/>
                                                                                                                                                                                                                                                                                            <w:right w:val="none" w:sz="0" w:space="0" w:color="auto"/>
                                                                                                                                                                                                                                                                                          </w:divBdr>
                                                                                                                                                                                                                                                                                          <w:divsChild>
                                                                                                                                                                                                                                                                                            <w:div w:id="723330284">
                                                                                                                                                                                                                                                                                              <w:marLeft w:val="0"/>
                                                                                                                                                                                                                                                                                              <w:marRight w:val="0"/>
                                                                                                                                                                                                                                                                                              <w:marTop w:val="0"/>
                                                                                                                                                                                                                                                                                              <w:marBottom w:val="0"/>
                                                                                                                                                                                                                                                                                              <w:divBdr>
                                                                                                                                                                                                                                                                                                <w:top w:val="none" w:sz="0" w:space="0" w:color="auto"/>
                                                                                                                                                                                                                                                                                                <w:left w:val="none" w:sz="0" w:space="0" w:color="auto"/>
                                                                                                                                                                                                                                                                                                <w:bottom w:val="none" w:sz="0" w:space="0" w:color="auto"/>
                                                                                                                                                                                                                                                                                                <w:right w:val="none" w:sz="0" w:space="0" w:color="auto"/>
                                                                                                                                                                                                                                                                                              </w:divBdr>
                                                                                                                                                                                                                                                                                            </w:div>
                                                                                                                                                                                                                                                                                          </w:divsChild>
                                                                                                                                                                                                                                                                                        </w:div>
                                                                                                                                                                                                                                                                                        <w:div w:id="794174965">
                                                                                                                                                                                                                                                                                          <w:marLeft w:val="0"/>
                                                                                                                                                                                                                                                                                          <w:marRight w:val="0"/>
                                                                                                                                                                                                                                                                                          <w:marTop w:val="0"/>
                                                                                                                                                                                                                                                                                          <w:marBottom w:val="270"/>
                                                                                                                                                                                                                                                                                          <w:divBdr>
                                                                                                                                                                                                                                                                                            <w:top w:val="none" w:sz="0" w:space="0" w:color="auto"/>
                                                                                                                                                                                                                                                                                            <w:left w:val="none" w:sz="0" w:space="0" w:color="auto"/>
                                                                                                                                                                                                                                                                                            <w:bottom w:val="none" w:sz="0" w:space="0" w:color="auto"/>
                                                                                                                                                                                                                                                                                            <w:right w:val="none" w:sz="0" w:space="0" w:color="auto"/>
                                                                                                                                                                                                                                                                                          </w:divBdr>
                                                                                                                                                                                                                                                                                          <w:divsChild>
                                                                                                                                                                                                                                                                                            <w:div w:id="1216311689">
                                                                                                                                                                                                                                                                                              <w:marLeft w:val="0"/>
                                                                                                                                                                                                                                                                                              <w:marRight w:val="0"/>
                                                                                                                                                                                                                                                                                              <w:marTop w:val="0"/>
                                                                                                                                                                                                                                                                                              <w:marBottom w:val="0"/>
                                                                                                                                                                                                                                                                                              <w:divBdr>
                                                                                                                                                                                                                                                                                                <w:top w:val="none" w:sz="0" w:space="0" w:color="auto"/>
                                                                                                                                                                                                                                                                                                <w:left w:val="none" w:sz="0" w:space="0" w:color="auto"/>
                                                                                                                                                                                                                                                                                                <w:bottom w:val="none" w:sz="0" w:space="0" w:color="auto"/>
                                                                                                                                                                                                                                                                                                <w:right w:val="none" w:sz="0" w:space="0" w:color="auto"/>
                                                                                                                                                                                                                                                                                              </w:divBdr>
                                                                                                                                                                                                                                                                                            </w:div>
                                                                                                                                                                                                                                                                                          </w:divsChild>
                                                                                                                                                                                                                                                                                        </w:div>
                                                                                                                                                                                                                                                                                        <w:div w:id="448015190">
                                                                                                                                                                                                                                                                                          <w:marLeft w:val="0"/>
                                                                                                                                                                                                                                                                                          <w:marRight w:val="0"/>
                                                                                                                                                                                                                                                                                          <w:marTop w:val="0"/>
                                                                                                                                                                                                                                                                                          <w:marBottom w:val="0"/>
                                                                                                                                                                                                                                                                                          <w:divBdr>
                                                                                                                                                                                                                                                                                            <w:top w:val="none" w:sz="0" w:space="0" w:color="auto"/>
                                                                                                                                                                                                                                                                                            <w:left w:val="none" w:sz="0" w:space="0" w:color="auto"/>
                                                                                                                                                                                                                                                                                            <w:bottom w:val="none" w:sz="0" w:space="0" w:color="auto"/>
                                                                                                                                                                                                                                                                                            <w:right w:val="none" w:sz="0" w:space="0" w:color="auto"/>
                                                                                                                                                                                                                                                                                          </w:divBdr>
                                                                                                                                                                                                                                                                                          <w:divsChild>
                                                                                                                                                                                                                                                                                            <w:div w:id="695231875">
                                                                                                                                                                                                                                                                                              <w:marLeft w:val="15"/>
                                                                                                                                                                                                                                                                                              <w:marRight w:val="0"/>
                                                                                                                                                                                                                                                                                              <w:marTop w:val="0"/>
                                                                                                                                                                                                                                                                                              <w:marBottom w:val="0"/>
                                                                                                                                                                                                                                                                                              <w:divBdr>
                                                                                                                                                                                                                                                                                                <w:top w:val="none" w:sz="0" w:space="0" w:color="auto"/>
                                                                                                                                                                                                                                                                                                <w:left w:val="none" w:sz="0" w:space="0" w:color="auto"/>
                                                                                                                                                                                                                                                                                                <w:bottom w:val="none" w:sz="0" w:space="0" w:color="auto"/>
                                                                                                                                                                                                                                                                                                <w:right w:val="none" w:sz="0" w:space="0" w:color="auto"/>
                                                                                                                                                                                                                                                                                              </w:divBdr>
                                                                                                                                                                                                                                                                                            </w:div>
                                                                                                                                                                                                                                                                                            <w:div w:id="1864897471">
                                                                                                                                                                                                                                                                                              <w:marLeft w:val="0"/>
                                                                                                                                                                                                                                                                                              <w:marRight w:val="0"/>
                                                                                                                                                                                                                                                                                              <w:marTop w:val="0"/>
                                                                                                                                                                                                                                                                                              <w:marBottom w:val="0"/>
                                                                                                                                                                                                                                                                                              <w:divBdr>
                                                                                                                                                                                                                                                                                                <w:top w:val="none" w:sz="0" w:space="0" w:color="auto"/>
                                                                                                                                                                                                                                                                                                <w:left w:val="none" w:sz="0" w:space="0" w:color="auto"/>
                                                                                                                                                                                                                                                                                                <w:bottom w:val="none" w:sz="0" w:space="0" w:color="auto"/>
                                                                                                                                                                                                                                                                                                <w:right w:val="none" w:sz="0" w:space="0" w:color="auto"/>
                                                                                                                                                                                                                                                                                              </w:divBdr>
                                                                                                                                                                                                                                                                                              <w:divsChild>
                                                                                                                                                                                                                                                                                                <w:div w:id="27026323">
                                                                                                                                                                                                                                                                                                  <w:marLeft w:val="0"/>
                                                                                                                                                                                                                                                                                                  <w:marRight w:val="0"/>
                                                                                                                                                                                                                                                                                                  <w:marTop w:val="0"/>
                                                                                                                                                                                                                                                                                                  <w:marBottom w:val="270"/>
                                                                                                                                                                                                                                                                                                  <w:divBdr>
                                                                                                                                                                                                                                                                                                    <w:top w:val="none" w:sz="0" w:space="0" w:color="auto"/>
                                                                                                                                                                                                                                                                                                    <w:left w:val="none" w:sz="0" w:space="0" w:color="auto"/>
                                                                                                                                                                                                                                                                                                    <w:bottom w:val="none" w:sz="0" w:space="0" w:color="auto"/>
                                                                                                                                                                                                                                                                                                    <w:right w:val="none" w:sz="0" w:space="0" w:color="auto"/>
                                                                                                                                                                                                                                                                                                  </w:divBdr>
                                                                                                                                                                                                                                                                                                </w:div>
                                                                                                                                                                                                                                                                                                <w:div w:id="1962345326">
                                                                                                                                                                                                                                                                                                  <w:marLeft w:val="0"/>
                                                                                                                                                                                                                                                                                                  <w:marRight w:val="0"/>
                                                                                                                                                                                                                                                                                                  <w:marTop w:val="0"/>
                                                                                                                                                                                                                                                                                                  <w:marBottom w:val="270"/>
                                                                                                                                                                                                                                                                                                  <w:divBdr>
                                                                                                                                                                                                                                                                                                    <w:top w:val="none" w:sz="0" w:space="0" w:color="auto"/>
                                                                                                                                                                                                                                                                                                    <w:left w:val="none" w:sz="0" w:space="0" w:color="auto"/>
                                                                                                                                                                                                                                                                                                    <w:bottom w:val="none" w:sz="0" w:space="0" w:color="auto"/>
                                                                                                                                                                                                                                                                                                    <w:right w:val="none" w:sz="0" w:space="0" w:color="auto"/>
                                                                                                                                                                                                                                                                                                  </w:divBdr>
                                                                                                                                                                                                                                                                                                </w:div>
                                                                                                                                                                                                                                                                                                <w:div w:id="431511586">
                                                                                                                                                                                                                                                                                                  <w:marLeft w:val="15"/>
                                                                                                                                                                                                                                                                                                  <w:marRight w:val="0"/>
                                                                                                                                                                                                                                                                                                  <w:marTop w:val="0"/>
                                                                                                                                                                                                                                                                                                  <w:marBottom w:val="0"/>
                                                                                                                                                                                                                                                                                                  <w:divBdr>
                                                                                                                                                                                                                                                                                                    <w:top w:val="none" w:sz="0" w:space="0" w:color="auto"/>
                                                                                                                                                                                                                                                                                                    <w:left w:val="none" w:sz="0" w:space="0" w:color="auto"/>
                                                                                                                                                                                                                                                                                                    <w:bottom w:val="none" w:sz="0" w:space="0" w:color="auto"/>
                                                                                                                                                                                                                                                                                                    <w:right w:val="none" w:sz="0" w:space="0" w:color="auto"/>
                                                                                                                                                                                                                                                                                                  </w:divBdr>
                                                                                                                                                                                                                                                                                                </w:div>
                                                                                                                                                                                                                                                                                                <w:div w:id="1855461733">
                                                                                                                                                                                                                                                                                                  <w:marLeft w:val="0"/>
                                                                                                                                                                                                                                                                                                  <w:marRight w:val="0"/>
                                                                                                                                                                                                                                                                                                  <w:marTop w:val="0"/>
                                                                                                                                                                                                                                                                                                  <w:marBottom w:val="0"/>
                                                                                                                                                                                                                                                                                                  <w:divBdr>
                                                                                                                                                                                                                                                                                                    <w:top w:val="none" w:sz="0" w:space="0" w:color="auto"/>
                                                                                                                                                                                                                                                                                                    <w:left w:val="none" w:sz="0" w:space="0" w:color="auto"/>
                                                                                                                                                                                                                                                                                                    <w:bottom w:val="none" w:sz="0" w:space="0" w:color="auto"/>
                                                                                                                                                                                                                                                                                                    <w:right w:val="none" w:sz="0" w:space="0" w:color="auto"/>
                                                                                                                                                                                                                                                                                                  </w:divBdr>
                                                                                                                                                                                                                                                                                                  <w:divsChild>
                                                                                                                                                                                                                                                                                                    <w:div w:id="697896337">
                                                                                                                                                                                                                                                                                                      <w:marLeft w:val="0"/>
                                                                                                                                                                                                                                                                                                      <w:marRight w:val="0"/>
                                                                                                                                                                                                                                                                                                      <w:marTop w:val="0"/>
                                                                                                                                                                                                                                                                                                      <w:marBottom w:val="0"/>
                                                                                                                                                                                                                                                                                                      <w:divBdr>
                                                                                                                                                                                                                                                                                                        <w:top w:val="none" w:sz="0" w:space="0" w:color="auto"/>
                                                                                                                                                                                                                                                                                                        <w:left w:val="none" w:sz="0" w:space="0" w:color="auto"/>
                                                                                                                                                                                                                                                                                                        <w:bottom w:val="none" w:sz="0" w:space="0" w:color="auto"/>
                                                                                                                                                                                                                                                                                                        <w:right w:val="none" w:sz="0" w:space="0" w:color="auto"/>
                                                                                                                                                                                                                                                                                                      </w:divBdr>
                                                                                                                                                                                                                                                                                                    </w:div>
                                                                                                                                                                                                                                                                                                    <w:div w:id="302391653">
                                                                                                                                                                                                                                                                                                      <w:marLeft w:val="0"/>
                                                                                                                                                                                                                                                                                                      <w:marRight w:val="0"/>
                                                                                                                                                                                                                                                                                                      <w:marTop w:val="0"/>
                                                                                                                                                                                                                                                                                                      <w:marBottom w:val="270"/>
                                                                                                                                                                                                                                                                                                      <w:divBdr>
                                                                                                                                                                                                                                                                                                        <w:top w:val="none" w:sz="0" w:space="0" w:color="auto"/>
                                                                                                                                                                                                                                                                                                        <w:left w:val="none" w:sz="0" w:space="0" w:color="auto"/>
                                                                                                                                                                                                                                                                                                        <w:bottom w:val="none" w:sz="0" w:space="0" w:color="auto"/>
                                                                                                                                                                                                                                                                                                        <w:right w:val="none" w:sz="0" w:space="0" w:color="auto"/>
                                                                                                                                                                                                                                                                                                      </w:divBdr>
                                                                                                                                                                                                                                                                                                    </w:div>
                                                                                                                                                                                                                                                                                                    <w:div w:id="1066340698">
                                                                                                                                                                                                                                                                                                      <w:marLeft w:val="0"/>
                                                                                                                                                                                                                                                                                                      <w:marRight w:val="0"/>
                                                                                                                                                                                                                                                                                                      <w:marTop w:val="0"/>
                                                                                                                                                                                                                                                                                                      <w:marBottom w:val="270"/>
                                                                                                                                                                                                                                                                                                      <w:divBdr>
                                                                                                                                                                                                                                                                                                        <w:top w:val="none" w:sz="0" w:space="0" w:color="auto"/>
                                                                                                                                                                                                                                                                                                        <w:left w:val="none" w:sz="0" w:space="0" w:color="auto"/>
                                                                                                                                                                                                                                                                                                        <w:bottom w:val="none" w:sz="0" w:space="0" w:color="auto"/>
                                                                                                                                                                                                                                                                                                        <w:right w:val="none" w:sz="0" w:space="0" w:color="auto"/>
                                                                                                                                                                                                                                                                                                      </w:divBdr>
                                                                                                                                                                                                                                                                                                    </w:div>
                                                                                                                                                                                                                                                                                                    <w:div w:id="2096169559">
                                                                                                                                                                                                                                                                                                      <w:marLeft w:val="0"/>
                                                                                                                                                                                                                                                                                                      <w:marRight w:val="0"/>
                                                                                                                                                                                                                                                                                                      <w:marTop w:val="0"/>
                                                                                                                                                                                                                                                                                                      <w:marBottom w:val="270"/>
                                                                                                                                                                                                                                                                                                      <w:divBdr>
                                                                                                                                                                                                                                                                                                        <w:top w:val="none" w:sz="0" w:space="0" w:color="auto"/>
                                                                                                                                                                                                                                                                                                        <w:left w:val="none" w:sz="0" w:space="0" w:color="auto"/>
                                                                                                                                                                                                                                                                                                        <w:bottom w:val="none" w:sz="0" w:space="0" w:color="auto"/>
                                                                                                                                                                                                                                                                                                        <w:right w:val="none" w:sz="0" w:space="0" w:color="auto"/>
                                                                                                                                                                                                                                                                                                      </w:divBdr>
                                                                                                                                                                                                                                                                                                    </w:div>
                                                                                                                                                                                                                                                                                                    <w:div w:id="1357655849">
                                                                                                                                                                                                                                                                                                      <w:marLeft w:val="0"/>
                                                                                                                                                                                                                                                                                                      <w:marRight w:val="0"/>
                                                                                                                                                                                                                                                                                                      <w:marTop w:val="0"/>
                                                                                                                                                                                                                                                                                                      <w:marBottom w:val="0"/>
                                                                                                                                                                                                                                                                                                      <w:divBdr>
                                                                                                                                                                                                                                                                                                        <w:top w:val="none" w:sz="0" w:space="0" w:color="auto"/>
                                                                                                                                                                                                                                                                                                        <w:left w:val="none" w:sz="0" w:space="0" w:color="auto"/>
                                                                                                                                                                                                                                                                                                        <w:bottom w:val="none" w:sz="0" w:space="0" w:color="auto"/>
                                                                                                                                                                                                                                                                                                        <w:right w:val="none" w:sz="0" w:space="0" w:color="auto"/>
                                                                                                                                                                                                                                                                                                      </w:divBdr>
                                                                                                                                                                                                                                                                                                    </w:div>
                                                                                                                                                                                                                                                                                                    <w:div w:id="230120859">
                                                                                                                                                                                                                                                                                                      <w:marLeft w:val="0"/>
                                                                                                                                                                                                                                                                                                      <w:marRight w:val="0"/>
                                                                                                                                                                                                                                                                                                      <w:marTop w:val="0"/>
                                                                                                                                                                                                                                                                                                      <w:marBottom w:val="270"/>
                                                                                                                                                                                                                                                                                                      <w:divBdr>
                                                                                                                                                                                                                                                                                                        <w:top w:val="none" w:sz="0" w:space="0" w:color="auto"/>
                                                                                                                                                                                                                                                                                                        <w:left w:val="none" w:sz="0" w:space="0" w:color="auto"/>
                                                                                                                                                                                                                                                                                                        <w:bottom w:val="none" w:sz="0" w:space="0" w:color="auto"/>
                                                                                                                                                                                                                                                                                                        <w:right w:val="none" w:sz="0" w:space="0" w:color="auto"/>
                                                                                                                                                                                                                                                                                                      </w:divBdr>
                                                                                                                                                                                                                                                                                                      <w:divsChild>
                                                                                                                                                                                                                                                                                                        <w:div w:id="1060712586">
                                                                                                                                                                                                                                                                                                          <w:marLeft w:val="0"/>
                                                                                                                                                                                                                                                                                                          <w:marRight w:val="0"/>
                                                                                                                                                                                                                                                                                                          <w:marTop w:val="0"/>
                                                                                                                                                                                                                                                                                                          <w:marBottom w:val="0"/>
                                                                                                                                                                                                                                                                                                          <w:divBdr>
                                                                                                                                                                                                                                                                                                            <w:top w:val="none" w:sz="0" w:space="0" w:color="auto"/>
                                                                                                                                                                                                                                                                                                            <w:left w:val="none" w:sz="0" w:space="0" w:color="auto"/>
                                                                                                                                                                                                                                                                                                            <w:bottom w:val="none" w:sz="0" w:space="0" w:color="auto"/>
                                                                                                                                                                                                                                                                                                            <w:right w:val="none" w:sz="0" w:space="0" w:color="auto"/>
                                                                                                                                                                                                                                                                                                          </w:divBdr>
                                                                                                                                                                                                                                                                                                        </w:div>
                                                                                                                                                                                                                                                                                                        <w:div w:id="797455931">
                                                                                                                                                                                                                                                                                                          <w:marLeft w:val="0"/>
                                                                                                                                                                                                                                                                                                          <w:marRight w:val="0"/>
                                                                                                                                                                                                                                                                                                          <w:marTop w:val="0"/>
                                                                                                                                                                                                                                                                                                          <w:marBottom w:val="0"/>
                                                                                                                                                                                                                                                                                                          <w:divBdr>
                                                                                                                                                                                                                                                                                                            <w:top w:val="none" w:sz="0" w:space="0" w:color="auto"/>
                                                                                                                                                                                                                                                                                                            <w:left w:val="none" w:sz="0" w:space="0" w:color="auto"/>
                                                                                                                                                                                                                                                                                                            <w:bottom w:val="none" w:sz="0" w:space="0" w:color="auto"/>
                                                                                                                                                                                                                                                                                                            <w:right w:val="none" w:sz="0" w:space="0" w:color="auto"/>
                                                                                                                                                                                                                                                                                                          </w:divBdr>
                                                                                                                                                                                                                                                                                                        </w:div>
                                                                                                                                                                                                                                                                                                      </w:divsChild>
                                                                                                                                                                                                                                                                                                    </w:div>
                                                                                                                                                                                                                                                                                                    <w:div w:id="905724672">
                                                                                                                                                                                                                                                                                                      <w:marLeft w:val="0"/>
                                                                                                                                                                                                                                                                                                      <w:marRight w:val="0"/>
                                                                                                                                                                                                                                                                                                      <w:marTop w:val="0"/>
                                                                                                                                                                                                                                                                                                      <w:marBottom w:val="0"/>
                                                                                                                                                                                                                                                                                                      <w:divBdr>
                                                                                                                                                                                                                                                                                                        <w:top w:val="none" w:sz="0" w:space="0" w:color="auto"/>
                                                                                                                                                                                                                                                                                                        <w:left w:val="none" w:sz="0" w:space="0" w:color="auto"/>
                                                                                                                                                                                                                                                                                                        <w:bottom w:val="none" w:sz="0" w:space="0" w:color="auto"/>
                                                                                                                                                                                                                                                                                                        <w:right w:val="none" w:sz="0" w:space="0" w:color="auto"/>
                                                                                                                                                                                                                                                                                                      </w:divBdr>
                                                                                                                                                                                                                                                                                                      <w:divsChild>
                                                                                                                                                                                                                                                                                                        <w:div w:id="451680311">
                                                                                                                                                                                                                                                                                                          <w:marLeft w:val="15"/>
                                                                                                                                                                                                                                                                                                          <w:marRight w:val="0"/>
                                                                                                                                                                                                                                                                                                          <w:marTop w:val="0"/>
                                                                                                                                                                                                                                                                                                          <w:marBottom w:val="0"/>
                                                                                                                                                                                                                                                                                                          <w:divBdr>
                                                                                                                                                                                                                                                                                                            <w:top w:val="none" w:sz="0" w:space="0" w:color="auto"/>
                                                                                                                                                                                                                                                                                                            <w:left w:val="none" w:sz="0" w:space="0" w:color="auto"/>
                                                                                                                                                                                                                                                                                                            <w:bottom w:val="none" w:sz="0" w:space="0" w:color="auto"/>
                                                                                                                                                                                                                                                                                                            <w:right w:val="none" w:sz="0" w:space="0" w:color="auto"/>
                                                                                                                                                                                                                                                                                                          </w:divBdr>
                                                                                                                                                                                                                                                                                                        </w:div>
                                                                                                                                                                                                                                                                                                        <w:div w:id="629824990">
                                                                                                                                                                                                                                                                                                          <w:marLeft w:val="0"/>
                                                                                                                                                                                                                                                                                                          <w:marRight w:val="0"/>
                                                                                                                                                                                                                                                                                                          <w:marTop w:val="0"/>
                                                                                                                                                                                                                                                                                                          <w:marBottom w:val="0"/>
                                                                                                                                                                                                                                                                                                          <w:divBdr>
                                                                                                                                                                                                                                                                                                            <w:top w:val="none" w:sz="0" w:space="0" w:color="auto"/>
                                                                                                                                                                                                                                                                                                            <w:left w:val="none" w:sz="0" w:space="0" w:color="auto"/>
                                                                                                                                                                                                                                                                                                            <w:bottom w:val="none" w:sz="0" w:space="0" w:color="auto"/>
                                                                                                                                                                                                                                                                                                            <w:right w:val="none" w:sz="0" w:space="0" w:color="auto"/>
                                                                                                                                                                                                                                                                                                          </w:divBdr>
                                                                                                                                                                                                                                                                                                          <w:divsChild>
                                                                                                                                                                                                                                                                                                            <w:div w:id="330646778">
                                                                                                                                                                                                                                                                                                              <w:marLeft w:val="0"/>
                                                                                                                                                                                                                                                                                                              <w:marRight w:val="0"/>
                                                                                                                                                                                                                                                                                                              <w:marTop w:val="0"/>
                                                                                                                                                                                                                                                                                                              <w:marBottom w:val="270"/>
                                                                                                                                                                                                                                                                                                              <w:divBdr>
                                                                                                                                                                                                                                                                                                                <w:top w:val="none" w:sz="0" w:space="0" w:color="auto"/>
                                                                                                                                                                                                                                                                                                                <w:left w:val="none" w:sz="0" w:space="0" w:color="auto"/>
                                                                                                                                                                                                                                                                                                                <w:bottom w:val="none" w:sz="0" w:space="0" w:color="auto"/>
                                                                                                                                                                                                                                                                                                                <w:right w:val="none" w:sz="0" w:space="0" w:color="auto"/>
                                                                                                                                                                                                                                                                                                              </w:divBdr>
                                                                                                                                                                                                                                                                                                            </w:div>
                                                                                                                                                                                                                                                                                                            <w:div w:id="871186826">
                                                                                                                                                                                                                                                                                                              <w:marLeft w:val="0"/>
                                                                                                                                                                                                                                                                                                              <w:marRight w:val="0"/>
                                                                                                                                                                                                                                                                                                              <w:marTop w:val="0"/>
                                                                                                                                                                                                                                                                                                              <w:marBottom w:val="270"/>
                                                                                                                                                                                                                                                                                                              <w:divBdr>
                                                                                                                                                                                                                                                                                                                <w:top w:val="none" w:sz="0" w:space="0" w:color="auto"/>
                                                                                                                                                                                                                                                                                                                <w:left w:val="none" w:sz="0" w:space="0" w:color="auto"/>
                                                                                                                                                                                                                                                                                                                <w:bottom w:val="none" w:sz="0" w:space="0" w:color="auto"/>
                                                                                                                                                                                                                                                                                                                <w:right w:val="none" w:sz="0" w:space="0" w:color="auto"/>
                                                                                                                                                                                                                                                                                                              </w:divBdr>
                                                                                                                                                                                                                                                                                                              <w:divsChild>
                                                                                                                                                                                                                                                                                                                <w:div w:id="1235701806">
                                                                                                                                                                                                                                                                                                                  <w:marLeft w:val="0"/>
                                                                                                                                                                                                                                                                                                                  <w:marRight w:val="0"/>
                                                                                                                                                                                                                                                                                                                  <w:marTop w:val="0"/>
                                                                                                                                                                                                                                                                                                                  <w:marBottom w:val="0"/>
                                                                                                                                                                                                                                                                                                                  <w:divBdr>
                                                                                                                                                                                                                                                                                                                    <w:top w:val="none" w:sz="0" w:space="0" w:color="auto"/>
                                                                                                                                                                                                                                                                                                                    <w:left w:val="none" w:sz="0" w:space="0" w:color="auto"/>
                                                                                                                                                                                                                                                                                                                    <w:bottom w:val="none" w:sz="0" w:space="0" w:color="auto"/>
                                                                                                                                                                                                                                                                                                                    <w:right w:val="none" w:sz="0" w:space="0" w:color="auto"/>
                                                                                                                                                                                                                                                                                                                  </w:divBdr>
                                                                                                                                                                                                                                                                                                                </w:div>
                                                                                                                                                                                                                                                                                                                <w:div w:id="454565547">
                                                                                                                                                                                                                                                                                                                  <w:marLeft w:val="0"/>
                                                                                                                                                                                                                                                                                                                  <w:marRight w:val="0"/>
                                                                                                                                                                                                                                                                                                                  <w:marTop w:val="0"/>
                                                                                                                                                                                                                                                                                                                  <w:marBottom w:val="0"/>
                                                                                                                                                                                                                                                                                                                  <w:divBdr>
                                                                                                                                                                                                                                                                                                                    <w:top w:val="none" w:sz="0" w:space="0" w:color="auto"/>
                                                                                                                                                                                                                                                                                                                    <w:left w:val="none" w:sz="0" w:space="0" w:color="auto"/>
                                                                                                                                                                                                                                                                                                                    <w:bottom w:val="none" w:sz="0" w:space="0" w:color="auto"/>
                                                                                                                                                                                                                                                                                                                    <w:right w:val="none" w:sz="0" w:space="0" w:color="auto"/>
                                                                                                                                                                                                                                                                                                                  </w:divBdr>
                                                                                                                                                                                                                                                                                                                </w:div>
                                                                                                                                                                                                                                                                                                                <w:div w:id="201020493">
                                                                                                                                                                                                                                                                                                                  <w:marLeft w:val="0"/>
                                                                                                                                                                                                                                                                                                                  <w:marRight w:val="0"/>
                                                                                                                                                                                                                                                                                                                  <w:marTop w:val="0"/>
                                                                                                                                                                                                                                                                                                                  <w:marBottom w:val="0"/>
                                                                                                                                                                                                                                                                                                                  <w:divBdr>
                                                                                                                                                                                                                                                                                                                    <w:top w:val="none" w:sz="0" w:space="0" w:color="auto"/>
                                                                                                                                                                                                                                                                                                                    <w:left w:val="none" w:sz="0" w:space="0" w:color="auto"/>
                                                                                                                                                                                                                                                                                                                    <w:bottom w:val="none" w:sz="0" w:space="0" w:color="auto"/>
                                                                                                                                                                                                                                                                                                                    <w:right w:val="none" w:sz="0" w:space="0" w:color="auto"/>
                                                                                                                                                                                                                                                                                                                  </w:divBdr>
                                                                                                                                                                                                                                                                                                                </w:div>
                                                                                                                                                                                                                                                                                                                <w:div w:id="764153484">
                                                                                                                                                                                                                                                                                                                  <w:marLeft w:val="0"/>
                                                                                                                                                                                                                                                                                                                  <w:marRight w:val="0"/>
                                                                                                                                                                                                                                                                                                                  <w:marTop w:val="0"/>
                                                                                                                                                                                                                                                                                                                  <w:marBottom w:val="0"/>
                                                                                                                                                                                                                                                                                                                  <w:divBdr>
                                                                                                                                                                                                                                                                                                                    <w:top w:val="none" w:sz="0" w:space="0" w:color="auto"/>
                                                                                                                                                                                                                                                                                                                    <w:left w:val="none" w:sz="0" w:space="0" w:color="auto"/>
                                                                                                                                                                                                                                                                                                                    <w:bottom w:val="none" w:sz="0" w:space="0" w:color="auto"/>
                                                                                                                                                                                                                                                                                                                    <w:right w:val="none" w:sz="0" w:space="0" w:color="auto"/>
                                                                                                                                                                                                                                                                                                                  </w:divBdr>
                                                                                                                                                                                                                                                                                                                </w:div>
                                                                                                                                                                                                                                                                                                              </w:divsChild>
                                                                                                                                                                                                                                                                                                            </w:div>
                                                                                                                                                                                                                                                                                                            <w:div w:id="1797942488">
                                                                                                                                                                                                                                                                                                              <w:marLeft w:val="0"/>
                                                                                                                                                                                                                                                                                                              <w:marRight w:val="0"/>
                                                                                                                                                                                                                                                                                                              <w:marTop w:val="0"/>
                                                                                                                                                                                                                                                                                                              <w:marBottom w:val="270"/>
                                                                                                                                                                                                                                                                                                              <w:divBdr>
                                                                                                                                                                                                                                                                                                                <w:top w:val="none" w:sz="0" w:space="0" w:color="auto"/>
                                                                                                                                                                                                                                                                                                                <w:left w:val="none" w:sz="0" w:space="0" w:color="auto"/>
                                                                                                                                                                                                                                                                                                                <w:bottom w:val="none" w:sz="0" w:space="0" w:color="auto"/>
                                                                                                                                                                                                                                                                                                                <w:right w:val="none" w:sz="0" w:space="0" w:color="auto"/>
                                                                                                                                                                                                                                                                                                              </w:divBdr>
                                                                                                                                                                                                                                                                                                            </w:div>
                                                                                                                                                                                                                                                                                                            <w:div w:id="156766987">
                                                                                                                                                                                                                                                                                                              <w:marLeft w:val="0"/>
                                                                                                                                                                                                                                                                                                              <w:marRight w:val="0"/>
                                                                                                                                                                                                                                                                                                              <w:marTop w:val="0"/>
                                                                                                                                                                                                                                                                                                              <w:marBottom w:val="0"/>
                                                                                                                                                                                                                                                                                                              <w:divBdr>
                                                                                                                                                                                                                                                                                                                <w:top w:val="none" w:sz="0" w:space="0" w:color="auto"/>
                                                                                                                                                                                                                                                                                                                <w:left w:val="none" w:sz="0" w:space="0" w:color="auto"/>
                                                                                                                                                                                                                                                                                                                <w:bottom w:val="none" w:sz="0" w:space="0" w:color="auto"/>
                                                                                                                                                                                                                                                                                                                <w:right w:val="none" w:sz="0" w:space="0" w:color="auto"/>
                                                                                                                                                                                                                                                                                                              </w:divBdr>
                                                                                                                                                                                                                                                                                                              <w:divsChild>
                                                                                                                                                                                                                                                                                                                <w:div w:id="1050763120">
                                                                                                                                                                                                                                                                                                                  <w:marLeft w:val="15"/>
                                                                                                                                                                                                                                                                                                                  <w:marRight w:val="0"/>
                                                                                                                                                                                                                                                                                                                  <w:marTop w:val="0"/>
                                                                                                                                                                                                                                                                                                                  <w:marBottom w:val="0"/>
                                                                                                                                                                                                                                                                                                                  <w:divBdr>
                                                                                                                                                                                                                                                                                                                    <w:top w:val="none" w:sz="0" w:space="0" w:color="auto"/>
                                                                                                                                                                                                                                                                                                                    <w:left w:val="none" w:sz="0" w:space="0" w:color="auto"/>
                                                                                                                                                                                                                                                                                                                    <w:bottom w:val="none" w:sz="0" w:space="0" w:color="auto"/>
                                                                                                                                                                                                                                                                                                                    <w:right w:val="none" w:sz="0" w:space="0" w:color="auto"/>
                                                                                                                                                                                                                                                                                                                  </w:divBdr>
                                                                                                                                                                                                                                                                                                                </w:div>
                                                                                                                                                                                                                                                                                                                <w:div w:id="2077435540">
                                                                                                                                                                                                                                                                                                                  <w:marLeft w:val="0"/>
                                                                                                                                                                                                                                                                                                                  <w:marRight w:val="0"/>
                                                                                                                                                                                                                                                                                                                  <w:marTop w:val="0"/>
                                                                                                                                                                                                                                                                                                                  <w:marBottom w:val="0"/>
                                                                                                                                                                                                                                                                                                                  <w:divBdr>
                                                                                                                                                                                                                                                                                                                    <w:top w:val="none" w:sz="0" w:space="0" w:color="auto"/>
                                                                                                                                                                                                                                                                                                                    <w:left w:val="none" w:sz="0" w:space="0" w:color="auto"/>
                                                                                                                                                                                                                                                                                                                    <w:bottom w:val="none" w:sz="0" w:space="0" w:color="auto"/>
                                                                                                                                                                                                                                                                                                                    <w:right w:val="none" w:sz="0" w:space="0" w:color="auto"/>
                                                                                                                                                                                                                                                                                                                  </w:divBdr>
                                                                                                                                                                                                                                                                                                                  <w:divsChild>
                                                                                                                                                                                                                                                                                                                    <w:div w:id="1560748481">
                                                                                                                                                                                                                                                                                                                      <w:marLeft w:val="0"/>
                                                                                                                                                                                                                                                                                                                      <w:marRight w:val="0"/>
                                                                                                                                                                                                                                                                                                                      <w:marTop w:val="0"/>
                                                                                                                                                                                                                                                                                                                      <w:marBottom w:val="270"/>
                                                                                                                                                                                                                                                                                                                      <w:divBdr>
                                                                                                                                                                                                                                                                                                                        <w:top w:val="none" w:sz="0" w:space="0" w:color="auto"/>
                                                                                                                                                                                                                                                                                                                        <w:left w:val="none" w:sz="0" w:space="0" w:color="auto"/>
                                                                                                                                                                                                                                                                                                                        <w:bottom w:val="none" w:sz="0" w:space="0" w:color="auto"/>
                                                                                                                                                                                                                                                                                                                        <w:right w:val="none" w:sz="0" w:space="0" w:color="auto"/>
                                                                                                                                                                                                                                                                                                                      </w:divBdr>
                                                                                                                                                                                                                                                                                                                    </w:div>
                                                                                                                                                                                                                                                                                                                    <w:div w:id="679042247">
                                                                                                                                                                                                                                                                                                                      <w:marLeft w:val="0"/>
                                                                                                                                                                                                                                                                                                                      <w:marRight w:val="0"/>
                                                                                                                                                                                                                                                                                                                      <w:marTop w:val="0"/>
                                                                                                                                                                                                                                                                                                                      <w:marBottom w:val="270"/>
                                                                                                                                                                                                                                                                                                                      <w:divBdr>
                                                                                                                                                                                                                                                                                                                        <w:top w:val="none" w:sz="0" w:space="0" w:color="auto"/>
                                                                                                                                                                                                                                                                                                                        <w:left w:val="none" w:sz="0" w:space="0" w:color="auto"/>
                                                                                                                                                                                                                                                                                                                        <w:bottom w:val="none" w:sz="0" w:space="0" w:color="auto"/>
                                                                                                                                                                                                                                                                                                                        <w:right w:val="none" w:sz="0" w:space="0" w:color="auto"/>
                                                                                                                                                                                                                                                                                                                      </w:divBdr>
                                                                                                                                                                                                                                                                                                                      <w:divsChild>
                                                                                                                                                                                                                                                                                                                        <w:div w:id="2121030619">
                                                                                                                                                                                                                                                                                                                          <w:marLeft w:val="0"/>
                                                                                                                                                                                                                                                                                                                          <w:marRight w:val="0"/>
                                                                                                                                                                                                                                                                                                                          <w:marTop w:val="0"/>
                                                                                                                                                                                                                                                                                                                          <w:marBottom w:val="0"/>
                                                                                                                                                                                                                                                                                                                          <w:divBdr>
                                                                                                                                                                                                                                                                                                                            <w:top w:val="none" w:sz="0" w:space="0" w:color="auto"/>
                                                                                                                                                                                                                                                                                                                            <w:left w:val="none" w:sz="0" w:space="0" w:color="auto"/>
                                                                                                                                                                                                                                                                                                                            <w:bottom w:val="none" w:sz="0" w:space="0" w:color="auto"/>
                                                                                                                                                                                                                                                                                                                            <w:right w:val="none" w:sz="0" w:space="0" w:color="auto"/>
                                                                                                                                                                                                                                                                                                                          </w:divBdr>
                                                                                                                                                                                                                                                                                                                        </w:div>
                                                                                                                                                                                                                                                                                                                        <w:div w:id="1945724503">
                                                                                                                                                                                                                                                                                                                          <w:marLeft w:val="0"/>
                                                                                                                                                                                                                                                                                                                          <w:marRight w:val="0"/>
                                                                                                                                                                                                                                                                                                                          <w:marTop w:val="0"/>
                                                                                                                                                                                                                                                                                                                          <w:marBottom w:val="0"/>
                                                                                                                                                                                                                                                                                                                          <w:divBdr>
                                                                                                                                                                                                                                                                                                                            <w:top w:val="none" w:sz="0" w:space="0" w:color="auto"/>
                                                                                                                                                                                                                                                                                                                            <w:left w:val="none" w:sz="0" w:space="0" w:color="auto"/>
                                                                                                                                                                                                                                                                                                                            <w:bottom w:val="none" w:sz="0" w:space="0" w:color="auto"/>
                                                                                                                                                                                                                                                                                                                            <w:right w:val="none" w:sz="0" w:space="0" w:color="auto"/>
                                                                                                                                                                                                                                                                                                                          </w:divBdr>
                                                                                                                                                                                                                                                                                                                        </w:div>
                                                                                                                                                                                                                                                                                                                        <w:div w:id="1237086589">
                                                                                                                                                                                                                                                                                                                          <w:marLeft w:val="0"/>
                                                                                                                                                                                                                                                                                                                          <w:marRight w:val="0"/>
                                                                                                                                                                                                                                                                                                                          <w:marTop w:val="0"/>
                                                                                                                                                                                                                                                                                                                          <w:marBottom w:val="0"/>
                                                                                                                                                                                                                                                                                                                          <w:divBdr>
                                                                                                                                                                                                                                                                                                                            <w:top w:val="none" w:sz="0" w:space="0" w:color="auto"/>
                                                                                                                                                                                                                                                                                                                            <w:left w:val="none" w:sz="0" w:space="0" w:color="auto"/>
                                                                                                                                                                                                                                                                                                                            <w:bottom w:val="none" w:sz="0" w:space="0" w:color="auto"/>
                                                                                                                                                                                                                                                                                                                            <w:right w:val="none" w:sz="0" w:space="0" w:color="auto"/>
                                                                                                                                                                                                                                                                                                                          </w:divBdr>
                                                                                                                                                                                                                                                                                                                        </w:div>
                                                                                                                                                                                                                                                                                                                        <w:div w:id="1836919268">
                                                                                                                                                                                                                                                                                                                          <w:marLeft w:val="0"/>
                                                                                                                                                                                                                                                                                                                          <w:marRight w:val="0"/>
                                                                                                                                                                                                                                                                                                                          <w:marTop w:val="0"/>
                                                                                                                                                                                                                                                                                                                          <w:marBottom w:val="0"/>
                                                                                                                                                                                                                                                                                                                          <w:divBdr>
                                                                                                                                                                                                                                                                                                                            <w:top w:val="none" w:sz="0" w:space="0" w:color="auto"/>
                                                                                                                                                                                                                                                                                                                            <w:left w:val="none" w:sz="0" w:space="0" w:color="auto"/>
                                                                                                                                                                                                                                                                                                                            <w:bottom w:val="none" w:sz="0" w:space="0" w:color="auto"/>
                                                                                                                                                                                                                                                                                                                            <w:right w:val="none" w:sz="0" w:space="0" w:color="auto"/>
                                                                                                                                                                                                                                                                                                                          </w:divBdr>
                                                                                                                                                                                                                                                                                                                        </w:div>
                                                                                                                                                                                                                                                                                                                        <w:div w:id="464812739">
                                                                                                                                                                                                                                                                                                                          <w:marLeft w:val="0"/>
                                                                                                                                                                                                                                                                                                                          <w:marRight w:val="0"/>
                                                                                                                                                                                                                                                                                                                          <w:marTop w:val="0"/>
                                                                                                                                                                                                                                                                                                                          <w:marBottom w:val="0"/>
                                                                                                                                                                                                                                                                                                                          <w:divBdr>
                                                                                                                                                                                                                                                                                                                            <w:top w:val="none" w:sz="0" w:space="0" w:color="auto"/>
                                                                                                                                                                                                                                                                                                                            <w:left w:val="none" w:sz="0" w:space="0" w:color="auto"/>
                                                                                                                                                                                                                                                                                                                            <w:bottom w:val="none" w:sz="0" w:space="0" w:color="auto"/>
                                                                                                                                                                                                                                                                                                                            <w:right w:val="none" w:sz="0" w:space="0" w:color="auto"/>
                                                                                                                                                                                                                                                                                                                          </w:divBdr>
                                                                                                                                                                                                                                                                                                                        </w:div>
                                                                                                                                                                                                                                                                                                                        <w:div w:id="832258009">
                                                                                                                                                                                                                                                                                                                          <w:marLeft w:val="0"/>
                                                                                                                                                                                                                                                                                                                          <w:marRight w:val="0"/>
                                                                                                                                                                                                                                                                                                                          <w:marTop w:val="0"/>
                                                                                                                                                                                                                                                                                                                          <w:marBottom w:val="0"/>
                                                                                                                                                                                                                                                                                                                          <w:divBdr>
                                                                                                                                                                                                                                                                                                                            <w:top w:val="none" w:sz="0" w:space="0" w:color="auto"/>
                                                                                                                                                                                                                                                                                                                            <w:left w:val="none" w:sz="0" w:space="0" w:color="auto"/>
                                                                                                                                                                                                                                                                                                                            <w:bottom w:val="none" w:sz="0" w:space="0" w:color="auto"/>
                                                                                                                                                                                                                                                                                                                            <w:right w:val="none" w:sz="0" w:space="0" w:color="auto"/>
                                                                                                                                                                                                                                                                                                                          </w:divBdr>
                                                                                                                                                                                                                                                                                                                        </w:div>
                                                                                                                                                                                                                                                                                                                        <w:div w:id="65420769">
                                                                                                                                                                                                                                                                                                                          <w:marLeft w:val="0"/>
                                                                                                                                                                                                                                                                                                                          <w:marRight w:val="0"/>
                                                                                                                                                                                                                                                                                                                          <w:marTop w:val="0"/>
                                                                                                                                                                                                                                                                                                                          <w:marBottom w:val="0"/>
                                                                                                                                                                                                                                                                                                                          <w:divBdr>
                                                                                                                                                                                                                                                                                                                            <w:top w:val="none" w:sz="0" w:space="0" w:color="auto"/>
                                                                                                                                                                                                                                                                                                                            <w:left w:val="none" w:sz="0" w:space="0" w:color="auto"/>
                                                                                                                                                                                                                                                                                                                            <w:bottom w:val="none" w:sz="0" w:space="0" w:color="auto"/>
                                                                                                                                                                                                                                                                                                                            <w:right w:val="none" w:sz="0" w:space="0" w:color="auto"/>
                                                                                                                                                                                                                                                                                                                          </w:divBdr>
                                                                                                                                                                                                                                                                                                                        </w:div>
                                                                                                                                                                                                                                                                                                                        <w:div w:id="2119836675">
                                                                                                                                                                                                                                                                                                                          <w:marLeft w:val="0"/>
                                                                                                                                                                                                                                                                                                                          <w:marRight w:val="0"/>
                                                                                                                                                                                                                                                                                                                          <w:marTop w:val="0"/>
                                                                                                                                                                                                                                                                                                                          <w:marBottom w:val="0"/>
                                                                                                                                                                                                                                                                                                                          <w:divBdr>
                                                                                                                                                                                                                                                                                                                            <w:top w:val="none" w:sz="0" w:space="0" w:color="auto"/>
                                                                                                                                                                                                                                                                                                                            <w:left w:val="none" w:sz="0" w:space="0" w:color="auto"/>
                                                                                                                                                                                                                                                                                                                            <w:bottom w:val="none" w:sz="0" w:space="0" w:color="auto"/>
                                                                                                                                                                                                                                                                                                                            <w:right w:val="none" w:sz="0" w:space="0" w:color="auto"/>
                                                                                                                                                                                                                                                                                                                          </w:divBdr>
                                                                                                                                                                                                                                                                                                                        </w:div>
                                                                                                                                                                                                                                                                                                                        <w:div w:id="620117405">
                                                                                                                                                                                                                                                                                                                          <w:marLeft w:val="0"/>
                                                                                                                                                                                                                                                                                                                          <w:marRight w:val="0"/>
                                                                                                                                                                                                                                                                                                                          <w:marTop w:val="0"/>
                                                                                                                                                                                                                                                                                                                          <w:marBottom w:val="0"/>
                                                                                                                                                                                                                                                                                                                          <w:divBdr>
                                                                                                                                                                                                                                                                                                                            <w:top w:val="none" w:sz="0" w:space="0" w:color="auto"/>
                                                                                                                                                                                                                                                                                                                            <w:left w:val="none" w:sz="0" w:space="0" w:color="auto"/>
                                                                                                                                                                                                                                                                                                                            <w:bottom w:val="none" w:sz="0" w:space="0" w:color="auto"/>
                                                                                                                                                                                                                                                                                                                            <w:right w:val="none" w:sz="0" w:space="0" w:color="auto"/>
                                                                                                                                                                                                                                                                                                                          </w:divBdr>
                                                                                                                                                                                                                                                                                                                        </w:div>
                                                                                                                                                                                                                                                                                                                        <w:div w:id="1086536426">
                                                                                                                                                                                                                                                                                                                          <w:marLeft w:val="0"/>
                                                                                                                                                                                                                                                                                                                          <w:marRight w:val="0"/>
                                                                                                                                                                                                                                                                                                                          <w:marTop w:val="0"/>
                                                                                                                                                                                                                                                                                                                          <w:marBottom w:val="0"/>
                                                                                                                                                                                                                                                                                                                          <w:divBdr>
                                                                                                                                                                                                                                                                                                                            <w:top w:val="none" w:sz="0" w:space="0" w:color="auto"/>
                                                                                                                                                                                                                                                                                                                            <w:left w:val="none" w:sz="0" w:space="0" w:color="auto"/>
                                                                                                                                                                                                                                                                                                                            <w:bottom w:val="none" w:sz="0" w:space="0" w:color="auto"/>
                                                                                                                                                                                                                                                                                                                            <w:right w:val="none" w:sz="0" w:space="0" w:color="auto"/>
                                                                                                                                                                                                                                                                                                                          </w:divBdr>
                                                                                                                                                                                                                                                                                                                        </w:div>
                                                                                                                                                                                                                                                                                                                        <w:div w:id="985012077">
                                                                                                                                                                                                                                                                                                                          <w:marLeft w:val="0"/>
                                                                                                                                                                                                                                                                                                                          <w:marRight w:val="0"/>
                                                                                                                                                                                                                                                                                                                          <w:marTop w:val="0"/>
                                                                                                                                                                                                                                                                                                                          <w:marBottom w:val="0"/>
                                                                                                                                                                                                                                                                                                                          <w:divBdr>
                                                                                                                                                                                                                                                                                                                            <w:top w:val="none" w:sz="0" w:space="0" w:color="auto"/>
                                                                                                                                                                                                                                                                                                                            <w:left w:val="none" w:sz="0" w:space="0" w:color="auto"/>
                                                                                                                                                                                                                                                                                                                            <w:bottom w:val="none" w:sz="0" w:space="0" w:color="auto"/>
                                                                                                                                                                                                                                                                                                                            <w:right w:val="none" w:sz="0" w:space="0" w:color="auto"/>
                                                                                                                                                                                                                                                                                                                          </w:divBdr>
                                                                                                                                                                                                                                                                                                                        </w:div>
                                                                                                                                                                                                                                                                                                                        <w:div w:id="1371805729">
                                                                                                                                                                                                                                                                                                                          <w:marLeft w:val="0"/>
                                                                                                                                                                                                                                                                                                                          <w:marRight w:val="0"/>
                                                                                                                                                                                                                                                                                                                          <w:marTop w:val="0"/>
                                                                                                                                                                                                                                                                                                                          <w:marBottom w:val="0"/>
                                                                                                                                                                                                                                                                                                                          <w:divBdr>
                                                                                                                                                                                                                                                                                                                            <w:top w:val="none" w:sz="0" w:space="0" w:color="auto"/>
                                                                                                                                                                                                                                                                                                                            <w:left w:val="none" w:sz="0" w:space="0" w:color="auto"/>
                                                                                                                                                                                                                                                                                                                            <w:bottom w:val="none" w:sz="0" w:space="0" w:color="auto"/>
                                                                                                                                                                                                                                                                                                                            <w:right w:val="none" w:sz="0" w:space="0" w:color="auto"/>
                                                                                                                                                                                                                                                                                                                          </w:divBdr>
                                                                                                                                                                                                                                                                                                                        </w:div>
                                                                                                                                                                                                                                                                                                                      </w:divsChild>
                                                                                                                                                                                                                                                                                                                    </w:div>
                                                                                                                                                                                                                                                                                                                    <w:div w:id="1937396415">
                                                                                                                                                                                                                                                                                                                      <w:marLeft w:val="0"/>
                                                                                                                                                                                                                                                                                                                      <w:marRight w:val="0"/>
                                                                                                                                                                                                                                                                                                                      <w:marTop w:val="0"/>
                                                                                                                                                                                                                                                                                                                      <w:marBottom w:val="0"/>
                                                                                                                                                                                                                                                                                                                      <w:divBdr>
                                                                                                                                                                                                                                                                                                                        <w:top w:val="none" w:sz="0" w:space="0" w:color="auto"/>
                                                                                                                                                                                                                                                                                                                        <w:left w:val="none" w:sz="0" w:space="0" w:color="auto"/>
                                                                                                                                                                                                                                                                                                                        <w:bottom w:val="none" w:sz="0" w:space="0" w:color="auto"/>
                                                                                                                                                                                                                                                                                                                        <w:right w:val="none" w:sz="0" w:space="0" w:color="auto"/>
                                                                                                                                                                                                                                                                                                                      </w:divBdr>
                                                                                                                                                                                                                                                                                                                      <w:divsChild>
                                                                                                                                                                                                                                                                                                                        <w:div w:id="1657957340">
                                                                                                                                                                                                                                                                                                                          <w:marLeft w:val="15"/>
                                                                                                                                                                                                                                                                                                                          <w:marRight w:val="0"/>
                                                                                                                                                                                                                                                                                                                          <w:marTop w:val="0"/>
                                                                                                                                                                                                                                                                                                                          <w:marBottom w:val="0"/>
                                                                                                                                                                                                                                                                                                                          <w:divBdr>
                                                                                                                                                                                                                                                                                                                            <w:top w:val="none" w:sz="0" w:space="0" w:color="auto"/>
                                                                                                                                                                                                                                                                                                                            <w:left w:val="none" w:sz="0" w:space="0" w:color="auto"/>
                                                                                                                                                                                                                                                                                                                            <w:bottom w:val="none" w:sz="0" w:space="0" w:color="auto"/>
                                                                                                                                                                                                                                                                                                                            <w:right w:val="none" w:sz="0" w:space="0" w:color="auto"/>
                                                                                                                                                                                                                                                                                                                          </w:divBdr>
                                                                                                                                                                                                                                                                                                                        </w:div>
                                                                                                                                                                                                                                                                                                                        <w:div w:id="1201896570">
                                                                                                                                                                                                                                                                                                                          <w:marLeft w:val="0"/>
                                                                                                                                                                                                                                                                                                                          <w:marRight w:val="0"/>
                                                                                                                                                                                                                                                                                                                          <w:marTop w:val="0"/>
                                                                                                                                                                                                                                                                                                                          <w:marBottom w:val="0"/>
                                                                                                                                                                                                                                                                                                                          <w:divBdr>
                                                                                                                                                                                                                                                                                                                            <w:top w:val="none" w:sz="0" w:space="0" w:color="auto"/>
                                                                                                                                                                                                                                                                                                                            <w:left w:val="none" w:sz="0" w:space="0" w:color="auto"/>
                                                                                                                                                                                                                                                                                                                            <w:bottom w:val="none" w:sz="0" w:space="0" w:color="auto"/>
                                                                                                                                                                                                                                                                                                                            <w:right w:val="none" w:sz="0" w:space="0" w:color="auto"/>
                                                                                                                                                                                                                                                                                                                          </w:divBdr>
                                                                                                                                                                                                                                                                                                                          <w:divsChild>
                                                                                                                                                                                                                                                                                                                            <w:div w:id="270090313">
                                                                                                                                                                                                                                                                                                                              <w:marLeft w:val="0"/>
                                                                                                                                                                                                                                                                                                                              <w:marRight w:val="0"/>
                                                                                                                                                                                                                                                                                                                              <w:marTop w:val="0"/>
                                                                                                                                                                                                                                                                                                                              <w:marBottom w:val="270"/>
                                                                                                                                                                                                                                                                                                                              <w:divBdr>
                                                                                                                                                                                                                                                                                                                                <w:top w:val="none" w:sz="0" w:space="0" w:color="auto"/>
                                                                                                                                                                                                                                                                                                                                <w:left w:val="none" w:sz="0" w:space="0" w:color="auto"/>
                                                                                                                                                                                                                                                                                                                                <w:bottom w:val="none" w:sz="0" w:space="0" w:color="auto"/>
                                                                                                                                                                                                                                                                                                                                <w:right w:val="none" w:sz="0" w:space="0" w:color="auto"/>
                                                                                                                                                                                                                                                                                                                              </w:divBdr>
                                                                                                                                                                                                                                                                                                                            </w:div>
                                                                                                                                                                                                                                                                                                                            <w:div w:id="1100881083">
                                                                                                                                                                                                                                                                                                                              <w:marLeft w:val="0"/>
                                                                                                                                                                                                                                                                                                                              <w:marRight w:val="0"/>
                                                                                                                                                                                                                                                                                                                              <w:marTop w:val="0"/>
                                                                                                                                                                                                                                                                                                                              <w:marBottom w:val="270"/>
                                                                                                                                                                                                                                                                                                                              <w:divBdr>
                                                                                                                                                                                                                                                                                                                                <w:top w:val="none" w:sz="0" w:space="0" w:color="auto"/>
                                                                                                                                                                                                                                                                                                                                <w:left w:val="none" w:sz="0" w:space="0" w:color="auto"/>
                                                                                                                                                                                                                                                                                                                                <w:bottom w:val="none" w:sz="0" w:space="0" w:color="auto"/>
                                                                                                                                                                                                                                                                                                                                <w:right w:val="none" w:sz="0" w:space="0" w:color="auto"/>
                                                                                                                                                                                                                                                                                                                              </w:divBdr>
                                                                                                                                                                                                                                                                                                                            </w:div>
                                                                                                                                                                                                                                                                                                                            <w:div w:id="1228684162">
                                                                                                                                                                                                                                                                                                                              <w:marLeft w:val="0"/>
                                                                                                                                                                                                                                                                                                                              <w:marRight w:val="0"/>
                                                                                                                                                                                                                                                                                                                              <w:marTop w:val="0"/>
                                                                                                                                                                                                                                                                                                                              <w:marBottom w:val="270"/>
                                                                                                                                                                                                                                                                                                                              <w:divBdr>
                                                                                                                                                                                                                                                                                                                                <w:top w:val="none" w:sz="0" w:space="0" w:color="auto"/>
                                                                                                                                                                                                                                                                                                                                <w:left w:val="none" w:sz="0" w:space="0" w:color="auto"/>
                                                                                                                                                                                                                                                                                                                                <w:bottom w:val="none" w:sz="0" w:space="0" w:color="auto"/>
                                                                                                                                                                                                                                                                                                                                <w:right w:val="none" w:sz="0" w:space="0" w:color="auto"/>
                                                                                                                                                                                                                                                                                                                              </w:divBdr>
                                                                                                                                                                                                                                                                                                                            </w:div>
                                                                                                                                                                                                                                                                                                                            <w:div w:id="2015187228">
                                                                                                                                                                                                                                                                                                                              <w:marLeft w:val="0"/>
                                                                                                                                                                                                                                                                                                                              <w:marRight w:val="0"/>
                                                                                                                                                                                                                                                                                                                              <w:marTop w:val="0"/>
                                                                                                                                                                                                                                                                                                                              <w:marBottom w:val="0"/>
                                                                                                                                                                                                                                                                                                                              <w:divBdr>
                                                                                                                                                                                                                                                                                                                                <w:top w:val="none" w:sz="0" w:space="0" w:color="auto"/>
                                                                                                                                                                                                                                                                                                                                <w:left w:val="none" w:sz="0" w:space="0" w:color="auto"/>
                                                                                                                                                                                                                                                                                                                                <w:bottom w:val="none" w:sz="0" w:space="0" w:color="auto"/>
                                                                                                                                                                                                                                                                                                                                <w:right w:val="none" w:sz="0" w:space="0" w:color="auto"/>
                                                                                                                                                                                                                                                                                                                              </w:divBdr>
                                                                                                                                                                                                                                                                                                                            </w:div>
                                                                                                                                                                                                                                                                                                                            <w:div w:id="822699636">
                                                                                                                                                                                                                                                                                                                              <w:marLeft w:val="0"/>
                                                                                                                                                                                                                                                                                                                              <w:marRight w:val="0"/>
                                                                                                                                                                                                                                                                                                                              <w:marTop w:val="0"/>
                                                                                                                                                                                                                                                                                                                              <w:marBottom w:val="270"/>
                                                                                                                                                                                                                                                                                                                              <w:divBdr>
                                                                                                                                                                                                                                                                                                                                <w:top w:val="none" w:sz="0" w:space="0" w:color="auto"/>
                                                                                                                                                                                                                                                                                                                                <w:left w:val="none" w:sz="0" w:space="0" w:color="auto"/>
                                                                                                                                                                                                                                                                                                                                <w:bottom w:val="none" w:sz="0" w:space="0" w:color="auto"/>
                                                                                                                                                                                                                                                                                                                                <w:right w:val="none" w:sz="0" w:space="0" w:color="auto"/>
                                                                                                                                                                                                                                                                                                                              </w:divBdr>
                                                                                                                                                                                                                                                                                                                              <w:divsChild>
                                                                                                                                                                                                                                                                                                                                <w:div w:id="1195070965">
                                                                                                                                                                                                                                                                                                                                  <w:marLeft w:val="0"/>
                                                                                                                                                                                                                                                                                                                                  <w:marRight w:val="0"/>
                                                                                                                                                                                                                                                                                                                                  <w:marTop w:val="0"/>
                                                                                                                                                                                                                                                                                                                                  <w:marBottom w:val="0"/>
                                                                                                                                                                                                                                                                                                                                  <w:divBdr>
                                                                                                                                                                                                                                                                                                                                    <w:top w:val="none" w:sz="0" w:space="0" w:color="auto"/>
                                                                                                                                                                                                                                                                                                                                    <w:left w:val="none" w:sz="0" w:space="0" w:color="auto"/>
                                                                                                                                                                                                                                                                                                                                    <w:bottom w:val="none" w:sz="0" w:space="0" w:color="auto"/>
                                                                                                                                                                                                                                                                                                                                    <w:right w:val="none" w:sz="0" w:space="0" w:color="auto"/>
                                                                                                                                                                                                                                                                                                                                  </w:divBdr>
                                                                                                                                                                                                                                                                                                                                </w:div>
                                                                                                                                                                                                                                                                                                                              </w:divsChild>
                                                                                                                                                                                                                                                                                                                            </w:div>
                                                                                                                                                                                                                                                                                                                            <w:div w:id="208227081">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3705119">
      <w:marLeft w:val="0"/>
      <w:marRight w:val="0"/>
      <w:marTop w:val="0"/>
      <w:marBottom w:val="0"/>
      <w:divBdr>
        <w:top w:val="none" w:sz="0" w:space="0" w:color="auto"/>
        <w:left w:val="none" w:sz="0" w:space="0" w:color="auto"/>
        <w:bottom w:val="none" w:sz="0" w:space="0" w:color="auto"/>
        <w:right w:val="none" w:sz="0" w:space="0" w:color="auto"/>
      </w:divBdr>
      <w:divsChild>
        <w:div w:id="1585843847">
          <w:marLeft w:val="0"/>
          <w:marRight w:val="0"/>
          <w:marTop w:val="0"/>
          <w:marBottom w:val="0"/>
          <w:divBdr>
            <w:top w:val="none" w:sz="0" w:space="0" w:color="auto"/>
            <w:left w:val="none" w:sz="0" w:space="0" w:color="auto"/>
            <w:bottom w:val="none" w:sz="0" w:space="0" w:color="auto"/>
            <w:right w:val="none" w:sz="0" w:space="0" w:color="auto"/>
          </w:divBdr>
        </w:div>
        <w:div w:id="1646660560">
          <w:marLeft w:val="0"/>
          <w:marRight w:val="0"/>
          <w:marTop w:val="0"/>
          <w:marBottom w:val="0"/>
          <w:divBdr>
            <w:top w:val="none" w:sz="0" w:space="0" w:color="auto"/>
            <w:left w:val="none" w:sz="0" w:space="0" w:color="auto"/>
            <w:bottom w:val="none" w:sz="0" w:space="0" w:color="auto"/>
            <w:right w:val="none" w:sz="0" w:space="0" w:color="auto"/>
          </w:divBdr>
        </w:div>
        <w:div w:id="739445898">
          <w:marLeft w:val="0"/>
          <w:marRight w:val="0"/>
          <w:marTop w:val="0"/>
          <w:marBottom w:val="0"/>
          <w:divBdr>
            <w:top w:val="none" w:sz="0" w:space="0" w:color="auto"/>
            <w:left w:val="none" w:sz="0" w:space="0" w:color="auto"/>
            <w:bottom w:val="none" w:sz="0" w:space="0" w:color="auto"/>
            <w:right w:val="none" w:sz="0" w:space="0" w:color="auto"/>
          </w:divBdr>
        </w:div>
        <w:div w:id="388384253">
          <w:marLeft w:val="0"/>
          <w:marRight w:val="0"/>
          <w:marTop w:val="0"/>
          <w:marBottom w:val="0"/>
          <w:divBdr>
            <w:top w:val="none" w:sz="0" w:space="0" w:color="auto"/>
            <w:left w:val="none" w:sz="0" w:space="0" w:color="auto"/>
            <w:bottom w:val="none" w:sz="0" w:space="0" w:color="auto"/>
            <w:right w:val="none" w:sz="0" w:space="0" w:color="auto"/>
          </w:divBdr>
        </w:div>
        <w:div w:id="534661040">
          <w:marLeft w:val="0"/>
          <w:marRight w:val="0"/>
          <w:marTop w:val="0"/>
          <w:marBottom w:val="0"/>
          <w:divBdr>
            <w:top w:val="none" w:sz="0" w:space="0" w:color="auto"/>
            <w:left w:val="none" w:sz="0" w:space="0" w:color="auto"/>
            <w:bottom w:val="none" w:sz="0" w:space="0" w:color="auto"/>
            <w:right w:val="none" w:sz="0" w:space="0" w:color="auto"/>
          </w:divBdr>
        </w:div>
        <w:div w:id="1222208197">
          <w:marLeft w:val="0"/>
          <w:marRight w:val="0"/>
          <w:marTop w:val="0"/>
          <w:marBottom w:val="0"/>
          <w:divBdr>
            <w:top w:val="none" w:sz="0" w:space="0" w:color="auto"/>
            <w:left w:val="none" w:sz="0" w:space="0" w:color="auto"/>
            <w:bottom w:val="none" w:sz="0" w:space="0" w:color="auto"/>
            <w:right w:val="none" w:sz="0" w:space="0" w:color="auto"/>
          </w:divBdr>
        </w:div>
        <w:div w:id="976303928">
          <w:marLeft w:val="0"/>
          <w:marRight w:val="0"/>
          <w:marTop w:val="0"/>
          <w:marBottom w:val="0"/>
          <w:divBdr>
            <w:top w:val="none" w:sz="0" w:space="0" w:color="auto"/>
            <w:left w:val="none" w:sz="0" w:space="0" w:color="auto"/>
            <w:bottom w:val="none" w:sz="0" w:space="0" w:color="auto"/>
            <w:right w:val="none" w:sz="0" w:space="0" w:color="auto"/>
          </w:divBdr>
        </w:div>
        <w:div w:id="18702183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mailto:Lincoln_Compliance@lincolnelectric.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lincolnelectric.ethicspoin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incoln_Compliance@lincolnelectric.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9BEB1-5181-4758-8CF9-7DD038BB5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87</Pages>
  <Words>11493</Words>
  <Characters>65512</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Abifadel, Jeannette</dc:creator>
  <cp:lastModifiedBy>Abifadel, Jeannette</cp:lastModifiedBy>
  <cp:revision>91</cp:revision>
  <dcterms:created xsi:type="dcterms:W3CDTF">2026-03-12T17:21:00Z</dcterms:created>
  <dcterms:modified xsi:type="dcterms:W3CDTF">2026-03-12T18:38:00Z</dcterms:modified>
</cp:coreProperties>
</file>