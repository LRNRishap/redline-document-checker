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3B19" w14:textId="77777777" w:rsidR="0001413C" w:rsidRPr="0001413C" w:rsidRDefault="0001413C" w:rsidP="0001413C">
      <w:r>
        <w:t xml:space="preserve">2026-2027 Anti-Harassment &amp; </w:t>
      </w:r>
      <w:commentRangeStart w:id="0"/>
      <w:r>
        <w:t>Discrimination</w:t>
      </w:r>
      <w:commentRangeEnd w:id="0"/>
      <w:r>
        <w:commentReference w:id="0"/>
      </w:r>
      <w:r>
        <w:t xml:space="preserve"> (US &amp; Global) </w:t>
      </w:r>
    </w:p>
    <w:p w14:paraId="352321EC" w14:textId="77777777" w:rsidR="0001413C" w:rsidRPr="0001413C" w:rsidRDefault="0001413C" w:rsidP="0001413C">
      <w:r w:rsidRPr="0001413C">
        <w:t xml:space="preserve">HUR775-a92en </w:t>
      </w:r>
    </w:p>
    <w:p w14:paraId="1FD92DAF" w14:textId="77777777" w:rsidR="0001413C" w:rsidRPr="0001413C" w:rsidRDefault="0001413C" w:rsidP="0001413C">
      <w:r w:rsidRPr="0001413C">
        <w:rPr>
          <w:b/>
          <w:bCs/>
        </w:rPr>
        <w:t>System ID:</w:t>
      </w:r>
      <w:r w:rsidRPr="0001413C">
        <w:t xml:space="preserve">   84670 </w:t>
      </w:r>
    </w:p>
    <w:p w14:paraId="69BA48F8" w14:textId="77777777" w:rsidR="0001413C" w:rsidRPr="0001413C" w:rsidRDefault="0001413C" w:rsidP="0001413C">
      <w:r w:rsidRPr="0001413C">
        <w:rPr>
          <w:b/>
          <w:bCs/>
        </w:rPr>
        <w:t>Lang:</w:t>
      </w:r>
      <w:r w:rsidRPr="0001413C">
        <w:t xml:space="preserve">   en </w:t>
      </w:r>
    </w:p>
    <w:p w14:paraId="2A8E4D5A" w14:textId="77777777" w:rsidR="0001413C" w:rsidRPr="0001413C" w:rsidRDefault="0001413C" w:rsidP="0001413C">
      <w:r w:rsidRPr="0001413C">
        <w:rPr>
          <w:b/>
          <w:bCs/>
        </w:rPr>
        <w:t>Date of Export:</w:t>
      </w:r>
      <w:r w:rsidRPr="0001413C">
        <w:t xml:space="preserve">   Mar 13, 2026 </w:t>
      </w:r>
    </w:p>
    <w:p w14:paraId="303A47D1" w14:textId="77777777" w:rsidR="0001413C" w:rsidRPr="0001413C" w:rsidRDefault="0001413C" w:rsidP="0001413C">
      <w:r w:rsidRPr="0001413C">
        <w:rPr>
          <w:b/>
          <w:bCs/>
        </w:rPr>
        <w:t>Course Version Number:</w:t>
      </w:r>
      <w:r w:rsidRPr="0001413C">
        <w:t xml:space="preserve">   1.0 </w:t>
      </w:r>
    </w:p>
    <w:p w14:paraId="46E1F9C3" w14:textId="77777777" w:rsidR="0001413C" w:rsidRPr="0001413C" w:rsidRDefault="0001413C" w:rsidP="0001413C"/>
    <w:p w14:paraId="663789B3" w14:textId="77777777" w:rsidR="0001413C" w:rsidRPr="0001413C" w:rsidRDefault="0001413C" w:rsidP="0001413C">
      <w:r w:rsidRPr="0001413C">
        <w:rPr>
          <w:b/>
          <w:bCs/>
        </w:rPr>
        <w:t>Short Course Description:</w:t>
      </w:r>
      <w:r w:rsidRPr="0001413C">
        <w:t xml:space="preserve"> </w:t>
      </w:r>
    </w:p>
    <w:p w14:paraId="7BAA8C63" w14:textId="3531EB86" w:rsidR="0001413C" w:rsidRPr="0001413C" w:rsidRDefault="0001413C" w:rsidP="0001413C">
      <w:r>
        <w:t xml:space="preserve">This course will help you understand the steps you can take to prevent, recognize, and manage situations that may involve harassment or discrimination. In order to deliver specific content based on state-specific regulations, this course utilizes a profiler where learners select whether they are a manager or individual contributor and the jurisdiction in which they work. This course covers </w:t>
      </w:r>
      <w:del w:id="1" w:author="Bauer, Sarah" w:date="2026-03-13T19:14:00Z" w16du:dateUtc="2026-03-13T19:14:30Z">
        <w:r w:rsidDel="0001413C">
          <w:delText>F</w:delText>
        </w:r>
      </w:del>
      <w:ins w:id="2" w:author="Bauer, Sarah" w:date="2026-03-13T19:14:00Z" w16du:dateUtc="2026-03-13T19:14:30Z">
        <w:r w:rsidR="12794320">
          <w:t>f</w:t>
        </w:r>
      </w:ins>
      <w:r>
        <w:t>ederal regulations as well as those in New York, California, Illinois, Delaware, Connecticut, Maine, Chicago, Nebraska, Oklahoma, Oregon, Massachusetts, Rhode Island, Vermont, Colorado and Washington. Global content covers regulations in India, Canada, France, Germany, New Zealand, UK, Ireland, Brazil, Australia, and eight countries in the Asia-Pacific region (including Bangladesh, China, Hong Kong, Indonesia, Japan, Malaysia, Philippines, Singapore, South Korea, Thailand, and Vietnam).</w:t>
      </w:r>
    </w:p>
    <w:p w14:paraId="58D8B58A" w14:textId="77777777" w:rsidR="0001413C" w:rsidRPr="0001413C" w:rsidRDefault="0001413C" w:rsidP="0001413C"/>
    <w:p w14:paraId="0CB9477A" w14:textId="77777777" w:rsidR="0001413C" w:rsidRPr="0001413C" w:rsidRDefault="0001413C" w:rsidP="0001413C">
      <w:r w:rsidRPr="0001413C">
        <w:rPr>
          <w:b/>
          <w:bCs/>
        </w:rPr>
        <w:t>Long Course Description:</w:t>
      </w:r>
      <w:r w:rsidRPr="0001413C">
        <w:t xml:space="preserve"> </w:t>
      </w:r>
    </w:p>
    <w:p w14:paraId="3AF7CCB7" w14:textId="77777777" w:rsidR="0001413C" w:rsidRPr="0001413C" w:rsidRDefault="0001413C" w:rsidP="0001413C">
      <w:r w:rsidRPr="0001413C">
        <w:t>Harassment refers to any form of verbal, visual, or physical conduct that could create or contribute to an intimidating, offensive, or hostile working environment. Discrimination refers to the unequal or unfair treatment of an individual or a group, based on certain characteristics protected by the law.</w:t>
      </w:r>
    </w:p>
    <w:p w14:paraId="4F756790" w14:textId="77777777" w:rsidR="0001413C" w:rsidRPr="0001413C" w:rsidRDefault="0001413C" w:rsidP="0001413C">
      <w:r w:rsidRPr="0001413C">
        <w:t>To meet state-mandated anti-harassment training regulations, this course may be configured by E&amp;C program managers to meet individual company needs or through a self-directed employee profiler. Durations of LRN''''s recommended configurations are as follows (these vary based on the location and role selected):</w:t>
      </w:r>
    </w:p>
    <w:p w14:paraId="6612EC68" w14:textId="77777777" w:rsidR="0001413C" w:rsidRPr="0001413C" w:rsidRDefault="0001413C" w:rsidP="0001413C">
      <w:pPr>
        <w:numPr>
          <w:ilvl w:val="0"/>
          <w:numId w:val="1"/>
        </w:numPr>
      </w:pPr>
      <w:r w:rsidRPr="0001413C">
        <w:t>California Managers: 134 minutes</w:t>
      </w:r>
    </w:p>
    <w:p w14:paraId="7F043D99" w14:textId="77777777" w:rsidR="0001413C" w:rsidRPr="0001413C" w:rsidRDefault="0001413C" w:rsidP="0001413C">
      <w:pPr>
        <w:numPr>
          <w:ilvl w:val="0"/>
          <w:numId w:val="1"/>
        </w:numPr>
      </w:pPr>
      <w:r w:rsidRPr="0001413C">
        <w:t>California Employees: 78 minutes</w:t>
      </w:r>
    </w:p>
    <w:p w14:paraId="60BC2565" w14:textId="77777777" w:rsidR="0001413C" w:rsidRPr="0001413C" w:rsidRDefault="0001413C" w:rsidP="0001413C">
      <w:pPr>
        <w:numPr>
          <w:ilvl w:val="0"/>
          <w:numId w:val="1"/>
        </w:numPr>
      </w:pPr>
      <w:r w:rsidRPr="0001413C">
        <w:t>Colorado Managers: 56 minutes</w:t>
      </w:r>
    </w:p>
    <w:p w14:paraId="2CF375A0" w14:textId="77777777" w:rsidR="0001413C" w:rsidRPr="0001413C" w:rsidRDefault="0001413C" w:rsidP="0001413C">
      <w:pPr>
        <w:numPr>
          <w:ilvl w:val="0"/>
          <w:numId w:val="1"/>
        </w:numPr>
      </w:pPr>
      <w:r w:rsidRPr="0001413C">
        <w:t>Colorado Employees: 51 minutes</w:t>
      </w:r>
    </w:p>
    <w:p w14:paraId="12F43E1D" w14:textId="77777777" w:rsidR="0001413C" w:rsidRPr="0001413C" w:rsidRDefault="0001413C" w:rsidP="0001413C">
      <w:pPr>
        <w:numPr>
          <w:ilvl w:val="0"/>
          <w:numId w:val="1"/>
        </w:numPr>
      </w:pPr>
      <w:r w:rsidRPr="0001413C">
        <w:t>Connecticut Managers: 132 minutes</w:t>
      </w:r>
    </w:p>
    <w:p w14:paraId="3EFFA0D9" w14:textId="77777777" w:rsidR="0001413C" w:rsidRPr="0001413C" w:rsidRDefault="0001413C" w:rsidP="0001413C">
      <w:pPr>
        <w:numPr>
          <w:ilvl w:val="0"/>
          <w:numId w:val="1"/>
        </w:numPr>
      </w:pPr>
      <w:r w:rsidRPr="0001413C">
        <w:t>Connecticut Employees: 120 minutes</w:t>
      </w:r>
    </w:p>
    <w:p w14:paraId="6FCA7527" w14:textId="77777777" w:rsidR="0001413C" w:rsidRPr="0001413C" w:rsidRDefault="0001413C" w:rsidP="0001413C">
      <w:pPr>
        <w:numPr>
          <w:ilvl w:val="0"/>
          <w:numId w:val="1"/>
        </w:numPr>
      </w:pPr>
      <w:r w:rsidRPr="0001413C">
        <w:t>Delaware Managers: 45 minutes</w:t>
      </w:r>
    </w:p>
    <w:p w14:paraId="44FD4E95" w14:textId="77777777" w:rsidR="0001413C" w:rsidRPr="0001413C" w:rsidRDefault="0001413C" w:rsidP="0001413C">
      <w:pPr>
        <w:numPr>
          <w:ilvl w:val="0"/>
          <w:numId w:val="1"/>
        </w:numPr>
      </w:pPr>
      <w:r w:rsidRPr="0001413C">
        <w:t>Delaware Employees: 40 minutes</w:t>
      </w:r>
    </w:p>
    <w:p w14:paraId="44BC75E2" w14:textId="77777777" w:rsidR="0001413C" w:rsidRPr="0001413C" w:rsidRDefault="0001413C" w:rsidP="0001413C">
      <w:pPr>
        <w:numPr>
          <w:ilvl w:val="0"/>
          <w:numId w:val="1"/>
        </w:numPr>
      </w:pPr>
      <w:r w:rsidRPr="0001413C">
        <w:t>Chicago Managers: 139 minutes</w:t>
      </w:r>
    </w:p>
    <w:p w14:paraId="0D032B15" w14:textId="77777777" w:rsidR="0001413C" w:rsidRPr="0001413C" w:rsidRDefault="0001413C" w:rsidP="0001413C">
      <w:pPr>
        <w:numPr>
          <w:ilvl w:val="0"/>
          <w:numId w:val="1"/>
        </w:numPr>
      </w:pPr>
      <w:r w:rsidRPr="0001413C">
        <w:t>Chicago Employees: 83 minutes</w:t>
      </w:r>
    </w:p>
    <w:p w14:paraId="4D987F26" w14:textId="77777777" w:rsidR="0001413C" w:rsidRPr="0001413C" w:rsidRDefault="0001413C" w:rsidP="0001413C">
      <w:pPr>
        <w:numPr>
          <w:ilvl w:val="0"/>
          <w:numId w:val="1"/>
        </w:numPr>
      </w:pPr>
      <w:r w:rsidRPr="0001413C">
        <w:t>Illinois Managers: 57 minutes</w:t>
      </w:r>
    </w:p>
    <w:p w14:paraId="6E52A952" w14:textId="77777777" w:rsidR="0001413C" w:rsidRPr="0001413C" w:rsidRDefault="0001413C" w:rsidP="0001413C">
      <w:pPr>
        <w:numPr>
          <w:ilvl w:val="0"/>
          <w:numId w:val="1"/>
        </w:numPr>
      </w:pPr>
      <w:r w:rsidRPr="0001413C">
        <w:t>Illinois Employees: 52 minutes</w:t>
      </w:r>
    </w:p>
    <w:p w14:paraId="7436AACB" w14:textId="77777777" w:rsidR="0001413C" w:rsidRPr="0001413C" w:rsidRDefault="0001413C" w:rsidP="0001413C">
      <w:pPr>
        <w:numPr>
          <w:ilvl w:val="0"/>
          <w:numId w:val="1"/>
        </w:numPr>
      </w:pPr>
      <w:r w:rsidRPr="0001413C">
        <w:t>Illinois Service Workers: 67 minutes</w:t>
      </w:r>
    </w:p>
    <w:p w14:paraId="70431F43" w14:textId="77777777" w:rsidR="0001413C" w:rsidRPr="0001413C" w:rsidRDefault="0001413C" w:rsidP="0001413C">
      <w:pPr>
        <w:numPr>
          <w:ilvl w:val="0"/>
          <w:numId w:val="1"/>
        </w:numPr>
      </w:pPr>
      <w:r w:rsidRPr="0001413C">
        <w:t>Massachusetts Managers: 40 minutes</w:t>
      </w:r>
    </w:p>
    <w:p w14:paraId="5A132E5F" w14:textId="77777777" w:rsidR="0001413C" w:rsidRPr="0001413C" w:rsidRDefault="0001413C" w:rsidP="0001413C">
      <w:pPr>
        <w:numPr>
          <w:ilvl w:val="0"/>
          <w:numId w:val="1"/>
        </w:numPr>
      </w:pPr>
      <w:r w:rsidRPr="0001413C">
        <w:t>Massachusetts Employees: 40 minutes</w:t>
      </w:r>
    </w:p>
    <w:p w14:paraId="2CE6D50B" w14:textId="77777777" w:rsidR="0001413C" w:rsidRPr="0001413C" w:rsidRDefault="0001413C" w:rsidP="0001413C">
      <w:pPr>
        <w:numPr>
          <w:ilvl w:val="0"/>
          <w:numId w:val="1"/>
        </w:numPr>
      </w:pPr>
      <w:r w:rsidRPr="0001413C">
        <w:t>Maine Managers: 44 minutes</w:t>
      </w:r>
    </w:p>
    <w:p w14:paraId="2E87DB5E" w14:textId="77777777" w:rsidR="0001413C" w:rsidRPr="0001413C" w:rsidRDefault="0001413C" w:rsidP="0001413C">
      <w:pPr>
        <w:numPr>
          <w:ilvl w:val="0"/>
          <w:numId w:val="1"/>
        </w:numPr>
      </w:pPr>
      <w:r w:rsidRPr="0001413C">
        <w:t>Maine Employees: 39 minutes</w:t>
      </w:r>
    </w:p>
    <w:p w14:paraId="2CF76CDB" w14:textId="77777777" w:rsidR="0001413C" w:rsidRPr="0001413C" w:rsidRDefault="0001413C" w:rsidP="0001413C">
      <w:pPr>
        <w:numPr>
          <w:ilvl w:val="0"/>
          <w:numId w:val="1"/>
        </w:numPr>
      </w:pPr>
      <w:r w:rsidRPr="0001413C">
        <w:t>Nebraska Managers: 44 minutes</w:t>
      </w:r>
    </w:p>
    <w:p w14:paraId="2B17E0E1" w14:textId="77777777" w:rsidR="0001413C" w:rsidRPr="0001413C" w:rsidRDefault="0001413C" w:rsidP="0001413C">
      <w:pPr>
        <w:numPr>
          <w:ilvl w:val="0"/>
          <w:numId w:val="1"/>
        </w:numPr>
      </w:pPr>
      <w:r w:rsidRPr="0001413C">
        <w:t>Nebraska Employees: 39 minutes</w:t>
      </w:r>
    </w:p>
    <w:p w14:paraId="4E1AF0FA" w14:textId="77777777" w:rsidR="0001413C" w:rsidRPr="0001413C" w:rsidRDefault="0001413C" w:rsidP="0001413C">
      <w:pPr>
        <w:numPr>
          <w:ilvl w:val="0"/>
          <w:numId w:val="1"/>
        </w:numPr>
      </w:pPr>
      <w:r w:rsidRPr="0001413C">
        <w:t>New York Manager: 55 minutes</w:t>
      </w:r>
    </w:p>
    <w:p w14:paraId="7A9B8D78" w14:textId="77777777" w:rsidR="0001413C" w:rsidRPr="0001413C" w:rsidRDefault="0001413C" w:rsidP="0001413C">
      <w:pPr>
        <w:numPr>
          <w:ilvl w:val="0"/>
          <w:numId w:val="1"/>
        </w:numPr>
      </w:pPr>
      <w:r w:rsidRPr="0001413C">
        <w:t>New York Employees: 50 minutes</w:t>
      </w:r>
    </w:p>
    <w:p w14:paraId="3C8F2EF4" w14:textId="77777777" w:rsidR="0001413C" w:rsidRPr="0001413C" w:rsidRDefault="0001413C" w:rsidP="0001413C">
      <w:pPr>
        <w:numPr>
          <w:ilvl w:val="0"/>
          <w:numId w:val="1"/>
        </w:numPr>
      </w:pPr>
      <w:r w:rsidRPr="0001413C">
        <w:t>Oklahoma Managers: 44 minutes</w:t>
      </w:r>
    </w:p>
    <w:p w14:paraId="5C0911F1" w14:textId="77777777" w:rsidR="0001413C" w:rsidRPr="0001413C" w:rsidRDefault="0001413C" w:rsidP="0001413C">
      <w:pPr>
        <w:numPr>
          <w:ilvl w:val="0"/>
          <w:numId w:val="1"/>
        </w:numPr>
      </w:pPr>
      <w:r w:rsidRPr="0001413C">
        <w:t>Oklahoma Employees: 39 minutes</w:t>
      </w:r>
    </w:p>
    <w:p w14:paraId="63023971" w14:textId="77777777" w:rsidR="0001413C" w:rsidRPr="0001413C" w:rsidRDefault="0001413C" w:rsidP="0001413C">
      <w:pPr>
        <w:numPr>
          <w:ilvl w:val="0"/>
          <w:numId w:val="1"/>
        </w:numPr>
      </w:pPr>
      <w:r w:rsidRPr="0001413C">
        <w:t>Oregon Managers: 44 minutes</w:t>
      </w:r>
    </w:p>
    <w:p w14:paraId="67629DA8" w14:textId="77777777" w:rsidR="0001413C" w:rsidRPr="0001413C" w:rsidRDefault="0001413C" w:rsidP="0001413C">
      <w:pPr>
        <w:numPr>
          <w:ilvl w:val="0"/>
          <w:numId w:val="1"/>
        </w:numPr>
      </w:pPr>
      <w:r w:rsidRPr="0001413C">
        <w:t>Oregon Employees: 39 minutes</w:t>
      </w:r>
    </w:p>
    <w:p w14:paraId="4D472EAA" w14:textId="77777777" w:rsidR="0001413C" w:rsidRPr="0001413C" w:rsidRDefault="0001413C" w:rsidP="0001413C">
      <w:pPr>
        <w:numPr>
          <w:ilvl w:val="0"/>
          <w:numId w:val="1"/>
        </w:numPr>
      </w:pPr>
      <w:r w:rsidRPr="0001413C">
        <w:t>Rhode Island Managers: 45 minutes</w:t>
      </w:r>
    </w:p>
    <w:p w14:paraId="3ED61A88" w14:textId="77777777" w:rsidR="0001413C" w:rsidRPr="0001413C" w:rsidRDefault="0001413C" w:rsidP="0001413C">
      <w:pPr>
        <w:numPr>
          <w:ilvl w:val="0"/>
          <w:numId w:val="1"/>
        </w:numPr>
      </w:pPr>
      <w:r w:rsidRPr="0001413C">
        <w:t>Rhode Island Employees: 40 minutes</w:t>
      </w:r>
    </w:p>
    <w:p w14:paraId="36C4A707" w14:textId="77777777" w:rsidR="0001413C" w:rsidRPr="0001413C" w:rsidRDefault="0001413C" w:rsidP="0001413C">
      <w:pPr>
        <w:numPr>
          <w:ilvl w:val="0"/>
          <w:numId w:val="1"/>
        </w:numPr>
      </w:pPr>
      <w:r w:rsidRPr="0001413C">
        <w:t>Vermont Managers: 45 minutes</w:t>
      </w:r>
    </w:p>
    <w:p w14:paraId="3148864B" w14:textId="77777777" w:rsidR="0001413C" w:rsidRPr="0001413C" w:rsidRDefault="0001413C" w:rsidP="0001413C">
      <w:pPr>
        <w:numPr>
          <w:ilvl w:val="0"/>
          <w:numId w:val="1"/>
        </w:numPr>
      </w:pPr>
      <w:r w:rsidRPr="0001413C">
        <w:t>Vermont Employees: 40 minutes</w:t>
      </w:r>
    </w:p>
    <w:p w14:paraId="4654C16A" w14:textId="77777777" w:rsidR="0001413C" w:rsidRPr="0001413C" w:rsidRDefault="0001413C" w:rsidP="0001413C">
      <w:pPr>
        <w:numPr>
          <w:ilvl w:val="0"/>
          <w:numId w:val="1"/>
        </w:numPr>
      </w:pPr>
      <w:r w:rsidRPr="0001413C">
        <w:t>Washington Manager: 90 minutes</w:t>
      </w:r>
    </w:p>
    <w:p w14:paraId="3C8CD500" w14:textId="77777777" w:rsidR="0001413C" w:rsidRPr="0001413C" w:rsidRDefault="0001413C" w:rsidP="0001413C">
      <w:pPr>
        <w:numPr>
          <w:ilvl w:val="0"/>
          <w:numId w:val="1"/>
        </w:numPr>
      </w:pPr>
      <w:r w:rsidRPr="0001413C">
        <w:t>Washington Employees: 77 minutes</w:t>
      </w:r>
    </w:p>
    <w:p w14:paraId="01D44482" w14:textId="77777777" w:rsidR="0001413C" w:rsidRPr="0001413C" w:rsidRDefault="0001413C" w:rsidP="0001413C">
      <w:pPr>
        <w:numPr>
          <w:ilvl w:val="0"/>
          <w:numId w:val="1"/>
        </w:numPr>
      </w:pPr>
      <w:r w:rsidRPr="0001413C">
        <w:t>Other state managers: 43 minutes</w:t>
      </w:r>
    </w:p>
    <w:p w14:paraId="4754EB18" w14:textId="77777777" w:rsidR="0001413C" w:rsidRPr="0001413C" w:rsidRDefault="0001413C" w:rsidP="0001413C">
      <w:pPr>
        <w:numPr>
          <w:ilvl w:val="0"/>
          <w:numId w:val="1"/>
        </w:numPr>
      </w:pPr>
      <w:r w:rsidRPr="0001413C">
        <w:t>Other state employees: 38 minutes</w:t>
      </w:r>
    </w:p>
    <w:p w14:paraId="1FCBD695" w14:textId="77777777" w:rsidR="0001413C" w:rsidRPr="0001413C" w:rsidRDefault="0001413C" w:rsidP="0001413C">
      <w:pPr>
        <w:numPr>
          <w:ilvl w:val="0"/>
          <w:numId w:val="1"/>
        </w:numPr>
      </w:pPr>
      <w:r w:rsidRPr="0001413C">
        <w:t>Australia Manager: 91 minutes</w:t>
      </w:r>
    </w:p>
    <w:p w14:paraId="69F3DAF5" w14:textId="77777777" w:rsidR="0001413C" w:rsidRPr="0001413C" w:rsidRDefault="0001413C" w:rsidP="0001413C">
      <w:pPr>
        <w:numPr>
          <w:ilvl w:val="0"/>
          <w:numId w:val="1"/>
        </w:numPr>
      </w:pPr>
      <w:r w:rsidRPr="0001413C">
        <w:t>Australia Employees: 54 minutes</w:t>
      </w:r>
    </w:p>
    <w:p w14:paraId="4B23D81F" w14:textId="77777777" w:rsidR="0001413C" w:rsidRPr="0001413C" w:rsidRDefault="0001413C" w:rsidP="0001413C">
      <w:pPr>
        <w:numPr>
          <w:ilvl w:val="0"/>
          <w:numId w:val="1"/>
        </w:numPr>
      </w:pPr>
      <w:r w:rsidRPr="0001413C">
        <w:t>Bangladesh Manager: 85 minutes</w:t>
      </w:r>
    </w:p>
    <w:p w14:paraId="3927056A" w14:textId="77777777" w:rsidR="0001413C" w:rsidRPr="0001413C" w:rsidRDefault="0001413C" w:rsidP="0001413C">
      <w:pPr>
        <w:numPr>
          <w:ilvl w:val="0"/>
          <w:numId w:val="1"/>
        </w:numPr>
      </w:pPr>
      <w:r w:rsidRPr="0001413C">
        <w:t>Bangladesh Employees: 48 minutes</w:t>
      </w:r>
    </w:p>
    <w:p w14:paraId="2907796B" w14:textId="77777777" w:rsidR="0001413C" w:rsidRPr="0001413C" w:rsidRDefault="0001413C" w:rsidP="0001413C">
      <w:pPr>
        <w:numPr>
          <w:ilvl w:val="0"/>
          <w:numId w:val="1"/>
        </w:numPr>
      </w:pPr>
      <w:r w:rsidRPr="0001413C">
        <w:t>Brazil Manager: 114 minutes</w:t>
      </w:r>
    </w:p>
    <w:p w14:paraId="1EC9C368" w14:textId="77777777" w:rsidR="0001413C" w:rsidRPr="0001413C" w:rsidRDefault="0001413C" w:rsidP="0001413C">
      <w:pPr>
        <w:numPr>
          <w:ilvl w:val="0"/>
          <w:numId w:val="1"/>
        </w:numPr>
      </w:pPr>
      <w:r w:rsidRPr="0001413C">
        <w:t>Brazil Employees: 77 minutes</w:t>
      </w:r>
    </w:p>
    <w:p w14:paraId="3D5A35D6" w14:textId="77777777" w:rsidR="0001413C" w:rsidRPr="0001413C" w:rsidRDefault="0001413C" w:rsidP="0001413C">
      <w:pPr>
        <w:numPr>
          <w:ilvl w:val="0"/>
          <w:numId w:val="1"/>
        </w:numPr>
      </w:pPr>
      <w:r w:rsidRPr="0001413C">
        <w:t>Canada Manager: 71 minutes</w:t>
      </w:r>
    </w:p>
    <w:p w14:paraId="48D03067" w14:textId="77777777" w:rsidR="0001413C" w:rsidRPr="0001413C" w:rsidRDefault="0001413C" w:rsidP="0001413C">
      <w:pPr>
        <w:numPr>
          <w:ilvl w:val="0"/>
          <w:numId w:val="1"/>
        </w:numPr>
      </w:pPr>
      <w:r w:rsidRPr="0001413C">
        <w:t>Canada Employees: 52 minutes</w:t>
      </w:r>
    </w:p>
    <w:p w14:paraId="75DDBB34" w14:textId="77777777" w:rsidR="0001413C" w:rsidRPr="0001413C" w:rsidRDefault="0001413C" w:rsidP="0001413C">
      <w:pPr>
        <w:numPr>
          <w:ilvl w:val="0"/>
          <w:numId w:val="1"/>
        </w:numPr>
      </w:pPr>
      <w:r w:rsidRPr="0001413C">
        <w:t>China Manager: 91 minutes</w:t>
      </w:r>
    </w:p>
    <w:p w14:paraId="5663A749" w14:textId="77777777" w:rsidR="0001413C" w:rsidRPr="0001413C" w:rsidRDefault="0001413C" w:rsidP="0001413C">
      <w:pPr>
        <w:numPr>
          <w:ilvl w:val="0"/>
          <w:numId w:val="1"/>
        </w:numPr>
      </w:pPr>
      <w:r w:rsidRPr="0001413C">
        <w:t>China Employees: 54 minutes</w:t>
      </w:r>
    </w:p>
    <w:p w14:paraId="48157CDA" w14:textId="77777777" w:rsidR="0001413C" w:rsidRPr="0001413C" w:rsidRDefault="0001413C" w:rsidP="0001413C">
      <w:pPr>
        <w:numPr>
          <w:ilvl w:val="0"/>
          <w:numId w:val="1"/>
        </w:numPr>
      </w:pPr>
      <w:r w:rsidRPr="0001413C">
        <w:t>France Manager: 82 minutes</w:t>
      </w:r>
    </w:p>
    <w:p w14:paraId="7B638F28" w14:textId="77777777" w:rsidR="0001413C" w:rsidRPr="0001413C" w:rsidRDefault="0001413C" w:rsidP="0001413C">
      <w:pPr>
        <w:numPr>
          <w:ilvl w:val="0"/>
          <w:numId w:val="1"/>
        </w:numPr>
      </w:pPr>
      <w:r w:rsidRPr="0001413C">
        <w:t>France Employees: 51 minutes</w:t>
      </w:r>
    </w:p>
    <w:p w14:paraId="3577FB2D" w14:textId="77777777" w:rsidR="0001413C" w:rsidRPr="0001413C" w:rsidRDefault="0001413C" w:rsidP="0001413C">
      <w:pPr>
        <w:numPr>
          <w:ilvl w:val="0"/>
          <w:numId w:val="1"/>
        </w:numPr>
      </w:pPr>
      <w:r w:rsidRPr="0001413C">
        <w:t>Germany Manager: 79 minutes</w:t>
      </w:r>
    </w:p>
    <w:p w14:paraId="56EBBABF" w14:textId="77777777" w:rsidR="0001413C" w:rsidRPr="0001413C" w:rsidRDefault="0001413C" w:rsidP="0001413C">
      <w:pPr>
        <w:numPr>
          <w:ilvl w:val="0"/>
          <w:numId w:val="1"/>
        </w:numPr>
      </w:pPr>
      <w:r w:rsidRPr="0001413C">
        <w:t>Germany Employees: 39 minutes</w:t>
      </w:r>
    </w:p>
    <w:p w14:paraId="2C682394" w14:textId="77777777" w:rsidR="0001413C" w:rsidRPr="0001413C" w:rsidRDefault="0001413C" w:rsidP="0001413C">
      <w:pPr>
        <w:numPr>
          <w:ilvl w:val="0"/>
          <w:numId w:val="1"/>
        </w:numPr>
      </w:pPr>
      <w:r w:rsidRPr="0001413C">
        <w:t>Hong Kong Manager: 91 minutes</w:t>
      </w:r>
    </w:p>
    <w:p w14:paraId="3229B7B6" w14:textId="77777777" w:rsidR="0001413C" w:rsidRPr="0001413C" w:rsidRDefault="0001413C" w:rsidP="0001413C">
      <w:pPr>
        <w:numPr>
          <w:ilvl w:val="0"/>
          <w:numId w:val="1"/>
        </w:numPr>
      </w:pPr>
      <w:r w:rsidRPr="0001413C">
        <w:t>Hong Kong Employees: 54 minutes</w:t>
      </w:r>
    </w:p>
    <w:p w14:paraId="05799DE2" w14:textId="77777777" w:rsidR="0001413C" w:rsidRPr="0001413C" w:rsidRDefault="0001413C" w:rsidP="0001413C">
      <w:pPr>
        <w:numPr>
          <w:ilvl w:val="0"/>
          <w:numId w:val="1"/>
        </w:numPr>
      </w:pPr>
      <w:r w:rsidRPr="0001413C">
        <w:t>India Manager: 62 minutes</w:t>
      </w:r>
    </w:p>
    <w:p w14:paraId="25AA95A2" w14:textId="77777777" w:rsidR="0001413C" w:rsidRPr="0001413C" w:rsidRDefault="0001413C" w:rsidP="0001413C">
      <w:pPr>
        <w:numPr>
          <w:ilvl w:val="0"/>
          <w:numId w:val="1"/>
        </w:numPr>
      </w:pPr>
      <w:r w:rsidRPr="0001413C">
        <w:t>India Employees: 43 minutes</w:t>
      </w:r>
    </w:p>
    <w:p w14:paraId="1C3B39FA" w14:textId="77777777" w:rsidR="0001413C" w:rsidRPr="0001413C" w:rsidRDefault="0001413C" w:rsidP="0001413C">
      <w:pPr>
        <w:numPr>
          <w:ilvl w:val="0"/>
          <w:numId w:val="1"/>
        </w:numPr>
      </w:pPr>
      <w:r w:rsidRPr="0001413C">
        <w:t>Indonesia Manager: 85 minutes</w:t>
      </w:r>
    </w:p>
    <w:p w14:paraId="272BE24C" w14:textId="77777777" w:rsidR="0001413C" w:rsidRPr="0001413C" w:rsidRDefault="0001413C" w:rsidP="0001413C">
      <w:pPr>
        <w:numPr>
          <w:ilvl w:val="0"/>
          <w:numId w:val="1"/>
        </w:numPr>
      </w:pPr>
      <w:r w:rsidRPr="0001413C">
        <w:t>Indonesia Employees: 43 minutes</w:t>
      </w:r>
    </w:p>
    <w:p w14:paraId="5995331B" w14:textId="77777777" w:rsidR="0001413C" w:rsidRPr="0001413C" w:rsidRDefault="0001413C" w:rsidP="0001413C">
      <w:pPr>
        <w:numPr>
          <w:ilvl w:val="0"/>
          <w:numId w:val="1"/>
        </w:numPr>
      </w:pPr>
      <w:r w:rsidRPr="0001413C">
        <w:t>Ireland Manager: 89 minutes</w:t>
      </w:r>
    </w:p>
    <w:p w14:paraId="4BD6872C" w14:textId="77777777" w:rsidR="0001413C" w:rsidRPr="0001413C" w:rsidRDefault="0001413C" w:rsidP="0001413C">
      <w:pPr>
        <w:numPr>
          <w:ilvl w:val="0"/>
          <w:numId w:val="1"/>
        </w:numPr>
      </w:pPr>
      <w:r w:rsidRPr="0001413C">
        <w:t>Ireland Employees: 57 minutes</w:t>
      </w:r>
    </w:p>
    <w:p w14:paraId="000C8033" w14:textId="77777777" w:rsidR="0001413C" w:rsidRPr="0001413C" w:rsidRDefault="0001413C" w:rsidP="0001413C">
      <w:pPr>
        <w:numPr>
          <w:ilvl w:val="0"/>
          <w:numId w:val="1"/>
        </w:numPr>
      </w:pPr>
      <w:r w:rsidRPr="0001413C">
        <w:t>Japan Manager: 90 minutes</w:t>
      </w:r>
    </w:p>
    <w:p w14:paraId="7A9ED680" w14:textId="77777777" w:rsidR="0001413C" w:rsidRPr="0001413C" w:rsidRDefault="0001413C" w:rsidP="0001413C">
      <w:pPr>
        <w:numPr>
          <w:ilvl w:val="0"/>
          <w:numId w:val="1"/>
        </w:numPr>
      </w:pPr>
      <w:r w:rsidRPr="0001413C">
        <w:t>Japan Employees: 53 minutes</w:t>
      </w:r>
    </w:p>
    <w:p w14:paraId="3A97F2A0" w14:textId="77777777" w:rsidR="0001413C" w:rsidRPr="0001413C" w:rsidRDefault="0001413C" w:rsidP="0001413C">
      <w:pPr>
        <w:numPr>
          <w:ilvl w:val="0"/>
          <w:numId w:val="1"/>
        </w:numPr>
      </w:pPr>
      <w:r w:rsidRPr="0001413C">
        <w:t>Malaysia Manager: 86 minutes</w:t>
      </w:r>
    </w:p>
    <w:p w14:paraId="7243AAA1" w14:textId="77777777" w:rsidR="0001413C" w:rsidRPr="0001413C" w:rsidRDefault="0001413C" w:rsidP="0001413C">
      <w:pPr>
        <w:numPr>
          <w:ilvl w:val="0"/>
          <w:numId w:val="1"/>
        </w:numPr>
      </w:pPr>
      <w:r w:rsidRPr="0001413C">
        <w:t>Malaysia Employees: 49 minutes</w:t>
      </w:r>
    </w:p>
    <w:p w14:paraId="28F5DFC5" w14:textId="77777777" w:rsidR="0001413C" w:rsidRPr="0001413C" w:rsidRDefault="0001413C" w:rsidP="0001413C">
      <w:pPr>
        <w:numPr>
          <w:ilvl w:val="0"/>
          <w:numId w:val="1"/>
        </w:numPr>
      </w:pPr>
      <w:r w:rsidRPr="0001413C">
        <w:t>New Zealand Manager: 91 minutes</w:t>
      </w:r>
    </w:p>
    <w:p w14:paraId="7B965703" w14:textId="77777777" w:rsidR="0001413C" w:rsidRPr="0001413C" w:rsidRDefault="0001413C" w:rsidP="0001413C">
      <w:pPr>
        <w:numPr>
          <w:ilvl w:val="0"/>
          <w:numId w:val="1"/>
        </w:numPr>
      </w:pPr>
      <w:r w:rsidRPr="0001413C">
        <w:t>New Zealand Employees: 54 minutes</w:t>
      </w:r>
    </w:p>
    <w:p w14:paraId="5195151C" w14:textId="77777777" w:rsidR="0001413C" w:rsidRPr="0001413C" w:rsidRDefault="0001413C" w:rsidP="0001413C">
      <w:pPr>
        <w:numPr>
          <w:ilvl w:val="0"/>
          <w:numId w:val="1"/>
        </w:numPr>
      </w:pPr>
      <w:r w:rsidRPr="0001413C">
        <w:t>Philippines Manager: 92 minutes</w:t>
      </w:r>
    </w:p>
    <w:p w14:paraId="5F57B94C" w14:textId="77777777" w:rsidR="0001413C" w:rsidRPr="0001413C" w:rsidRDefault="0001413C" w:rsidP="0001413C">
      <w:pPr>
        <w:numPr>
          <w:ilvl w:val="0"/>
          <w:numId w:val="1"/>
        </w:numPr>
      </w:pPr>
      <w:r w:rsidRPr="0001413C">
        <w:t>Philippines Employees: 55 minutes</w:t>
      </w:r>
    </w:p>
    <w:p w14:paraId="436C888D" w14:textId="77777777" w:rsidR="0001413C" w:rsidRPr="0001413C" w:rsidRDefault="0001413C" w:rsidP="0001413C">
      <w:pPr>
        <w:numPr>
          <w:ilvl w:val="0"/>
          <w:numId w:val="1"/>
        </w:numPr>
      </w:pPr>
      <w:r w:rsidRPr="0001413C">
        <w:t>Singapore Manager: 89 minutes</w:t>
      </w:r>
    </w:p>
    <w:p w14:paraId="35BF714D" w14:textId="77777777" w:rsidR="0001413C" w:rsidRPr="0001413C" w:rsidRDefault="0001413C" w:rsidP="0001413C">
      <w:pPr>
        <w:numPr>
          <w:ilvl w:val="0"/>
          <w:numId w:val="1"/>
        </w:numPr>
      </w:pPr>
      <w:r w:rsidRPr="0001413C">
        <w:t>Singapore Employees: 52 minutes</w:t>
      </w:r>
    </w:p>
    <w:p w14:paraId="0C6A55EA" w14:textId="77777777" w:rsidR="0001413C" w:rsidRPr="0001413C" w:rsidRDefault="0001413C" w:rsidP="0001413C">
      <w:pPr>
        <w:numPr>
          <w:ilvl w:val="0"/>
          <w:numId w:val="1"/>
        </w:numPr>
      </w:pPr>
      <w:r w:rsidRPr="0001413C">
        <w:t>South Korea Manager: 89 minutes</w:t>
      </w:r>
    </w:p>
    <w:p w14:paraId="666EBBA9" w14:textId="77777777" w:rsidR="0001413C" w:rsidRPr="0001413C" w:rsidRDefault="0001413C" w:rsidP="0001413C">
      <w:pPr>
        <w:numPr>
          <w:ilvl w:val="0"/>
          <w:numId w:val="1"/>
        </w:numPr>
      </w:pPr>
      <w:r w:rsidRPr="0001413C">
        <w:t>South Korea Employees: 52 minutes</w:t>
      </w:r>
    </w:p>
    <w:p w14:paraId="41223170" w14:textId="77777777" w:rsidR="0001413C" w:rsidRPr="0001413C" w:rsidRDefault="0001413C" w:rsidP="0001413C">
      <w:pPr>
        <w:numPr>
          <w:ilvl w:val="0"/>
          <w:numId w:val="1"/>
        </w:numPr>
      </w:pPr>
      <w:r w:rsidRPr="0001413C">
        <w:t>Thailand Manager: 89 minutes</w:t>
      </w:r>
    </w:p>
    <w:p w14:paraId="57CF76DE" w14:textId="77777777" w:rsidR="0001413C" w:rsidRPr="0001413C" w:rsidRDefault="0001413C" w:rsidP="0001413C">
      <w:pPr>
        <w:numPr>
          <w:ilvl w:val="0"/>
          <w:numId w:val="1"/>
        </w:numPr>
      </w:pPr>
      <w:r w:rsidRPr="0001413C">
        <w:t>Thailand Employees: 52 minutes</w:t>
      </w:r>
    </w:p>
    <w:p w14:paraId="4D10130A" w14:textId="77777777" w:rsidR="0001413C" w:rsidRPr="0001413C" w:rsidRDefault="0001413C" w:rsidP="0001413C">
      <w:pPr>
        <w:numPr>
          <w:ilvl w:val="0"/>
          <w:numId w:val="1"/>
        </w:numPr>
      </w:pPr>
      <w:r w:rsidRPr="0001413C">
        <w:t>UK Manager: 71 minutes</w:t>
      </w:r>
    </w:p>
    <w:p w14:paraId="7CB75227" w14:textId="77777777" w:rsidR="0001413C" w:rsidRPr="0001413C" w:rsidRDefault="0001413C" w:rsidP="0001413C">
      <w:pPr>
        <w:numPr>
          <w:ilvl w:val="0"/>
          <w:numId w:val="1"/>
        </w:numPr>
      </w:pPr>
      <w:r w:rsidRPr="0001413C">
        <w:t>UK Employees: 53 minutes</w:t>
      </w:r>
    </w:p>
    <w:p w14:paraId="1FD7951C" w14:textId="77777777" w:rsidR="0001413C" w:rsidRPr="0001413C" w:rsidRDefault="0001413C" w:rsidP="0001413C">
      <w:pPr>
        <w:numPr>
          <w:ilvl w:val="0"/>
          <w:numId w:val="1"/>
        </w:numPr>
      </w:pPr>
      <w:r w:rsidRPr="0001413C">
        <w:t>Vietnam Manager: 89 minutes</w:t>
      </w:r>
    </w:p>
    <w:p w14:paraId="2C801F3A" w14:textId="77777777" w:rsidR="0001413C" w:rsidRPr="0001413C" w:rsidRDefault="0001413C" w:rsidP="0001413C">
      <w:pPr>
        <w:numPr>
          <w:ilvl w:val="0"/>
          <w:numId w:val="1"/>
        </w:numPr>
      </w:pPr>
      <w:r w:rsidRPr="0001413C">
        <w:t>Vietnam Employees: 52 minutes</w:t>
      </w:r>
    </w:p>
    <w:p w14:paraId="4A3AB58F" w14:textId="77777777" w:rsidR="0001413C" w:rsidRPr="0001413C" w:rsidRDefault="0001413C" w:rsidP="0001413C">
      <w:pPr>
        <w:numPr>
          <w:ilvl w:val="0"/>
          <w:numId w:val="1"/>
        </w:numPr>
      </w:pPr>
      <w:r w:rsidRPr="0001413C">
        <w:t>Other Country Manager: 53 minutes</w:t>
      </w:r>
    </w:p>
    <w:p w14:paraId="4953FF59" w14:textId="77777777" w:rsidR="0001413C" w:rsidRPr="0001413C" w:rsidRDefault="0001413C" w:rsidP="0001413C">
      <w:pPr>
        <w:numPr>
          <w:ilvl w:val="0"/>
          <w:numId w:val="1"/>
        </w:numPr>
      </w:pPr>
      <w:r w:rsidRPr="0001413C">
        <w:t>Other Country Employees: 34 minutes</w:t>
      </w:r>
    </w:p>
    <w:p w14:paraId="3677CF5A" w14:textId="77777777" w:rsidR="0001413C" w:rsidRPr="0001413C" w:rsidRDefault="0001413C" w:rsidP="0001413C">
      <w:r w:rsidRPr="0001413C">
        <w:t>For more information, please speak with your LRN representative.</w:t>
      </w:r>
    </w:p>
    <w:p w14:paraId="2D5A7741" w14:textId="77777777" w:rsidR="0001413C" w:rsidRPr="0001413C" w:rsidRDefault="0001413C" w:rsidP="0001413C"/>
    <w:p w14:paraId="029DBE00" w14:textId="77777777" w:rsidR="0001413C" w:rsidRPr="0001413C" w:rsidRDefault="0001413C" w:rsidP="0001413C">
      <w:r w:rsidRPr="0001413C">
        <w:rPr>
          <w:b/>
          <w:bCs/>
        </w:rPr>
        <w:t>Course Objective(s):</w:t>
      </w:r>
      <w:r w:rsidRPr="0001413C">
        <w:t xml:space="preserve"> </w:t>
      </w:r>
    </w:p>
    <w:p w14:paraId="788EC11E" w14:textId="77777777" w:rsidR="0001413C" w:rsidRPr="0001413C" w:rsidRDefault="0001413C" w:rsidP="0001413C">
      <w:r w:rsidRPr="0001413C">
        <w:t>At the end of this course, learners will be able to:</w:t>
      </w:r>
      <w:r w:rsidRPr="0001413C">
        <w:br/>
        <w:t>• Recognize the different types of harassing and discriminatory behavior in the workplace.</w:t>
      </w:r>
      <w:r w:rsidRPr="0001413C">
        <w:br/>
        <w:t>• Recognize the different types of sexual harassment.</w:t>
      </w:r>
      <w:r w:rsidRPr="0001413C">
        <w:br/>
        <w:t>• Understand the impact of harassment and discrimination in the workplace.</w:t>
      </w:r>
      <w:r w:rsidRPr="0001413C">
        <w:br/>
        <w:t>• Recognize what retaliatory behavior looks like.</w:t>
      </w:r>
      <w:r w:rsidRPr="0001413C">
        <w:br/>
        <w:t>• Speak up when they witness harassment and discrimination.</w:t>
      </w:r>
      <w:r w:rsidRPr="0001413C">
        <w:br/>
        <w:t>• Describe how, when, and to whom they should report harassment, discrimination, or sexual harassment.</w:t>
      </w:r>
      <w:r w:rsidRPr="0001413C">
        <w:br/>
        <w:t>• Understand how complaints are handled.</w:t>
      </w:r>
    </w:p>
    <w:p w14:paraId="179381CE" w14:textId="77777777" w:rsidR="0001413C" w:rsidRPr="0001413C" w:rsidRDefault="0001413C" w:rsidP="0001413C">
      <w:r w:rsidRPr="0001413C">
        <w:br w:type="page"/>
      </w:r>
      <w:r w:rsidRPr="0001413C">
        <w:rPr>
          <w:b/>
          <w:bCs/>
        </w:rPr>
        <w:t>Table of Contents</w:t>
      </w:r>
      <w:r w:rsidRPr="0001413C">
        <w:t xml:space="preserve"> </w:t>
      </w:r>
    </w:p>
    <w:p w14:paraId="10E78797" w14:textId="77777777" w:rsidR="0001413C" w:rsidRPr="0001413C" w:rsidRDefault="0001413C" w:rsidP="0001413C">
      <w:r w:rsidRPr="0001413C">
        <w:rPr>
          <w:b/>
          <w:bCs/>
        </w:rPr>
        <w:t xml:space="preserve">1 . </w:t>
      </w:r>
      <w:hyperlink r:id="rId12" w:anchor="courseTestOut" w:history="1">
        <w:r w:rsidRPr="0001413C">
          <w:rPr>
            <w:rStyle w:val="Hyperlink"/>
            <w:b/>
            <w:bCs/>
          </w:rPr>
          <w:t>Adaptive</w:t>
        </w:r>
      </w:hyperlink>
      <w:r w:rsidRPr="0001413C">
        <w:t xml:space="preserve"> </w:t>
      </w:r>
    </w:p>
    <w:p w14:paraId="1D4977D6" w14:textId="77777777" w:rsidR="0001413C" w:rsidRPr="0001413C" w:rsidRDefault="0001413C" w:rsidP="0001413C">
      <w:r w:rsidRPr="0001413C">
        <w:rPr>
          <w:b/>
          <w:bCs/>
        </w:rPr>
        <w:t xml:space="preserve">1 . </w:t>
      </w:r>
      <w:hyperlink r:id="rId13" w:anchor="course_personalization" w:history="1">
        <w:r w:rsidRPr="0001413C">
          <w:rPr>
            <w:rStyle w:val="Hyperlink"/>
            <w:b/>
            <w:bCs/>
          </w:rPr>
          <w:t>Role Profiler</w:t>
        </w:r>
      </w:hyperlink>
      <w:r w:rsidRPr="0001413C">
        <w:t xml:space="preserve"> </w:t>
      </w:r>
    </w:p>
    <w:p w14:paraId="26870743" w14:textId="77777777" w:rsidR="0001413C" w:rsidRPr="0001413C" w:rsidRDefault="0001413C" w:rsidP="0001413C">
      <w:r w:rsidRPr="0001413C">
        <w:rPr>
          <w:b/>
          <w:bCs/>
        </w:rPr>
        <w:t xml:space="preserve">2 . </w:t>
      </w:r>
      <w:hyperlink r:id="rId14" w:anchor="landing_page" w:history="1">
        <w:r w:rsidRPr="0001413C">
          <w:rPr>
            <w:rStyle w:val="Hyperlink"/>
            <w:b/>
            <w:bCs/>
          </w:rPr>
          <w:t>Landing Page</w:t>
        </w:r>
      </w:hyperlink>
      <w:r w:rsidRPr="0001413C">
        <w:t xml:space="preserve"> </w:t>
      </w:r>
    </w:p>
    <w:p w14:paraId="252E69DC" w14:textId="77777777" w:rsidR="0001413C" w:rsidRPr="0001413C" w:rsidRDefault="0001413C" w:rsidP="0001413C">
      <w:r w:rsidRPr="0001413C">
        <w:rPr>
          <w:b/>
          <w:bCs/>
        </w:rPr>
        <w:t xml:space="preserve">3 . </w:t>
      </w:r>
      <w:hyperlink r:id="rId15" w:anchor="tile_menu" w:history="1">
        <w:r w:rsidRPr="0001413C">
          <w:rPr>
            <w:rStyle w:val="Hyperlink"/>
            <w:b/>
            <w:bCs/>
          </w:rPr>
          <w:t>Tile Menu</w:t>
        </w:r>
      </w:hyperlink>
      <w:r w:rsidRPr="0001413C">
        <w:t xml:space="preserve"> </w:t>
      </w:r>
    </w:p>
    <w:p w14:paraId="009FF292" w14:textId="77777777" w:rsidR="0001413C" w:rsidRPr="0001413C" w:rsidRDefault="0001413C" w:rsidP="0001413C">
      <w:r w:rsidRPr="0001413C">
        <w:rPr>
          <w:b/>
          <w:bCs/>
        </w:rPr>
        <w:t>3 . Introduction</w:t>
      </w:r>
      <w:r w:rsidRPr="0001413C">
        <w:t xml:space="preserve"> </w:t>
      </w:r>
    </w:p>
    <w:p w14:paraId="13296FC2" w14:textId="77777777" w:rsidR="0001413C" w:rsidRPr="0001413C" w:rsidRDefault="0001413C" w:rsidP="0001413C">
      <w:hyperlink r:id="rId16" w:anchor="Page_4486949377267580712" w:history="1">
        <w:r w:rsidRPr="0001413C">
          <w:rPr>
            <w:rStyle w:val="Hyperlink"/>
            <w:b/>
            <w:bCs/>
          </w:rPr>
          <w:t>1 . Respect in the workplace makes a big difference.</w:t>
        </w:r>
      </w:hyperlink>
      <w:r w:rsidRPr="0001413C">
        <w:t xml:space="preserve"> </w:t>
      </w:r>
    </w:p>
    <w:p w14:paraId="37B1191B" w14:textId="77777777" w:rsidR="0001413C" w:rsidRPr="0001413C" w:rsidRDefault="0001413C" w:rsidP="0001413C">
      <w:r w:rsidRPr="0001413C">
        <w:rPr>
          <w:b/>
          <w:bCs/>
        </w:rPr>
        <w:t>4 . Respect in the Workplace: Sexual Harassment</w:t>
      </w:r>
      <w:r w:rsidRPr="0001413C">
        <w:t xml:space="preserve"> </w:t>
      </w:r>
    </w:p>
    <w:p w14:paraId="201CE58F" w14:textId="77777777" w:rsidR="0001413C" w:rsidRPr="0001413C" w:rsidRDefault="0001413C" w:rsidP="0001413C">
      <w:hyperlink r:id="rId17" w:anchor="Page_1992612994739910723" w:history="1">
        <w:r w:rsidRPr="0001413C">
          <w:rPr>
            <w:rStyle w:val="Hyperlink"/>
            <w:b/>
            <w:bCs/>
          </w:rPr>
          <w:t>1 . The Big Launch: Meet the Team</w:t>
        </w:r>
      </w:hyperlink>
      <w:r w:rsidRPr="0001413C">
        <w:t xml:space="preserve"> </w:t>
      </w:r>
    </w:p>
    <w:p w14:paraId="0F9F5859" w14:textId="77777777" w:rsidR="0001413C" w:rsidRPr="0001413C" w:rsidRDefault="0001413C" w:rsidP="0001413C">
      <w:hyperlink r:id="rId18" w:anchor="Page_2341287108079084395" w:history="1">
        <w:r w:rsidRPr="0001413C">
          <w:rPr>
            <w:rStyle w:val="Hyperlink"/>
            <w:b/>
            <w:bCs/>
          </w:rPr>
          <w:t>2 . Yuki’s Perspective</w:t>
        </w:r>
      </w:hyperlink>
      <w:r w:rsidRPr="0001413C">
        <w:t xml:space="preserve"> </w:t>
      </w:r>
    </w:p>
    <w:p w14:paraId="6F0D070D" w14:textId="77777777" w:rsidR="0001413C" w:rsidRPr="0001413C" w:rsidRDefault="0001413C" w:rsidP="0001413C">
      <w:hyperlink r:id="rId19" w:anchor="Page_2379294239242688524" w:history="1">
        <w:r w:rsidRPr="0001413C">
          <w:rPr>
            <w:rStyle w:val="Hyperlink"/>
            <w:b/>
            <w:bCs/>
          </w:rPr>
          <w:t>3 . Cooking Class</w:t>
        </w:r>
      </w:hyperlink>
      <w:r w:rsidRPr="0001413C">
        <w:t xml:space="preserve"> </w:t>
      </w:r>
    </w:p>
    <w:p w14:paraId="61D46AD1" w14:textId="77777777" w:rsidR="0001413C" w:rsidRPr="0001413C" w:rsidRDefault="0001413C" w:rsidP="0001413C">
      <w:hyperlink r:id="rId20" w:anchor="Page_2371031818864300588" w:history="1">
        <w:r w:rsidRPr="0001413C">
          <w:rPr>
            <w:rStyle w:val="Hyperlink"/>
            <w:b/>
            <w:bCs/>
          </w:rPr>
          <w:t>4 . Defining Sexual Harassment</w:t>
        </w:r>
      </w:hyperlink>
      <w:r w:rsidRPr="0001413C">
        <w:t xml:space="preserve"> </w:t>
      </w:r>
    </w:p>
    <w:p w14:paraId="2D12BFC0" w14:textId="77777777" w:rsidR="0001413C" w:rsidRPr="0001413C" w:rsidRDefault="0001413C" w:rsidP="0001413C">
      <w:hyperlink r:id="rId21" w:anchor="Page_2280145203291967882" w:history="1">
        <w:r w:rsidRPr="0001413C">
          <w:rPr>
            <w:rStyle w:val="Hyperlink"/>
            <w:b/>
            <w:bCs/>
          </w:rPr>
          <w:t>5 . Molly’s Perspective</w:t>
        </w:r>
      </w:hyperlink>
      <w:r w:rsidRPr="0001413C">
        <w:t xml:space="preserve"> </w:t>
      </w:r>
    </w:p>
    <w:p w14:paraId="4352EAD6" w14:textId="77777777" w:rsidR="0001413C" w:rsidRPr="0001413C" w:rsidRDefault="0001413C" w:rsidP="0001413C">
      <w:hyperlink r:id="rId22" w:anchor="Page_2324762267322308523" w:history="1">
        <w:r w:rsidRPr="0001413C">
          <w:rPr>
            <w:rStyle w:val="Hyperlink"/>
            <w:b/>
            <w:bCs/>
          </w:rPr>
          <w:t>6 . Not-So-Fun Fridays</w:t>
        </w:r>
      </w:hyperlink>
      <w:r w:rsidRPr="0001413C">
        <w:t xml:space="preserve"> </w:t>
      </w:r>
    </w:p>
    <w:p w14:paraId="5F07F586" w14:textId="77777777" w:rsidR="0001413C" w:rsidRPr="0001413C" w:rsidRDefault="0001413C" w:rsidP="0001413C">
      <w:hyperlink r:id="rId23" w:anchor="Page_2309889914077184074" w:history="1">
        <w:r w:rsidRPr="0001413C">
          <w:rPr>
            <w:rStyle w:val="Hyperlink"/>
            <w:b/>
            <w:bCs/>
          </w:rPr>
          <w:t>7 . Quin’s Perspective</w:t>
        </w:r>
      </w:hyperlink>
      <w:r w:rsidRPr="0001413C">
        <w:t xml:space="preserve"> </w:t>
      </w:r>
    </w:p>
    <w:p w14:paraId="4F62F117" w14:textId="77777777" w:rsidR="0001413C" w:rsidRPr="0001413C" w:rsidRDefault="0001413C" w:rsidP="0001413C">
      <w:hyperlink r:id="rId24" w:anchor="Page_2295017556537092330" w:history="1">
        <w:r w:rsidRPr="0001413C">
          <w:rPr>
            <w:rStyle w:val="Hyperlink"/>
            <w:b/>
            <w:bCs/>
          </w:rPr>
          <w:t>8 . Staying Late</w:t>
        </w:r>
      </w:hyperlink>
      <w:r w:rsidRPr="0001413C">
        <w:t xml:space="preserve"> </w:t>
      </w:r>
    </w:p>
    <w:p w14:paraId="21C7F046" w14:textId="77777777" w:rsidR="0001413C" w:rsidRPr="0001413C" w:rsidRDefault="0001413C" w:rsidP="0001413C">
      <w:hyperlink r:id="rId25" w:anchor="Page_2235528134966659945" w:history="1">
        <w:r w:rsidRPr="0001413C">
          <w:rPr>
            <w:rStyle w:val="Hyperlink"/>
            <w:b/>
            <w:bCs/>
          </w:rPr>
          <w:t>9 . Paul’s Perspective</w:t>
        </w:r>
      </w:hyperlink>
      <w:r w:rsidRPr="0001413C">
        <w:t xml:space="preserve"> </w:t>
      </w:r>
    </w:p>
    <w:p w14:paraId="0E597D02" w14:textId="77777777" w:rsidR="0001413C" w:rsidRPr="0001413C" w:rsidRDefault="0001413C" w:rsidP="0001413C">
      <w:hyperlink r:id="rId26" w:anchor="Page_2273535266130264074" w:history="1">
        <w:r w:rsidRPr="0001413C">
          <w:rPr>
            <w:rStyle w:val="Hyperlink"/>
            <w:b/>
            <w:bCs/>
          </w:rPr>
          <w:t>10 . Coffee and Complaints</w:t>
        </w:r>
      </w:hyperlink>
      <w:r w:rsidRPr="0001413C">
        <w:t xml:space="preserve"> </w:t>
      </w:r>
    </w:p>
    <w:p w14:paraId="1A1D6575" w14:textId="77777777" w:rsidR="0001413C" w:rsidRPr="0001413C" w:rsidRDefault="0001413C" w:rsidP="0001413C">
      <w:hyperlink r:id="rId27" w:anchor="Page_2265272845751876137" w:history="1">
        <w:r w:rsidRPr="0001413C">
          <w:rPr>
            <w:rStyle w:val="Hyperlink"/>
            <w:b/>
            <w:bCs/>
          </w:rPr>
          <w:t>11 . Your Role In Preventing Sexual Harassment</w:t>
        </w:r>
      </w:hyperlink>
      <w:r w:rsidRPr="0001413C">
        <w:t xml:space="preserve"> </w:t>
      </w:r>
    </w:p>
    <w:p w14:paraId="74CA0807" w14:textId="77777777" w:rsidR="0001413C" w:rsidRPr="0001413C" w:rsidRDefault="0001413C" w:rsidP="0001413C">
      <w:r w:rsidRPr="0001413C">
        <w:rPr>
          <w:b/>
          <w:bCs/>
        </w:rPr>
        <w:t xml:space="preserve">5 . Respect in the Workplace: Harassment </w:t>
      </w:r>
    </w:p>
    <w:p w14:paraId="05A2DC2C" w14:textId="77777777" w:rsidR="0001413C" w:rsidRPr="0001413C" w:rsidRDefault="0001413C" w:rsidP="0001413C">
      <w:hyperlink r:id="rId28" w:anchor="Page_7224890831683226862" w:history="1">
        <w:r w:rsidRPr="0001413C">
          <w:rPr>
            <w:rStyle w:val="Hyperlink"/>
            <w:b/>
            <w:bCs/>
          </w:rPr>
          <w:t>1 . An Important Project: Get to Know the Team</w:t>
        </w:r>
      </w:hyperlink>
      <w:r w:rsidRPr="0001413C">
        <w:t xml:space="preserve"> </w:t>
      </w:r>
    </w:p>
    <w:p w14:paraId="53E53F8D" w14:textId="77777777" w:rsidR="0001413C" w:rsidRPr="0001413C" w:rsidRDefault="0001413C" w:rsidP="0001413C">
      <w:hyperlink r:id="rId29" w:anchor="Page_7163748926896110348" w:history="1">
        <w:r w:rsidRPr="0001413C">
          <w:rPr>
            <w:rStyle w:val="Hyperlink"/>
            <w:b/>
            <w:bCs/>
          </w:rPr>
          <w:t>2 . Mateo’s Experience</w:t>
        </w:r>
      </w:hyperlink>
      <w:r w:rsidRPr="0001413C">
        <w:t xml:space="preserve"> </w:t>
      </w:r>
    </w:p>
    <w:p w14:paraId="1CC3ED93" w14:textId="77777777" w:rsidR="0001413C" w:rsidRPr="0001413C" w:rsidRDefault="0001413C" w:rsidP="0001413C">
      <w:hyperlink r:id="rId30" w:anchor="Page_7148876573650985900" w:history="1">
        <w:r w:rsidRPr="0001413C">
          <w:rPr>
            <w:rStyle w:val="Hyperlink"/>
            <w:b/>
            <w:bCs/>
          </w:rPr>
          <w:t>3 . A Pause in the Presentation</w:t>
        </w:r>
      </w:hyperlink>
      <w:r w:rsidRPr="0001413C">
        <w:t xml:space="preserve"> </w:t>
      </w:r>
    </w:p>
    <w:p w14:paraId="237DE2B7" w14:textId="77777777" w:rsidR="0001413C" w:rsidRPr="0001413C" w:rsidRDefault="0001413C" w:rsidP="0001413C">
      <w:hyperlink r:id="rId31" w:anchor="Page_7180273767652886221" w:history="1">
        <w:r w:rsidRPr="0001413C">
          <w:rPr>
            <w:rStyle w:val="Hyperlink"/>
            <w:b/>
            <w:bCs/>
          </w:rPr>
          <w:t>4 . What Is Harassment?</w:t>
        </w:r>
      </w:hyperlink>
      <w:r w:rsidRPr="0001413C">
        <w:t xml:space="preserve"> </w:t>
      </w:r>
    </w:p>
    <w:p w14:paraId="2F6F56CE" w14:textId="77777777" w:rsidR="0001413C" w:rsidRPr="0001413C" w:rsidRDefault="0001413C" w:rsidP="0001413C">
      <w:hyperlink r:id="rId32" w:anchor="Page_7165401414407761772" w:history="1">
        <w:r w:rsidRPr="0001413C">
          <w:rPr>
            <w:rStyle w:val="Hyperlink"/>
            <w:b/>
            <w:bCs/>
          </w:rPr>
          <w:t>5 . Amina’s Experience</w:t>
        </w:r>
      </w:hyperlink>
      <w:r w:rsidRPr="0001413C">
        <w:t xml:space="preserve"> </w:t>
      </w:r>
    </w:p>
    <w:p w14:paraId="5D61EBE2" w14:textId="77777777" w:rsidR="0001413C" w:rsidRPr="0001413C" w:rsidRDefault="0001413C" w:rsidP="0001413C">
      <w:hyperlink r:id="rId33" w:anchor="Page_7102607017814026539" w:history="1">
        <w:r w:rsidRPr="0001413C">
          <w:rPr>
            <w:rStyle w:val="Hyperlink"/>
            <w:b/>
            <w:bCs/>
          </w:rPr>
          <w:t>6 . Pride, Joy, and Panic</w:t>
        </w:r>
      </w:hyperlink>
      <w:r w:rsidRPr="0001413C">
        <w:t xml:space="preserve"> </w:t>
      </w:r>
    </w:p>
    <w:p w14:paraId="10A32F25" w14:textId="77777777" w:rsidR="0001413C" w:rsidRPr="0001413C" w:rsidRDefault="0001413C" w:rsidP="0001413C">
      <w:hyperlink r:id="rId34" w:anchor="Page_7134004220405861452" w:history="1">
        <w:r w:rsidRPr="0001413C">
          <w:rPr>
            <w:rStyle w:val="Hyperlink"/>
            <w:b/>
            <w:bCs/>
          </w:rPr>
          <w:t>7 . Defining Discrimination</w:t>
        </w:r>
      </w:hyperlink>
      <w:r w:rsidRPr="0001413C">
        <w:t xml:space="preserve"> </w:t>
      </w:r>
    </w:p>
    <w:p w14:paraId="5F546373" w14:textId="77777777" w:rsidR="0001413C" w:rsidRPr="0001413C" w:rsidRDefault="0001413C" w:rsidP="0001413C">
      <w:hyperlink r:id="rId35" w:anchor="Page_7119131858570802411" w:history="1">
        <w:r w:rsidRPr="0001413C">
          <w:rPr>
            <w:rStyle w:val="Hyperlink"/>
            <w:b/>
            <w:bCs/>
          </w:rPr>
          <w:t>8 . Dan’s Experience</w:t>
        </w:r>
      </w:hyperlink>
      <w:r w:rsidRPr="0001413C">
        <w:t xml:space="preserve"> </w:t>
      </w:r>
    </w:p>
    <w:p w14:paraId="437817C8" w14:textId="77777777" w:rsidR="0001413C" w:rsidRPr="0001413C" w:rsidRDefault="0001413C" w:rsidP="0001413C">
      <w:hyperlink r:id="rId36" w:anchor="Page_7481025846233383700" w:history="1">
        <w:r w:rsidRPr="0001413C">
          <w:rPr>
            <w:rStyle w:val="Hyperlink"/>
            <w:b/>
            <w:bCs/>
          </w:rPr>
          <w:t>9 . Taking the Lead</w:t>
        </w:r>
      </w:hyperlink>
      <w:r w:rsidRPr="0001413C">
        <w:t xml:space="preserve"> </w:t>
      </w:r>
    </w:p>
    <w:p w14:paraId="713527CC" w14:textId="77777777" w:rsidR="0001413C" w:rsidRPr="0001413C" w:rsidRDefault="0001413C" w:rsidP="0001413C">
      <w:hyperlink r:id="rId37" w:anchor="Page_7466153488693291956" w:history="1">
        <w:r w:rsidRPr="0001413C">
          <w:rPr>
            <w:rStyle w:val="Hyperlink"/>
            <w:b/>
            <w:bCs/>
          </w:rPr>
          <w:t>10 . Projects and Projections</w:t>
        </w:r>
      </w:hyperlink>
      <w:r w:rsidRPr="0001413C">
        <w:t xml:space="preserve"> </w:t>
      </w:r>
    </w:p>
    <w:p w14:paraId="1F44BCA4" w14:textId="77777777" w:rsidR="0001413C" w:rsidRPr="0001413C" w:rsidRDefault="0001413C" w:rsidP="0001413C">
      <w:hyperlink r:id="rId38" w:anchor="Page_7497550686990159573" w:history="1">
        <w:r w:rsidRPr="0001413C">
          <w:rPr>
            <w:rStyle w:val="Hyperlink"/>
            <w:b/>
            <w:bCs/>
          </w:rPr>
          <w:t>11 . Retaliation</w:t>
        </w:r>
      </w:hyperlink>
      <w:r w:rsidRPr="0001413C">
        <w:t xml:space="preserve"> </w:t>
      </w:r>
    </w:p>
    <w:p w14:paraId="2B05990D" w14:textId="77777777" w:rsidR="0001413C" w:rsidRPr="0001413C" w:rsidRDefault="0001413C" w:rsidP="0001413C">
      <w:hyperlink r:id="rId39" w:anchor="Page_7482678325155100532" w:history="1">
        <w:r w:rsidRPr="0001413C">
          <w:rPr>
            <w:rStyle w:val="Hyperlink"/>
            <w:b/>
            <w:bCs/>
          </w:rPr>
          <w:t>12 . Jack’s Experience</w:t>
        </w:r>
      </w:hyperlink>
      <w:r w:rsidRPr="0001413C">
        <w:t xml:space="preserve"> </w:t>
      </w:r>
    </w:p>
    <w:p w14:paraId="10CD476A" w14:textId="77777777" w:rsidR="0001413C" w:rsidRPr="0001413C" w:rsidRDefault="0001413C" w:rsidP="0001413C">
      <w:hyperlink r:id="rId40" w:anchor="Page_7419883937151299891" w:history="1">
        <w:r w:rsidRPr="0001413C">
          <w:rPr>
            <w:rStyle w:val="Hyperlink"/>
            <w:b/>
            <w:bCs/>
          </w:rPr>
          <w:t>13 . Religion Versus Respect</w:t>
        </w:r>
      </w:hyperlink>
      <w:r w:rsidRPr="0001413C">
        <w:t xml:space="preserve"> </w:t>
      </w:r>
    </w:p>
    <w:p w14:paraId="2E39701F" w14:textId="77777777" w:rsidR="0001413C" w:rsidRPr="0001413C" w:rsidRDefault="0001413C" w:rsidP="0001413C">
      <w:hyperlink r:id="rId41" w:anchor="Page_7451281131153200211" w:history="1">
        <w:r w:rsidRPr="0001413C">
          <w:rPr>
            <w:rStyle w:val="Hyperlink"/>
            <w:b/>
            <w:bCs/>
          </w:rPr>
          <w:t>14 . Stand Up to Harassment and Discrimination</w:t>
        </w:r>
      </w:hyperlink>
      <w:r w:rsidRPr="0001413C">
        <w:t xml:space="preserve"> </w:t>
      </w:r>
    </w:p>
    <w:p w14:paraId="6C8F1B18" w14:textId="77777777" w:rsidR="0001413C" w:rsidRPr="0001413C" w:rsidRDefault="0001413C" w:rsidP="0001413C">
      <w:r w:rsidRPr="0001413C">
        <w:rPr>
          <w:b/>
          <w:bCs/>
        </w:rPr>
        <w:t>6 . German Law</w:t>
      </w:r>
      <w:r w:rsidRPr="0001413C">
        <w:t xml:space="preserve"> </w:t>
      </w:r>
    </w:p>
    <w:p w14:paraId="490F4CA6" w14:textId="77777777" w:rsidR="0001413C" w:rsidRPr="0001413C" w:rsidRDefault="0001413C" w:rsidP="0001413C">
      <w:hyperlink r:id="rId42" w:anchor="Page_108316986932268565" w:history="1">
        <w:r w:rsidRPr="0001413C">
          <w:rPr>
            <w:rStyle w:val="Hyperlink"/>
            <w:b/>
            <w:bCs/>
          </w:rPr>
          <w:t>1 . The General Equal Treatment Act</w:t>
        </w:r>
      </w:hyperlink>
      <w:r w:rsidRPr="0001413C">
        <w:t xml:space="preserve"> </w:t>
      </w:r>
    </w:p>
    <w:p w14:paraId="6AFC498E" w14:textId="77777777" w:rsidR="0001413C" w:rsidRPr="0001413C" w:rsidRDefault="0001413C" w:rsidP="0001413C">
      <w:r w:rsidRPr="0001413C">
        <w:rPr>
          <w:b/>
          <w:bCs/>
        </w:rPr>
        <w:t>7 . Equality Law in Great Britain and Northern Ireland</w:t>
      </w:r>
      <w:r w:rsidRPr="0001413C">
        <w:t xml:space="preserve"> </w:t>
      </w:r>
    </w:p>
    <w:p w14:paraId="6B9EB0D6" w14:textId="77777777" w:rsidR="0001413C" w:rsidRPr="0001413C" w:rsidRDefault="0001413C" w:rsidP="0001413C">
      <w:hyperlink r:id="rId43" w:anchor="Page_421235868374166459" w:history="1">
        <w:r w:rsidRPr="0001413C">
          <w:rPr>
            <w:rStyle w:val="Hyperlink"/>
            <w:b/>
            <w:bCs/>
          </w:rPr>
          <w:t>1 . Workplace Discrimination</w:t>
        </w:r>
      </w:hyperlink>
      <w:r w:rsidRPr="0001413C">
        <w:t xml:space="preserve"> </w:t>
      </w:r>
    </w:p>
    <w:p w14:paraId="41F30371" w14:textId="77777777" w:rsidR="0001413C" w:rsidRPr="0001413C" w:rsidRDefault="0001413C" w:rsidP="0001413C">
      <w:hyperlink r:id="rId44" w:anchor="Page_465852936699474397" w:history="1">
        <w:r w:rsidRPr="0001413C">
          <w:rPr>
            <w:rStyle w:val="Hyperlink"/>
            <w:b/>
            <w:bCs/>
          </w:rPr>
          <w:t>2 . What Is Harassment?</w:t>
        </w:r>
      </w:hyperlink>
      <w:r w:rsidRPr="0001413C">
        <w:t xml:space="preserve"> </w:t>
      </w:r>
    </w:p>
    <w:p w14:paraId="22D7F014" w14:textId="77777777" w:rsidR="0001413C" w:rsidRPr="0001413C" w:rsidRDefault="0001413C" w:rsidP="0001413C">
      <w:hyperlink r:id="rId45" w:anchor="Page_450980579159382652" w:history="1">
        <w:r w:rsidRPr="0001413C">
          <w:rPr>
            <w:rStyle w:val="Hyperlink"/>
            <w:b/>
            <w:bCs/>
          </w:rPr>
          <w:t>3 . The Worker Protection Act 2023</w:t>
        </w:r>
      </w:hyperlink>
      <w:r w:rsidRPr="0001413C">
        <w:t xml:space="preserve"> </w:t>
      </w:r>
    </w:p>
    <w:p w14:paraId="5121E391" w14:textId="77777777" w:rsidR="0001413C" w:rsidRPr="0001413C" w:rsidRDefault="0001413C" w:rsidP="0001413C">
      <w:hyperlink r:id="rId46" w:anchor="Page_376618800048858522" w:history="1">
        <w:r w:rsidRPr="0001413C">
          <w:rPr>
            <w:rStyle w:val="Hyperlink"/>
            <w:b/>
            <w:bCs/>
          </w:rPr>
          <w:t>4 . Victimization</w:t>
        </w:r>
      </w:hyperlink>
      <w:r w:rsidRPr="0001413C">
        <w:t xml:space="preserve"> </w:t>
      </w:r>
    </w:p>
    <w:p w14:paraId="1C240346" w14:textId="77777777" w:rsidR="0001413C" w:rsidRPr="0001413C" w:rsidRDefault="0001413C" w:rsidP="0001413C">
      <w:r w:rsidRPr="0001413C">
        <w:rPr>
          <w:b/>
          <w:bCs/>
        </w:rPr>
        <w:t>8 . Canadian Law</w:t>
      </w:r>
      <w:r w:rsidRPr="0001413C">
        <w:t xml:space="preserve"> </w:t>
      </w:r>
    </w:p>
    <w:p w14:paraId="2C9E66DA" w14:textId="77777777" w:rsidR="0001413C" w:rsidRPr="0001413C" w:rsidRDefault="0001413C" w:rsidP="0001413C">
      <w:hyperlink r:id="rId47" w:anchor="Page_1326790007196761981" w:history="1">
        <w:r w:rsidRPr="0001413C">
          <w:rPr>
            <w:rStyle w:val="Hyperlink"/>
            <w:b/>
            <w:bCs/>
          </w:rPr>
          <w:t>1 . Canadian Law</w:t>
        </w:r>
      </w:hyperlink>
      <w:r w:rsidRPr="0001413C">
        <w:t xml:space="preserve"> </w:t>
      </w:r>
    </w:p>
    <w:p w14:paraId="53DC8B8A" w14:textId="77777777" w:rsidR="0001413C" w:rsidRPr="0001413C" w:rsidRDefault="0001413C" w:rsidP="0001413C">
      <w:hyperlink r:id="rId48" w:anchor="Page_1371407071227102622" w:history="1">
        <w:r w:rsidRPr="0001413C">
          <w:rPr>
            <w:rStyle w:val="Hyperlink"/>
            <w:b/>
            <w:bCs/>
          </w:rPr>
          <w:t>2 . Provincial and Territorial Laws</w:t>
        </w:r>
      </w:hyperlink>
      <w:r w:rsidRPr="0001413C">
        <w:t xml:space="preserve"> </w:t>
      </w:r>
    </w:p>
    <w:p w14:paraId="4EE21EE0" w14:textId="77777777" w:rsidR="0001413C" w:rsidRPr="0001413C" w:rsidRDefault="0001413C" w:rsidP="0001413C">
      <w:hyperlink r:id="rId49" w:anchor="Page_1356534713687010878" w:history="1">
        <w:r w:rsidRPr="0001413C">
          <w:rPr>
            <w:rStyle w:val="Hyperlink"/>
            <w:b/>
            <w:bCs/>
          </w:rPr>
          <w:t>3 . Key Points</w:t>
        </w:r>
      </w:hyperlink>
      <w:r w:rsidRPr="0001413C">
        <w:t xml:space="preserve"> </w:t>
      </w:r>
    </w:p>
    <w:p w14:paraId="53C746DF" w14:textId="77777777" w:rsidR="0001413C" w:rsidRPr="0001413C" w:rsidRDefault="0001413C" w:rsidP="0001413C">
      <w:hyperlink r:id="rId50" w:anchor="Page_1282172938871454044" w:history="1">
        <w:r w:rsidRPr="0001413C">
          <w:rPr>
            <w:rStyle w:val="Hyperlink"/>
            <w:b/>
            <w:bCs/>
          </w:rPr>
          <w:t>4 . The Law on Retaliation</w:t>
        </w:r>
      </w:hyperlink>
      <w:r w:rsidRPr="0001413C">
        <w:t xml:space="preserve"> </w:t>
      </w:r>
    </w:p>
    <w:p w14:paraId="1EF6CE80" w14:textId="77777777" w:rsidR="0001413C" w:rsidRPr="0001413C" w:rsidRDefault="0001413C" w:rsidP="0001413C">
      <w:r w:rsidRPr="0001413C">
        <w:rPr>
          <w:b/>
          <w:bCs/>
        </w:rPr>
        <w:t>9 . French Law</w:t>
      </w:r>
      <w:r w:rsidRPr="0001413C">
        <w:t xml:space="preserve"> </w:t>
      </w:r>
    </w:p>
    <w:p w14:paraId="7D5CD724" w14:textId="77777777" w:rsidR="0001413C" w:rsidRPr="0001413C" w:rsidRDefault="0001413C" w:rsidP="0001413C">
      <w:hyperlink r:id="rId51" w:anchor="Page_9197350137960026354" w:history="1">
        <w:r w:rsidRPr="0001413C">
          <w:rPr>
            <w:rStyle w:val="Hyperlink"/>
            <w:b/>
            <w:bCs/>
          </w:rPr>
          <w:t>1 . Workplace Discrimination</w:t>
        </w:r>
      </w:hyperlink>
      <w:r w:rsidRPr="0001413C">
        <w:t xml:space="preserve"> </w:t>
      </w:r>
    </w:p>
    <w:p w14:paraId="6DB68DB1" w14:textId="77777777" w:rsidR="0001413C" w:rsidRPr="0001413C" w:rsidRDefault="0001413C" w:rsidP="0001413C">
      <w:hyperlink r:id="rId52" w:anchor="Page_9182477784714901905" w:history="1">
        <w:r w:rsidRPr="0001413C">
          <w:rPr>
            <w:rStyle w:val="Hyperlink"/>
            <w:b/>
            <w:bCs/>
          </w:rPr>
          <w:t>2 . Workplace Harassment</w:t>
        </w:r>
      </w:hyperlink>
      <w:r w:rsidRPr="0001413C">
        <w:t xml:space="preserve"> </w:t>
      </w:r>
    </w:p>
    <w:p w14:paraId="0F66A4D5" w14:textId="77777777" w:rsidR="0001413C" w:rsidRPr="0001413C" w:rsidRDefault="0001413C" w:rsidP="0001413C">
      <w:hyperlink r:id="rId53" w:anchor="Page_8480172108386502176" w:history="1">
        <w:r w:rsidRPr="0001413C">
          <w:rPr>
            <w:rStyle w:val="Hyperlink"/>
            <w:b/>
            <w:bCs/>
          </w:rPr>
          <w:t>3 . Workplace Harassment Complaints</w:t>
        </w:r>
      </w:hyperlink>
      <w:r w:rsidRPr="0001413C">
        <w:t xml:space="preserve"> </w:t>
      </w:r>
    </w:p>
    <w:p w14:paraId="6FCE37A6" w14:textId="77777777" w:rsidR="0001413C" w:rsidRPr="0001413C" w:rsidRDefault="0001413C" w:rsidP="0001413C">
      <w:r w:rsidRPr="0001413C">
        <w:rPr>
          <w:b/>
          <w:bCs/>
        </w:rPr>
        <w:t>10 . Indian Law</w:t>
      </w:r>
      <w:r w:rsidRPr="0001413C">
        <w:t xml:space="preserve"> </w:t>
      </w:r>
    </w:p>
    <w:p w14:paraId="5539C4F4" w14:textId="77777777" w:rsidR="0001413C" w:rsidRPr="0001413C" w:rsidRDefault="0001413C" w:rsidP="0001413C">
      <w:hyperlink r:id="rId54" w:anchor="Page_844709038440740701" w:history="1">
        <w:r w:rsidRPr="0001413C">
          <w:rPr>
            <w:rStyle w:val="Hyperlink"/>
            <w:b/>
            <w:bCs/>
          </w:rPr>
          <w:t>1 . Sexual Harassment of Women at Workplace Act</w:t>
        </w:r>
      </w:hyperlink>
      <w:r w:rsidRPr="0001413C">
        <w:t xml:space="preserve"> </w:t>
      </w:r>
    </w:p>
    <w:p w14:paraId="2445A2FA" w14:textId="77777777" w:rsidR="0001413C" w:rsidRPr="0001413C" w:rsidRDefault="0001413C" w:rsidP="0001413C">
      <w:hyperlink r:id="rId55" w:anchor="Page_5741450580949716945" w:history="1">
        <w:r w:rsidRPr="0001413C">
          <w:rPr>
            <w:rStyle w:val="Hyperlink"/>
            <w:b/>
            <w:bCs/>
          </w:rPr>
          <w:t>2 . Discrimination and Harassment in India</w:t>
        </w:r>
      </w:hyperlink>
      <w:r w:rsidRPr="0001413C">
        <w:t xml:space="preserve"> </w:t>
      </w:r>
    </w:p>
    <w:p w14:paraId="1E8A1E99" w14:textId="77777777" w:rsidR="0001413C" w:rsidRPr="0001413C" w:rsidRDefault="0001413C" w:rsidP="0001413C">
      <w:hyperlink r:id="rId56" w:anchor="Page_1993666439708529092" w:history="1">
        <w:r w:rsidRPr="0001413C">
          <w:rPr>
            <w:rStyle w:val="Hyperlink"/>
            <w:b/>
            <w:bCs/>
          </w:rPr>
          <w:t>3 . Prevention, Prohibition, Redress</w:t>
        </w:r>
      </w:hyperlink>
      <w:r w:rsidRPr="0001413C">
        <w:t xml:space="preserve"> </w:t>
      </w:r>
    </w:p>
    <w:p w14:paraId="33C49BE4" w14:textId="77777777" w:rsidR="0001413C" w:rsidRPr="0001413C" w:rsidRDefault="0001413C" w:rsidP="0001413C">
      <w:r w:rsidRPr="0001413C">
        <w:rPr>
          <w:b/>
          <w:bCs/>
        </w:rPr>
        <w:t>11 . Australia Law</w:t>
      </w:r>
      <w:r w:rsidRPr="0001413C">
        <w:t xml:space="preserve"> </w:t>
      </w:r>
    </w:p>
    <w:p w14:paraId="189D382C" w14:textId="77777777" w:rsidR="0001413C" w:rsidRPr="0001413C" w:rsidRDefault="0001413C" w:rsidP="0001413C">
      <w:hyperlink r:id="rId57" w:anchor="Page_9123712345479632175" w:history="1">
        <w:r w:rsidRPr="0001413C">
          <w:rPr>
            <w:rStyle w:val="Hyperlink"/>
            <w:b/>
            <w:bCs/>
          </w:rPr>
          <w:t>1 . Workplace Discrimination</w:t>
        </w:r>
      </w:hyperlink>
      <w:r w:rsidRPr="0001413C">
        <w:t xml:space="preserve"> </w:t>
      </w:r>
    </w:p>
    <w:p w14:paraId="6280A841" w14:textId="77777777" w:rsidR="0001413C" w:rsidRPr="0001413C" w:rsidRDefault="0001413C" w:rsidP="0001413C">
      <w:hyperlink r:id="rId58" w:anchor="Page_9198074124590156304" w:history="1">
        <w:r w:rsidRPr="0001413C">
          <w:rPr>
            <w:rStyle w:val="Hyperlink"/>
            <w:b/>
            <w:bCs/>
          </w:rPr>
          <w:t>2 . Harassment</w:t>
        </w:r>
      </w:hyperlink>
      <w:r w:rsidRPr="0001413C">
        <w:t xml:space="preserve"> </w:t>
      </w:r>
    </w:p>
    <w:p w14:paraId="7CC3AF42" w14:textId="77777777" w:rsidR="0001413C" w:rsidRPr="0001413C" w:rsidRDefault="0001413C" w:rsidP="0001413C">
      <w:r w:rsidRPr="0001413C">
        <w:rPr>
          <w:b/>
          <w:bCs/>
        </w:rPr>
        <w:t>12 . Brazil Law</w:t>
      </w:r>
      <w:r w:rsidRPr="0001413C">
        <w:t xml:space="preserve"> </w:t>
      </w:r>
    </w:p>
    <w:p w14:paraId="7A277B86" w14:textId="77777777" w:rsidR="0001413C" w:rsidRPr="0001413C" w:rsidRDefault="0001413C" w:rsidP="0001413C">
      <w:hyperlink r:id="rId59" w:anchor="Page_2718275555905589964" w:history="1">
        <w:r w:rsidRPr="0001413C">
          <w:rPr>
            <w:rStyle w:val="Hyperlink"/>
            <w:b/>
            <w:bCs/>
          </w:rPr>
          <w:t>1 . Workplace Discrimination</w:t>
        </w:r>
      </w:hyperlink>
      <w:r w:rsidRPr="0001413C">
        <w:t xml:space="preserve"> </w:t>
      </w:r>
    </w:p>
    <w:p w14:paraId="57BAA9F5" w14:textId="77777777" w:rsidR="0001413C" w:rsidRPr="0001413C" w:rsidRDefault="0001413C" w:rsidP="0001413C">
      <w:r w:rsidRPr="0001413C">
        <w:rPr>
          <w:b/>
          <w:bCs/>
        </w:rPr>
        <w:t>13 . Hong Kong Law</w:t>
      </w:r>
      <w:r w:rsidRPr="0001413C">
        <w:t xml:space="preserve"> </w:t>
      </w:r>
    </w:p>
    <w:p w14:paraId="2F16F399" w14:textId="77777777" w:rsidR="0001413C" w:rsidRPr="0001413C" w:rsidRDefault="0001413C" w:rsidP="0001413C">
      <w:hyperlink r:id="rId60" w:anchor="Page_9160896607376361233" w:history="1">
        <w:r w:rsidRPr="0001413C">
          <w:rPr>
            <w:rStyle w:val="Hyperlink"/>
            <w:b/>
            <w:bCs/>
          </w:rPr>
          <w:t>1 . Hong Kong Discrimination and Harassment Laws</w:t>
        </w:r>
      </w:hyperlink>
      <w:r w:rsidRPr="0001413C">
        <w:t xml:space="preserve"> </w:t>
      </w:r>
    </w:p>
    <w:p w14:paraId="1E8BF506" w14:textId="77777777" w:rsidR="0001413C" w:rsidRPr="0001413C" w:rsidRDefault="0001413C" w:rsidP="0001413C">
      <w:hyperlink r:id="rId61" w:anchor="Page_9144371770914552657" w:history="1">
        <w:r w:rsidRPr="0001413C">
          <w:rPr>
            <w:rStyle w:val="Hyperlink"/>
            <w:b/>
            <w:bCs/>
          </w:rPr>
          <w:t>2 . Types of Discrimination</w:t>
        </w:r>
      </w:hyperlink>
      <w:r w:rsidRPr="0001413C">
        <w:t xml:space="preserve"> </w:t>
      </w:r>
    </w:p>
    <w:p w14:paraId="7A43A2BF" w14:textId="77777777" w:rsidR="0001413C" w:rsidRPr="0001413C" w:rsidRDefault="0001413C" w:rsidP="0001413C">
      <w:hyperlink r:id="rId62" w:anchor="Page_9182378897783189490" w:history="1">
        <w:r w:rsidRPr="0001413C">
          <w:rPr>
            <w:rStyle w:val="Hyperlink"/>
            <w:b/>
            <w:bCs/>
          </w:rPr>
          <w:t>3 . Types of Harassment</w:t>
        </w:r>
      </w:hyperlink>
      <w:r w:rsidRPr="0001413C">
        <w:t xml:space="preserve"> </w:t>
      </w:r>
    </w:p>
    <w:p w14:paraId="0FC762BD" w14:textId="77777777" w:rsidR="0001413C" w:rsidRPr="0001413C" w:rsidRDefault="0001413C" w:rsidP="0001413C">
      <w:r w:rsidRPr="0001413C">
        <w:rPr>
          <w:b/>
          <w:bCs/>
        </w:rPr>
        <w:t>14 . Malaysian Law</w:t>
      </w:r>
      <w:r w:rsidRPr="0001413C">
        <w:t xml:space="preserve"> </w:t>
      </w:r>
    </w:p>
    <w:p w14:paraId="6F23AF1E" w14:textId="77777777" w:rsidR="0001413C" w:rsidRPr="0001413C" w:rsidRDefault="0001413C" w:rsidP="0001413C">
      <w:hyperlink r:id="rId63" w:anchor="Page_1382062334952823879" w:history="1">
        <w:r w:rsidRPr="0001413C">
          <w:rPr>
            <w:rStyle w:val="Hyperlink"/>
            <w:b/>
            <w:bCs/>
          </w:rPr>
          <w:t>1 . Article 8 and Discrimination in Malaysia</w:t>
        </w:r>
      </w:hyperlink>
      <w:r w:rsidRPr="0001413C">
        <w:t xml:space="preserve"> </w:t>
      </w:r>
    </w:p>
    <w:p w14:paraId="47021685" w14:textId="77777777" w:rsidR="0001413C" w:rsidRPr="0001413C" w:rsidRDefault="0001413C" w:rsidP="0001413C">
      <w:hyperlink r:id="rId64" w:anchor="Page_1403544625359652136" w:history="1">
        <w:r w:rsidRPr="0001413C">
          <w:rPr>
            <w:rStyle w:val="Hyperlink"/>
            <w:b/>
            <w:bCs/>
          </w:rPr>
          <w:t>2 . Malaysia’s Anti-Sexual Harassment Act</w:t>
        </w:r>
      </w:hyperlink>
      <w:r w:rsidRPr="0001413C">
        <w:t xml:space="preserve"> </w:t>
      </w:r>
    </w:p>
    <w:p w14:paraId="3626D9A3" w14:textId="77777777" w:rsidR="0001413C" w:rsidRPr="0001413C" w:rsidRDefault="0001413C" w:rsidP="0001413C">
      <w:r w:rsidRPr="0001413C">
        <w:rPr>
          <w:b/>
          <w:bCs/>
        </w:rPr>
        <w:t>15 . New Zealand Law</w:t>
      </w:r>
      <w:r w:rsidRPr="0001413C">
        <w:t xml:space="preserve"> </w:t>
      </w:r>
    </w:p>
    <w:p w14:paraId="0B781C95" w14:textId="77777777" w:rsidR="0001413C" w:rsidRPr="0001413C" w:rsidRDefault="0001413C" w:rsidP="0001413C">
      <w:hyperlink r:id="rId65" w:anchor="Page_1558781799276011870" w:history="1">
        <w:r w:rsidRPr="0001413C">
          <w:rPr>
            <w:rStyle w:val="Hyperlink"/>
            <w:b/>
            <w:bCs/>
          </w:rPr>
          <w:t>1 . New Zealand Law</w:t>
        </w:r>
      </w:hyperlink>
      <w:r w:rsidRPr="0001413C">
        <w:t xml:space="preserve"> </w:t>
      </w:r>
    </w:p>
    <w:p w14:paraId="19ED35DB" w14:textId="77777777" w:rsidR="0001413C" w:rsidRPr="0001413C" w:rsidRDefault="0001413C" w:rsidP="0001413C">
      <w:hyperlink r:id="rId66" w:anchor="Page_1484420020165487741" w:history="1">
        <w:r w:rsidRPr="0001413C">
          <w:rPr>
            <w:rStyle w:val="Hyperlink"/>
            <w:b/>
            <w:bCs/>
          </w:rPr>
          <w:t>2 . Understanding Sexual Harassment</w:t>
        </w:r>
      </w:hyperlink>
      <w:r w:rsidRPr="0001413C">
        <w:t xml:space="preserve"> </w:t>
      </w:r>
    </w:p>
    <w:p w14:paraId="3C37CF1A" w14:textId="77777777" w:rsidR="0001413C" w:rsidRPr="0001413C" w:rsidRDefault="0001413C" w:rsidP="0001413C">
      <w:r w:rsidRPr="0001413C">
        <w:rPr>
          <w:b/>
          <w:bCs/>
        </w:rPr>
        <w:t>16 . Philippines Law</w:t>
      </w:r>
      <w:r w:rsidRPr="0001413C">
        <w:t xml:space="preserve"> </w:t>
      </w:r>
    </w:p>
    <w:p w14:paraId="4410E94B" w14:textId="77777777" w:rsidR="0001413C" w:rsidRPr="0001413C" w:rsidRDefault="0001413C" w:rsidP="0001413C">
      <w:hyperlink r:id="rId67" w:anchor="Page_5404039056398451822" w:history="1">
        <w:r w:rsidRPr="0001413C">
          <w:rPr>
            <w:rStyle w:val="Hyperlink"/>
            <w:b/>
            <w:bCs/>
          </w:rPr>
          <w:t>1 . Discrimination in the Workplace</w:t>
        </w:r>
      </w:hyperlink>
      <w:r w:rsidRPr="0001413C">
        <w:t xml:space="preserve"> </w:t>
      </w:r>
    </w:p>
    <w:p w14:paraId="57D2BBB6" w14:textId="77777777" w:rsidR="0001413C" w:rsidRPr="0001413C" w:rsidRDefault="0001413C" w:rsidP="0001413C">
      <w:hyperlink r:id="rId68" w:anchor="Page_5448656120428792464" w:history="1">
        <w:r w:rsidRPr="0001413C">
          <w:rPr>
            <w:rStyle w:val="Hyperlink"/>
            <w:b/>
            <w:bCs/>
          </w:rPr>
          <w:t>2 . Republic Act No. 10627: Anti-Bullying Act of 2013</w:t>
        </w:r>
      </w:hyperlink>
      <w:r w:rsidRPr="0001413C">
        <w:t xml:space="preserve"> </w:t>
      </w:r>
    </w:p>
    <w:p w14:paraId="4A780A4F" w14:textId="77777777" w:rsidR="0001413C" w:rsidRPr="0001413C" w:rsidRDefault="0001413C" w:rsidP="0001413C">
      <w:hyperlink r:id="rId69" w:anchor="Page_5433783767183668015" w:history="1">
        <w:r w:rsidRPr="0001413C">
          <w:rPr>
            <w:rStyle w:val="Hyperlink"/>
            <w:b/>
            <w:bCs/>
          </w:rPr>
          <w:t>3 . Sexual Harassment in the Workplace</w:t>
        </w:r>
      </w:hyperlink>
      <w:r w:rsidRPr="0001413C">
        <w:t xml:space="preserve"> </w:t>
      </w:r>
    </w:p>
    <w:p w14:paraId="7A3066B1" w14:textId="77777777" w:rsidR="0001413C" w:rsidRPr="0001413C" w:rsidRDefault="0001413C" w:rsidP="0001413C">
      <w:r w:rsidRPr="0001413C">
        <w:rPr>
          <w:b/>
          <w:bCs/>
        </w:rPr>
        <w:t>17 . Bangladesh Law</w:t>
      </w:r>
      <w:r w:rsidRPr="0001413C">
        <w:t xml:space="preserve"> </w:t>
      </w:r>
    </w:p>
    <w:p w14:paraId="2DE08704" w14:textId="77777777" w:rsidR="0001413C" w:rsidRPr="0001413C" w:rsidRDefault="0001413C" w:rsidP="0001413C">
      <w:hyperlink r:id="rId70" w:anchor="Page_6863116559714288536" w:history="1">
        <w:r w:rsidRPr="0001413C">
          <w:rPr>
            <w:rStyle w:val="Hyperlink"/>
            <w:b/>
            <w:bCs/>
          </w:rPr>
          <w:t>1 . Laws in Bangladesh</w:t>
        </w:r>
      </w:hyperlink>
      <w:r w:rsidRPr="0001413C">
        <w:t xml:space="preserve"> </w:t>
      </w:r>
    </w:p>
    <w:p w14:paraId="19A881E4" w14:textId="77777777" w:rsidR="0001413C" w:rsidRPr="0001413C" w:rsidRDefault="0001413C" w:rsidP="0001413C">
      <w:r w:rsidRPr="0001413C">
        <w:rPr>
          <w:b/>
          <w:bCs/>
        </w:rPr>
        <w:t>18 . China Law</w:t>
      </w:r>
      <w:r w:rsidRPr="0001413C">
        <w:t xml:space="preserve"> </w:t>
      </w:r>
    </w:p>
    <w:p w14:paraId="708BCEB5" w14:textId="77777777" w:rsidR="0001413C" w:rsidRPr="0001413C" w:rsidRDefault="0001413C" w:rsidP="0001413C">
      <w:hyperlink r:id="rId71" w:anchor="Page_8670012560101385368" w:history="1">
        <w:r w:rsidRPr="0001413C">
          <w:rPr>
            <w:rStyle w:val="Hyperlink"/>
            <w:b/>
            <w:bCs/>
          </w:rPr>
          <w:t>1 . Laws in China</w:t>
        </w:r>
      </w:hyperlink>
      <w:r w:rsidRPr="0001413C">
        <w:t xml:space="preserve"> </w:t>
      </w:r>
    </w:p>
    <w:p w14:paraId="3E85EF83" w14:textId="77777777" w:rsidR="0001413C" w:rsidRPr="0001413C" w:rsidRDefault="0001413C" w:rsidP="0001413C">
      <w:r w:rsidRPr="0001413C">
        <w:rPr>
          <w:b/>
          <w:bCs/>
        </w:rPr>
        <w:t>19 . Japan Law</w:t>
      </w:r>
      <w:r w:rsidRPr="0001413C">
        <w:t xml:space="preserve"> </w:t>
      </w:r>
    </w:p>
    <w:p w14:paraId="334254E0" w14:textId="77777777" w:rsidR="0001413C" w:rsidRPr="0001413C" w:rsidRDefault="0001413C" w:rsidP="0001413C">
      <w:hyperlink r:id="rId72" w:anchor="Page_6675993223917306937" w:history="1">
        <w:r w:rsidRPr="0001413C">
          <w:rPr>
            <w:rStyle w:val="Hyperlink"/>
            <w:b/>
            <w:bCs/>
          </w:rPr>
          <w:t>1 . Laws in Japan</w:t>
        </w:r>
      </w:hyperlink>
      <w:r w:rsidRPr="0001413C">
        <w:t xml:space="preserve"> </w:t>
      </w:r>
    </w:p>
    <w:p w14:paraId="12BED884" w14:textId="77777777" w:rsidR="0001413C" w:rsidRPr="0001413C" w:rsidRDefault="0001413C" w:rsidP="0001413C">
      <w:r w:rsidRPr="0001413C">
        <w:rPr>
          <w:b/>
          <w:bCs/>
        </w:rPr>
        <w:t>20 . Indonesia Law</w:t>
      </w:r>
      <w:r w:rsidRPr="0001413C">
        <w:t xml:space="preserve"> </w:t>
      </w:r>
    </w:p>
    <w:p w14:paraId="3E84E9D7" w14:textId="77777777" w:rsidR="0001413C" w:rsidRPr="0001413C" w:rsidRDefault="0001413C" w:rsidP="0001413C">
      <w:hyperlink r:id="rId73" w:anchor="Page_7256598128925631324" w:history="1">
        <w:r w:rsidRPr="0001413C">
          <w:rPr>
            <w:rStyle w:val="Hyperlink"/>
            <w:b/>
            <w:bCs/>
          </w:rPr>
          <w:t>1 . Laws in Indonesia</w:t>
        </w:r>
      </w:hyperlink>
      <w:r w:rsidRPr="0001413C">
        <w:t xml:space="preserve"> </w:t>
      </w:r>
    </w:p>
    <w:p w14:paraId="0C0BA531" w14:textId="77777777" w:rsidR="0001413C" w:rsidRPr="0001413C" w:rsidRDefault="0001413C" w:rsidP="0001413C">
      <w:r w:rsidRPr="0001413C">
        <w:rPr>
          <w:b/>
          <w:bCs/>
        </w:rPr>
        <w:t>21 . Singapore Law</w:t>
      </w:r>
      <w:r w:rsidRPr="0001413C">
        <w:t xml:space="preserve"> </w:t>
      </w:r>
    </w:p>
    <w:p w14:paraId="35CCF23D" w14:textId="77777777" w:rsidR="0001413C" w:rsidRPr="0001413C" w:rsidRDefault="0001413C" w:rsidP="0001413C">
      <w:hyperlink r:id="rId74" w:anchor="Page_2049228568934111296" w:history="1">
        <w:r w:rsidRPr="0001413C">
          <w:rPr>
            <w:rStyle w:val="Hyperlink"/>
            <w:b/>
            <w:bCs/>
          </w:rPr>
          <w:t>1 . Laws in Singapore</w:t>
        </w:r>
      </w:hyperlink>
      <w:r w:rsidRPr="0001413C">
        <w:t xml:space="preserve"> </w:t>
      </w:r>
    </w:p>
    <w:p w14:paraId="1275D2CC" w14:textId="77777777" w:rsidR="0001413C" w:rsidRPr="0001413C" w:rsidRDefault="0001413C" w:rsidP="0001413C">
      <w:r w:rsidRPr="0001413C">
        <w:rPr>
          <w:b/>
          <w:bCs/>
        </w:rPr>
        <w:t>22 . South Korea Law</w:t>
      </w:r>
      <w:r w:rsidRPr="0001413C">
        <w:t xml:space="preserve"> </w:t>
      </w:r>
    </w:p>
    <w:p w14:paraId="4D249E45" w14:textId="77777777" w:rsidR="0001413C" w:rsidRPr="0001413C" w:rsidRDefault="0001413C" w:rsidP="0001413C">
      <w:hyperlink r:id="rId75" w:anchor="Page_5070620326784048443" w:history="1">
        <w:r w:rsidRPr="0001413C">
          <w:rPr>
            <w:rStyle w:val="Hyperlink"/>
            <w:b/>
            <w:bCs/>
          </w:rPr>
          <w:t>1 . Laws in South Korea</w:t>
        </w:r>
      </w:hyperlink>
      <w:r w:rsidRPr="0001413C">
        <w:t xml:space="preserve"> </w:t>
      </w:r>
    </w:p>
    <w:p w14:paraId="10D8A5D2" w14:textId="77777777" w:rsidR="0001413C" w:rsidRPr="0001413C" w:rsidRDefault="0001413C" w:rsidP="0001413C">
      <w:r w:rsidRPr="0001413C">
        <w:rPr>
          <w:b/>
          <w:bCs/>
        </w:rPr>
        <w:t>23 . Thailand Law</w:t>
      </w:r>
      <w:r w:rsidRPr="0001413C">
        <w:t xml:space="preserve"> </w:t>
      </w:r>
    </w:p>
    <w:p w14:paraId="625E1A37" w14:textId="77777777" w:rsidR="0001413C" w:rsidRPr="0001413C" w:rsidRDefault="0001413C" w:rsidP="0001413C">
      <w:hyperlink r:id="rId76" w:anchor="Page_2979899049428780581" w:history="1">
        <w:r w:rsidRPr="0001413C">
          <w:rPr>
            <w:rStyle w:val="Hyperlink"/>
            <w:b/>
            <w:bCs/>
          </w:rPr>
          <w:t>1 . Laws in Thailand</w:t>
        </w:r>
      </w:hyperlink>
      <w:r w:rsidRPr="0001413C">
        <w:t xml:space="preserve"> </w:t>
      </w:r>
    </w:p>
    <w:p w14:paraId="4F20A145" w14:textId="77777777" w:rsidR="0001413C" w:rsidRPr="0001413C" w:rsidRDefault="0001413C" w:rsidP="0001413C">
      <w:r w:rsidRPr="0001413C">
        <w:rPr>
          <w:b/>
          <w:bCs/>
        </w:rPr>
        <w:t>24 . Vietnam Law</w:t>
      </w:r>
      <w:r w:rsidRPr="0001413C">
        <w:t xml:space="preserve"> </w:t>
      </w:r>
    </w:p>
    <w:p w14:paraId="31D7C67C" w14:textId="77777777" w:rsidR="0001413C" w:rsidRPr="0001413C" w:rsidRDefault="0001413C" w:rsidP="0001413C">
      <w:hyperlink r:id="rId77" w:anchor="Page_3151494113407839425" w:history="1">
        <w:r w:rsidRPr="0001413C">
          <w:rPr>
            <w:rStyle w:val="Hyperlink"/>
            <w:b/>
            <w:bCs/>
          </w:rPr>
          <w:t>1 . Laws in Vietnam</w:t>
        </w:r>
      </w:hyperlink>
      <w:r w:rsidRPr="0001413C">
        <w:t xml:space="preserve"> </w:t>
      </w:r>
    </w:p>
    <w:p w14:paraId="3DE64489" w14:textId="77777777" w:rsidR="0001413C" w:rsidRPr="0001413C" w:rsidRDefault="0001413C" w:rsidP="0001413C">
      <w:r w:rsidRPr="0001413C">
        <w:rPr>
          <w:b/>
          <w:bCs/>
        </w:rPr>
        <w:t>25 . Washington State Law</w:t>
      </w:r>
      <w:r w:rsidRPr="0001413C">
        <w:t xml:space="preserve"> </w:t>
      </w:r>
    </w:p>
    <w:p w14:paraId="45E00C2B" w14:textId="77777777" w:rsidR="0001413C" w:rsidRPr="0001413C" w:rsidRDefault="0001413C" w:rsidP="0001413C">
      <w:hyperlink r:id="rId78" w:anchor="Page_6278534193316289378" w:history="1">
        <w:r w:rsidRPr="0001413C">
          <w:rPr>
            <w:rStyle w:val="Hyperlink"/>
            <w:b/>
            <w:bCs/>
          </w:rPr>
          <w:t>1 . Workplace Discrimination</w:t>
        </w:r>
      </w:hyperlink>
      <w:r w:rsidRPr="0001413C">
        <w:t xml:space="preserve"> </w:t>
      </w:r>
    </w:p>
    <w:p w14:paraId="3F3FA3A4" w14:textId="77777777" w:rsidR="0001413C" w:rsidRPr="0001413C" w:rsidRDefault="0001413C" w:rsidP="0001413C">
      <w:hyperlink r:id="rId79" w:anchor="Page_6255399415397809697" w:history="1">
        <w:r w:rsidRPr="0001413C">
          <w:rPr>
            <w:rStyle w:val="Hyperlink"/>
            <w:b/>
            <w:bCs/>
          </w:rPr>
          <w:t>2 . Understanding Harassment</w:t>
        </w:r>
      </w:hyperlink>
      <w:r w:rsidRPr="0001413C">
        <w:t xml:space="preserve"> </w:t>
      </w:r>
    </w:p>
    <w:p w14:paraId="07759223" w14:textId="77777777" w:rsidR="0001413C" w:rsidRPr="0001413C" w:rsidRDefault="0001413C" w:rsidP="0001413C">
      <w:hyperlink r:id="rId80" w:anchor="Page_6300016479428150338" w:history="1">
        <w:r w:rsidRPr="0001413C">
          <w:rPr>
            <w:rStyle w:val="Hyperlink"/>
            <w:b/>
            <w:bCs/>
          </w:rPr>
          <w:t>3 . Sexual Harassment in the Workplace</w:t>
        </w:r>
      </w:hyperlink>
      <w:r w:rsidRPr="0001413C">
        <w:t xml:space="preserve"> </w:t>
      </w:r>
    </w:p>
    <w:p w14:paraId="44740E19" w14:textId="77777777" w:rsidR="0001413C" w:rsidRPr="0001413C" w:rsidRDefault="0001413C" w:rsidP="0001413C">
      <w:r w:rsidRPr="0001413C">
        <w:rPr>
          <w:b/>
          <w:bCs/>
        </w:rPr>
        <w:t>26 . A Harassment-Free Workplace</w:t>
      </w:r>
      <w:r w:rsidRPr="0001413C">
        <w:t xml:space="preserve"> </w:t>
      </w:r>
    </w:p>
    <w:p w14:paraId="334DB691" w14:textId="77777777" w:rsidR="0001413C" w:rsidRPr="0001413C" w:rsidRDefault="0001413C" w:rsidP="0001413C">
      <w:hyperlink r:id="rId81" w:anchor="Page_3800494899029240993" w:history="1">
        <w:r w:rsidRPr="0001413C">
          <w:rPr>
            <w:rStyle w:val="Hyperlink"/>
            <w:b/>
            <w:bCs/>
          </w:rPr>
          <w:t>1 . Harassment-Free Workplace</w:t>
        </w:r>
      </w:hyperlink>
      <w:r w:rsidRPr="0001413C">
        <w:t xml:space="preserve"> </w:t>
      </w:r>
    </w:p>
    <w:p w14:paraId="47619837" w14:textId="77777777" w:rsidR="0001413C" w:rsidRPr="0001413C" w:rsidRDefault="0001413C" w:rsidP="0001413C">
      <w:hyperlink r:id="rId82" w:anchor="Page_3732743057080420672" w:history="1">
        <w:r w:rsidRPr="0001413C">
          <w:rPr>
            <w:rStyle w:val="Hyperlink"/>
            <w:b/>
            <w:bCs/>
          </w:rPr>
          <w:t>2 . The Transfer</w:t>
        </w:r>
      </w:hyperlink>
      <w:r w:rsidRPr="0001413C">
        <w:t xml:space="preserve"> </w:t>
      </w:r>
    </w:p>
    <w:p w14:paraId="06195106" w14:textId="77777777" w:rsidR="0001413C" w:rsidRPr="0001413C" w:rsidRDefault="0001413C" w:rsidP="0001413C">
      <w:hyperlink r:id="rId83" w:anchor="Page_3724480640997000031" w:history="1">
        <w:r w:rsidRPr="0001413C">
          <w:rPr>
            <w:rStyle w:val="Hyperlink"/>
            <w:b/>
            <w:bCs/>
          </w:rPr>
          <w:t xml:space="preserve">3 . Thanks for helping Melanie. </w:t>
        </w:r>
      </w:hyperlink>
    </w:p>
    <w:p w14:paraId="1445FAE5" w14:textId="77777777" w:rsidR="0001413C" w:rsidRPr="0001413C" w:rsidRDefault="0001413C" w:rsidP="0001413C">
      <w:r w:rsidRPr="0001413C">
        <w:rPr>
          <w:b/>
          <w:bCs/>
        </w:rPr>
        <w:t>27 . Impact of Harassment and Discrimination</w:t>
      </w:r>
      <w:r w:rsidRPr="0001413C">
        <w:t xml:space="preserve"> </w:t>
      </w:r>
    </w:p>
    <w:p w14:paraId="5BB6E102" w14:textId="77777777" w:rsidR="0001413C" w:rsidRPr="0001413C" w:rsidRDefault="0001413C" w:rsidP="0001413C">
      <w:hyperlink r:id="rId84" w:anchor="Page_4643130079267550146" w:history="1">
        <w:r w:rsidRPr="0001413C">
          <w:rPr>
            <w:rStyle w:val="Hyperlink"/>
            <w:b/>
            <w:bCs/>
          </w:rPr>
          <w:t>1 . The Impact of Harassment and Discrimination</w:t>
        </w:r>
      </w:hyperlink>
      <w:r w:rsidRPr="0001413C">
        <w:t xml:space="preserve"> </w:t>
      </w:r>
    </w:p>
    <w:p w14:paraId="11E2DDF3" w14:textId="77777777" w:rsidR="0001413C" w:rsidRPr="0001413C" w:rsidRDefault="0001413C" w:rsidP="0001413C">
      <w:hyperlink r:id="rId85" w:anchor="Page_4628257726022425697" w:history="1">
        <w:r w:rsidRPr="0001413C">
          <w:rPr>
            <w:rStyle w:val="Hyperlink"/>
            <w:b/>
            <w:bCs/>
          </w:rPr>
          <w:t>2 . Ben needs your help!</w:t>
        </w:r>
      </w:hyperlink>
      <w:r w:rsidRPr="0001413C">
        <w:t xml:space="preserve"> </w:t>
      </w:r>
    </w:p>
    <w:p w14:paraId="47696D0C" w14:textId="77777777" w:rsidR="0001413C" w:rsidRPr="0001413C" w:rsidRDefault="0001413C" w:rsidP="0001413C">
      <w:hyperlink r:id="rId86" w:anchor="Page_4672874790052766339" w:history="1">
        <w:r w:rsidRPr="0001413C">
          <w:rPr>
            <w:rStyle w:val="Hyperlink"/>
            <w:b/>
            <w:bCs/>
          </w:rPr>
          <w:t>3 . Managing Different Perspectives</w:t>
        </w:r>
      </w:hyperlink>
      <w:r w:rsidRPr="0001413C">
        <w:t xml:space="preserve"> </w:t>
      </w:r>
    </w:p>
    <w:p w14:paraId="328940EC" w14:textId="77777777" w:rsidR="0001413C" w:rsidRPr="0001413C" w:rsidRDefault="0001413C" w:rsidP="0001413C">
      <w:hyperlink r:id="rId87" w:anchor="Page_4658002432512674594" w:history="1">
        <w:r w:rsidRPr="0001413C">
          <w:rPr>
            <w:rStyle w:val="Hyperlink"/>
            <w:b/>
            <w:bCs/>
          </w:rPr>
          <w:t>4 . Remember…</w:t>
        </w:r>
      </w:hyperlink>
      <w:r w:rsidRPr="0001413C">
        <w:t xml:space="preserve"> </w:t>
      </w:r>
    </w:p>
    <w:p w14:paraId="568C7639" w14:textId="77777777" w:rsidR="0001413C" w:rsidRPr="0001413C" w:rsidRDefault="0001413C" w:rsidP="0001413C">
      <w:hyperlink r:id="rId88" w:anchor="Page_5006676545851848267" w:history="1">
        <w:r w:rsidRPr="0001413C">
          <w:rPr>
            <w:rStyle w:val="Hyperlink"/>
            <w:b/>
            <w:bCs/>
          </w:rPr>
          <w:t xml:space="preserve">5 . Taking Action Against Verbal Abuse </w:t>
        </w:r>
      </w:hyperlink>
    </w:p>
    <w:p w14:paraId="65A05666" w14:textId="77777777" w:rsidR="0001413C" w:rsidRPr="0001413C" w:rsidRDefault="0001413C" w:rsidP="0001413C">
      <w:hyperlink r:id="rId89" w:anchor="Page_5044683672720485100" w:history="1">
        <w:r w:rsidRPr="0001413C">
          <w:rPr>
            <w:rStyle w:val="Hyperlink"/>
            <w:b/>
            <w:bCs/>
          </w:rPr>
          <w:t>6 . Remember…</w:t>
        </w:r>
      </w:hyperlink>
      <w:r w:rsidRPr="0001413C">
        <w:t xml:space="preserve"> </w:t>
      </w:r>
    </w:p>
    <w:p w14:paraId="531F8442" w14:textId="77777777" w:rsidR="0001413C" w:rsidRPr="0001413C" w:rsidRDefault="0001413C" w:rsidP="0001413C">
      <w:hyperlink r:id="rId90" w:anchor="Page_5036421256637064460" w:history="1">
        <w:r w:rsidRPr="0001413C">
          <w:rPr>
            <w:rStyle w:val="Hyperlink"/>
            <w:b/>
            <w:bCs/>
          </w:rPr>
          <w:t xml:space="preserve">7 . Impact on the Workplace </w:t>
        </w:r>
      </w:hyperlink>
    </w:p>
    <w:p w14:paraId="7B21C5D1" w14:textId="77777777" w:rsidR="0001413C" w:rsidRPr="0001413C" w:rsidRDefault="0001413C" w:rsidP="0001413C">
      <w:hyperlink r:id="rId91" w:anchor="Page_4968669414688244138" w:history="1">
        <w:r w:rsidRPr="0001413C">
          <w:rPr>
            <w:rStyle w:val="Hyperlink"/>
            <w:b/>
            <w:bCs/>
          </w:rPr>
          <w:t>8 . Thanks for helping Ben.</w:t>
        </w:r>
      </w:hyperlink>
      <w:r w:rsidRPr="0001413C">
        <w:t xml:space="preserve"> </w:t>
      </w:r>
    </w:p>
    <w:p w14:paraId="59AEEE11" w14:textId="77777777" w:rsidR="0001413C" w:rsidRPr="0001413C" w:rsidRDefault="0001413C" w:rsidP="0001413C">
      <w:r w:rsidRPr="0001413C">
        <w:rPr>
          <w:b/>
          <w:bCs/>
        </w:rPr>
        <w:t>28 . Diversity Strengthens Our Team</w:t>
      </w:r>
      <w:r w:rsidRPr="0001413C">
        <w:t xml:space="preserve"> </w:t>
      </w:r>
    </w:p>
    <w:p w14:paraId="26EFE7DB" w14:textId="77777777" w:rsidR="0001413C" w:rsidRPr="0001413C" w:rsidRDefault="0001413C" w:rsidP="0001413C">
      <w:hyperlink r:id="rId92" w:anchor="Page_8639633120800166385" w:history="1">
        <w:r w:rsidRPr="0001413C">
          <w:rPr>
            <w:rStyle w:val="Hyperlink"/>
            <w:b/>
            <w:bCs/>
          </w:rPr>
          <w:t>1 . Together, we can do more.</w:t>
        </w:r>
      </w:hyperlink>
      <w:r w:rsidRPr="0001413C">
        <w:t xml:space="preserve"> </w:t>
      </w:r>
    </w:p>
    <w:p w14:paraId="5C9E82B1" w14:textId="77777777" w:rsidR="0001413C" w:rsidRPr="0001413C" w:rsidRDefault="0001413C" w:rsidP="0001413C">
      <w:hyperlink r:id="rId93" w:anchor="Page_8624760763260074641" w:history="1">
        <w:r w:rsidRPr="0001413C">
          <w:rPr>
            <w:rStyle w:val="Hyperlink"/>
            <w:b/>
            <w:bCs/>
          </w:rPr>
          <w:t>2 . The Benefits of Diversity</w:t>
        </w:r>
      </w:hyperlink>
      <w:r w:rsidRPr="0001413C">
        <w:t xml:space="preserve"> </w:t>
      </w:r>
    </w:p>
    <w:p w14:paraId="48089ABD" w14:textId="77777777" w:rsidR="0001413C" w:rsidRPr="0001413C" w:rsidRDefault="0001413C" w:rsidP="0001413C">
      <w:hyperlink r:id="rId94" w:anchor="Page_8550398984149550511" w:history="1">
        <w:r w:rsidRPr="0001413C">
          <w:rPr>
            <w:rStyle w:val="Hyperlink"/>
            <w:b/>
            <w:bCs/>
          </w:rPr>
          <w:t>3 . New Job, New Environment</w:t>
        </w:r>
      </w:hyperlink>
      <w:r w:rsidRPr="0001413C">
        <w:t xml:space="preserve"> </w:t>
      </w:r>
    </w:p>
    <w:p w14:paraId="0D2527B8" w14:textId="77777777" w:rsidR="0001413C" w:rsidRPr="0001413C" w:rsidRDefault="0001413C" w:rsidP="0001413C">
      <w:hyperlink r:id="rId95" w:anchor="Page_8588406115313154640" w:history="1">
        <w:r w:rsidRPr="0001413C">
          <w:rPr>
            <w:rStyle w:val="Hyperlink"/>
            <w:b/>
            <w:bCs/>
          </w:rPr>
          <w:t>4 . Thanks for helping Radha.</w:t>
        </w:r>
      </w:hyperlink>
      <w:r w:rsidRPr="0001413C">
        <w:t xml:space="preserve"> </w:t>
      </w:r>
    </w:p>
    <w:p w14:paraId="65717643" w14:textId="77777777" w:rsidR="0001413C" w:rsidRPr="0001413C" w:rsidRDefault="0001413C" w:rsidP="0001413C">
      <w:hyperlink r:id="rId96" w:anchor="Page_8578491211718082576" w:history="1">
        <w:r w:rsidRPr="0001413C">
          <w:rPr>
            <w:rStyle w:val="Hyperlink"/>
            <w:b/>
            <w:bCs/>
          </w:rPr>
          <w:t>5 . Learning from Our Differences</w:t>
        </w:r>
      </w:hyperlink>
      <w:r w:rsidRPr="0001413C">
        <w:t xml:space="preserve"> </w:t>
      </w:r>
    </w:p>
    <w:p w14:paraId="4CD2DFED" w14:textId="77777777" w:rsidR="0001413C" w:rsidRPr="0001413C" w:rsidRDefault="0001413C" w:rsidP="0001413C">
      <w:r w:rsidRPr="0001413C">
        <w:rPr>
          <w:b/>
          <w:bCs/>
        </w:rPr>
        <w:t>29 . What Is Inclusive Diversity?</w:t>
      </w:r>
      <w:r w:rsidRPr="0001413C">
        <w:t xml:space="preserve"> </w:t>
      </w:r>
    </w:p>
    <w:p w14:paraId="50E55D0A" w14:textId="77777777" w:rsidR="0001413C" w:rsidRPr="0001413C" w:rsidRDefault="0001413C" w:rsidP="0001413C">
      <w:hyperlink r:id="rId97" w:anchor="Page_8556073357077467673" w:history="1">
        <w:r w:rsidRPr="0001413C">
          <w:rPr>
            <w:rStyle w:val="Hyperlink"/>
            <w:b/>
            <w:bCs/>
          </w:rPr>
          <w:t>1 . How We See Others</w:t>
        </w:r>
      </w:hyperlink>
      <w:r w:rsidRPr="0001413C">
        <w:t xml:space="preserve"> </w:t>
      </w:r>
    </w:p>
    <w:p w14:paraId="0A2F2F97" w14:textId="77777777" w:rsidR="0001413C" w:rsidRPr="0001413C" w:rsidRDefault="0001413C" w:rsidP="0001413C">
      <w:hyperlink r:id="rId98" w:anchor="Page_8541201003832343225" w:history="1">
        <w:r w:rsidRPr="0001413C">
          <w:rPr>
            <w:rStyle w:val="Hyperlink"/>
            <w:b/>
            <w:bCs/>
          </w:rPr>
          <w:t>2 . We Can Do Better</w:t>
        </w:r>
      </w:hyperlink>
      <w:r w:rsidRPr="0001413C">
        <w:t xml:space="preserve"> </w:t>
      </w:r>
    </w:p>
    <w:p w14:paraId="4F4156FF" w14:textId="77777777" w:rsidR="0001413C" w:rsidRPr="0001413C" w:rsidRDefault="0001413C" w:rsidP="0001413C">
      <w:hyperlink r:id="rId99" w:anchor="Page_8466839229016786391" w:history="1">
        <w:r w:rsidRPr="0001413C">
          <w:rPr>
            <w:rStyle w:val="Hyperlink"/>
            <w:b/>
            <w:bCs/>
          </w:rPr>
          <w:t>3 . Asking a Question</w:t>
        </w:r>
      </w:hyperlink>
      <w:r w:rsidRPr="0001413C">
        <w:t xml:space="preserve"> </w:t>
      </w:r>
    </w:p>
    <w:p w14:paraId="18B355BF" w14:textId="77777777" w:rsidR="0001413C" w:rsidRPr="0001413C" w:rsidRDefault="0001413C" w:rsidP="0001413C">
      <w:hyperlink r:id="rId100" w:anchor="Page_8504846355885423224" w:history="1">
        <w:r w:rsidRPr="0001413C">
          <w:rPr>
            <w:rStyle w:val="Hyperlink"/>
            <w:b/>
            <w:bCs/>
          </w:rPr>
          <w:t>4 . Thanks for helping Tim.</w:t>
        </w:r>
      </w:hyperlink>
      <w:r w:rsidRPr="0001413C">
        <w:t xml:space="preserve"> </w:t>
      </w:r>
    </w:p>
    <w:p w14:paraId="32ED4373" w14:textId="77777777" w:rsidR="0001413C" w:rsidRPr="0001413C" w:rsidRDefault="0001413C" w:rsidP="0001413C">
      <w:hyperlink r:id="rId101" w:anchor="Page_8496583935507035288" w:history="1">
        <w:r w:rsidRPr="0001413C">
          <w:rPr>
            <w:rStyle w:val="Hyperlink"/>
            <w:b/>
            <w:bCs/>
          </w:rPr>
          <w:t>5 . Who Do You Trust?</w:t>
        </w:r>
      </w:hyperlink>
      <w:r w:rsidRPr="0001413C">
        <w:t xml:space="preserve"> </w:t>
      </w:r>
    </w:p>
    <w:p w14:paraId="53415C0E" w14:textId="77777777" w:rsidR="0001413C" w:rsidRPr="0001413C" w:rsidRDefault="0001413C" w:rsidP="0001413C">
      <w:r w:rsidRPr="0001413C">
        <w:rPr>
          <w:b/>
          <w:bCs/>
        </w:rPr>
        <w:t>30 . Training Time Requirement</w:t>
      </w:r>
      <w:r w:rsidRPr="0001413C">
        <w:t xml:space="preserve"> </w:t>
      </w:r>
    </w:p>
    <w:p w14:paraId="0D7577A8" w14:textId="77777777" w:rsidR="0001413C" w:rsidRPr="0001413C" w:rsidRDefault="0001413C" w:rsidP="0001413C">
      <w:hyperlink r:id="rId102" w:anchor="Page_2000739361710295525" w:history="1">
        <w:r w:rsidRPr="0001413C">
          <w:rPr>
            <w:rStyle w:val="Hyperlink"/>
            <w:b/>
            <w:bCs/>
          </w:rPr>
          <w:t>1 . Training Time Requirement</w:t>
        </w:r>
      </w:hyperlink>
      <w:r w:rsidRPr="0001413C">
        <w:t xml:space="preserve"> </w:t>
      </w:r>
    </w:p>
    <w:p w14:paraId="6E7C1117" w14:textId="77777777" w:rsidR="0001413C" w:rsidRPr="0001413C" w:rsidRDefault="0001413C" w:rsidP="0001413C">
      <w:r w:rsidRPr="0001413C">
        <w:rPr>
          <w:b/>
          <w:bCs/>
        </w:rPr>
        <w:t>31 . Protected Groups</w:t>
      </w:r>
      <w:r w:rsidRPr="0001413C">
        <w:t xml:space="preserve"> </w:t>
      </w:r>
    </w:p>
    <w:p w14:paraId="28A88DE0" w14:textId="77777777" w:rsidR="0001413C" w:rsidRPr="0001413C" w:rsidRDefault="0001413C" w:rsidP="0001413C">
      <w:hyperlink r:id="rId103" w:anchor="Page_815509642305769974" w:history="1">
        <w:r w:rsidRPr="0001413C">
          <w:rPr>
            <w:rStyle w:val="Hyperlink"/>
            <w:b/>
            <w:bCs/>
          </w:rPr>
          <w:t>1 . Javier’s Dilemma</w:t>
        </w:r>
      </w:hyperlink>
      <w:r w:rsidRPr="0001413C">
        <w:t xml:space="preserve"> </w:t>
      </w:r>
    </w:p>
    <w:p w14:paraId="6557A137" w14:textId="77777777" w:rsidR="0001413C" w:rsidRPr="0001413C" w:rsidRDefault="0001413C" w:rsidP="0001413C">
      <w:hyperlink r:id="rId104" w:anchor="Page_1816520007904763058" w:history="1">
        <w:r w:rsidRPr="0001413C">
          <w:rPr>
            <w:rStyle w:val="Hyperlink"/>
            <w:b/>
            <w:bCs/>
          </w:rPr>
          <w:t>2 . The Job Advertisement</w:t>
        </w:r>
      </w:hyperlink>
      <w:r w:rsidRPr="0001413C">
        <w:t xml:space="preserve"> </w:t>
      </w:r>
    </w:p>
    <w:p w14:paraId="6DD0A8D3" w14:textId="77777777" w:rsidR="0001413C" w:rsidRPr="0001413C" w:rsidRDefault="0001413C" w:rsidP="0001413C">
      <w:hyperlink r:id="rId105" w:anchor="Page_1292790793367626971" w:history="1">
        <w:r w:rsidRPr="0001413C">
          <w:rPr>
            <w:rStyle w:val="Hyperlink"/>
            <w:b/>
            <w:bCs/>
          </w:rPr>
          <w:t>3 . Remember…</w:t>
        </w:r>
      </w:hyperlink>
      <w:r w:rsidRPr="0001413C">
        <w:t xml:space="preserve"> </w:t>
      </w:r>
    </w:p>
    <w:p w14:paraId="78E98B6E" w14:textId="77777777" w:rsidR="0001413C" w:rsidRPr="0001413C" w:rsidRDefault="0001413C" w:rsidP="0001413C">
      <w:hyperlink r:id="rId106" w:anchor="Page_2476347877118455451" w:history="1">
        <w:r w:rsidRPr="0001413C">
          <w:rPr>
            <w:rStyle w:val="Hyperlink"/>
            <w:b/>
            <w:bCs/>
          </w:rPr>
          <w:t>4 . Protected Groups</w:t>
        </w:r>
      </w:hyperlink>
      <w:r w:rsidRPr="0001413C">
        <w:t xml:space="preserve"> </w:t>
      </w:r>
    </w:p>
    <w:p w14:paraId="3296E0A4" w14:textId="77777777" w:rsidR="0001413C" w:rsidRPr="0001413C" w:rsidRDefault="0001413C" w:rsidP="0001413C">
      <w:hyperlink r:id="rId107" w:anchor="Page_2484429167482019750" w:history="1">
        <w:r w:rsidRPr="0001413C">
          <w:rPr>
            <w:rStyle w:val="Hyperlink"/>
            <w:b/>
            <w:bCs/>
          </w:rPr>
          <w:t xml:space="preserve">5 . Providing Access </w:t>
        </w:r>
      </w:hyperlink>
    </w:p>
    <w:p w14:paraId="6134B9C9" w14:textId="77777777" w:rsidR="0001413C" w:rsidRPr="0001413C" w:rsidRDefault="0001413C" w:rsidP="0001413C">
      <w:hyperlink r:id="rId108" w:anchor="Page_434822545414532515" w:history="1">
        <w:r w:rsidRPr="0001413C">
          <w:rPr>
            <w:rStyle w:val="Hyperlink"/>
            <w:b/>
            <w:bCs/>
          </w:rPr>
          <w:t>6 . Remember…</w:t>
        </w:r>
      </w:hyperlink>
      <w:r w:rsidRPr="0001413C">
        <w:t xml:space="preserve"> </w:t>
      </w:r>
    </w:p>
    <w:p w14:paraId="3EC8356D" w14:textId="77777777" w:rsidR="0001413C" w:rsidRPr="0001413C" w:rsidRDefault="0001413C" w:rsidP="0001413C">
      <w:hyperlink r:id="rId109" w:anchor="Page_9218900650751952683" w:history="1">
        <w:r w:rsidRPr="0001413C">
          <w:rPr>
            <w:rStyle w:val="Hyperlink"/>
            <w:b/>
            <w:bCs/>
          </w:rPr>
          <w:t xml:space="preserve">7 . Possible Pregnancy </w:t>
        </w:r>
      </w:hyperlink>
    </w:p>
    <w:p w14:paraId="21B67589" w14:textId="77777777" w:rsidR="0001413C" w:rsidRPr="0001413C" w:rsidRDefault="0001413C" w:rsidP="0001413C">
      <w:hyperlink r:id="rId110" w:anchor="Page_606285971165873163" w:history="1">
        <w:r w:rsidRPr="0001413C">
          <w:rPr>
            <w:rStyle w:val="Hyperlink"/>
            <w:b/>
            <w:bCs/>
          </w:rPr>
          <w:t>8 . Remember...</w:t>
        </w:r>
      </w:hyperlink>
      <w:r w:rsidRPr="0001413C">
        <w:t xml:space="preserve"> </w:t>
      </w:r>
    </w:p>
    <w:p w14:paraId="6FC7C190" w14:textId="77777777" w:rsidR="0001413C" w:rsidRPr="0001413C" w:rsidRDefault="0001413C" w:rsidP="0001413C">
      <w:r w:rsidRPr="0001413C">
        <w:rPr>
          <w:b/>
          <w:bCs/>
        </w:rPr>
        <w:t>32 . Intent vs. Perception</w:t>
      </w:r>
      <w:r w:rsidRPr="0001413C">
        <w:t xml:space="preserve"> </w:t>
      </w:r>
    </w:p>
    <w:p w14:paraId="5D59A560" w14:textId="77777777" w:rsidR="0001413C" w:rsidRPr="0001413C" w:rsidRDefault="0001413C" w:rsidP="0001413C">
      <w:hyperlink r:id="rId111" w:anchor="Page_1034798785644361778" w:history="1">
        <w:r w:rsidRPr="0001413C">
          <w:rPr>
            <w:rStyle w:val="Hyperlink"/>
            <w:b/>
            <w:bCs/>
          </w:rPr>
          <w:t>1 . Intent vs. Perception</w:t>
        </w:r>
      </w:hyperlink>
      <w:r w:rsidRPr="0001413C">
        <w:t xml:space="preserve"> </w:t>
      </w:r>
    </w:p>
    <w:p w14:paraId="532A3BA6" w14:textId="77777777" w:rsidR="0001413C" w:rsidRPr="0001413C" w:rsidRDefault="0001413C" w:rsidP="0001413C">
      <w:hyperlink r:id="rId112" w:anchor="Page_9222593459926275763" w:history="1">
        <w:r w:rsidRPr="0001413C">
          <w:rPr>
            <w:rStyle w:val="Hyperlink"/>
            <w:b/>
            <w:bCs/>
          </w:rPr>
          <w:t>2 . Tariq’s Dilemma</w:t>
        </w:r>
      </w:hyperlink>
      <w:r w:rsidRPr="0001413C">
        <w:t xml:space="preserve"> </w:t>
      </w:r>
    </w:p>
    <w:p w14:paraId="163F3F1A" w14:textId="77777777" w:rsidR="0001413C" w:rsidRPr="0001413C" w:rsidRDefault="0001413C" w:rsidP="0001413C">
      <w:hyperlink r:id="rId113" w:anchor="Page_1149748680016695638" w:history="1">
        <w:r w:rsidRPr="0001413C">
          <w:rPr>
            <w:rStyle w:val="Hyperlink"/>
            <w:b/>
            <w:bCs/>
          </w:rPr>
          <w:t>3 . Proof of General Discrimination</w:t>
        </w:r>
      </w:hyperlink>
      <w:r w:rsidRPr="0001413C">
        <w:t xml:space="preserve"> </w:t>
      </w:r>
    </w:p>
    <w:p w14:paraId="13647C39" w14:textId="77777777" w:rsidR="0001413C" w:rsidRPr="0001413C" w:rsidRDefault="0001413C" w:rsidP="0001413C">
      <w:hyperlink r:id="rId114" w:anchor="Page_2341387049836121121" w:history="1">
        <w:r w:rsidRPr="0001413C">
          <w:rPr>
            <w:rStyle w:val="Hyperlink"/>
            <w:b/>
            <w:bCs/>
          </w:rPr>
          <w:t>4 . Remember…</w:t>
        </w:r>
      </w:hyperlink>
      <w:r w:rsidRPr="0001413C">
        <w:t xml:space="preserve"> </w:t>
      </w:r>
    </w:p>
    <w:p w14:paraId="10FE5DE4" w14:textId="77777777" w:rsidR="0001413C" w:rsidRPr="0001413C" w:rsidRDefault="0001413C" w:rsidP="0001413C">
      <w:hyperlink r:id="rId115" w:anchor="Page_291780423473666590" w:history="1">
        <w:r w:rsidRPr="0001413C">
          <w:rPr>
            <w:rStyle w:val="Hyperlink"/>
            <w:b/>
            <w:bCs/>
          </w:rPr>
          <w:t>5 . Aung’s Dilemma</w:t>
        </w:r>
      </w:hyperlink>
      <w:r w:rsidRPr="0001413C">
        <w:t xml:space="preserve"> </w:t>
      </w:r>
    </w:p>
    <w:p w14:paraId="0964BCBD" w14:textId="77777777" w:rsidR="0001413C" w:rsidRPr="0001413C" w:rsidRDefault="0001413C" w:rsidP="0001413C">
      <w:hyperlink r:id="rId116" w:anchor="Page_3437569192879149042" w:history="1">
        <w:r w:rsidRPr="0001413C">
          <w:rPr>
            <w:rStyle w:val="Hyperlink"/>
            <w:b/>
            <w:bCs/>
          </w:rPr>
          <w:t>6 . Proof of Age Discrimination</w:t>
        </w:r>
      </w:hyperlink>
      <w:r w:rsidRPr="0001413C">
        <w:t xml:space="preserve"> </w:t>
      </w:r>
    </w:p>
    <w:p w14:paraId="78A94804" w14:textId="77777777" w:rsidR="0001413C" w:rsidRPr="0001413C" w:rsidRDefault="0001413C" w:rsidP="0001413C">
      <w:hyperlink r:id="rId117" w:anchor="Page_3246941188658716643" w:history="1">
        <w:r w:rsidRPr="0001413C">
          <w:rPr>
            <w:rStyle w:val="Hyperlink"/>
            <w:b/>
            <w:bCs/>
          </w:rPr>
          <w:t>7 . Remember…</w:t>
        </w:r>
      </w:hyperlink>
      <w:r w:rsidRPr="0001413C">
        <w:t xml:space="preserve"> </w:t>
      </w:r>
    </w:p>
    <w:p w14:paraId="113CCBD9" w14:textId="77777777" w:rsidR="0001413C" w:rsidRPr="0001413C" w:rsidRDefault="0001413C" w:rsidP="0001413C">
      <w:hyperlink r:id="rId118" w:anchor="Page_2579600944926054587" w:history="1">
        <w:r w:rsidRPr="0001413C">
          <w:rPr>
            <w:rStyle w:val="Hyperlink"/>
            <w:b/>
            <w:bCs/>
          </w:rPr>
          <w:t xml:space="preserve">8 . Legitimate Reasons </w:t>
        </w:r>
      </w:hyperlink>
    </w:p>
    <w:p w14:paraId="64650A30" w14:textId="77777777" w:rsidR="0001413C" w:rsidRPr="0001413C" w:rsidRDefault="0001413C" w:rsidP="0001413C">
      <w:hyperlink r:id="rId119" w:anchor="Page_2388972940705622188" w:history="1">
        <w:r w:rsidRPr="0001413C">
          <w:rPr>
            <w:rStyle w:val="Hyperlink"/>
            <w:b/>
            <w:bCs/>
          </w:rPr>
          <w:t>9 . Remember…</w:t>
        </w:r>
      </w:hyperlink>
      <w:r w:rsidRPr="0001413C">
        <w:t xml:space="preserve"> </w:t>
      </w:r>
    </w:p>
    <w:p w14:paraId="1344C2C9" w14:textId="77777777" w:rsidR="0001413C" w:rsidRPr="0001413C" w:rsidRDefault="0001413C" w:rsidP="0001413C">
      <w:hyperlink r:id="rId120" w:anchor="Page_1901687627934565966" w:history="1">
        <w:r w:rsidRPr="0001413C">
          <w:rPr>
            <w:rStyle w:val="Hyperlink"/>
            <w:b/>
            <w:bCs/>
          </w:rPr>
          <w:t>10 . Intent vs. Perception</w:t>
        </w:r>
      </w:hyperlink>
      <w:r w:rsidRPr="0001413C">
        <w:t xml:space="preserve"> </w:t>
      </w:r>
    </w:p>
    <w:p w14:paraId="4FF14959" w14:textId="77777777" w:rsidR="0001413C" w:rsidRPr="0001413C" w:rsidRDefault="0001413C" w:rsidP="0001413C">
      <w:hyperlink r:id="rId121" w:anchor="Page_3389983306304615272" w:history="1">
        <w:r w:rsidRPr="0001413C">
          <w:rPr>
            <w:rStyle w:val="Hyperlink"/>
            <w:b/>
            <w:bCs/>
          </w:rPr>
          <w:t>11 . Remember…</w:t>
        </w:r>
      </w:hyperlink>
      <w:r w:rsidRPr="0001413C">
        <w:t xml:space="preserve"> </w:t>
      </w:r>
    </w:p>
    <w:p w14:paraId="7697BB3D" w14:textId="77777777" w:rsidR="0001413C" w:rsidRPr="0001413C" w:rsidRDefault="0001413C" w:rsidP="0001413C">
      <w:r w:rsidRPr="0001413C">
        <w:rPr>
          <w:b/>
          <w:bCs/>
        </w:rPr>
        <w:t>33 . US Law</w:t>
      </w:r>
      <w:r w:rsidRPr="0001413C">
        <w:t xml:space="preserve"> </w:t>
      </w:r>
    </w:p>
    <w:p w14:paraId="35F7002F" w14:textId="77777777" w:rsidR="0001413C" w:rsidRPr="0001413C" w:rsidRDefault="0001413C" w:rsidP="0001413C">
      <w:hyperlink r:id="rId122" w:anchor="Page_7407357342285874097" w:history="1">
        <w:r w:rsidRPr="0001413C">
          <w:rPr>
            <w:rStyle w:val="Hyperlink"/>
            <w:b/>
            <w:bCs/>
          </w:rPr>
          <w:t>1 . US Law</w:t>
        </w:r>
      </w:hyperlink>
      <w:r w:rsidRPr="0001413C">
        <w:t xml:space="preserve"> </w:t>
      </w:r>
    </w:p>
    <w:p w14:paraId="5FCEC9A3" w14:textId="77777777" w:rsidR="0001413C" w:rsidRPr="0001413C" w:rsidRDefault="0001413C" w:rsidP="0001413C">
      <w:hyperlink r:id="rId123" w:anchor="Page_7205166147195705" w:history="1">
        <w:r w:rsidRPr="0001413C">
          <w:rPr>
            <w:rStyle w:val="Hyperlink"/>
            <w:b/>
            <w:bCs/>
          </w:rPr>
          <w:t>2 . Hairstyle Discrimination</w:t>
        </w:r>
      </w:hyperlink>
      <w:r w:rsidRPr="0001413C">
        <w:t xml:space="preserve"> </w:t>
      </w:r>
    </w:p>
    <w:p w14:paraId="1B1A65C2" w14:textId="77777777" w:rsidR="0001413C" w:rsidRPr="0001413C" w:rsidRDefault="0001413C" w:rsidP="0001413C">
      <w:hyperlink r:id="rId124" w:anchor="Page_3007589470469528498" w:history="1">
        <w:r w:rsidRPr="0001413C">
          <w:rPr>
            <w:rStyle w:val="Hyperlink"/>
            <w:b/>
            <w:bCs/>
          </w:rPr>
          <w:t>3 . Affirmative Defense</w:t>
        </w:r>
      </w:hyperlink>
      <w:r w:rsidRPr="0001413C">
        <w:t xml:space="preserve"> </w:t>
      </w:r>
    </w:p>
    <w:p w14:paraId="5EBE7A66" w14:textId="77777777" w:rsidR="0001413C" w:rsidRPr="0001413C" w:rsidRDefault="0001413C" w:rsidP="0001413C">
      <w:hyperlink r:id="rId125" w:anchor="Page_1093618161937465511" w:history="1">
        <w:r w:rsidRPr="0001413C">
          <w:rPr>
            <w:rStyle w:val="Hyperlink"/>
            <w:b/>
            <w:bCs/>
          </w:rPr>
          <w:t>4 . Key Points</w:t>
        </w:r>
      </w:hyperlink>
      <w:r w:rsidRPr="0001413C">
        <w:t xml:space="preserve"> </w:t>
      </w:r>
    </w:p>
    <w:p w14:paraId="4C6A7A5D" w14:textId="77777777" w:rsidR="0001413C" w:rsidRPr="0001413C" w:rsidRDefault="0001413C" w:rsidP="0001413C">
      <w:hyperlink r:id="rId126" w:anchor="Page_7160998538340740546" w:history="1">
        <w:r w:rsidRPr="0001413C">
          <w:rPr>
            <w:rStyle w:val="Hyperlink"/>
            <w:b/>
            <w:bCs/>
          </w:rPr>
          <w:t>5 . EEOC Claims for Covered Individuals</w:t>
        </w:r>
      </w:hyperlink>
      <w:r w:rsidRPr="0001413C">
        <w:t xml:space="preserve"> </w:t>
      </w:r>
    </w:p>
    <w:p w14:paraId="2BE51D6D" w14:textId="77777777" w:rsidR="0001413C" w:rsidRPr="0001413C" w:rsidRDefault="0001413C" w:rsidP="0001413C">
      <w:r w:rsidRPr="0001413C">
        <w:rPr>
          <w:b/>
          <w:bCs/>
        </w:rPr>
        <w:t>34 . California State Law</w:t>
      </w:r>
      <w:r w:rsidRPr="0001413C">
        <w:t xml:space="preserve"> </w:t>
      </w:r>
    </w:p>
    <w:p w14:paraId="0FA697B2" w14:textId="77777777" w:rsidR="0001413C" w:rsidRPr="0001413C" w:rsidRDefault="0001413C" w:rsidP="0001413C">
      <w:hyperlink r:id="rId127" w:anchor="Page_6367695806859020024" w:history="1">
        <w:r w:rsidRPr="0001413C">
          <w:rPr>
            <w:rStyle w:val="Hyperlink"/>
            <w:b/>
            <w:bCs/>
          </w:rPr>
          <w:t>1 . California State Law</w:t>
        </w:r>
      </w:hyperlink>
      <w:r w:rsidRPr="0001413C">
        <w:t xml:space="preserve"> </w:t>
      </w:r>
    </w:p>
    <w:p w14:paraId="05164AE1" w14:textId="77777777" w:rsidR="0001413C" w:rsidRPr="0001413C" w:rsidRDefault="0001413C" w:rsidP="0001413C">
      <w:r w:rsidRPr="0001413C">
        <w:rPr>
          <w:b/>
          <w:bCs/>
        </w:rPr>
        <w:t>35 . CT State Law</w:t>
      </w:r>
      <w:r w:rsidRPr="0001413C">
        <w:t xml:space="preserve"> </w:t>
      </w:r>
    </w:p>
    <w:p w14:paraId="43434A97" w14:textId="77777777" w:rsidR="0001413C" w:rsidRPr="0001413C" w:rsidRDefault="0001413C" w:rsidP="0001413C">
      <w:hyperlink r:id="rId128" w:anchor="Page_5103150685951660893" w:history="1">
        <w:r w:rsidRPr="0001413C">
          <w:rPr>
            <w:rStyle w:val="Hyperlink"/>
            <w:b/>
            <w:bCs/>
          </w:rPr>
          <w:t>1 . Connecticut State Law</w:t>
        </w:r>
      </w:hyperlink>
      <w:r w:rsidRPr="0001413C">
        <w:t xml:space="preserve"> </w:t>
      </w:r>
    </w:p>
    <w:p w14:paraId="07916D2F" w14:textId="77777777" w:rsidR="0001413C" w:rsidRPr="0001413C" w:rsidRDefault="0001413C" w:rsidP="0001413C">
      <w:hyperlink r:id="rId129" w:anchor="Page_3273456060125194100" w:history="1">
        <w:r w:rsidRPr="0001413C">
          <w:rPr>
            <w:rStyle w:val="Hyperlink"/>
            <w:b/>
            <w:bCs/>
          </w:rPr>
          <w:t>2 . One Way to the Top</w:t>
        </w:r>
      </w:hyperlink>
      <w:r w:rsidRPr="0001413C">
        <w:t xml:space="preserve"> </w:t>
      </w:r>
    </w:p>
    <w:p w14:paraId="71164DE2" w14:textId="77777777" w:rsidR="0001413C" w:rsidRPr="0001413C" w:rsidRDefault="0001413C" w:rsidP="0001413C">
      <w:hyperlink r:id="rId130" w:anchor="Page_2953071625253678842" w:history="1">
        <w:r w:rsidRPr="0001413C">
          <w:rPr>
            <w:rStyle w:val="Hyperlink"/>
            <w:b/>
            <w:bCs/>
          </w:rPr>
          <w:t>3 . Remember…</w:t>
        </w:r>
      </w:hyperlink>
      <w:r w:rsidRPr="0001413C">
        <w:t xml:space="preserve"> </w:t>
      </w:r>
    </w:p>
    <w:p w14:paraId="7FB6BE93" w14:textId="77777777" w:rsidR="0001413C" w:rsidRPr="0001413C" w:rsidRDefault="0001413C" w:rsidP="0001413C">
      <w:hyperlink r:id="rId131" w:anchor="Page_5195494584932507570" w:history="1">
        <w:r w:rsidRPr="0001413C">
          <w:rPr>
            <w:rStyle w:val="Hyperlink"/>
            <w:b/>
            <w:bCs/>
          </w:rPr>
          <w:t>4 . The New Client</w:t>
        </w:r>
      </w:hyperlink>
      <w:r w:rsidRPr="0001413C">
        <w:t xml:space="preserve"> </w:t>
      </w:r>
    </w:p>
    <w:p w14:paraId="20BA07C3" w14:textId="77777777" w:rsidR="0001413C" w:rsidRPr="0001413C" w:rsidRDefault="0001413C" w:rsidP="0001413C">
      <w:hyperlink r:id="rId132" w:anchor="Page_2053596075600474548" w:history="1">
        <w:r w:rsidRPr="0001413C">
          <w:rPr>
            <w:rStyle w:val="Hyperlink"/>
            <w:b/>
            <w:bCs/>
          </w:rPr>
          <w:t>5 . Remember…</w:t>
        </w:r>
      </w:hyperlink>
      <w:r w:rsidRPr="0001413C">
        <w:t xml:space="preserve"> </w:t>
      </w:r>
    </w:p>
    <w:p w14:paraId="1BC88F25" w14:textId="77777777" w:rsidR="0001413C" w:rsidRPr="0001413C" w:rsidRDefault="0001413C" w:rsidP="0001413C">
      <w:r w:rsidRPr="0001413C">
        <w:rPr>
          <w:b/>
          <w:bCs/>
        </w:rPr>
        <w:t>36 . CT Time’s Up Act</w:t>
      </w:r>
      <w:r w:rsidRPr="0001413C">
        <w:t xml:space="preserve"> </w:t>
      </w:r>
    </w:p>
    <w:p w14:paraId="782846F8" w14:textId="77777777" w:rsidR="0001413C" w:rsidRPr="0001413C" w:rsidRDefault="0001413C" w:rsidP="0001413C">
      <w:hyperlink r:id="rId133" w:anchor="Page_4266074626798971837" w:history="1">
        <w:r w:rsidRPr="0001413C">
          <w:rPr>
            <w:rStyle w:val="Hyperlink"/>
            <w:b/>
            <w:bCs/>
          </w:rPr>
          <w:t xml:space="preserve">1 . Time’s Up Act </w:t>
        </w:r>
      </w:hyperlink>
    </w:p>
    <w:p w14:paraId="3C3791B4" w14:textId="77777777" w:rsidR="0001413C" w:rsidRPr="0001413C" w:rsidRDefault="0001413C" w:rsidP="0001413C">
      <w:hyperlink r:id="rId134" w:anchor="Page_3961688492658261555" w:history="1">
        <w:r w:rsidRPr="0001413C">
          <w:rPr>
            <w:rStyle w:val="Hyperlink"/>
            <w:b/>
            <w:bCs/>
          </w:rPr>
          <w:t xml:space="preserve">2 . A Friendly Manager </w:t>
        </w:r>
      </w:hyperlink>
    </w:p>
    <w:p w14:paraId="3ADD78BD" w14:textId="77777777" w:rsidR="0001413C" w:rsidRPr="0001413C" w:rsidRDefault="0001413C" w:rsidP="0001413C">
      <w:hyperlink r:id="rId135" w:anchor="Page_4352654894737774191" w:history="1">
        <w:r w:rsidRPr="0001413C">
          <w:rPr>
            <w:rStyle w:val="Hyperlink"/>
            <w:b/>
            <w:bCs/>
          </w:rPr>
          <w:t>3 . Remember…</w:t>
        </w:r>
      </w:hyperlink>
      <w:r w:rsidRPr="0001413C">
        <w:t xml:space="preserve"> </w:t>
      </w:r>
    </w:p>
    <w:p w14:paraId="5D6DB609" w14:textId="77777777" w:rsidR="0001413C" w:rsidRPr="0001413C" w:rsidRDefault="0001413C" w:rsidP="0001413C">
      <w:hyperlink r:id="rId136" w:anchor="Page_6463074341055467985" w:history="1">
        <w:r w:rsidRPr="0001413C">
          <w:rPr>
            <w:rStyle w:val="Hyperlink"/>
            <w:b/>
            <w:bCs/>
          </w:rPr>
          <w:t xml:space="preserve">4 . A Difficult Delivery </w:t>
        </w:r>
      </w:hyperlink>
    </w:p>
    <w:p w14:paraId="54ED6D21" w14:textId="77777777" w:rsidR="0001413C" w:rsidRPr="0001413C" w:rsidRDefault="0001413C" w:rsidP="0001413C">
      <w:hyperlink r:id="rId137" w:anchor="Page_8881652665769166344" w:history="1">
        <w:r w:rsidRPr="0001413C">
          <w:rPr>
            <w:rStyle w:val="Hyperlink"/>
            <w:b/>
            <w:bCs/>
          </w:rPr>
          <w:t>5 . Remember…</w:t>
        </w:r>
      </w:hyperlink>
      <w:r w:rsidRPr="0001413C">
        <w:t xml:space="preserve"> </w:t>
      </w:r>
    </w:p>
    <w:p w14:paraId="3380807A" w14:textId="77777777" w:rsidR="0001413C" w:rsidRPr="0001413C" w:rsidRDefault="0001413C" w:rsidP="0001413C">
      <w:hyperlink r:id="rId138" w:anchor="Page_6403124200720407449" w:history="1">
        <w:r w:rsidRPr="0001413C">
          <w:rPr>
            <w:rStyle w:val="Hyperlink"/>
            <w:b/>
            <w:bCs/>
          </w:rPr>
          <w:t>6 . Coming Out</w:t>
        </w:r>
      </w:hyperlink>
      <w:r w:rsidRPr="0001413C">
        <w:t xml:space="preserve"> </w:t>
      </w:r>
    </w:p>
    <w:p w14:paraId="63CD9AF7" w14:textId="77777777" w:rsidR="0001413C" w:rsidRPr="0001413C" w:rsidRDefault="0001413C" w:rsidP="0001413C">
      <w:hyperlink r:id="rId139" w:anchor="Page_1112930747839827404" w:history="1">
        <w:r w:rsidRPr="0001413C">
          <w:rPr>
            <w:rStyle w:val="Hyperlink"/>
            <w:b/>
            <w:bCs/>
          </w:rPr>
          <w:t>7 . Remember…</w:t>
        </w:r>
      </w:hyperlink>
      <w:r w:rsidRPr="0001413C">
        <w:t xml:space="preserve"> </w:t>
      </w:r>
    </w:p>
    <w:p w14:paraId="61BEDCFB" w14:textId="77777777" w:rsidR="0001413C" w:rsidRPr="0001413C" w:rsidRDefault="0001413C" w:rsidP="0001413C">
      <w:r w:rsidRPr="0001413C">
        <w:rPr>
          <w:b/>
          <w:bCs/>
        </w:rPr>
        <w:t>37 . Delaware State Law</w:t>
      </w:r>
      <w:r w:rsidRPr="0001413C">
        <w:t xml:space="preserve"> </w:t>
      </w:r>
    </w:p>
    <w:p w14:paraId="72306E8F" w14:textId="77777777" w:rsidR="0001413C" w:rsidRPr="0001413C" w:rsidRDefault="0001413C" w:rsidP="0001413C">
      <w:hyperlink r:id="rId140" w:anchor="Page_8008548792410478344" w:history="1">
        <w:r w:rsidRPr="0001413C">
          <w:rPr>
            <w:rStyle w:val="Hyperlink"/>
            <w:b/>
            <w:bCs/>
          </w:rPr>
          <w:t>1 . Delaware State Law</w:t>
        </w:r>
      </w:hyperlink>
      <w:r w:rsidRPr="0001413C">
        <w:t xml:space="preserve"> </w:t>
      </w:r>
    </w:p>
    <w:p w14:paraId="470E5AEF" w14:textId="77777777" w:rsidR="0001413C" w:rsidRPr="0001413C" w:rsidRDefault="0001413C" w:rsidP="0001413C">
      <w:r w:rsidRPr="0001413C">
        <w:rPr>
          <w:b/>
          <w:bCs/>
        </w:rPr>
        <w:t>38 . Illinois State Law</w:t>
      </w:r>
      <w:r w:rsidRPr="0001413C">
        <w:t xml:space="preserve"> </w:t>
      </w:r>
    </w:p>
    <w:p w14:paraId="0CC36DC0" w14:textId="77777777" w:rsidR="0001413C" w:rsidRPr="0001413C" w:rsidRDefault="0001413C" w:rsidP="0001413C">
      <w:hyperlink r:id="rId141" w:anchor="Page_801262384464095765" w:history="1">
        <w:r w:rsidRPr="0001413C">
          <w:rPr>
            <w:rStyle w:val="Hyperlink"/>
            <w:b/>
            <w:bCs/>
          </w:rPr>
          <w:t>1 . Illinois State Law</w:t>
        </w:r>
      </w:hyperlink>
      <w:r w:rsidRPr="0001413C">
        <w:t xml:space="preserve"> </w:t>
      </w:r>
    </w:p>
    <w:p w14:paraId="405619F2" w14:textId="77777777" w:rsidR="0001413C" w:rsidRPr="0001413C" w:rsidRDefault="0001413C" w:rsidP="0001413C">
      <w:hyperlink r:id="rId142" w:anchor="Page_4687443900737520574" w:history="1">
        <w:r w:rsidRPr="0001413C">
          <w:rPr>
            <w:rStyle w:val="Hyperlink"/>
            <w:b/>
            <w:bCs/>
          </w:rPr>
          <w:t>2 . Employer Responsibilities</w:t>
        </w:r>
      </w:hyperlink>
      <w:r w:rsidRPr="0001413C">
        <w:t xml:space="preserve"> </w:t>
      </w:r>
    </w:p>
    <w:p w14:paraId="422E1F6C" w14:textId="77777777" w:rsidR="0001413C" w:rsidRPr="0001413C" w:rsidRDefault="0001413C" w:rsidP="0001413C">
      <w:hyperlink r:id="rId143" w:anchor="Page_1845500607332181754" w:history="1">
        <w:r w:rsidRPr="0001413C">
          <w:rPr>
            <w:rStyle w:val="Hyperlink"/>
            <w:b/>
            <w:bCs/>
          </w:rPr>
          <w:t>3 . Additional Requirements in the City of Chicago</w:t>
        </w:r>
      </w:hyperlink>
      <w:r w:rsidRPr="0001413C">
        <w:t xml:space="preserve"> </w:t>
      </w:r>
    </w:p>
    <w:p w14:paraId="7E784926" w14:textId="77777777" w:rsidR="0001413C" w:rsidRPr="0001413C" w:rsidRDefault="0001413C" w:rsidP="0001413C">
      <w:r w:rsidRPr="0001413C">
        <w:rPr>
          <w:b/>
          <w:bCs/>
        </w:rPr>
        <w:t>39 . Maine State Law</w:t>
      </w:r>
      <w:r w:rsidRPr="0001413C">
        <w:t xml:space="preserve"> </w:t>
      </w:r>
    </w:p>
    <w:p w14:paraId="679B2B9E" w14:textId="77777777" w:rsidR="0001413C" w:rsidRPr="0001413C" w:rsidRDefault="0001413C" w:rsidP="0001413C">
      <w:hyperlink r:id="rId144" w:anchor="Page_6919284481304235964" w:history="1">
        <w:r w:rsidRPr="0001413C">
          <w:rPr>
            <w:rStyle w:val="Hyperlink"/>
            <w:b/>
            <w:bCs/>
          </w:rPr>
          <w:t>1 . Maine State Law</w:t>
        </w:r>
      </w:hyperlink>
      <w:r w:rsidRPr="0001413C">
        <w:t xml:space="preserve"> </w:t>
      </w:r>
    </w:p>
    <w:p w14:paraId="46E52D21" w14:textId="77777777" w:rsidR="0001413C" w:rsidRPr="0001413C" w:rsidRDefault="0001413C" w:rsidP="0001413C">
      <w:r w:rsidRPr="0001413C">
        <w:rPr>
          <w:b/>
          <w:bCs/>
        </w:rPr>
        <w:t>40 . New York City Law</w:t>
      </w:r>
      <w:r w:rsidRPr="0001413C">
        <w:t xml:space="preserve"> </w:t>
      </w:r>
    </w:p>
    <w:p w14:paraId="610137EF" w14:textId="77777777" w:rsidR="0001413C" w:rsidRPr="0001413C" w:rsidRDefault="0001413C" w:rsidP="0001413C">
      <w:hyperlink r:id="rId145" w:anchor="Page_1363741660055772552" w:history="1">
        <w:r w:rsidRPr="0001413C">
          <w:rPr>
            <w:rStyle w:val="Hyperlink"/>
            <w:b/>
            <w:bCs/>
          </w:rPr>
          <w:t>1 . New York City Law</w:t>
        </w:r>
      </w:hyperlink>
      <w:r w:rsidRPr="0001413C">
        <w:t xml:space="preserve"> </w:t>
      </w:r>
    </w:p>
    <w:p w14:paraId="06CBA9B7" w14:textId="77777777" w:rsidR="0001413C" w:rsidRPr="0001413C" w:rsidRDefault="0001413C" w:rsidP="0001413C">
      <w:r w:rsidRPr="0001413C">
        <w:rPr>
          <w:b/>
          <w:bCs/>
        </w:rPr>
        <w:t>41 . New York State Law</w:t>
      </w:r>
      <w:r w:rsidRPr="0001413C">
        <w:t xml:space="preserve"> </w:t>
      </w:r>
    </w:p>
    <w:p w14:paraId="4E3A7572" w14:textId="77777777" w:rsidR="0001413C" w:rsidRPr="0001413C" w:rsidRDefault="0001413C" w:rsidP="0001413C">
      <w:hyperlink r:id="rId146" w:anchor="Page_842748496107410085" w:history="1">
        <w:r w:rsidRPr="0001413C">
          <w:rPr>
            <w:rStyle w:val="Hyperlink"/>
            <w:b/>
            <w:bCs/>
          </w:rPr>
          <w:t>1 . New York State Law</w:t>
        </w:r>
      </w:hyperlink>
      <w:r w:rsidRPr="0001413C">
        <w:t xml:space="preserve"> </w:t>
      </w:r>
    </w:p>
    <w:p w14:paraId="33B87773" w14:textId="77777777" w:rsidR="0001413C" w:rsidRPr="0001413C" w:rsidRDefault="0001413C" w:rsidP="0001413C">
      <w:r w:rsidRPr="0001413C">
        <w:rPr>
          <w:b/>
          <w:bCs/>
        </w:rPr>
        <w:t>42 . Sexual Harassment Complaints</w:t>
      </w:r>
      <w:r w:rsidRPr="0001413C">
        <w:t xml:space="preserve"> </w:t>
      </w:r>
    </w:p>
    <w:p w14:paraId="46CB32DF" w14:textId="77777777" w:rsidR="0001413C" w:rsidRPr="0001413C" w:rsidRDefault="0001413C" w:rsidP="0001413C">
      <w:hyperlink r:id="rId147" w:anchor="Page_8552566281811430517" w:history="1">
        <w:r w:rsidRPr="0001413C">
          <w:rPr>
            <w:rStyle w:val="Hyperlink"/>
            <w:b/>
            <w:bCs/>
          </w:rPr>
          <w:t xml:space="preserve">1 . The Complaint Process </w:t>
        </w:r>
      </w:hyperlink>
    </w:p>
    <w:p w14:paraId="7C6B6269" w14:textId="77777777" w:rsidR="0001413C" w:rsidRPr="0001413C" w:rsidRDefault="0001413C" w:rsidP="0001413C">
      <w:hyperlink r:id="rId148" w:anchor="Page_114245153235868702" w:history="1">
        <w:r w:rsidRPr="0001413C">
          <w:rPr>
            <w:rStyle w:val="Hyperlink"/>
            <w:b/>
            <w:bCs/>
          </w:rPr>
          <w:t>2 . Just One Date</w:t>
        </w:r>
      </w:hyperlink>
      <w:r w:rsidRPr="0001413C">
        <w:t xml:space="preserve"> </w:t>
      </w:r>
    </w:p>
    <w:p w14:paraId="3EAB4856" w14:textId="77777777" w:rsidR="0001413C" w:rsidRPr="0001413C" w:rsidRDefault="0001413C" w:rsidP="0001413C">
      <w:hyperlink r:id="rId149" w:anchor="Page_814371814911547999" w:history="1">
        <w:r w:rsidRPr="0001413C">
          <w:rPr>
            <w:rStyle w:val="Hyperlink"/>
            <w:b/>
            <w:bCs/>
          </w:rPr>
          <w:t>3 . Remember…</w:t>
        </w:r>
      </w:hyperlink>
      <w:r w:rsidRPr="0001413C">
        <w:t xml:space="preserve"> </w:t>
      </w:r>
    </w:p>
    <w:p w14:paraId="4C02DE30" w14:textId="77777777" w:rsidR="0001413C" w:rsidRPr="0001413C" w:rsidRDefault="0001413C" w:rsidP="0001413C">
      <w:hyperlink r:id="rId150" w:anchor="Page_480701688750249675" w:history="1">
        <w:r w:rsidRPr="0001413C">
          <w:rPr>
            <w:rStyle w:val="Hyperlink"/>
            <w:b/>
            <w:bCs/>
          </w:rPr>
          <w:t xml:space="preserve">4 . Reporting Your Manager </w:t>
        </w:r>
      </w:hyperlink>
    </w:p>
    <w:p w14:paraId="2512B433" w14:textId="77777777" w:rsidR="0001413C" w:rsidRPr="0001413C" w:rsidRDefault="0001413C" w:rsidP="0001413C">
      <w:hyperlink r:id="rId151" w:anchor="Page_8826871552687814887" w:history="1">
        <w:r w:rsidRPr="0001413C">
          <w:rPr>
            <w:rStyle w:val="Hyperlink"/>
            <w:b/>
            <w:bCs/>
          </w:rPr>
          <w:t>5 . Remember…</w:t>
        </w:r>
      </w:hyperlink>
      <w:r w:rsidRPr="0001413C">
        <w:t xml:space="preserve"> </w:t>
      </w:r>
    </w:p>
    <w:p w14:paraId="5997DD6B" w14:textId="77777777" w:rsidR="0001413C" w:rsidRPr="0001413C" w:rsidRDefault="0001413C" w:rsidP="0001413C">
      <w:r w:rsidRPr="0001413C">
        <w:rPr>
          <w:b/>
          <w:bCs/>
        </w:rPr>
        <w:t>43 . Impact of Sexual Harassment</w:t>
      </w:r>
      <w:r w:rsidRPr="0001413C">
        <w:t xml:space="preserve"> </w:t>
      </w:r>
    </w:p>
    <w:p w14:paraId="32164A5B" w14:textId="77777777" w:rsidR="0001413C" w:rsidRPr="0001413C" w:rsidRDefault="0001413C" w:rsidP="0001413C">
      <w:hyperlink r:id="rId152" w:anchor="Page_9084264148656403153" w:history="1">
        <w:r w:rsidRPr="0001413C">
          <w:rPr>
            <w:rStyle w:val="Hyperlink"/>
            <w:b/>
            <w:bCs/>
          </w:rPr>
          <w:t>1 . The Impact on Victims</w:t>
        </w:r>
      </w:hyperlink>
      <w:r w:rsidRPr="0001413C">
        <w:t xml:space="preserve"> </w:t>
      </w:r>
    </w:p>
    <w:p w14:paraId="1C2F61E6" w14:textId="77777777" w:rsidR="0001413C" w:rsidRPr="0001413C" w:rsidRDefault="0001413C" w:rsidP="0001413C">
      <w:hyperlink r:id="rId153" w:anchor="Page_146178197411993989" w:history="1">
        <w:r w:rsidRPr="0001413C">
          <w:rPr>
            <w:rStyle w:val="Hyperlink"/>
            <w:b/>
            <w:bCs/>
          </w:rPr>
          <w:t>2 . Spotting the Signs</w:t>
        </w:r>
      </w:hyperlink>
      <w:r w:rsidRPr="0001413C">
        <w:t xml:space="preserve"> </w:t>
      </w:r>
    </w:p>
    <w:p w14:paraId="60CB6A0D" w14:textId="77777777" w:rsidR="0001413C" w:rsidRPr="0001413C" w:rsidRDefault="0001413C" w:rsidP="0001413C">
      <w:hyperlink r:id="rId154" w:anchor="Page_8785627523148174146" w:history="1">
        <w:r w:rsidRPr="0001413C">
          <w:rPr>
            <w:rStyle w:val="Hyperlink"/>
            <w:b/>
            <w:bCs/>
          </w:rPr>
          <w:t>3 . Remember...</w:t>
        </w:r>
      </w:hyperlink>
      <w:r w:rsidRPr="0001413C">
        <w:t xml:space="preserve"> </w:t>
      </w:r>
    </w:p>
    <w:p w14:paraId="76B06915" w14:textId="77777777" w:rsidR="0001413C" w:rsidRPr="0001413C" w:rsidRDefault="0001413C" w:rsidP="0001413C">
      <w:hyperlink r:id="rId155" w:anchor="Page_8618792462215008632" w:history="1">
        <w:r w:rsidRPr="0001413C">
          <w:rPr>
            <w:rStyle w:val="Hyperlink"/>
            <w:b/>
            <w:bCs/>
          </w:rPr>
          <w:t>4 . Amelie's Secret</w:t>
        </w:r>
      </w:hyperlink>
      <w:r w:rsidRPr="0001413C">
        <w:t xml:space="preserve"> </w:t>
      </w:r>
    </w:p>
    <w:p w14:paraId="68BC4E33" w14:textId="77777777" w:rsidR="0001413C" w:rsidRPr="0001413C" w:rsidRDefault="0001413C" w:rsidP="0001413C">
      <w:hyperlink r:id="rId156" w:anchor="Page_2011569305816593579" w:history="1">
        <w:r w:rsidRPr="0001413C">
          <w:rPr>
            <w:rStyle w:val="Hyperlink"/>
            <w:b/>
            <w:bCs/>
          </w:rPr>
          <w:t>5 . Remember…</w:t>
        </w:r>
      </w:hyperlink>
      <w:r w:rsidRPr="0001413C">
        <w:t xml:space="preserve"> </w:t>
      </w:r>
    </w:p>
    <w:p w14:paraId="1B10F93C" w14:textId="77777777" w:rsidR="0001413C" w:rsidRPr="0001413C" w:rsidRDefault="0001413C" w:rsidP="0001413C">
      <w:hyperlink r:id="rId157" w:anchor="Page_6618891987760665322" w:history="1">
        <w:r w:rsidRPr="0001413C">
          <w:rPr>
            <w:rStyle w:val="Hyperlink"/>
            <w:b/>
            <w:bCs/>
          </w:rPr>
          <w:t>6 . Making the News</w:t>
        </w:r>
      </w:hyperlink>
      <w:r w:rsidRPr="0001413C">
        <w:t xml:space="preserve"> </w:t>
      </w:r>
    </w:p>
    <w:p w14:paraId="75362C30" w14:textId="77777777" w:rsidR="0001413C" w:rsidRPr="0001413C" w:rsidRDefault="0001413C" w:rsidP="0001413C">
      <w:hyperlink r:id="rId158" w:anchor="Page_5360759353115883649" w:history="1">
        <w:r w:rsidRPr="0001413C">
          <w:rPr>
            <w:rStyle w:val="Hyperlink"/>
            <w:b/>
            <w:bCs/>
          </w:rPr>
          <w:t>7 . Remember…</w:t>
        </w:r>
      </w:hyperlink>
      <w:r w:rsidRPr="0001413C">
        <w:t xml:space="preserve"> </w:t>
      </w:r>
    </w:p>
    <w:p w14:paraId="3A4A32E3" w14:textId="77777777" w:rsidR="0001413C" w:rsidRPr="0001413C" w:rsidRDefault="0001413C" w:rsidP="0001413C">
      <w:r w:rsidRPr="0001413C">
        <w:rPr>
          <w:b/>
          <w:bCs/>
        </w:rPr>
        <w:t>44 . Sexual Harassment: A Manager’s Responsibilities</w:t>
      </w:r>
      <w:r w:rsidRPr="0001413C">
        <w:t xml:space="preserve"> </w:t>
      </w:r>
    </w:p>
    <w:p w14:paraId="4B8EF546" w14:textId="77777777" w:rsidR="0001413C" w:rsidRPr="0001413C" w:rsidRDefault="0001413C" w:rsidP="0001413C">
      <w:hyperlink r:id="rId159" w:anchor="Page_8357831631947550309" w:history="1">
        <w:r w:rsidRPr="0001413C">
          <w:rPr>
            <w:rStyle w:val="Hyperlink"/>
            <w:b/>
            <w:bCs/>
          </w:rPr>
          <w:t>1 . An employee speaks up...</w:t>
        </w:r>
      </w:hyperlink>
      <w:r w:rsidRPr="0001413C">
        <w:t xml:space="preserve"> </w:t>
      </w:r>
    </w:p>
    <w:p w14:paraId="46644ADB" w14:textId="77777777" w:rsidR="0001413C" w:rsidRPr="0001413C" w:rsidRDefault="0001413C" w:rsidP="0001413C">
      <w:hyperlink r:id="rId160" w:anchor="Page_2187917305194313284" w:history="1">
        <w:r w:rsidRPr="0001413C">
          <w:rPr>
            <w:rStyle w:val="Hyperlink"/>
            <w:b/>
            <w:bCs/>
          </w:rPr>
          <w:t>2 . A Manager’s Responsibilities</w:t>
        </w:r>
      </w:hyperlink>
      <w:r w:rsidRPr="0001413C">
        <w:t xml:space="preserve"> </w:t>
      </w:r>
    </w:p>
    <w:p w14:paraId="109897E4" w14:textId="77777777" w:rsidR="0001413C" w:rsidRPr="0001413C" w:rsidRDefault="0001413C" w:rsidP="0001413C">
      <w:hyperlink r:id="rId161" w:anchor="Page_6557604322336267563" w:history="1">
        <w:r w:rsidRPr="0001413C">
          <w:rPr>
            <w:rStyle w:val="Hyperlink"/>
            <w:b/>
            <w:bCs/>
          </w:rPr>
          <w:t>3 . Don’t Tell Anyone</w:t>
        </w:r>
      </w:hyperlink>
      <w:r w:rsidRPr="0001413C">
        <w:t xml:space="preserve"> </w:t>
      </w:r>
    </w:p>
    <w:p w14:paraId="4907C19F" w14:textId="77777777" w:rsidR="0001413C" w:rsidRPr="0001413C" w:rsidRDefault="0001413C" w:rsidP="0001413C">
      <w:hyperlink r:id="rId162" w:anchor="Page_5406020464400415741" w:history="1">
        <w:r w:rsidRPr="0001413C">
          <w:rPr>
            <w:rStyle w:val="Hyperlink"/>
            <w:b/>
            <w:bCs/>
          </w:rPr>
          <w:t>4 . Remember...</w:t>
        </w:r>
      </w:hyperlink>
      <w:r w:rsidRPr="0001413C">
        <w:t xml:space="preserve"> </w:t>
      </w:r>
    </w:p>
    <w:p w14:paraId="499BC8A7" w14:textId="77777777" w:rsidR="0001413C" w:rsidRPr="0001413C" w:rsidRDefault="0001413C" w:rsidP="0001413C">
      <w:hyperlink r:id="rId163" w:anchor="Page_6995841648567999768" w:history="1">
        <w:r w:rsidRPr="0001413C">
          <w:rPr>
            <w:rStyle w:val="Hyperlink"/>
            <w:b/>
            <w:bCs/>
          </w:rPr>
          <w:t>5 . Kelly has a dilemma.</w:t>
        </w:r>
      </w:hyperlink>
      <w:r w:rsidRPr="0001413C">
        <w:t xml:space="preserve"> </w:t>
      </w:r>
    </w:p>
    <w:p w14:paraId="786D8AFA" w14:textId="77777777" w:rsidR="0001413C" w:rsidRPr="0001413C" w:rsidRDefault="0001413C" w:rsidP="0001413C">
      <w:hyperlink r:id="rId164" w:anchor="Page_6304708461548070827" w:history="1">
        <w:r w:rsidRPr="0001413C">
          <w:rPr>
            <w:rStyle w:val="Hyperlink"/>
            <w:b/>
            <w:bCs/>
          </w:rPr>
          <w:t>6 . Relationship Issues</w:t>
        </w:r>
      </w:hyperlink>
      <w:r w:rsidRPr="0001413C">
        <w:t xml:space="preserve"> </w:t>
      </w:r>
    </w:p>
    <w:p w14:paraId="1D7990A2" w14:textId="77777777" w:rsidR="0001413C" w:rsidRPr="0001413C" w:rsidRDefault="0001413C" w:rsidP="0001413C">
      <w:hyperlink r:id="rId165" w:anchor="Page_2433998714569414689" w:history="1">
        <w:r w:rsidRPr="0001413C">
          <w:rPr>
            <w:rStyle w:val="Hyperlink"/>
            <w:b/>
            <w:bCs/>
          </w:rPr>
          <w:t>7 . Remember...</w:t>
        </w:r>
      </w:hyperlink>
      <w:r w:rsidRPr="0001413C">
        <w:t xml:space="preserve"> </w:t>
      </w:r>
    </w:p>
    <w:p w14:paraId="5BAE5B69" w14:textId="77777777" w:rsidR="0001413C" w:rsidRPr="0001413C" w:rsidRDefault="0001413C" w:rsidP="0001413C">
      <w:r w:rsidRPr="0001413C">
        <w:rPr>
          <w:b/>
          <w:bCs/>
        </w:rPr>
        <w:t>45 . Sexual Orientation and Gender Identity Harassment</w:t>
      </w:r>
      <w:r w:rsidRPr="0001413C">
        <w:t xml:space="preserve"> </w:t>
      </w:r>
    </w:p>
    <w:p w14:paraId="4AF5ACB3" w14:textId="77777777" w:rsidR="0001413C" w:rsidRPr="0001413C" w:rsidRDefault="0001413C" w:rsidP="0001413C">
      <w:hyperlink r:id="rId166" w:anchor="Page_1272105051240238103" w:history="1">
        <w:r w:rsidRPr="0001413C">
          <w:rPr>
            <w:rStyle w:val="Hyperlink"/>
            <w:b/>
            <w:bCs/>
          </w:rPr>
          <w:t>1 . Gender identity is a person's inner sense of their own gender.</w:t>
        </w:r>
      </w:hyperlink>
      <w:r w:rsidRPr="0001413C">
        <w:t xml:space="preserve"> </w:t>
      </w:r>
    </w:p>
    <w:p w14:paraId="4DEF3BE6" w14:textId="77777777" w:rsidR="0001413C" w:rsidRPr="0001413C" w:rsidRDefault="0001413C" w:rsidP="0001413C">
      <w:hyperlink r:id="rId167" w:anchor="Page_8618508004292711314" w:history="1">
        <w:r w:rsidRPr="0001413C">
          <w:rPr>
            <w:rStyle w:val="Hyperlink"/>
            <w:b/>
            <w:bCs/>
          </w:rPr>
          <w:t>2 . Javier’s Dilemma</w:t>
        </w:r>
      </w:hyperlink>
      <w:r w:rsidRPr="0001413C">
        <w:t xml:space="preserve"> </w:t>
      </w:r>
    </w:p>
    <w:p w14:paraId="6DD9BD78" w14:textId="77777777" w:rsidR="0001413C" w:rsidRPr="0001413C" w:rsidRDefault="0001413C" w:rsidP="0001413C">
      <w:hyperlink r:id="rId168" w:anchor="Page_8773446593582243385" w:history="1">
        <w:r w:rsidRPr="0001413C">
          <w:rPr>
            <w:rStyle w:val="Hyperlink"/>
            <w:b/>
            <w:bCs/>
          </w:rPr>
          <w:t>3 . The New Hire</w:t>
        </w:r>
      </w:hyperlink>
      <w:r w:rsidRPr="0001413C">
        <w:t xml:space="preserve"> </w:t>
      </w:r>
    </w:p>
    <w:p w14:paraId="55469968" w14:textId="77777777" w:rsidR="0001413C" w:rsidRPr="0001413C" w:rsidRDefault="0001413C" w:rsidP="0001413C">
      <w:hyperlink r:id="rId169" w:anchor="Page_8749653650294976500" w:history="1">
        <w:r w:rsidRPr="0001413C">
          <w:rPr>
            <w:rStyle w:val="Hyperlink"/>
            <w:b/>
            <w:bCs/>
          </w:rPr>
          <w:t>4 . Remember…</w:t>
        </w:r>
      </w:hyperlink>
      <w:r w:rsidRPr="0001413C">
        <w:t xml:space="preserve"> </w:t>
      </w:r>
    </w:p>
    <w:p w14:paraId="10780B84" w14:textId="77777777" w:rsidR="0001413C" w:rsidRPr="0001413C" w:rsidRDefault="0001413C" w:rsidP="0001413C">
      <w:hyperlink r:id="rId170" w:anchor="Page_8928385182871775457" w:history="1">
        <w:r w:rsidRPr="0001413C">
          <w:rPr>
            <w:rStyle w:val="Hyperlink"/>
            <w:b/>
            <w:bCs/>
          </w:rPr>
          <w:t>5 . Rashmi’s Dilemma</w:t>
        </w:r>
      </w:hyperlink>
      <w:r w:rsidRPr="0001413C">
        <w:t xml:space="preserve"> </w:t>
      </w:r>
    </w:p>
    <w:p w14:paraId="685E8D89" w14:textId="77777777" w:rsidR="0001413C" w:rsidRPr="0001413C" w:rsidRDefault="0001413C" w:rsidP="0001413C">
      <w:hyperlink r:id="rId171" w:anchor="Page_7875358008189265226" w:history="1">
        <w:r w:rsidRPr="0001413C">
          <w:rPr>
            <w:rStyle w:val="Hyperlink"/>
            <w:b/>
            <w:bCs/>
          </w:rPr>
          <w:t>6 . Office Gossip</w:t>
        </w:r>
      </w:hyperlink>
      <w:r w:rsidRPr="0001413C">
        <w:t xml:space="preserve"> </w:t>
      </w:r>
    </w:p>
    <w:p w14:paraId="0E689EA8" w14:textId="77777777" w:rsidR="0001413C" w:rsidRPr="0001413C" w:rsidRDefault="0001413C" w:rsidP="0001413C">
      <w:hyperlink r:id="rId172" w:anchor="Page_1957855386606812372" w:history="1">
        <w:r w:rsidRPr="0001413C">
          <w:rPr>
            <w:rStyle w:val="Hyperlink"/>
            <w:b/>
            <w:bCs/>
          </w:rPr>
          <w:t>7 . Remember…</w:t>
        </w:r>
      </w:hyperlink>
      <w:r w:rsidRPr="0001413C">
        <w:t xml:space="preserve"> </w:t>
      </w:r>
    </w:p>
    <w:p w14:paraId="5E9B5D5C" w14:textId="77777777" w:rsidR="0001413C" w:rsidRPr="0001413C" w:rsidRDefault="0001413C" w:rsidP="0001413C">
      <w:r w:rsidRPr="0001413C">
        <w:rPr>
          <w:b/>
          <w:bCs/>
        </w:rPr>
        <w:t>46 . Preventing Harassment and Discrimination</w:t>
      </w:r>
      <w:r w:rsidRPr="0001413C">
        <w:t xml:space="preserve"> </w:t>
      </w:r>
    </w:p>
    <w:p w14:paraId="09597375" w14:textId="77777777" w:rsidR="0001413C" w:rsidRPr="0001413C" w:rsidRDefault="0001413C" w:rsidP="0001413C">
      <w:hyperlink r:id="rId173" w:anchor="Page_884004091181228386" w:history="1">
        <w:r w:rsidRPr="0001413C">
          <w:rPr>
            <w:rStyle w:val="Hyperlink"/>
            <w:b/>
            <w:bCs/>
          </w:rPr>
          <w:t>1 . Preventing Harassment and Discrimination</w:t>
        </w:r>
      </w:hyperlink>
      <w:r w:rsidRPr="0001413C">
        <w:t xml:space="preserve"> </w:t>
      </w:r>
    </w:p>
    <w:p w14:paraId="47AF0B99" w14:textId="77777777" w:rsidR="0001413C" w:rsidRPr="0001413C" w:rsidRDefault="0001413C" w:rsidP="0001413C">
      <w:hyperlink r:id="rId174" w:anchor="Page_6397019609232911724" w:history="1">
        <w:r w:rsidRPr="0001413C">
          <w:rPr>
            <w:rStyle w:val="Hyperlink"/>
            <w:b/>
            <w:bCs/>
          </w:rPr>
          <w:t xml:space="preserve">2 . Education </w:t>
        </w:r>
      </w:hyperlink>
    </w:p>
    <w:p w14:paraId="215CB9FC" w14:textId="77777777" w:rsidR="0001413C" w:rsidRPr="0001413C" w:rsidRDefault="0001413C" w:rsidP="0001413C">
      <w:hyperlink r:id="rId175" w:anchor="Page_7752904996829999243" w:history="1">
        <w:r w:rsidRPr="0001413C">
          <w:rPr>
            <w:rStyle w:val="Hyperlink"/>
            <w:b/>
            <w:bCs/>
          </w:rPr>
          <w:t>3 . Remember…</w:t>
        </w:r>
      </w:hyperlink>
      <w:r w:rsidRPr="0001413C">
        <w:t xml:space="preserve"> </w:t>
      </w:r>
    </w:p>
    <w:p w14:paraId="7D57C45F" w14:textId="77777777" w:rsidR="0001413C" w:rsidRPr="0001413C" w:rsidRDefault="0001413C" w:rsidP="0001413C">
      <w:hyperlink r:id="rId176" w:anchor="Page_2258593338482779506" w:history="1">
        <w:r w:rsidRPr="0001413C">
          <w:rPr>
            <w:rStyle w:val="Hyperlink"/>
            <w:b/>
            <w:bCs/>
          </w:rPr>
          <w:t xml:space="preserve">4 . Taking Action </w:t>
        </w:r>
      </w:hyperlink>
    </w:p>
    <w:p w14:paraId="2B1569D2" w14:textId="77777777" w:rsidR="0001413C" w:rsidRPr="0001413C" w:rsidRDefault="0001413C" w:rsidP="0001413C">
      <w:hyperlink r:id="rId177" w:anchor="Page_212225865882285078" w:history="1">
        <w:r w:rsidRPr="0001413C">
          <w:rPr>
            <w:rStyle w:val="Hyperlink"/>
            <w:b/>
            <w:bCs/>
          </w:rPr>
          <w:t>5 . Remember…</w:t>
        </w:r>
      </w:hyperlink>
      <w:r w:rsidRPr="0001413C">
        <w:t xml:space="preserve"> </w:t>
      </w:r>
    </w:p>
    <w:p w14:paraId="6F897A1F" w14:textId="77777777" w:rsidR="0001413C" w:rsidRPr="0001413C" w:rsidRDefault="0001413C" w:rsidP="0001413C">
      <w:hyperlink r:id="rId178" w:anchor="Page_2884424038014310123" w:history="1">
        <w:r w:rsidRPr="0001413C">
          <w:rPr>
            <w:rStyle w:val="Hyperlink"/>
            <w:b/>
            <w:bCs/>
          </w:rPr>
          <w:t xml:space="preserve">6 . Offensive Joke </w:t>
        </w:r>
      </w:hyperlink>
    </w:p>
    <w:p w14:paraId="081EF97E" w14:textId="77777777" w:rsidR="0001413C" w:rsidRPr="0001413C" w:rsidRDefault="0001413C" w:rsidP="0001413C">
      <w:hyperlink r:id="rId179" w:anchor="Page_92786303976792156" w:history="1">
        <w:r w:rsidRPr="0001413C">
          <w:rPr>
            <w:rStyle w:val="Hyperlink"/>
            <w:b/>
            <w:bCs/>
          </w:rPr>
          <w:t>7 . Remember…</w:t>
        </w:r>
      </w:hyperlink>
      <w:r w:rsidRPr="0001413C">
        <w:t xml:space="preserve"> </w:t>
      </w:r>
    </w:p>
    <w:p w14:paraId="2755FE90" w14:textId="77777777" w:rsidR="0001413C" w:rsidRPr="0001413C" w:rsidRDefault="0001413C" w:rsidP="0001413C">
      <w:r w:rsidRPr="0001413C">
        <w:rPr>
          <w:b/>
          <w:bCs/>
        </w:rPr>
        <w:t>47 . Recognizing Harassment and Discrimination</w:t>
      </w:r>
      <w:r w:rsidRPr="0001413C">
        <w:t xml:space="preserve"> </w:t>
      </w:r>
    </w:p>
    <w:p w14:paraId="29139F19" w14:textId="77777777" w:rsidR="0001413C" w:rsidRPr="0001413C" w:rsidRDefault="0001413C" w:rsidP="0001413C">
      <w:hyperlink r:id="rId180" w:anchor="Page_9222628458018270441" w:history="1">
        <w:r w:rsidRPr="0001413C">
          <w:rPr>
            <w:rStyle w:val="Hyperlink"/>
            <w:b/>
            <w:bCs/>
          </w:rPr>
          <w:t>1 . Your Role in Recognizing Harassment and Discrimination</w:t>
        </w:r>
      </w:hyperlink>
      <w:r w:rsidRPr="0001413C">
        <w:t xml:space="preserve"> </w:t>
      </w:r>
    </w:p>
    <w:p w14:paraId="70CB522D" w14:textId="77777777" w:rsidR="0001413C" w:rsidRPr="0001413C" w:rsidRDefault="0001413C" w:rsidP="0001413C">
      <w:hyperlink r:id="rId181" w:anchor="Page_8695873914118819844" w:history="1">
        <w:r w:rsidRPr="0001413C">
          <w:rPr>
            <w:rStyle w:val="Hyperlink"/>
            <w:b/>
            <w:bCs/>
          </w:rPr>
          <w:t xml:space="preserve">2 . Lunch Issues </w:t>
        </w:r>
      </w:hyperlink>
    </w:p>
    <w:p w14:paraId="431C8F38" w14:textId="77777777" w:rsidR="0001413C" w:rsidRPr="0001413C" w:rsidRDefault="0001413C" w:rsidP="0001413C">
      <w:hyperlink r:id="rId182" w:anchor="Page_8714248688991406194" w:history="1">
        <w:r w:rsidRPr="0001413C">
          <w:rPr>
            <w:rStyle w:val="Hyperlink"/>
            <w:b/>
            <w:bCs/>
          </w:rPr>
          <w:t>3 . Remember…</w:t>
        </w:r>
      </w:hyperlink>
      <w:r w:rsidRPr="0001413C">
        <w:t xml:space="preserve"> </w:t>
      </w:r>
    </w:p>
    <w:p w14:paraId="39AF2F63" w14:textId="77777777" w:rsidR="0001413C" w:rsidRPr="0001413C" w:rsidRDefault="0001413C" w:rsidP="0001413C">
      <w:hyperlink r:id="rId183" w:anchor="Page_6139810337458919463" w:history="1">
        <w:r w:rsidRPr="0001413C">
          <w:rPr>
            <w:rStyle w:val="Hyperlink"/>
            <w:b/>
            <w:bCs/>
          </w:rPr>
          <w:t xml:space="preserve">4 . Retaliation </w:t>
        </w:r>
      </w:hyperlink>
    </w:p>
    <w:p w14:paraId="10B9ACDA" w14:textId="77777777" w:rsidR="0001413C" w:rsidRPr="0001413C" w:rsidRDefault="0001413C" w:rsidP="0001413C">
      <w:hyperlink r:id="rId184" w:anchor="Page_64621196089619469" w:history="1">
        <w:r w:rsidRPr="0001413C">
          <w:rPr>
            <w:rStyle w:val="Hyperlink"/>
            <w:b/>
            <w:bCs/>
          </w:rPr>
          <w:t>5 . Remember…</w:t>
        </w:r>
      </w:hyperlink>
      <w:r w:rsidRPr="0001413C">
        <w:t xml:space="preserve"> </w:t>
      </w:r>
    </w:p>
    <w:p w14:paraId="3E28F067" w14:textId="77777777" w:rsidR="0001413C" w:rsidRPr="0001413C" w:rsidRDefault="0001413C" w:rsidP="0001413C">
      <w:hyperlink r:id="rId185" w:anchor="Page_3602720951721249656" w:history="1">
        <w:r w:rsidRPr="0001413C">
          <w:rPr>
            <w:rStyle w:val="Hyperlink"/>
            <w:b/>
            <w:bCs/>
          </w:rPr>
          <w:t>6 . Is This Fair?</w:t>
        </w:r>
      </w:hyperlink>
      <w:r w:rsidRPr="0001413C">
        <w:t xml:space="preserve"> </w:t>
      </w:r>
    </w:p>
    <w:p w14:paraId="439B64A7" w14:textId="77777777" w:rsidR="0001413C" w:rsidRPr="0001413C" w:rsidRDefault="0001413C" w:rsidP="0001413C">
      <w:hyperlink r:id="rId186" w:anchor="Page_51006424262926448" w:history="1">
        <w:r w:rsidRPr="0001413C">
          <w:rPr>
            <w:rStyle w:val="Hyperlink"/>
            <w:b/>
            <w:bCs/>
          </w:rPr>
          <w:t>7 . Remember…</w:t>
        </w:r>
      </w:hyperlink>
      <w:r w:rsidRPr="0001413C">
        <w:t xml:space="preserve"> </w:t>
      </w:r>
    </w:p>
    <w:p w14:paraId="3B712E37" w14:textId="77777777" w:rsidR="0001413C" w:rsidRPr="0001413C" w:rsidRDefault="0001413C" w:rsidP="0001413C">
      <w:r w:rsidRPr="0001413C">
        <w:rPr>
          <w:b/>
          <w:bCs/>
        </w:rPr>
        <w:t>48 . Managing Harassment and Discrimination</w:t>
      </w:r>
      <w:r w:rsidRPr="0001413C">
        <w:t xml:space="preserve"> </w:t>
      </w:r>
    </w:p>
    <w:p w14:paraId="0006BBC4" w14:textId="77777777" w:rsidR="0001413C" w:rsidRPr="0001413C" w:rsidRDefault="0001413C" w:rsidP="0001413C">
      <w:hyperlink r:id="rId187" w:anchor="Page_5620208648542630109" w:history="1">
        <w:r w:rsidRPr="0001413C">
          <w:rPr>
            <w:rStyle w:val="Hyperlink"/>
            <w:b/>
            <w:bCs/>
          </w:rPr>
          <w:t>1 . Managing Harassment and Discrimination</w:t>
        </w:r>
      </w:hyperlink>
      <w:r w:rsidRPr="0001413C">
        <w:t xml:space="preserve"> </w:t>
      </w:r>
    </w:p>
    <w:p w14:paraId="1D5E0222" w14:textId="77777777" w:rsidR="0001413C" w:rsidRPr="0001413C" w:rsidRDefault="0001413C" w:rsidP="0001413C">
      <w:hyperlink r:id="rId188" w:anchor="Page_240781059011434190" w:history="1">
        <w:r w:rsidRPr="0001413C">
          <w:rPr>
            <w:rStyle w:val="Hyperlink"/>
            <w:b/>
            <w:bCs/>
          </w:rPr>
          <w:t>2 . Handling Complaints</w:t>
        </w:r>
      </w:hyperlink>
      <w:r w:rsidRPr="0001413C">
        <w:t xml:space="preserve"> </w:t>
      </w:r>
    </w:p>
    <w:p w14:paraId="3A84811C" w14:textId="77777777" w:rsidR="0001413C" w:rsidRPr="0001413C" w:rsidRDefault="0001413C" w:rsidP="0001413C">
      <w:hyperlink r:id="rId189" w:anchor="Page_5088839862234567427" w:history="1">
        <w:r w:rsidRPr="0001413C">
          <w:rPr>
            <w:rStyle w:val="Hyperlink"/>
            <w:b/>
            <w:bCs/>
          </w:rPr>
          <w:t xml:space="preserve">3 . Sexual Harassment </w:t>
        </w:r>
      </w:hyperlink>
    </w:p>
    <w:p w14:paraId="0859DD7A" w14:textId="77777777" w:rsidR="0001413C" w:rsidRPr="0001413C" w:rsidRDefault="0001413C" w:rsidP="0001413C">
      <w:hyperlink r:id="rId190" w:anchor="Page_4945271208857665198" w:history="1">
        <w:r w:rsidRPr="0001413C">
          <w:rPr>
            <w:rStyle w:val="Hyperlink"/>
            <w:b/>
            <w:bCs/>
          </w:rPr>
          <w:t>4 . Remember…</w:t>
        </w:r>
      </w:hyperlink>
      <w:r w:rsidRPr="0001413C">
        <w:t xml:space="preserve"> </w:t>
      </w:r>
    </w:p>
    <w:p w14:paraId="7A923DAD" w14:textId="77777777" w:rsidR="0001413C" w:rsidRPr="0001413C" w:rsidRDefault="0001413C" w:rsidP="0001413C">
      <w:hyperlink r:id="rId191" w:anchor="Page_1804959370070908150" w:history="1">
        <w:r w:rsidRPr="0001413C">
          <w:rPr>
            <w:rStyle w:val="Hyperlink"/>
            <w:b/>
            <w:bCs/>
          </w:rPr>
          <w:t>5 . What Now?</w:t>
        </w:r>
      </w:hyperlink>
      <w:r w:rsidRPr="0001413C">
        <w:t xml:space="preserve"> </w:t>
      </w:r>
    </w:p>
    <w:p w14:paraId="57550411" w14:textId="77777777" w:rsidR="0001413C" w:rsidRPr="0001413C" w:rsidRDefault="0001413C" w:rsidP="0001413C">
      <w:hyperlink r:id="rId192" w:anchor="Page_8510870843655415695" w:history="1">
        <w:r w:rsidRPr="0001413C">
          <w:rPr>
            <w:rStyle w:val="Hyperlink"/>
            <w:b/>
            <w:bCs/>
          </w:rPr>
          <w:t>6 . Remember…</w:t>
        </w:r>
      </w:hyperlink>
      <w:r w:rsidRPr="0001413C">
        <w:t xml:space="preserve"> </w:t>
      </w:r>
    </w:p>
    <w:p w14:paraId="7389E181" w14:textId="77777777" w:rsidR="0001413C" w:rsidRPr="0001413C" w:rsidRDefault="0001413C" w:rsidP="0001413C">
      <w:hyperlink r:id="rId193" w:anchor="Page_6437852053394383930" w:history="1">
        <w:r w:rsidRPr="0001413C">
          <w:rPr>
            <w:rStyle w:val="Hyperlink"/>
            <w:b/>
            <w:bCs/>
          </w:rPr>
          <w:t xml:space="preserve">7 . Promotion </w:t>
        </w:r>
      </w:hyperlink>
    </w:p>
    <w:p w14:paraId="0B9D1032" w14:textId="77777777" w:rsidR="0001413C" w:rsidRPr="0001413C" w:rsidRDefault="0001413C" w:rsidP="0001413C">
      <w:hyperlink r:id="rId194" w:anchor="Page_5021870760529987333" w:history="1">
        <w:r w:rsidRPr="0001413C">
          <w:rPr>
            <w:rStyle w:val="Hyperlink"/>
            <w:b/>
            <w:bCs/>
          </w:rPr>
          <w:t>8 . Remember…</w:t>
        </w:r>
      </w:hyperlink>
      <w:r w:rsidRPr="0001413C">
        <w:t xml:space="preserve"> </w:t>
      </w:r>
    </w:p>
    <w:p w14:paraId="23830B3C" w14:textId="77777777" w:rsidR="0001413C" w:rsidRPr="0001413C" w:rsidRDefault="0001413C" w:rsidP="0001413C">
      <w:hyperlink r:id="rId195" w:anchor="Page_1480005319700360740" w:history="1">
        <w:r w:rsidRPr="0001413C">
          <w:rPr>
            <w:rStyle w:val="Hyperlink"/>
            <w:b/>
            <w:bCs/>
          </w:rPr>
          <w:t xml:space="preserve">9 . Harassing Behavior </w:t>
        </w:r>
      </w:hyperlink>
    </w:p>
    <w:p w14:paraId="7552B1B1" w14:textId="77777777" w:rsidR="0001413C" w:rsidRPr="0001413C" w:rsidRDefault="0001413C" w:rsidP="0001413C">
      <w:hyperlink r:id="rId196" w:anchor="Page_2671643693814753519" w:history="1">
        <w:r w:rsidRPr="0001413C">
          <w:rPr>
            <w:rStyle w:val="Hyperlink"/>
            <w:b/>
            <w:bCs/>
          </w:rPr>
          <w:t>10 . Thanks for helping your colleagues.</w:t>
        </w:r>
      </w:hyperlink>
      <w:r w:rsidRPr="0001413C">
        <w:t xml:space="preserve"> </w:t>
      </w:r>
    </w:p>
    <w:p w14:paraId="0077DCA6" w14:textId="77777777" w:rsidR="0001413C" w:rsidRPr="0001413C" w:rsidRDefault="0001413C" w:rsidP="0001413C">
      <w:r w:rsidRPr="0001413C">
        <w:rPr>
          <w:b/>
          <w:bCs/>
        </w:rPr>
        <w:t>49 . Bullying in the Workplace</w:t>
      </w:r>
      <w:r w:rsidRPr="0001413C">
        <w:t xml:space="preserve"> </w:t>
      </w:r>
    </w:p>
    <w:p w14:paraId="11587DD6" w14:textId="77777777" w:rsidR="0001413C" w:rsidRPr="0001413C" w:rsidRDefault="0001413C" w:rsidP="0001413C">
      <w:hyperlink r:id="rId197" w:anchor="Page_8661980569806073785" w:history="1">
        <w:r w:rsidRPr="0001413C">
          <w:rPr>
            <w:rStyle w:val="Hyperlink"/>
            <w:b/>
            <w:bCs/>
          </w:rPr>
          <w:t>1 . Workplace Bullying</w:t>
        </w:r>
      </w:hyperlink>
      <w:r w:rsidRPr="0001413C">
        <w:t xml:space="preserve"> </w:t>
      </w:r>
    </w:p>
    <w:p w14:paraId="0AE030B2" w14:textId="77777777" w:rsidR="0001413C" w:rsidRPr="0001413C" w:rsidRDefault="0001413C" w:rsidP="0001413C">
      <w:hyperlink r:id="rId198" w:anchor="Page_1170925008070067170" w:history="1">
        <w:r w:rsidRPr="0001413C">
          <w:rPr>
            <w:rStyle w:val="Hyperlink"/>
            <w:b/>
            <w:bCs/>
          </w:rPr>
          <w:t>2 . Bullying</w:t>
        </w:r>
      </w:hyperlink>
      <w:r w:rsidRPr="0001413C">
        <w:t xml:space="preserve"> </w:t>
      </w:r>
    </w:p>
    <w:p w14:paraId="55B8D340" w14:textId="77777777" w:rsidR="0001413C" w:rsidRPr="0001413C" w:rsidRDefault="0001413C" w:rsidP="0001413C">
      <w:hyperlink r:id="rId199" w:anchor="Page_8570353201873582908" w:history="1">
        <w:r w:rsidRPr="0001413C">
          <w:rPr>
            <w:rStyle w:val="Hyperlink"/>
            <w:b/>
            <w:bCs/>
          </w:rPr>
          <w:t>3 . Experiences Shared</w:t>
        </w:r>
      </w:hyperlink>
      <w:r w:rsidRPr="0001413C">
        <w:t xml:space="preserve"> </w:t>
      </w:r>
    </w:p>
    <w:p w14:paraId="2E8D1162" w14:textId="77777777" w:rsidR="0001413C" w:rsidRPr="0001413C" w:rsidRDefault="0001413C" w:rsidP="0001413C">
      <w:hyperlink r:id="rId200" w:anchor="Page_860250962542232454" w:history="1">
        <w:r w:rsidRPr="0001413C">
          <w:rPr>
            <w:rStyle w:val="Hyperlink"/>
            <w:b/>
            <w:bCs/>
          </w:rPr>
          <w:t xml:space="preserve">4 . Effect of Bullying </w:t>
        </w:r>
      </w:hyperlink>
    </w:p>
    <w:p w14:paraId="74E0B790" w14:textId="77777777" w:rsidR="0001413C" w:rsidRPr="0001413C" w:rsidRDefault="0001413C" w:rsidP="0001413C">
      <w:hyperlink r:id="rId201" w:anchor="Page_1751137258076127754" w:history="1">
        <w:r w:rsidRPr="0001413C">
          <w:rPr>
            <w:rStyle w:val="Hyperlink"/>
            <w:b/>
            <w:bCs/>
          </w:rPr>
          <w:t>5 . Remember…</w:t>
        </w:r>
      </w:hyperlink>
      <w:r w:rsidRPr="0001413C">
        <w:t xml:space="preserve"> </w:t>
      </w:r>
    </w:p>
    <w:p w14:paraId="6BEEFCC8" w14:textId="77777777" w:rsidR="0001413C" w:rsidRPr="0001413C" w:rsidRDefault="0001413C" w:rsidP="0001413C">
      <w:hyperlink r:id="rId202" w:anchor="Page_9142237218829847401" w:history="1">
        <w:r w:rsidRPr="0001413C">
          <w:rPr>
            <w:rStyle w:val="Hyperlink"/>
            <w:b/>
            <w:bCs/>
          </w:rPr>
          <w:t xml:space="preserve">6 . Stop the Bullying </w:t>
        </w:r>
      </w:hyperlink>
    </w:p>
    <w:p w14:paraId="4A646D08" w14:textId="77777777" w:rsidR="0001413C" w:rsidRPr="0001413C" w:rsidRDefault="0001413C" w:rsidP="0001413C">
      <w:hyperlink r:id="rId203" w:anchor="Page_1193921084408563482" w:history="1">
        <w:r w:rsidRPr="0001413C">
          <w:rPr>
            <w:rStyle w:val="Hyperlink"/>
            <w:b/>
            <w:bCs/>
          </w:rPr>
          <w:t>7 . Remember…</w:t>
        </w:r>
      </w:hyperlink>
      <w:r w:rsidRPr="0001413C">
        <w:t xml:space="preserve"> </w:t>
      </w:r>
    </w:p>
    <w:p w14:paraId="09B7A6CC" w14:textId="77777777" w:rsidR="0001413C" w:rsidRPr="0001413C" w:rsidRDefault="0001413C" w:rsidP="0001413C">
      <w:r w:rsidRPr="0001413C">
        <w:rPr>
          <w:b/>
          <w:bCs/>
        </w:rPr>
        <w:t>50 . Abusive Conduct</w:t>
      </w:r>
      <w:r w:rsidRPr="0001413C">
        <w:t xml:space="preserve"> </w:t>
      </w:r>
    </w:p>
    <w:p w14:paraId="6586A03F" w14:textId="77777777" w:rsidR="0001413C" w:rsidRPr="0001413C" w:rsidRDefault="0001413C" w:rsidP="0001413C">
      <w:hyperlink r:id="rId204" w:anchor="Page_6208978642882822889" w:history="1">
        <w:r w:rsidRPr="0001413C">
          <w:rPr>
            <w:rStyle w:val="Hyperlink"/>
            <w:b/>
            <w:bCs/>
          </w:rPr>
          <w:t>1 . Abusive Conduct</w:t>
        </w:r>
      </w:hyperlink>
      <w:r w:rsidRPr="0001413C">
        <w:t xml:space="preserve"> </w:t>
      </w:r>
    </w:p>
    <w:p w14:paraId="78BE7D4E" w14:textId="77777777" w:rsidR="0001413C" w:rsidRPr="0001413C" w:rsidRDefault="0001413C" w:rsidP="0001413C">
      <w:hyperlink r:id="rId205" w:anchor="Page_7723338802273037373" w:history="1">
        <w:r w:rsidRPr="0001413C">
          <w:rPr>
            <w:rStyle w:val="Hyperlink"/>
            <w:b/>
            <w:bCs/>
          </w:rPr>
          <w:t>2 . What Is Abusive Conduct?</w:t>
        </w:r>
      </w:hyperlink>
      <w:r w:rsidRPr="0001413C">
        <w:t xml:space="preserve"> </w:t>
      </w:r>
    </w:p>
    <w:p w14:paraId="3EDA132B" w14:textId="77777777" w:rsidR="0001413C" w:rsidRPr="0001413C" w:rsidRDefault="0001413C" w:rsidP="0001413C">
      <w:hyperlink r:id="rId206" w:anchor="Page_52771602446522152" w:history="1">
        <w:r w:rsidRPr="0001413C">
          <w:rPr>
            <w:rStyle w:val="Hyperlink"/>
            <w:b/>
            <w:bCs/>
          </w:rPr>
          <w:t>3 . What Is Abusive Conduct?</w:t>
        </w:r>
      </w:hyperlink>
      <w:r w:rsidRPr="0001413C">
        <w:t xml:space="preserve"> </w:t>
      </w:r>
    </w:p>
    <w:p w14:paraId="4F1E3FF2" w14:textId="77777777" w:rsidR="0001413C" w:rsidRPr="0001413C" w:rsidRDefault="0001413C" w:rsidP="0001413C">
      <w:hyperlink r:id="rId207" w:anchor="Page_1631953900683871460" w:history="1">
        <w:r w:rsidRPr="0001413C">
          <w:rPr>
            <w:rStyle w:val="Hyperlink"/>
            <w:b/>
            <w:bCs/>
          </w:rPr>
          <w:t>4 . Remember…</w:t>
        </w:r>
      </w:hyperlink>
      <w:r w:rsidRPr="0001413C">
        <w:t xml:space="preserve"> </w:t>
      </w:r>
    </w:p>
    <w:p w14:paraId="56881342" w14:textId="77777777" w:rsidR="0001413C" w:rsidRPr="0001413C" w:rsidRDefault="0001413C" w:rsidP="0001413C">
      <w:hyperlink r:id="rId208" w:anchor="Page_22631989863053259" w:history="1">
        <w:r w:rsidRPr="0001413C">
          <w:rPr>
            <w:rStyle w:val="Hyperlink"/>
            <w:b/>
            <w:bCs/>
          </w:rPr>
          <w:t>5 . What Should the Company Do?</w:t>
        </w:r>
      </w:hyperlink>
      <w:r w:rsidRPr="0001413C">
        <w:t xml:space="preserve"> </w:t>
      </w:r>
    </w:p>
    <w:p w14:paraId="3D57BDD8" w14:textId="77777777" w:rsidR="0001413C" w:rsidRPr="0001413C" w:rsidRDefault="0001413C" w:rsidP="0001413C">
      <w:hyperlink r:id="rId209" w:anchor="Page_17082187515621824" w:history="1">
        <w:r w:rsidRPr="0001413C">
          <w:rPr>
            <w:rStyle w:val="Hyperlink"/>
            <w:b/>
            <w:bCs/>
          </w:rPr>
          <w:t>6 . Remember…</w:t>
        </w:r>
      </w:hyperlink>
      <w:r w:rsidRPr="0001413C">
        <w:t xml:space="preserve"> </w:t>
      </w:r>
    </w:p>
    <w:p w14:paraId="6A1ACC67" w14:textId="77777777" w:rsidR="0001413C" w:rsidRPr="0001413C" w:rsidRDefault="0001413C" w:rsidP="0001413C">
      <w:r w:rsidRPr="0001413C">
        <w:rPr>
          <w:b/>
          <w:bCs/>
        </w:rPr>
        <w:t>51 . Violence in the Workplace</w:t>
      </w:r>
      <w:r w:rsidRPr="0001413C">
        <w:t xml:space="preserve"> </w:t>
      </w:r>
    </w:p>
    <w:p w14:paraId="21206975" w14:textId="77777777" w:rsidR="0001413C" w:rsidRPr="0001413C" w:rsidRDefault="0001413C" w:rsidP="0001413C">
      <w:hyperlink r:id="rId210" w:anchor="Page_7271355065986893951" w:history="1">
        <w:r w:rsidRPr="0001413C">
          <w:rPr>
            <w:rStyle w:val="Hyperlink"/>
            <w:b/>
            <w:bCs/>
          </w:rPr>
          <w:t>1 . Protect yourself, your colleagues, and our company.</w:t>
        </w:r>
      </w:hyperlink>
      <w:r w:rsidRPr="0001413C">
        <w:t xml:space="preserve"> </w:t>
      </w:r>
    </w:p>
    <w:p w14:paraId="737A5F67" w14:textId="77777777" w:rsidR="0001413C" w:rsidRPr="0001413C" w:rsidRDefault="0001413C" w:rsidP="0001413C">
      <w:hyperlink r:id="rId211" w:anchor="Page_2704129271745019608" w:history="1">
        <w:r w:rsidRPr="0001413C">
          <w:rPr>
            <w:rStyle w:val="Hyperlink"/>
            <w:b/>
            <w:bCs/>
          </w:rPr>
          <w:t>2 . Preventing Violence in the Workplace</w:t>
        </w:r>
      </w:hyperlink>
      <w:r w:rsidRPr="0001413C">
        <w:t xml:space="preserve"> </w:t>
      </w:r>
    </w:p>
    <w:p w14:paraId="38AAF192" w14:textId="77777777" w:rsidR="0001413C" w:rsidRPr="0001413C" w:rsidRDefault="0001413C" w:rsidP="0001413C">
      <w:hyperlink r:id="rId212" w:anchor="Page_3911436870348274705" w:history="1">
        <w:r w:rsidRPr="0001413C">
          <w:rPr>
            <w:rStyle w:val="Hyperlink"/>
            <w:b/>
            <w:bCs/>
          </w:rPr>
          <w:t>3 . Preventing Violence in the Workplace</w:t>
        </w:r>
      </w:hyperlink>
      <w:r w:rsidRPr="0001413C">
        <w:t xml:space="preserve"> </w:t>
      </w:r>
    </w:p>
    <w:p w14:paraId="11025152" w14:textId="77777777" w:rsidR="0001413C" w:rsidRPr="0001413C" w:rsidRDefault="0001413C" w:rsidP="0001413C">
      <w:hyperlink r:id="rId213" w:anchor="Page_8809136008513143713" w:history="1">
        <w:r w:rsidRPr="0001413C">
          <w:rPr>
            <w:rStyle w:val="Hyperlink"/>
            <w:b/>
            <w:bCs/>
          </w:rPr>
          <w:t xml:space="preserve">4 . Aggressive Colleague </w:t>
        </w:r>
      </w:hyperlink>
    </w:p>
    <w:p w14:paraId="20F6841E" w14:textId="77777777" w:rsidR="0001413C" w:rsidRPr="0001413C" w:rsidRDefault="0001413C" w:rsidP="0001413C">
      <w:hyperlink r:id="rId214" w:anchor="Page_1003861991737758422" w:history="1">
        <w:r w:rsidRPr="0001413C">
          <w:rPr>
            <w:rStyle w:val="Hyperlink"/>
            <w:b/>
            <w:bCs/>
          </w:rPr>
          <w:t>5 . Remember…</w:t>
        </w:r>
      </w:hyperlink>
      <w:r w:rsidRPr="0001413C">
        <w:t xml:space="preserve"> </w:t>
      </w:r>
    </w:p>
    <w:p w14:paraId="2C3737C2" w14:textId="77777777" w:rsidR="0001413C" w:rsidRPr="0001413C" w:rsidRDefault="0001413C" w:rsidP="0001413C">
      <w:hyperlink r:id="rId215" w:anchor="Page_2195500365852151202" w:history="1">
        <w:r w:rsidRPr="0001413C">
          <w:rPr>
            <w:rStyle w:val="Hyperlink"/>
            <w:b/>
            <w:bCs/>
          </w:rPr>
          <w:t xml:space="preserve">6 . Threatening Behavior </w:t>
        </w:r>
      </w:hyperlink>
    </w:p>
    <w:p w14:paraId="5D62E48B" w14:textId="77777777" w:rsidR="0001413C" w:rsidRPr="0001413C" w:rsidRDefault="0001413C" w:rsidP="0001413C">
      <w:hyperlink r:id="rId216" w:anchor="Page_4214967379631136840" w:history="1">
        <w:r w:rsidRPr="0001413C">
          <w:rPr>
            <w:rStyle w:val="Hyperlink"/>
            <w:b/>
            <w:bCs/>
          </w:rPr>
          <w:t>7 . Remember…</w:t>
        </w:r>
      </w:hyperlink>
      <w:r w:rsidRPr="0001413C">
        <w:t xml:space="preserve"> </w:t>
      </w:r>
    </w:p>
    <w:p w14:paraId="35E684E2" w14:textId="77777777" w:rsidR="0001413C" w:rsidRPr="0001413C" w:rsidRDefault="0001413C" w:rsidP="0001413C">
      <w:r w:rsidRPr="0001413C">
        <w:rPr>
          <w:b/>
          <w:bCs/>
        </w:rPr>
        <w:t>52 . Social Media Risks</w:t>
      </w:r>
      <w:r w:rsidRPr="0001413C">
        <w:t xml:space="preserve"> </w:t>
      </w:r>
    </w:p>
    <w:p w14:paraId="6784AA84" w14:textId="77777777" w:rsidR="0001413C" w:rsidRPr="0001413C" w:rsidRDefault="0001413C" w:rsidP="0001413C">
      <w:hyperlink r:id="rId217" w:anchor="Page_7241218088133955637" w:history="1">
        <w:r w:rsidRPr="0001413C">
          <w:rPr>
            <w:rStyle w:val="Hyperlink"/>
            <w:b/>
            <w:bCs/>
          </w:rPr>
          <w:t>1 . Social Media Risks</w:t>
        </w:r>
      </w:hyperlink>
      <w:r w:rsidRPr="0001413C">
        <w:t xml:space="preserve"> </w:t>
      </w:r>
    </w:p>
    <w:p w14:paraId="678E70AD" w14:textId="77777777" w:rsidR="0001413C" w:rsidRPr="0001413C" w:rsidRDefault="0001413C" w:rsidP="0001413C">
      <w:hyperlink r:id="rId218" w:anchor="Page_1460796114321689056" w:history="1">
        <w:r w:rsidRPr="0001413C">
          <w:rPr>
            <w:rStyle w:val="Hyperlink"/>
            <w:b/>
            <w:bCs/>
          </w:rPr>
          <w:t>2 . Online Harassment and Company Liability</w:t>
        </w:r>
      </w:hyperlink>
      <w:r w:rsidRPr="0001413C">
        <w:t xml:space="preserve"> </w:t>
      </w:r>
    </w:p>
    <w:p w14:paraId="5E859E2C" w14:textId="77777777" w:rsidR="0001413C" w:rsidRPr="0001413C" w:rsidRDefault="0001413C" w:rsidP="0001413C">
      <w:hyperlink r:id="rId219" w:anchor="Page_41444042352516049" w:history="1">
        <w:r w:rsidRPr="0001413C">
          <w:rPr>
            <w:rStyle w:val="Hyperlink"/>
            <w:b/>
            <w:bCs/>
          </w:rPr>
          <w:t>3 . The Risks of Social Media</w:t>
        </w:r>
      </w:hyperlink>
      <w:r w:rsidRPr="0001413C">
        <w:t xml:space="preserve"> </w:t>
      </w:r>
    </w:p>
    <w:p w14:paraId="4711EB74" w14:textId="77777777" w:rsidR="0001413C" w:rsidRPr="0001413C" w:rsidRDefault="0001413C" w:rsidP="0001413C">
      <w:hyperlink r:id="rId220" w:anchor="Page_8344320240644547499" w:history="1">
        <w:r w:rsidRPr="0001413C">
          <w:rPr>
            <w:rStyle w:val="Hyperlink"/>
            <w:b/>
            <w:bCs/>
          </w:rPr>
          <w:t>4 . Just a Joke?</w:t>
        </w:r>
      </w:hyperlink>
      <w:r w:rsidRPr="0001413C">
        <w:t xml:space="preserve"> </w:t>
      </w:r>
    </w:p>
    <w:p w14:paraId="1582A972" w14:textId="77777777" w:rsidR="0001413C" w:rsidRPr="0001413C" w:rsidRDefault="0001413C" w:rsidP="0001413C">
      <w:hyperlink r:id="rId221" w:anchor="Page_4265185936270754021" w:history="1">
        <w:r w:rsidRPr="0001413C">
          <w:rPr>
            <w:rStyle w:val="Hyperlink"/>
            <w:b/>
            <w:bCs/>
          </w:rPr>
          <w:t>5 . Remember…</w:t>
        </w:r>
      </w:hyperlink>
      <w:r w:rsidRPr="0001413C">
        <w:t xml:space="preserve"> </w:t>
      </w:r>
    </w:p>
    <w:p w14:paraId="50AB27E5" w14:textId="77777777" w:rsidR="0001413C" w:rsidRPr="0001413C" w:rsidRDefault="0001413C" w:rsidP="0001413C">
      <w:hyperlink r:id="rId222" w:anchor="Page_8272656952860449525" w:history="1">
        <w:r w:rsidRPr="0001413C">
          <w:rPr>
            <w:rStyle w:val="Hyperlink"/>
            <w:b/>
            <w:bCs/>
          </w:rPr>
          <w:t xml:space="preserve">6 . Inappropriate Comments </w:t>
        </w:r>
      </w:hyperlink>
    </w:p>
    <w:p w14:paraId="51265FD8" w14:textId="77777777" w:rsidR="0001413C" w:rsidRPr="0001413C" w:rsidRDefault="0001413C" w:rsidP="0001413C">
      <w:hyperlink r:id="rId223" w:anchor="Page_6170105025122890967" w:history="1">
        <w:r w:rsidRPr="0001413C">
          <w:rPr>
            <w:rStyle w:val="Hyperlink"/>
            <w:b/>
            <w:bCs/>
          </w:rPr>
          <w:t>7 . Remember…</w:t>
        </w:r>
      </w:hyperlink>
      <w:r w:rsidRPr="0001413C">
        <w:t xml:space="preserve"> </w:t>
      </w:r>
    </w:p>
    <w:p w14:paraId="4837D1A3" w14:textId="77777777" w:rsidR="0001413C" w:rsidRPr="0001413C" w:rsidRDefault="0001413C" w:rsidP="0001413C">
      <w:r w:rsidRPr="0001413C">
        <w:rPr>
          <w:b/>
          <w:bCs/>
        </w:rPr>
        <w:t>53 . Workplace Diversity</w:t>
      </w:r>
      <w:r w:rsidRPr="0001413C">
        <w:t xml:space="preserve"> </w:t>
      </w:r>
    </w:p>
    <w:p w14:paraId="207230D6" w14:textId="77777777" w:rsidR="0001413C" w:rsidRPr="0001413C" w:rsidRDefault="0001413C" w:rsidP="0001413C">
      <w:hyperlink r:id="rId224" w:anchor="Page_2170764799273799794" w:history="1">
        <w:r w:rsidRPr="0001413C">
          <w:rPr>
            <w:rStyle w:val="Hyperlink"/>
            <w:b/>
            <w:bCs/>
          </w:rPr>
          <w:t>1 . Why Diversity Matters</w:t>
        </w:r>
      </w:hyperlink>
      <w:r w:rsidRPr="0001413C">
        <w:t xml:space="preserve"> </w:t>
      </w:r>
    </w:p>
    <w:p w14:paraId="57C83451" w14:textId="77777777" w:rsidR="0001413C" w:rsidRPr="0001413C" w:rsidRDefault="0001413C" w:rsidP="0001413C">
      <w:hyperlink r:id="rId225" w:anchor="Page_3432867629073002101" w:history="1">
        <w:r w:rsidRPr="0001413C">
          <w:rPr>
            <w:rStyle w:val="Hyperlink"/>
            <w:b/>
            <w:bCs/>
          </w:rPr>
          <w:t>2 . Inclusive Workplace Practices</w:t>
        </w:r>
      </w:hyperlink>
      <w:r w:rsidRPr="0001413C">
        <w:t xml:space="preserve"> </w:t>
      </w:r>
    </w:p>
    <w:p w14:paraId="368BF892" w14:textId="77777777" w:rsidR="0001413C" w:rsidRPr="0001413C" w:rsidRDefault="0001413C" w:rsidP="0001413C">
      <w:hyperlink r:id="rId226" w:anchor="Page_7018889419463308481" w:history="1">
        <w:r w:rsidRPr="0001413C">
          <w:rPr>
            <w:rStyle w:val="Hyperlink"/>
            <w:b/>
            <w:bCs/>
          </w:rPr>
          <w:t>3 . Remember…</w:t>
        </w:r>
      </w:hyperlink>
      <w:r w:rsidRPr="0001413C">
        <w:t xml:space="preserve"> </w:t>
      </w:r>
    </w:p>
    <w:p w14:paraId="32CBB728" w14:textId="77777777" w:rsidR="0001413C" w:rsidRPr="0001413C" w:rsidRDefault="0001413C" w:rsidP="0001413C">
      <w:hyperlink r:id="rId227" w:anchor="Page_1575738945341757744" w:history="1">
        <w:r w:rsidRPr="0001413C">
          <w:rPr>
            <w:rStyle w:val="Hyperlink"/>
            <w:b/>
            <w:bCs/>
          </w:rPr>
          <w:t>4 . Workplace Policies</w:t>
        </w:r>
      </w:hyperlink>
      <w:r w:rsidRPr="0001413C">
        <w:t xml:space="preserve"> </w:t>
      </w:r>
    </w:p>
    <w:p w14:paraId="4C3E4343" w14:textId="77777777" w:rsidR="0001413C" w:rsidRPr="0001413C" w:rsidRDefault="0001413C" w:rsidP="0001413C">
      <w:hyperlink r:id="rId228" w:anchor="Page_2910142042532017007" w:history="1">
        <w:r w:rsidRPr="0001413C">
          <w:rPr>
            <w:rStyle w:val="Hyperlink"/>
            <w:b/>
            <w:bCs/>
          </w:rPr>
          <w:t>5 . Remember…</w:t>
        </w:r>
      </w:hyperlink>
      <w:r w:rsidRPr="0001413C">
        <w:t xml:space="preserve"> </w:t>
      </w:r>
    </w:p>
    <w:p w14:paraId="0BA730FE" w14:textId="77777777" w:rsidR="0001413C" w:rsidRPr="0001413C" w:rsidRDefault="0001413C" w:rsidP="0001413C">
      <w:r w:rsidRPr="0001413C">
        <w:rPr>
          <w:b/>
          <w:bCs/>
        </w:rPr>
        <w:t>54 . Creating an Inclusive Workplace</w:t>
      </w:r>
      <w:r w:rsidRPr="0001413C">
        <w:t xml:space="preserve"> </w:t>
      </w:r>
    </w:p>
    <w:p w14:paraId="280F36F9" w14:textId="77777777" w:rsidR="0001413C" w:rsidRPr="0001413C" w:rsidRDefault="0001413C" w:rsidP="0001413C">
      <w:hyperlink r:id="rId229" w:anchor="Page_1738333475607768356" w:history="1">
        <w:r w:rsidRPr="0001413C">
          <w:rPr>
            <w:rStyle w:val="Hyperlink"/>
            <w:b/>
            <w:bCs/>
          </w:rPr>
          <w:t>1 . Fostering a Sense of Belonging</w:t>
        </w:r>
      </w:hyperlink>
      <w:r w:rsidRPr="0001413C">
        <w:t xml:space="preserve"> </w:t>
      </w:r>
    </w:p>
    <w:p w14:paraId="6ABCB8DC" w14:textId="77777777" w:rsidR="0001413C" w:rsidRPr="0001413C" w:rsidRDefault="0001413C" w:rsidP="0001413C">
      <w:hyperlink r:id="rId230" w:anchor="Page_8618223546370413996" w:history="1">
        <w:r w:rsidRPr="0001413C">
          <w:rPr>
            <w:rStyle w:val="Hyperlink"/>
            <w:b/>
            <w:bCs/>
          </w:rPr>
          <w:t>2 . A Difficult Conversation</w:t>
        </w:r>
      </w:hyperlink>
      <w:r w:rsidRPr="0001413C">
        <w:t xml:space="preserve"> </w:t>
      </w:r>
    </w:p>
    <w:p w14:paraId="650CB7EC" w14:textId="77777777" w:rsidR="0001413C" w:rsidRPr="0001413C" w:rsidRDefault="0001413C" w:rsidP="0001413C">
      <w:hyperlink r:id="rId231" w:anchor="Page_8963790139880378467" w:history="1">
        <w:r w:rsidRPr="0001413C">
          <w:rPr>
            <w:rStyle w:val="Hyperlink"/>
            <w:b/>
            <w:bCs/>
          </w:rPr>
          <w:t>3 . Remember…</w:t>
        </w:r>
      </w:hyperlink>
      <w:r w:rsidRPr="0001413C">
        <w:t xml:space="preserve"> </w:t>
      </w:r>
    </w:p>
    <w:p w14:paraId="33F8B712" w14:textId="77777777" w:rsidR="0001413C" w:rsidRPr="0001413C" w:rsidRDefault="0001413C" w:rsidP="0001413C">
      <w:r w:rsidRPr="0001413C">
        <w:rPr>
          <w:b/>
          <w:bCs/>
        </w:rPr>
        <w:t>55 . Inclusive Leadership</w:t>
      </w:r>
      <w:r w:rsidRPr="0001413C">
        <w:t xml:space="preserve"> </w:t>
      </w:r>
    </w:p>
    <w:p w14:paraId="6793FB50" w14:textId="77777777" w:rsidR="0001413C" w:rsidRPr="0001413C" w:rsidRDefault="0001413C" w:rsidP="0001413C">
      <w:hyperlink r:id="rId232" w:anchor="Page_1808734369712125922" w:history="1">
        <w:r w:rsidRPr="0001413C">
          <w:rPr>
            <w:rStyle w:val="Hyperlink"/>
            <w:b/>
            <w:bCs/>
          </w:rPr>
          <w:t>1 . Reaping the Benefits of Diversity</w:t>
        </w:r>
      </w:hyperlink>
      <w:r w:rsidRPr="0001413C">
        <w:t xml:space="preserve"> </w:t>
      </w:r>
    </w:p>
    <w:p w14:paraId="331D1ABC" w14:textId="77777777" w:rsidR="0001413C" w:rsidRPr="0001413C" w:rsidRDefault="0001413C" w:rsidP="0001413C">
      <w:hyperlink r:id="rId233" w:anchor="Page_526011924831306790" w:history="1">
        <w:r w:rsidRPr="0001413C">
          <w:rPr>
            <w:rStyle w:val="Hyperlink"/>
            <w:b/>
            <w:bCs/>
          </w:rPr>
          <w:t>2 . Non-inclusive Behavior</w:t>
        </w:r>
      </w:hyperlink>
      <w:r w:rsidRPr="0001413C">
        <w:t xml:space="preserve"> </w:t>
      </w:r>
    </w:p>
    <w:p w14:paraId="7E975CA2" w14:textId="77777777" w:rsidR="0001413C" w:rsidRPr="0001413C" w:rsidRDefault="0001413C" w:rsidP="0001413C">
      <w:hyperlink r:id="rId234" w:anchor="Page_123865974386025490" w:history="1">
        <w:r w:rsidRPr="0001413C">
          <w:rPr>
            <w:rStyle w:val="Hyperlink"/>
            <w:b/>
            <w:bCs/>
          </w:rPr>
          <w:t>3 . Remember…</w:t>
        </w:r>
      </w:hyperlink>
      <w:r w:rsidRPr="0001413C">
        <w:t xml:space="preserve"> </w:t>
      </w:r>
    </w:p>
    <w:p w14:paraId="0FC9B7DA" w14:textId="77777777" w:rsidR="0001413C" w:rsidRPr="0001413C" w:rsidRDefault="0001413C" w:rsidP="0001413C">
      <w:hyperlink r:id="rId235" w:anchor="Page_3052330790705990978" w:history="1">
        <w:r w:rsidRPr="0001413C">
          <w:rPr>
            <w:rStyle w:val="Hyperlink"/>
            <w:b/>
            <w:bCs/>
          </w:rPr>
          <w:t>4 . A Heated Discussion</w:t>
        </w:r>
      </w:hyperlink>
      <w:r w:rsidRPr="0001413C">
        <w:t xml:space="preserve"> </w:t>
      </w:r>
    </w:p>
    <w:p w14:paraId="489EE98E" w14:textId="77777777" w:rsidR="0001413C" w:rsidRPr="0001413C" w:rsidRDefault="0001413C" w:rsidP="0001413C">
      <w:hyperlink r:id="rId236" w:anchor="Page_2473369058766096649" w:history="1">
        <w:r w:rsidRPr="0001413C">
          <w:rPr>
            <w:rStyle w:val="Hyperlink"/>
            <w:b/>
            <w:bCs/>
          </w:rPr>
          <w:t>5 . Remember…</w:t>
        </w:r>
      </w:hyperlink>
      <w:r w:rsidRPr="0001413C">
        <w:t xml:space="preserve"> </w:t>
      </w:r>
    </w:p>
    <w:p w14:paraId="1372D1BE" w14:textId="77777777" w:rsidR="0001413C" w:rsidRPr="0001413C" w:rsidRDefault="0001413C" w:rsidP="0001413C">
      <w:r w:rsidRPr="0001413C">
        <w:rPr>
          <w:b/>
          <w:bCs/>
        </w:rPr>
        <w:t>56 . Speaking Up</w:t>
      </w:r>
      <w:r w:rsidRPr="0001413C">
        <w:t xml:space="preserve"> </w:t>
      </w:r>
    </w:p>
    <w:p w14:paraId="36E521BE" w14:textId="77777777" w:rsidR="0001413C" w:rsidRPr="0001413C" w:rsidRDefault="0001413C" w:rsidP="0001413C">
      <w:hyperlink r:id="rId237" w:anchor="Page_2319279022392212960" w:history="1">
        <w:r w:rsidRPr="0001413C">
          <w:rPr>
            <w:rStyle w:val="Hyperlink"/>
            <w:b/>
            <w:bCs/>
          </w:rPr>
          <w:t>1 . Speaking Up</w:t>
        </w:r>
      </w:hyperlink>
      <w:r w:rsidRPr="0001413C">
        <w:t xml:space="preserve"> </w:t>
      </w:r>
    </w:p>
    <w:p w14:paraId="0F4C46F3" w14:textId="77777777" w:rsidR="0001413C" w:rsidRPr="0001413C" w:rsidRDefault="0001413C" w:rsidP="0001413C">
      <w:hyperlink r:id="rId238" w:anchor="Page_652982857132792524" w:history="1">
        <w:r w:rsidRPr="0001413C">
          <w:rPr>
            <w:rStyle w:val="Hyperlink"/>
            <w:b/>
            <w:bCs/>
          </w:rPr>
          <w:t>2 . Before You Go...</w:t>
        </w:r>
      </w:hyperlink>
      <w:r w:rsidRPr="0001413C">
        <w:t xml:space="preserve"> </w:t>
      </w:r>
    </w:p>
    <w:p w14:paraId="7C4A9258" w14:textId="77777777" w:rsidR="0001413C" w:rsidRPr="0001413C" w:rsidRDefault="0001413C" w:rsidP="0001413C">
      <w:r w:rsidRPr="0001413C">
        <w:rPr>
          <w:b/>
          <w:bCs/>
        </w:rPr>
        <w:t>57 . Nebraska State Law</w:t>
      </w:r>
      <w:r w:rsidRPr="0001413C">
        <w:t xml:space="preserve"> </w:t>
      </w:r>
    </w:p>
    <w:p w14:paraId="53DD3167" w14:textId="77777777" w:rsidR="0001413C" w:rsidRPr="0001413C" w:rsidRDefault="0001413C" w:rsidP="0001413C">
      <w:hyperlink r:id="rId239" w:anchor="Page_722022229570859219" w:history="1">
        <w:r w:rsidRPr="0001413C">
          <w:rPr>
            <w:rStyle w:val="Hyperlink"/>
            <w:b/>
            <w:bCs/>
          </w:rPr>
          <w:t>1 . Nebraska Law</w:t>
        </w:r>
      </w:hyperlink>
      <w:r w:rsidRPr="0001413C">
        <w:t xml:space="preserve"> </w:t>
      </w:r>
    </w:p>
    <w:p w14:paraId="67BD2AEF" w14:textId="77777777" w:rsidR="0001413C" w:rsidRPr="0001413C" w:rsidRDefault="0001413C" w:rsidP="0001413C">
      <w:r w:rsidRPr="0001413C">
        <w:rPr>
          <w:b/>
          <w:bCs/>
        </w:rPr>
        <w:t>58 . Oklahoma State Law</w:t>
      </w:r>
      <w:r w:rsidRPr="0001413C">
        <w:t xml:space="preserve"> </w:t>
      </w:r>
    </w:p>
    <w:p w14:paraId="5F250FF4" w14:textId="77777777" w:rsidR="0001413C" w:rsidRPr="0001413C" w:rsidRDefault="0001413C" w:rsidP="0001413C">
      <w:hyperlink r:id="rId240" w:anchor="Page_1981807343137357725" w:history="1">
        <w:r w:rsidRPr="0001413C">
          <w:rPr>
            <w:rStyle w:val="Hyperlink"/>
            <w:b/>
            <w:bCs/>
          </w:rPr>
          <w:t>1 . Oklahoma Law</w:t>
        </w:r>
      </w:hyperlink>
      <w:r w:rsidRPr="0001413C">
        <w:t xml:space="preserve"> </w:t>
      </w:r>
    </w:p>
    <w:p w14:paraId="2BE1EA85" w14:textId="77777777" w:rsidR="0001413C" w:rsidRPr="0001413C" w:rsidRDefault="0001413C" w:rsidP="0001413C">
      <w:r w:rsidRPr="0001413C">
        <w:rPr>
          <w:b/>
          <w:bCs/>
        </w:rPr>
        <w:t>59 . Oregon State Law</w:t>
      </w:r>
      <w:r w:rsidRPr="0001413C">
        <w:t xml:space="preserve"> </w:t>
      </w:r>
    </w:p>
    <w:p w14:paraId="14EEB2DB" w14:textId="77777777" w:rsidR="0001413C" w:rsidRPr="0001413C" w:rsidRDefault="0001413C" w:rsidP="0001413C">
      <w:hyperlink r:id="rId241" w:anchor="Page_551670620305701458" w:history="1">
        <w:r w:rsidRPr="0001413C">
          <w:rPr>
            <w:rStyle w:val="Hyperlink"/>
            <w:b/>
            <w:bCs/>
          </w:rPr>
          <w:t>1 . Oregon Law</w:t>
        </w:r>
      </w:hyperlink>
      <w:r w:rsidRPr="0001413C">
        <w:t xml:space="preserve"> </w:t>
      </w:r>
    </w:p>
    <w:p w14:paraId="24503A6D" w14:textId="77777777" w:rsidR="0001413C" w:rsidRPr="0001413C" w:rsidRDefault="0001413C" w:rsidP="0001413C">
      <w:r w:rsidRPr="0001413C">
        <w:rPr>
          <w:b/>
          <w:bCs/>
        </w:rPr>
        <w:t>60 . Massachusetts State Law</w:t>
      </w:r>
      <w:r w:rsidRPr="0001413C">
        <w:t xml:space="preserve"> </w:t>
      </w:r>
    </w:p>
    <w:p w14:paraId="34DE2A49" w14:textId="77777777" w:rsidR="0001413C" w:rsidRPr="0001413C" w:rsidRDefault="0001413C" w:rsidP="0001413C">
      <w:hyperlink r:id="rId242" w:anchor="Page_5177638408340126525" w:history="1">
        <w:r w:rsidRPr="0001413C">
          <w:rPr>
            <w:rStyle w:val="Hyperlink"/>
            <w:b/>
            <w:bCs/>
          </w:rPr>
          <w:t>1 . Massachusetts Law</w:t>
        </w:r>
      </w:hyperlink>
      <w:r w:rsidRPr="0001413C">
        <w:t xml:space="preserve"> </w:t>
      </w:r>
    </w:p>
    <w:p w14:paraId="4A08FF52" w14:textId="77777777" w:rsidR="0001413C" w:rsidRPr="0001413C" w:rsidRDefault="0001413C" w:rsidP="0001413C">
      <w:r w:rsidRPr="0001413C">
        <w:rPr>
          <w:b/>
          <w:bCs/>
        </w:rPr>
        <w:t>61 . Rhode Island State Law</w:t>
      </w:r>
      <w:r w:rsidRPr="0001413C">
        <w:t xml:space="preserve"> </w:t>
      </w:r>
    </w:p>
    <w:p w14:paraId="5637CD98" w14:textId="77777777" w:rsidR="0001413C" w:rsidRPr="0001413C" w:rsidRDefault="0001413C" w:rsidP="0001413C">
      <w:hyperlink r:id="rId243" w:anchor="Page_7939787631810697631" w:history="1">
        <w:r w:rsidRPr="0001413C">
          <w:rPr>
            <w:rStyle w:val="Hyperlink"/>
            <w:b/>
            <w:bCs/>
          </w:rPr>
          <w:t>1 . Rhode Island Law</w:t>
        </w:r>
      </w:hyperlink>
      <w:r w:rsidRPr="0001413C">
        <w:t xml:space="preserve"> </w:t>
      </w:r>
    </w:p>
    <w:p w14:paraId="35D73422" w14:textId="77777777" w:rsidR="0001413C" w:rsidRPr="0001413C" w:rsidRDefault="0001413C" w:rsidP="0001413C">
      <w:r w:rsidRPr="0001413C">
        <w:rPr>
          <w:b/>
          <w:bCs/>
        </w:rPr>
        <w:t>62 . Vermont State Law</w:t>
      </w:r>
      <w:r w:rsidRPr="0001413C">
        <w:t xml:space="preserve"> </w:t>
      </w:r>
    </w:p>
    <w:p w14:paraId="1BF7D61E" w14:textId="77777777" w:rsidR="0001413C" w:rsidRPr="0001413C" w:rsidRDefault="0001413C" w:rsidP="0001413C">
      <w:hyperlink r:id="rId244" w:anchor="Page_8679287198853411674" w:history="1">
        <w:r w:rsidRPr="0001413C">
          <w:rPr>
            <w:rStyle w:val="Hyperlink"/>
            <w:b/>
            <w:bCs/>
          </w:rPr>
          <w:t>1 . Vermont Law</w:t>
        </w:r>
      </w:hyperlink>
      <w:r w:rsidRPr="0001413C">
        <w:t xml:space="preserve"> </w:t>
      </w:r>
    </w:p>
    <w:p w14:paraId="0DDE079B" w14:textId="77777777" w:rsidR="0001413C" w:rsidRPr="0001413C" w:rsidRDefault="0001413C" w:rsidP="0001413C">
      <w:r w:rsidRPr="0001413C">
        <w:rPr>
          <w:b/>
          <w:bCs/>
        </w:rPr>
        <w:t>63 . Preventing Harassment and Discrimination in the UK</w:t>
      </w:r>
      <w:r w:rsidRPr="0001413C">
        <w:t xml:space="preserve"> </w:t>
      </w:r>
    </w:p>
    <w:p w14:paraId="19D67C75" w14:textId="77777777" w:rsidR="0001413C" w:rsidRPr="0001413C" w:rsidRDefault="0001413C" w:rsidP="0001413C">
      <w:hyperlink r:id="rId245" w:anchor="Page_2208686614781019915" w:history="1">
        <w:r w:rsidRPr="0001413C">
          <w:rPr>
            <w:rStyle w:val="Hyperlink"/>
            <w:b/>
            <w:bCs/>
          </w:rPr>
          <w:t>1 . Preventing Harassment and Discrimination</w:t>
        </w:r>
      </w:hyperlink>
      <w:r w:rsidRPr="0001413C">
        <w:t xml:space="preserve"> </w:t>
      </w:r>
    </w:p>
    <w:p w14:paraId="5471625A" w14:textId="77777777" w:rsidR="0001413C" w:rsidRPr="0001413C" w:rsidRDefault="0001413C" w:rsidP="0001413C">
      <w:hyperlink r:id="rId246" w:anchor="Page_2193814257240928170" w:history="1">
        <w:r w:rsidRPr="0001413C">
          <w:rPr>
            <w:rStyle w:val="Hyperlink"/>
            <w:b/>
            <w:bCs/>
          </w:rPr>
          <w:t xml:space="preserve">2 . Education </w:t>
        </w:r>
      </w:hyperlink>
    </w:p>
    <w:p w14:paraId="1CD70C56" w14:textId="77777777" w:rsidR="0001413C" w:rsidRPr="0001413C" w:rsidRDefault="0001413C" w:rsidP="0001413C">
      <w:hyperlink r:id="rId247" w:anchor="Page_2119452478130404041" w:history="1">
        <w:r w:rsidRPr="0001413C">
          <w:rPr>
            <w:rStyle w:val="Hyperlink"/>
            <w:b/>
            <w:bCs/>
          </w:rPr>
          <w:t>3 . Remember…</w:t>
        </w:r>
      </w:hyperlink>
      <w:r w:rsidRPr="0001413C">
        <w:t xml:space="preserve"> </w:t>
      </w:r>
    </w:p>
    <w:p w14:paraId="0100F977" w14:textId="77777777" w:rsidR="0001413C" w:rsidRPr="0001413C" w:rsidRDefault="0001413C" w:rsidP="0001413C">
      <w:hyperlink r:id="rId248" w:anchor="Page_2157459613588975465" w:history="1">
        <w:r w:rsidRPr="0001413C">
          <w:rPr>
            <w:rStyle w:val="Hyperlink"/>
            <w:b/>
            <w:bCs/>
          </w:rPr>
          <w:t>4 . Taking Action</w:t>
        </w:r>
      </w:hyperlink>
      <w:r w:rsidRPr="0001413C">
        <w:t xml:space="preserve"> </w:t>
      </w:r>
    </w:p>
    <w:p w14:paraId="1D6F02E1" w14:textId="77777777" w:rsidR="0001413C" w:rsidRPr="0001413C" w:rsidRDefault="0001413C" w:rsidP="0001413C">
      <w:hyperlink r:id="rId249" w:anchor="Page_2149197188915620233" w:history="1">
        <w:r w:rsidRPr="0001413C">
          <w:rPr>
            <w:rStyle w:val="Hyperlink"/>
            <w:b/>
            <w:bCs/>
          </w:rPr>
          <w:t>5 . Remember…</w:t>
        </w:r>
      </w:hyperlink>
      <w:r w:rsidRPr="0001413C">
        <w:t xml:space="preserve"> </w:t>
      </w:r>
    </w:p>
    <w:p w14:paraId="46CE3181" w14:textId="77777777" w:rsidR="0001413C" w:rsidRPr="0001413C" w:rsidRDefault="0001413C" w:rsidP="0001413C">
      <w:hyperlink r:id="rId250" w:anchor="Page_2081445351261767208" w:history="1">
        <w:r w:rsidRPr="0001413C">
          <w:rPr>
            <w:rStyle w:val="Hyperlink"/>
            <w:b/>
            <w:bCs/>
          </w:rPr>
          <w:t xml:space="preserve">6 . Offensive Joke </w:t>
        </w:r>
      </w:hyperlink>
    </w:p>
    <w:p w14:paraId="6F4DF6F1" w14:textId="77777777" w:rsidR="0001413C" w:rsidRPr="0001413C" w:rsidRDefault="0001413C" w:rsidP="0001413C">
      <w:hyperlink r:id="rId251" w:anchor="Page_2059963060854938951" w:history="1">
        <w:r w:rsidRPr="0001413C">
          <w:rPr>
            <w:rStyle w:val="Hyperlink"/>
            <w:b/>
            <w:bCs/>
          </w:rPr>
          <w:t>7 . Thanks for helping your colleagues.</w:t>
        </w:r>
      </w:hyperlink>
      <w:r w:rsidRPr="0001413C">
        <w:t xml:space="preserve"> </w:t>
      </w:r>
    </w:p>
    <w:p w14:paraId="1D07723D" w14:textId="77777777" w:rsidR="0001413C" w:rsidRPr="0001413C" w:rsidRDefault="0001413C" w:rsidP="0001413C">
      <w:r w:rsidRPr="0001413C">
        <w:rPr>
          <w:b/>
          <w:bCs/>
        </w:rPr>
        <w:t>64 . Managing Harassment and Discrimination in the UK</w:t>
      </w:r>
      <w:r w:rsidRPr="0001413C">
        <w:t xml:space="preserve"> </w:t>
      </w:r>
    </w:p>
    <w:p w14:paraId="41B65D36" w14:textId="77777777" w:rsidR="0001413C" w:rsidRPr="0001413C" w:rsidRDefault="0001413C" w:rsidP="0001413C">
      <w:hyperlink r:id="rId252" w:anchor="Page_1260943572036742936" w:history="1">
        <w:r w:rsidRPr="0001413C">
          <w:rPr>
            <w:rStyle w:val="Hyperlink"/>
            <w:b/>
            <w:bCs/>
          </w:rPr>
          <w:t>1 . Managing Harassment and Discrimination</w:t>
        </w:r>
      </w:hyperlink>
      <w:r w:rsidRPr="0001413C">
        <w:t xml:space="preserve"> </w:t>
      </w:r>
    </w:p>
    <w:p w14:paraId="0C22AC4C" w14:textId="77777777" w:rsidR="0001413C" w:rsidRPr="0001413C" w:rsidRDefault="0001413C" w:rsidP="0001413C">
      <w:hyperlink r:id="rId253" w:anchor="Page_1193191725792955318" w:history="1">
        <w:r w:rsidRPr="0001413C">
          <w:rPr>
            <w:rStyle w:val="Hyperlink"/>
            <w:b/>
            <w:bCs/>
          </w:rPr>
          <w:t>2 . Handling Complaints</w:t>
        </w:r>
      </w:hyperlink>
      <w:r w:rsidRPr="0001413C">
        <w:t xml:space="preserve"> </w:t>
      </w:r>
    </w:p>
    <w:p w14:paraId="2938A49F" w14:textId="77777777" w:rsidR="0001413C" w:rsidRPr="0001413C" w:rsidRDefault="0001413C" w:rsidP="0001413C">
      <w:hyperlink r:id="rId254" w:anchor="Page_1183276826492850550" w:history="1">
        <w:r w:rsidRPr="0001413C">
          <w:rPr>
            <w:rStyle w:val="Hyperlink"/>
            <w:b/>
            <w:bCs/>
          </w:rPr>
          <w:t xml:space="preserve">3 . Sexual Harassment </w:t>
        </w:r>
      </w:hyperlink>
    </w:p>
    <w:p w14:paraId="7D102666" w14:textId="77777777" w:rsidR="0001413C" w:rsidRPr="0001413C" w:rsidRDefault="0001413C" w:rsidP="0001413C">
      <w:hyperlink r:id="rId255" w:anchor="Page_1214674020494750870" w:history="1">
        <w:r w:rsidRPr="0001413C">
          <w:rPr>
            <w:rStyle w:val="Hyperlink"/>
            <w:b/>
            <w:bCs/>
          </w:rPr>
          <w:t>4 . Remember…</w:t>
        </w:r>
      </w:hyperlink>
      <w:r w:rsidRPr="0001413C">
        <w:t xml:space="preserve"> </w:t>
      </w:r>
    </w:p>
    <w:p w14:paraId="6F9E118F" w14:textId="77777777" w:rsidR="0001413C" w:rsidRPr="0001413C" w:rsidRDefault="0001413C" w:rsidP="0001413C">
      <w:hyperlink r:id="rId256" w:anchor="Page_1199801667249626422" w:history="1">
        <w:r w:rsidRPr="0001413C">
          <w:rPr>
            <w:rStyle w:val="Hyperlink"/>
            <w:b/>
            <w:bCs/>
          </w:rPr>
          <w:t>5 . What Now?</w:t>
        </w:r>
      </w:hyperlink>
      <w:r w:rsidRPr="0001413C">
        <w:t xml:space="preserve"> </w:t>
      </w:r>
    </w:p>
    <w:p w14:paraId="1E149A8E" w14:textId="77777777" w:rsidR="0001413C" w:rsidRPr="0001413C" w:rsidRDefault="0001413C" w:rsidP="0001413C">
      <w:hyperlink r:id="rId257" w:anchor="Page_1561695646322273119" w:history="1">
        <w:r w:rsidRPr="0001413C">
          <w:rPr>
            <w:rStyle w:val="Hyperlink"/>
            <w:b/>
            <w:bCs/>
          </w:rPr>
          <w:t>6 . Remember…</w:t>
        </w:r>
      </w:hyperlink>
      <w:r w:rsidRPr="0001413C">
        <w:t xml:space="preserve"> </w:t>
      </w:r>
    </w:p>
    <w:p w14:paraId="1779F9F4" w14:textId="77777777" w:rsidR="0001413C" w:rsidRPr="0001413C" w:rsidRDefault="0001413C" w:rsidP="0001413C">
      <w:hyperlink r:id="rId258" w:anchor="Page_1546823293077148671" w:history="1">
        <w:r w:rsidRPr="0001413C">
          <w:rPr>
            <w:rStyle w:val="Hyperlink"/>
            <w:b/>
            <w:bCs/>
          </w:rPr>
          <w:t>7 . Promotion</w:t>
        </w:r>
      </w:hyperlink>
      <w:r w:rsidRPr="0001413C">
        <w:t xml:space="preserve"> </w:t>
      </w:r>
    </w:p>
    <w:p w14:paraId="3D76BA3E" w14:textId="77777777" w:rsidR="0001413C" w:rsidRPr="0001413C" w:rsidRDefault="0001413C" w:rsidP="0001413C">
      <w:hyperlink r:id="rId259" w:anchor="Page_1578220487079048991" w:history="1">
        <w:r w:rsidRPr="0001413C">
          <w:rPr>
            <w:rStyle w:val="Hyperlink"/>
            <w:b/>
            <w:bCs/>
          </w:rPr>
          <w:t>8 . Remember…</w:t>
        </w:r>
      </w:hyperlink>
      <w:r w:rsidRPr="0001413C">
        <w:t xml:space="preserve"> </w:t>
      </w:r>
    </w:p>
    <w:p w14:paraId="0ED3A3A2" w14:textId="77777777" w:rsidR="0001413C" w:rsidRPr="0001413C" w:rsidRDefault="0001413C" w:rsidP="0001413C">
      <w:hyperlink r:id="rId260" w:anchor="Page_1510468645130228670" w:history="1">
        <w:r w:rsidRPr="0001413C">
          <w:rPr>
            <w:rStyle w:val="Hyperlink"/>
            <w:b/>
            <w:bCs/>
          </w:rPr>
          <w:t xml:space="preserve">9 . Harassing Behavior </w:t>
        </w:r>
      </w:hyperlink>
    </w:p>
    <w:p w14:paraId="68393FC9" w14:textId="77777777" w:rsidR="0001413C" w:rsidRPr="0001413C" w:rsidRDefault="0001413C" w:rsidP="0001413C">
      <w:hyperlink r:id="rId261" w:anchor="Page_1502206224751840734" w:history="1">
        <w:r w:rsidRPr="0001413C">
          <w:rPr>
            <w:rStyle w:val="Hyperlink"/>
            <w:b/>
            <w:bCs/>
          </w:rPr>
          <w:t>10 . Thanks for helping your colleagues.</w:t>
        </w:r>
      </w:hyperlink>
      <w:r w:rsidRPr="0001413C">
        <w:t xml:space="preserve"> </w:t>
      </w:r>
    </w:p>
    <w:p w14:paraId="7750FC39" w14:textId="77777777" w:rsidR="0001413C" w:rsidRPr="0001413C" w:rsidRDefault="0001413C" w:rsidP="0001413C">
      <w:r w:rsidRPr="0001413C">
        <w:rPr>
          <w:b/>
          <w:bCs/>
        </w:rPr>
        <w:t>65 . Active Bystander</w:t>
      </w:r>
      <w:r w:rsidRPr="0001413C">
        <w:t xml:space="preserve"> </w:t>
      </w:r>
    </w:p>
    <w:p w14:paraId="78E920B9" w14:textId="77777777" w:rsidR="0001413C" w:rsidRPr="0001413C" w:rsidRDefault="0001413C" w:rsidP="0001413C">
      <w:hyperlink r:id="rId262" w:anchor="Page_197672408927283391" w:history="1">
        <w:r w:rsidRPr="0001413C">
          <w:rPr>
            <w:rStyle w:val="Hyperlink"/>
            <w:b/>
            <w:bCs/>
          </w:rPr>
          <w:t>1 . Stand Up and Stand Out</w:t>
        </w:r>
      </w:hyperlink>
      <w:r w:rsidRPr="0001413C">
        <w:t xml:space="preserve"> </w:t>
      </w:r>
    </w:p>
    <w:p w14:paraId="22994987" w14:textId="77777777" w:rsidR="0001413C" w:rsidRPr="0001413C" w:rsidRDefault="0001413C" w:rsidP="0001413C">
      <w:hyperlink r:id="rId263" w:anchor="Page_257161830497715776" w:history="1">
        <w:r w:rsidRPr="0001413C">
          <w:rPr>
            <w:rStyle w:val="Hyperlink"/>
            <w:b/>
            <w:bCs/>
          </w:rPr>
          <w:t>2 . Witnessing Bad Behavior</w:t>
        </w:r>
      </w:hyperlink>
      <w:r w:rsidRPr="0001413C">
        <w:t xml:space="preserve"> </w:t>
      </w:r>
    </w:p>
    <w:p w14:paraId="6DA67E4E" w14:textId="77777777" w:rsidR="0001413C" w:rsidRPr="0001413C" w:rsidRDefault="0001413C" w:rsidP="0001413C">
      <w:hyperlink r:id="rId264" w:anchor="Page_242289472957624032" w:history="1">
        <w:r w:rsidRPr="0001413C">
          <w:rPr>
            <w:rStyle w:val="Hyperlink"/>
            <w:b/>
            <w:bCs/>
          </w:rPr>
          <w:t>3 . How to Take a Stand</w:t>
        </w:r>
      </w:hyperlink>
      <w:r w:rsidRPr="0001413C">
        <w:t xml:space="preserve"> </w:t>
      </w:r>
    </w:p>
    <w:p w14:paraId="2748745E" w14:textId="77777777" w:rsidR="0001413C" w:rsidRPr="0001413C" w:rsidRDefault="0001413C" w:rsidP="0001413C">
      <w:hyperlink r:id="rId265" w:anchor="Page_167927698142067198" w:history="1">
        <w:r w:rsidRPr="0001413C">
          <w:rPr>
            <w:rStyle w:val="Hyperlink"/>
            <w:b/>
            <w:bCs/>
          </w:rPr>
          <w:t>4 . An Uncomfortable Situation</w:t>
        </w:r>
      </w:hyperlink>
      <w:r w:rsidRPr="0001413C">
        <w:t xml:space="preserve"> </w:t>
      </w:r>
    </w:p>
    <w:p w14:paraId="21A501B5" w14:textId="77777777" w:rsidR="0001413C" w:rsidRPr="0001413C" w:rsidRDefault="0001413C" w:rsidP="0001413C">
      <w:hyperlink r:id="rId266" w:anchor="Page_153055344896942750" w:history="1">
        <w:r w:rsidRPr="0001413C">
          <w:rPr>
            <w:rStyle w:val="Hyperlink"/>
            <w:b/>
            <w:bCs/>
          </w:rPr>
          <w:t>5 . Thanks for helping Roxy.</w:t>
        </w:r>
      </w:hyperlink>
      <w:r w:rsidRPr="0001413C">
        <w:t xml:space="preserve"> </w:t>
      </w:r>
    </w:p>
    <w:p w14:paraId="523F4223" w14:textId="77777777" w:rsidR="0001413C" w:rsidRPr="0001413C" w:rsidRDefault="0001413C" w:rsidP="0001413C">
      <w:r w:rsidRPr="0001413C">
        <w:rPr>
          <w:b/>
          <w:bCs/>
        </w:rPr>
        <w:t>66 . Colorado State Law</w:t>
      </w:r>
      <w:r w:rsidRPr="0001413C">
        <w:t xml:space="preserve"> </w:t>
      </w:r>
    </w:p>
    <w:p w14:paraId="5FD91A32" w14:textId="77777777" w:rsidR="0001413C" w:rsidRPr="0001413C" w:rsidRDefault="0001413C" w:rsidP="0001413C">
      <w:hyperlink r:id="rId267" w:anchor="Page_6443953703882275728" w:history="1">
        <w:r w:rsidRPr="0001413C">
          <w:rPr>
            <w:rStyle w:val="Hyperlink"/>
            <w:b/>
            <w:bCs/>
          </w:rPr>
          <w:t>1 . Understand Colorado’s POWR Act</w:t>
        </w:r>
      </w:hyperlink>
      <w:r w:rsidRPr="0001413C">
        <w:t xml:space="preserve"> </w:t>
      </w:r>
    </w:p>
    <w:p w14:paraId="26CED612" w14:textId="77777777" w:rsidR="0001413C" w:rsidRPr="0001413C" w:rsidRDefault="0001413C" w:rsidP="0001413C">
      <w:hyperlink r:id="rId268" w:anchor="Page_6481960839340847153" w:history="1">
        <w:r w:rsidRPr="0001413C">
          <w:rPr>
            <w:rStyle w:val="Hyperlink"/>
            <w:b/>
            <w:bCs/>
          </w:rPr>
          <w:t>2 . Employer Responsibilities Under the POWR Act</w:t>
        </w:r>
      </w:hyperlink>
      <w:r w:rsidRPr="0001413C">
        <w:t xml:space="preserve"> </w:t>
      </w:r>
    </w:p>
    <w:p w14:paraId="67F72536" w14:textId="77777777" w:rsidR="0001413C" w:rsidRPr="0001413C" w:rsidRDefault="0001413C" w:rsidP="0001413C">
      <w:hyperlink r:id="rId269" w:anchor="course_fetaure_details" w:history="1">
        <w:r w:rsidRPr="0001413C">
          <w:rPr>
            <w:rStyle w:val="Hyperlink"/>
            <w:b/>
            <w:bCs/>
          </w:rPr>
          <w:t>Features</w:t>
        </w:r>
      </w:hyperlink>
      <w:r w:rsidRPr="0001413C">
        <w:t xml:space="preserve"> </w:t>
      </w:r>
    </w:p>
    <w:p w14:paraId="0F5B7D0F" w14:textId="77777777" w:rsidR="0001413C" w:rsidRPr="0001413C" w:rsidRDefault="0001413C" w:rsidP="0001413C">
      <w:r w:rsidRPr="0001413C">
        <w:rPr>
          <w:b/>
          <w:bCs/>
        </w:rPr>
        <w:t xml:space="preserve">3 . </w:t>
      </w:r>
      <w:hyperlink r:id="rId270" w:anchor="course_fetaure_details" w:history="1">
        <w:r w:rsidRPr="0001413C">
          <w:rPr>
            <w:rStyle w:val="Hyperlink"/>
            <w:b/>
            <w:bCs/>
          </w:rPr>
          <w:t>Course Timer</w:t>
        </w:r>
      </w:hyperlink>
      <w:r w:rsidRPr="0001413C">
        <w:t xml:space="preserve"> </w:t>
      </w:r>
    </w:p>
    <w:p w14:paraId="43D96644" w14:textId="77777777" w:rsidR="0001413C" w:rsidRPr="0001413C" w:rsidRDefault="0001413C" w:rsidP="0001413C">
      <w:r w:rsidRPr="0001413C">
        <w:rPr>
          <w:b/>
          <w:bCs/>
        </w:rPr>
        <w:t xml:space="preserve">5 . </w:t>
      </w:r>
      <w:hyperlink r:id="rId271" w:anchor="course_fetaure_details" w:history="1">
        <w:r w:rsidRPr="0001413C">
          <w:rPr>
            <w:rStyle w:val="Hyperlink"/>
            <w:b/>
            <w:bCs/>
          </w:rPr>
          <w:t xml:space="preserve">Compliants Process </w:t>
        </w:r>
      </w:hyperlink>
    </w:p>
    <w:p w14:paraId="063512ED" w14:textId="77777777" w:rsidR="0001413C" w:rsidRPr="0001413C" w:rsidRDefault="0001413C" w:rsidP="0001413C">
      <w:r w:rsidRPr="0001413C">
        <w:br w:type="page"/>
      </w:r>
      <w:bookmarkStart w:id="3" w:name="course_personalization"/>
      <w:bookmarkEnd w:id="3"/>
      <w:r w:rsidRPr="0001413C">
        <w:rPr>
          <w:b/>
          <w:bCs/>
        </w:rPr>
        <w:t>Adaptive: Role Profiler</w:t>
      </w:r>
      <w:r w:rsidRPr="0001413C">
        <w:t xml:space="preserve"> </w:t>
      </w:r>
    </w:p>
    <w:p w14:paraId="3D23C7DE" w14:textId="77777777" w:rsidR="0001413C" w:rsidRPr="0001413C" w:rsidRDefault="0001413C" w:rsidP="0001413C">
      <w:bookmarkStart w:id="4" w:name="course_to_intro"/>
      <w:r w:rsidRPr="0001413C">
        <w:rPr>
          <w:b/>
          <w:bCs/>
        </w:rPr>
        <w:t>Introduction Pages</w:t>
      </w:r>
      <w:r w:rsidRPr="0001413C">
        <w:t xml:space="preserve"> </w:t>
      </w:r>
    </w:p>
    <w:p w14:paraId="20B76B37" w14:textId="77777777" w:rsidR="0001413C" w:rsidRPr="0001413C" w:rsidRDefault="0001413C" w:rsidP="0001413C">
      <w:r w:rsidRPr="0001413C">
        <w:rPr>
          <w:b/>
          <w:bCs/>
        </w:rPr>
        <w:t>Content</w:t>
      </w:r>
      <w:r w:rsidRPr="0001413C">
        <w:t xml:space="preserve"> </w:t>
      </w:r>
    </w:p>
    <w:p w14:paraId="3798CF1C" w14:textId="77777777" w:rsidR="0001413C" w:rsidRPr="0001413C" w:rsidRDefault="0001413C" w:rsidP="0001413C">
      <w:r w:rsidRPr="0001413C">
        <w:rPr>
          <w:b/>
          <w:bCs/>
        </w:rPr>
        <w:t xml:space="preserve">Title: </w:t>
      </w:r>
      <w:r w:rsidRPr="0001413C">
        <w:t>Tailor Your Training</w:t>
      </w:r>
    </w:p>
    <w:p w14:paraId="7C4E2C80" w14:textId="77777777" w:rsidR="0001413C" w:rsidRPr="0001413C" w:rsidRDefault="0001413C" w:rsidP="0001413C">
      <w:r w:rsidRPr="0001413C">
        <w:rPr>
          <w:b/>
          <w:bCs/>
        </w:rPr>
        <w:t xml:space="preserve">Description: </w:t>
      </w:r>
    </w:p>
    <w:p w14:paraId="5E0E27B4" w14:textId="77777777" w:rsidR="0001413C" w:rsidRPr="0001413C" w:rsidRDefault="0001413C" w:rsidP="0001413C">
      <w:r w:rsidRPr="0001413C">
        <w:t>This training focuses on our expectations around behavior in the workplace and how each of us is expected to treat our fellow employees. This training is intended to help you recognize situations that may involve harassment or discrimination and identify what to do when you experience or witness these situations in the workplace.</w:t>
      </w:r>
    </w:p>
    <w:p w14:paraId="6016124F" w14:textId="77777777" w:rsidR="0001413C" w:rsidRPr="0001413C" w:rsidRDefault="0001413C" w:rsidP="0001413C">
      <w:r w:rsidRPr="0001413C">
        <w:t>Trigger Warning: This training includes content and scenarios related to workplace harassment, which may be distressing for some individuals. Please proceed with caution and take a break and come back if needed.</w:t>
      </w:r>
    </w:p>
    <w:p w14:paraId="49C94C72" w14:textId="77777777" w:rsidR="0001413C" w:rsidRPr="0001413C" w:rsidRDefault="0001413C" w:rsidP="0001413C">
      <w:r w:rsidRPr="0001413C">
        <w:t>Answer the following and we'll customize the content for you.</w:t>
      </w:r>
    </w:p>
    <w:p w14:paraId="4A8692E5" w14:textId="77777777" w:rsidR="0001413C" w:rsidRPr="0001413C" w:rsidRDefault="0001413C" w:rsidP="0001413C">
      <w:pPr>
        <w:rPr>
          <w:b/>
          <w:bCs/>
        </w:rPr>
      </w:pPr>
      <w:r w:rsidRPr="0001413C">
        <w:rPr>
          <w:b/>
          <w:bCs/>
        </w:rPr>
        <w:t>1. Question</w:t>
      </w:r>
    </w:p>
    <w:p w14:paraId="27BE4118" w14:textId="77777777" w:rsidR="0001413C" w:rsidRPr="0001413C" w:rsidRDefault="0001413C" w:rsidP="0001413C">
      <w:r w:rsidRPr="0001413C">
        <w:rPr>
          <w:b/>
          <w:bCs/>
        </w:rPr>
        <w:t xml:space="preserve">Question Title: </w:t>
      </w:r>
      <w:r w:rsidRPr="0001413C">
        <w:t>Do you supervise people?</w:t>
      </w:r>
    </w:p>
    <w:p w14:paraId="48D410C2" w14:textId="77777777" w:rsidR="0001413C" w:rsidRPr="0001413C" w:rsidRDefault="0001413C" w:rsidP="0001413C">
      <w:r w:rsidRPr="0001413C">
        <w:rPr>
          <w:b/>
          <w:bCs/>
        </w:rPr>
        <w:t xml:space="preserve">Question (Type: </w:t>
      </w:r>
      <w:r w:rsidRPr="0001413C">
        <w:t>Learners can select only one answer):</w:t>
      </w:r>
    </w:p>
    <w:p w14:paraId="0A93B08E" w14:textId="77777777" w:rsidR="0001413C" w:rsidRPr="0001413C" w:rsidRDefault="0001413C" w:rsidP="0001413C">
      <w:r w:rsidRPr="0001413C">
        <w:rPr>
          <w:b/>
          <w:bCs/>
        </w:rPr>
        <w:t>Answer Options</w:t>
      </w:r>
      <w:r w:rsidRPr="0001413C">
        <w:t xml:space="preserve"> </w:t>
      </w:r>
    </w:p>
    <w:p w14:paraId="5EE8F566" w14:textId="77777777" w:rsidR="0001413C" w:rsidRPr="0001413C" w:rsidRDefault="0001413C" w:rsidP="0001413C">
      <w:r w:rsidRPr="0001413C">
        <w:rPr>
          <w:b/>
          <w:bCs/>
        </w:rPr>
        <w:t>1. Option1 Label:</w:t>
      </w:r>
    </w:p>
    <w:p w14:paraId="2A1B44A4" w14:textId="77777777" w:rsidR="0001413C" w:rsidRPr="0001413C" w:rsidRDefault="0001413C" w:rsidP="0001413C">
      <w:r w:rsidRPr="0001413C">
        <w:t>Yes</w:t>
      </w:r>
    </w:p>
    <w:p w14:paraId="73250158" w14:textId="77777777" w:rsidR="0001413C" w:rsidRPr="0001413C" w:rsidRDefault="0001413C" w:rsidP="0001413C">
      <w:r w:rsidRPr="0001413C">
        <w:rPr>
          <w:b/>
          <w:bCs/>
        </w:rPr>
        <w:t>2. Option2 Label:</w:t>
      </w:r>
    </w:p>
    <w:p w14:paraId="6DB18EE4" w14:textId="77777777" w:rsidR="0001413C" w:rsidRPr="0001413C" w:rsidRDefault="0001413C" w:rsidP="0001413C">
      <w:r w:rsidRPr="0001413C">
        <w:t>No</w:t>
      </w:r>
    </w:p>
    <w:bookmarkEnd w:id="4"/>
    <w:p w14:paraId="4FC3BFD5" w14:textId="77777777" w:rsidR="0001413C" w:rsidRPr="0001413C" w:rsidRDefault="0001413C" w:rsidP="0001413C">
      <w:pPr>
        <w:rPr>
          <w:b/>
          <w:bCs/>
        </w:rPr>
      </w:pPr>
      <w:r w:rsidRPr="0001413C">
        <w:rPr>
          <w:b/>
          <w:bCs/>
        </w:rPr>
        <w:t>2. Question</w:t>
      </w:r>
    </w:p>
    <w:p w14:paraId="23A323B9" w14:textId="77777777" w:rsidR="0001413C" w:rsidRPr="0001413C" w:rsidRDefault="0001413C" w:rsidP="0001413C">
      <w:r w:rsidRPr="0001413C">
        <w:rPr>
          <w:b/>
          <w:bCs/>
        </w:rPr>
        <w:t xml:space="preserve">Question Title: </w:t>
      </w:r>
      <w:r w:rsidRPr="0001413C">
        <w:t>Select your primary work location and any other locations you regularly work from. If you work in Chicago in the Service Industry select both “Illinois In Chicago” and “Illinois &amp; Work in Service Industry”. If you supervise people, also select the locations of your direct reports. Once you make your selection, click Submit.</w:t>
      </w:r>
    </w:p>
    <w:p w14:paraId="449E45C6" w14:textId="77777777" w:rsidR="0001413C" w:rsidRPr="0001413C" w:rsidRDefault="0001413C" w:rsidP="0001413C">
      <w:r w:rsidRPr="0001413C">
        <w:rPr>
          <w:b/>
          <w:bCs/>
        </w:rPr>
        <w:t xml:space="preserve">Question (Type: </w:t>
      </w:r>
      <w:r w:rsidRPr="0001413C">
        <w:t>Learners can select one or more answers):</w:t>
      </w:r>
    </w:p>
    <w:p w14:paraId="06E7A768" w14:textId="77777777" w:rsidR="0001413C" w:rsidRPr="0001413C" w:rsidRDefault="0001413C" w:rsidP="0001413C">
      <w:r w:rsidRPr="0001413C">
        <w:rPr>
          <w:b/>
          <w:bCs/>
        </w:rPr>
        <w:t>Answer Options</w:t>
      </w:r>
      <w:r w:rsidRPr="0001413C">
        <w:t xml:space="preserve"> </w:t>
      </w:r>
    </w:p>
    <w:p w14:paraId="000DF888" w14:textId="77777777" w:rsidR="0001413C" w:rsidRPr="0001413C" w:rsidRDefault="0001413C" w:rsidP="0001413C">
      <w:r w:rsidRPr="0001413C">
        <w:rPr>
          <w:b/>
          <w:bCs/>
        </w:rPr>
        <w:t>1. Option1 Label:</w:t>
      </w:r>
    </w:p>
    <w:p w14:paraId="33043247" w14:textId="77777777" w:rsidR="0001413C" w:rsidRPr="0001413C" w:rsidRDefault="0001413C" w:rsidP="0001413C">
      <w:r w:rsidRPr="0001413C">
        <w:t>California</w:t>
      </w:r>
    </w:p>
    <w:p w14:paraId="4309A277" w14:textId="77777777" w:rsidR="0001413C" w:rsidRPr="0001413C" w:rsidRDefault="0001413C" w:rsidP="0001413C">
      <w:r w:rsidRPr="0001413C">
        <w:rPr>
          <w:b/>
          <w:bCs/>
        </w:rPr>
        <w:t>2. Option2 Label:</w:t>
      </w:r>
    </w:p>
    <w:p w14:paraId="63AA7A15" w14:textId="77777777" w:rsidR="0001413C" w:rsidRPr="0001413C" w:rsidRDefault="0001413C" w:rsidP="0001413C">
      <w:r w:rsidRPr="0001413C">
        <w:t>Colorado</w:t>
      </w:r>
    </w:p>
    <w:p w14:paraId="1E1A6314" w14:textId="77777777" w:rsidR="0001413C" w:rsidRPr="0001413C" w:rsidRDefault="0001413C" w:rsidP="0001413C">
      <w:r w:rsidRPr="0001413C">
        <w:rPr>
          <w:b/>
          <w:bCs/>
        </w:rPr>
        <w:t>3. Option3 Label:</w:t>
      </w:r>
    </w:p>
    <w:p w14:paraId="7557BBDF" w14:textId="77777777" w:rsidR="0001413C" w:rsidRPr="0001413C" w:rsidRDefault="0001413C" w:rsidP="0001413C">
      <w:r w:rsidRPr="0001413C">
        <w:t>Connecticut</w:t>
      </w:r>
    </w:p>
    <w:p w14:paraId="41CF5066" w14:textId="77777777" w:rsidR="0001413C" w:rsidRPr="0001413C" w:rsidRDefault="0001413C" w:rsidP="0001413C">
      <w:r w:rsidRPr="0001413C">
        <w:rPr>
          <w:b/>
          <w:bCs/>
        </w:rPr>
        <w:t>4. Option4 Label:</w:t>
      </w:r>
    </w:p>
    <w:p w14:paraId="494C3298" w14:textId="77777777" w:rsidR="0001413C" w:rsidRPr="0001413C" w:rsidRDefault="0001413C" w:rsidP="0001413C">
      <w:r w:rsidRPr="0001413C">
        <w:t>Delaware</w:t>
      </w:r>
    </w:p>
    <w:p w14:paraId="0B3DCD62" w14:textId="77777777" w:rsidR="0001413C" w:rsidRPr="0001413C" w:rsidRDefault="0001413C" w:rsidP="0001413C">
      <w:r w:rsidRPr="0001413C">
        <w:rPr>
          <w:b/>
          <w:bCs/>
        </w:rPr>
        <w:t>5. Option5 Label:</w:t>
      </w:r>
    </w:p>
    <w:p w14:paraId="5CFCEC1C" w14:textId="07120551" w:rsidR="0001413C" w:rsidRPr="0001413C" w:rsidRDefault="0001413C" w:rsidP="0001413C">
      <w:r>
        <w:t>Illinois</w:t>
      </w:r>
      <w:del w:id="5" w:author="Bauer, Sarah" w:date="2026-03-13T18:48:00Z" w16du:dateUtc="2026-03-13T18:48:46Z">
        <w:r w:rsidDel="0001413C">
          <w:delText xml:space="preserve"> - </w:delText>
        </w:r>
      </w:del>
      <w:ins w:id="6" w:author="Bauer, Sarah" w:date="2026-03-13T18:48:00Z" w16du:dateUtc="2026-03-13T18:48:46Z">
        <w:r w:rsidR="1D9A85F0">
          <w:t xml:space="preserve"> – In </w:t>
        </w:r>
      </w:ins>
      <w:r>
        <w:t>Chicago</w:t>
      </w:r>
    </w:p>
    <w:p w14:paraId="6DFAE142" w14:textId="77777777" w:rsidR="0001413C" w:rsidRPr="0001413C" w:rsidRDefault="0001413C" w:rsidP="0001413C">
      <w:r w:rsidRPr="0001413C">
        <w:rPr>
          <w:b/>
          <w:bCs/>
        </w:rPr>
        <w:t>6. Option6 Label:</w:t>
      </w:r>
    </w:p>
    <w:p w14:paraId="4CA0A12E" w14:textId="77777777" w:rsidR="0001413C" w:rsidRPr="0001413C" w:rsidRDefault="0001413C" w:rsidP="0001413C">
      <w:r w:rsidRPr="0001413C">
        <w:t>Illinois - Outside Chicago</w:t>
      </w:r>
    </w:p>
    <w:p w14:paraId="49543375" w14:textId="77777777" w:rsidR="0001413C" w:rsidRPr="0001413C" w:rsidRDefault="0001413C" w:rsidP="0001413C">
      <w:r w:rsidRPr="0001413C">
        <w:rPr>
          <w:b/>
          <w:bCs/>
        </w:rPr>
        <w:t>7. Option7 Label:</w:t>
      </w:r>
    </w:p>
    <w:p w14:paraId="3E46EFDD" w14:textId="77777777" w:rsidR="0001413C" w:rsidRPr="0001413C" w:rsidRDefault="0001413C" w:rsidP="0001413C">
      <w:r w:rsidRPr="0001413C">
        <w:t>Massachusetts</w:t>
      </w:r>
    </w:p>
    <w:p w14:paraId="426CBB64" w14:textId="77777777" w:rsidR="0001413C" w:rsidRPr="0001413C" w:rsidRDefault="0001413C" w:rsidP="0001413C">
      <w:r w:rsidRPr="0001413C">
        <w:rPr>
          <w:b/>
          <w:bCs/>
        </w:rPr>
        <w:t>8. Option8 Label:</w:t>
      </w:r>
    </w:p>
    <w:p w14:paraId="605DB774" w14:textId="77777777" w:rsidR="0001413C" w:rsidRPr="0001413C" w:rsidRDefault="0001413C" w:rsidP="0001413C">
      <w:r w:rsidRPr="0001413C">
        <w:t>Maine</w:t>
      </w:r>
    </w:p>
    <w:p w14:paraId="0653CBF7" w14:textId="77777777" w:rsidR="0001413C" w:rsidRPr="0001413C" w:rsidRDefault="0001413C" w:rsidP="0001413C">
      <w:r w:rsidRPr="0001413C">
        <w:rPr>
          <w:b/>
          <w:bCs/>
        </w:rPr>
        <w:t>9. Option9 Label:</w:t>
      </w:r>
    </w:p>
    <w:p w14:paraId="57C468A5" w14:textId="77777777" w:rsidR="0001413C" w:rsidRPr="0001413C" w:rsidRDefault="0001413C" w:rsidP="0001413C">
      <w:r w:rsidRPr="0001413C">
        <w:t>Nebraska</w:t>
      </w:r>
    </w:p>
    <w:p w14:paraId="24EF5856" w14:textId="77777777" w:rsidR="0001413C" w:rsidRPr="0001413C" w:rsidRDefault="0001413C" w:rsidP="0001413C">
      <w:r w:rsidRPr="0001413C">
        <w:rPr>
          <w:b/>
          <w:bCs/>
        </w:rPr>
        <w:t>10. Option10 Label:</w:t>
      </w:r>
    </w:p>
    <w:p w14:paraId="0D1C9F48" w14:textId="77777777" w:rsidR="0001413C" w:rsidRPr="0001413C" w:rsidRDefault="0001413C" w:rsidP="0001413C">
      <w:r w:rsidRPr="0001413C">
        <w:t>New York</w:t>
      </w:r>
    </w:p>
    <w:p w14:paraId="1E173DF0" w14:textId="77777777" w:rsidR="0001413C" w:rsidRPr="0001413C" w:rsidRDefault="0001413C" w:rsidP="0001413C">
      <w:r w:rsidRPr="0001413C">
        <w:rPr>
          <w:b/>
          <w:bCs/>
        </w:rPr>
        <w:t>11. Option11 Label:</w:t>
      </w:r>
    </w:p>
    <w:p w14:paraId="7CAFDD2D" w14:textId="77777777" w:rsidR="0001413C" w:rsidRPr="0001413C" w:rsidRDefault="0001413C" w:rsidP="0001413C">
      <w:r w:rsidRPr="0001413C">
        <w:t>Oklahoma</w:t>
      </w:r>
    </w:p>
    <w:p w14:paraId="01C50202" w14:textId="77777777" w:rsidR="0001413C" w:rsidRPr="0001413C" w:rsidRDefault="0001413C" w:rsidP="0001413C">
      <w:r w:rsidRPr="0001413C">
        <w:rPr>
          <w:b/>
          <w:bCs/>
        </w:rPr>
        <w:t>12. Option12 Label:</w:t>
      </w:r>
    </w:p>
    <w:p w14:paraId="7DEAC789" w14:textId="77777777" w:rsidR="0001413C" w:rsidRPr="0001413C" w:rsidRDefault="0001413C" w:rsidP="0001413C">
      <w:r w:rsidRPr="0001413C">
        <w:t>Oregon</w:t>
      </w:r>
    </w:p>
    <w:p w14:paraId="32F5D78C" w14:textId="77777777" w:rsidR="0001413C" w:rsidRPr="0001413C" w:rsidRDefault="0001413C" w:rsidP="0001413C">
      <w:r w:rsidRPr="0001413C">
        <w:rPr>
          <w:b/>
          <w:bCs/>
        </w:rPr>
        <w:t>13. Option13 Label:</w:t>
      </w:r>
    </w:p>
    <w:p w14:paraId="1C5ADB52" w14:textId="77777777" w:rsidR="0001413C" w:rsidRPr="0001413C" w:rsidRDefault="0001413C" w:rsidP="0001413C">
      <w:r w:rsidRPr="0001413C">
        <w:t>Rhode Island</w:t>
      </w:r>
    </w:p>
    <w:p w14:paraId="649C9AE0" w14:textId="77777777" w:rsidR="0001413C" w:rsidRPr="0001413C" w:rsidRDefault="0001413C" w:rsidP="0001413C">
      <w:r w:rsidRPr="0001413C">
        <w:rPr>
          <w:b/>
          <w:bCs/>
        </w:rPr>
        <w:t>14. Option14 Label:</w:t>
      </w:r>
    </w:p>
    <w:p w14:paraId="66EE6528" w14:textId="77777777" w:rsidR="0001413C" w:rsidRPr="0001413C" w:rsidRDefault="0001413C" w:rsidP="0001413C">
      <w:r w:rsidRPr="0001413C">
        <w:t>Vermont</w:t>
      </w:r>
    </w:p>
    <w:p w14:paraId="62AB8AF1" w14:textId="77777777" w:rsidR="0001413C" w:rsidRPr="0001413C" w:rsidRDefault="0001413C" w:rsidP="0001413C">
      <w:r w:rsidRPr="0001413C">
        <w:rPr>
          <w:b/>
          <w:bCs/>
        </w:rPr>
        <w:t>15. Option15 Label:</w:t>
      </w:r>
    </w:p>
    <w:p w14:paraId="69FE3077" w14:textId="77777777" w:rsidR="0001413C" w:rsidRPr="0001413C" w:rsidRDefault="0001413C" w:rsidP="0001413C">
      <w:r w:rsidRPr="0001413C">
        <w:t>Washington</w:t>
      </w:r>
    </w:p>
    <w:p w14:paraId="57963B2B" w14:textId="77777777" w:rsidR="0001413C" w:rsidRPr="0001413C" w:rsidRDefault="0001413C" w:rsidP="0001413C">
      <w:r w:rsidRPr="0001413C">
        <w:rPr>
          <w:b/>
          <w:bCs/>
        </w:rPr>
        <w:t>16. Option16 Label:</w:t>
      </w:r>
    </w:p>
    <w:p w14:paraId="3968B6B7" w14:textId="77777777" w:rsidR="0001413C" w:rsidRPr="0001413C" w:rsidRDefault="0001413C" w:rsidP="0001413C">
      <w:r w:rsidRPr="0001413C">
        <w:t>Another US State</w:t>
      </w:r>
    </w:p>
    <w:p w14:paraId="01365902" w14:textId="77777777" w:rsidR="0001413C" w:rsidRPr="0001413C" w:rsidRDefault="0001413C" w:rsidP="0001413C">
      <w:r w:rsidRPr="0001413C">
        <w:rPr>
          <w:b/>
          <w:bCs/>
        </w:rPr>
        <w:t>17. Option17 Label:</w:t>
      </w:r>
    </w:p>
    <w:p w14:paraId="1D0162FE" w14:textId="77777777" w:rsidR="0001413C" w:rsidRPr="0001413C" w:rsidRDefault="0001413C" w:rsidP="0001413C">
      <w:r w:rsidRPr="0001413C">
        <w:t>Australia</w:t>
      </w:r>
    </w:p>
    <w:p w14:paraId="593F65C4" w14:textId="77777777" w:rsidR="0001413C" w:rsidRPr="0001413C" w:rsidRDefault="0001413C" w:rsidP="0001413C">
      <w:r w:rsidRPr="0001413C">
        <w:rPr>
          <w:b/>
          <w:bCs/>
        </w:rPr>
        <w:t>18. Option18 Label:</w:t>
      </w:r>
    </w:p>
    <w:p w14:paraId="702FFE15" w14:textId="77777777" w:rsidR="0001413C" w:rsidRPr="0001413C" w:rsidRDefault="0001413C" w:rsidP="0001413C">
      <w:r w:rsidRPr="0001413C">
        <w:t>Bangladesh</w:t>
      </w:r>
    </w:p>
    <w:p w14:paraId="7C33671B" w14:textId="77777777" w:rsidR="0001413C" w:rsidRPr="0001413C" w:rsidRDefault="0001413C" w:rsidP="0001413C">
      <w:r w:rsidRPr="0001413C">
        <w:rPr>
          <w:b/>
          <w:bCs/>
        </w:rPr>
        <w:t>19. Option19 Label:</w:t>
      </w:r>
    </w:p>
    <w:p w14:paraId="5B078432" w14:textId="77777777" w:rsidR="0001413C" w:rsidRPr="0001413C" w:rsidRDefault="0001413C" w:rsidP="0001413C">
      <w:r w:rsidRPr="0001413C">
        <w:t>Brazil</w:t>
      </w:r>
    </w:p>
    <w:p w14:paraId="4A676913" w14:textId="77777777" w:rsidR="0001413C" w:rsidRPr="0001413C" w:rsidRDefault="0001413C" w:rsidP="0001413C">
      <w:r w:rsidRPr="0001413C">
        <w:rPr>
          <w:b/>
          <w:bCs/>
        </w:rPr>
        <w:t>20. Option20 Label:</w:t>
      </w:r>
    </w:p>
    <w:p w14:paraId="7C36E1DA" w14:textId="77777777" w:rsidR="0001413C" w:rsidRPr="0001413C" w:rsidRDefault="0001413C" w:rsidP="0001413C">
      <w:r w:rsidRPr="0001413C">
        <w:t>Canada</w:t>
      </w:r>
    </w:p>
    <w:p w14:paraId="6083743C" w14:textId="77777777" w:rsidR="0001413C" w:rsidRPr="0001413C" w:rsidRDefault="0001413C" w:rsidP="0001413C">
      <w:r w:rsidRPr="0001413C">
        <w:rPr>
          <w:b/>
          <w:bCs/>
        </w:rPr>
        <w:t>21. Option21 Label:</w:t>
      </w:r>
    </w:p>
    <w:p w14:paraId="2E0F0E5F" w14:textId="77777777" w:rsidR="0001413C" w:rsidRPr="0001413C" w:rsidRDefault="0001413C" w:rsidP="0001413C">
      <w:r w:rsidRPr="0001413C">
        <w:t>China</w:t>
      </w:r>
    </w:p>
    <w:p w14:paraId="12A70D8F" w14:textId="77777777" w:rsidR="0001413C" w:rsidRPr="0001413C" w:rsidRDefault="0001413C" w:rsidP="0001413C">
      <w:r w:rsidRPr="0001413C">
        <w:rPr>
          <w:b/>
          <w:bCs/>
        </w:rPr>
        <w:t>22. Option22 Label:</w:t>
      </w:r>
    </w:p>
    <w:p w14:paraId="2DBFDF86" w14:textId="77777777" w:rsidR="0001413C" w:rsidRPr="0001413C" w:rsidRDefault="0001413C" w:rsidP="0001413C">
      <w:r w:rsidRPr="0001413C">
        <w:t>France</w:t>
      </w:r>
    </w:p>
    <w:p w14:paraId="34EED07A" w14:textId="77777777" w:rsidR="0001413C" w:rsidRPr="0001413C" w:rsidRDefault="0001413C" w:rsidP="0001413C">
      <w:r w:rsidRPr="0001413C">
        <w:rPr>
          <w:b/>
          <w:bCs/>
        </w:rPr>
        <w:t>23. Option23 Label:</w:t>
      </w:r>
    </w:p>
    <w:p w14:paraId="48C0A605" w14:textId="77777777" w:rsidR="0001413C" w:rsidRPr="0001413C" w:rsidRDefault="0001413C" w:rsidP="0001413C">
      <w:r w:rsidRPr="0001413C">
        <w:t>Germany</w:t>
      </w:r>
    </w:p>
    <w:p w14:paraId="21ADF585" w14:textId="77777777" w:rsidR="0001413C" w:rsidRPr="0001413C" w:rsidRDefault="0001413C" w:rsidP="0001413C">
      <w:r w:rsidRPr="0001413C">
        <w:rPr>
          <w:b/>
          <w:bCs/>
        </w:rPr>
        <w:t>24. Option24 Label:</w:t>
      </w:r>
    </w:p>
    <w:p w14:paraId="29B0B1C8" w14:textId="77777777" w:rsidR="0001413C" w:rsidRPr="0001413C" w:rsidRDefault="0001413C" w:rsidP="0001413C">
      <w:r w:rsidRPr="0001413C">
        <w:t>Hong Kong</w:t>
      </w:r>
    </w:p>
    <w:p w14:paraId="7AA0FD8D" w14:textId="77777777" w:rsidR="0001413C" w:rsidRPr="0001413C" w:rsidRDefault="0001413C" w:rsidP="0001413C">
      <w:r w:rsidRPr="0001413C">
        <w:rPr>
          <w:b/>
          <w:bCs/>
        </w:rPr>
        <w:t>25. Option25 Label:</w:t>
      </w:r>
    </w:p>
    <w:p w14:paraId="0D2BF766" w14:textId="77777777" w:rsidR="0001413C" w:rsidRPr="0001413C" w:rsidRDefault="0001413C" w:rsidP="0001413C">
      <w:r w:rsidRPr="0001413C">
        <w:t>India</w:t>
      </w:r>
    </w:p>
    <w:p w14:paraId="6ABEAA31" w14:textId="77777777" w:rsidR="0001413C" w:rsidRPr="0001413C" w:rsidRDefault="0001413C" w:rsidP="0001413C">
      <w:r w:rsidRPr="0001413C">
        <w:rPr>
          <w:b/>
          <w:bCs/>
        </w:rPr>
        <w:t>26. Option26 Label:</w:t>
      </w:r>
    </w:p>
    <w:p w14:paraId="2F940519" w14:textId="77777777" w:rsidR="0001413C" w:rsidRPr="0001413C" w:rsidRDefault="0001413C" w:rsidP="0001413C">
      <w:r w:rsidRPr="0001413C">
        <w:t>Indonesia</w:t>
      </w:r>
    </w:p>
    <w:p w14:paraId="5C946E1E" w14:textId="77777777" w:rsidR="0001413C" w:rsidRPr="0001413C" w:rsidRDefault="0001413C" w:rsidP="0001413C">
      <w:r w:rsidRPr="0001413C">
        <w:rPr>
          <w:b/>
          <w:bCs/>
        </w:rPr>
        <w:t>27. Option27 Label:</w:t>
      </w:r>
    </w:p>
    <w:p w14:paraId="45514D2A" w14:textId="77777777" w:rsidR="0001413C" w:rsidRPr="0001413C" w:rsidRDefault="0001413C" w:rsidP="0001413C">
      <w:r w:rsidRPr="0001413C">
        <w:t>Japan</w:t>
      </w:r>
    </w:p>
    <w:p w14:paraId="5B0A1D0C" w14:textId="77777777" w:rsidR="0001413C" w:rsidRPr="0001413C" w:rsidRDefault="0001413C" w:rsidP="0001413C">
      <w:r w:rsidRPr="0001413C">
        <w:rPr>
          <w:b/>
          <w:bCs/>
        </w:rPr>
        <w:t>28. Option28 Label:</w:t>
      </w:r>
    </w:p>
    <w:p w14:paraId="2E093891" w14:textId="77777777" w:rsidR="0001413C" w:rsidRPr="0001413C" w:rsidRDefault="0001413C" w:rsidP="0001413C">
      <w:r w:rsidRPr="0001413C">
        <w:t>Malaysia</w:t>
      </w:r>
    </w:p>
    <w:p w14:paraId="32CBD909" w14:textId="77777777" w:rsidR="0001413C" w:rsidRPr="0001413C" w:rsidRDefault="0001413C" w:rsidP="0001413C">
      <w:r w:rsidRPr="0001413C">
        <w:rPr>
          <w:b/>
          <w:bCs/>
        </w:rPr>
        <w:t>29. Option29 Label:</w:t>
      </w:r>
    </w:p>
    <w:p w14:paraId="5151F740" w14:textId="77777777" w:rsidR="0001413C" w:rsidRPr="0001413C" w:rsidRDefault="0001413C" w:rsidP="0001413C">
      <w:r w:rsidRPr="0001413C">
        <w:t>New Zealand</w:t>
      </w:r>
    </w:p>
    <w:p w14:paraId="508728F1" w14:textId="77777777" w:rsidR="0001413C" w:rsidRPr="0001413C" w:rsidRDefault="0001413C" w:rsidP="0001413C">
      <w:r w:rsidRPr="0001413C">
        <w:rPr>
          <w:b/>
          <w:bCs/>
        </w:rPr>
        <w:t>30. Option30 Label:</w:t>
      </w:r>
    </w:p>
    <w:p w14:paraId="6C3A8575" w14:textId="77777777" w:rsidR="0001413C" w:rsidRPr="0001413C" w:rsidRDefault="0001413C" w:rsidP="0001413C">
      <w:r w:rsidRPr="0001413C">
        <w:t>Philippines</w:t>
      </w:r>
    </w:p>
    <w:p w14:paraId="1C1EC687" w14:textId="77777777" w:rsidR="0001413C" w:rsidRPr="0001413C" w:rsidRDefault="0001413C" w:rsidP="0001413C">
      <w:r w:rsidRPr="0001413C">
        <w:rPr>
          <w:b/>
          <w:bCs/>
        </w:rPr>
        <w:t>31. Option31 Label:</w:t>
      </w:r>
    </w:p>
    <w:p w14:paraId="63B2E79B" w14:textId="77777777" w:rsidR="0001413C" w:rsidRPr="0001413C" w:rsidRDefault="0001413C" w:rsidP="0001413C">
      <w:r w:rsidRPr="0001413C">
        <w:t>Singapore</w:t>
      </w:r>
    </w:p>
    <w:p w14:paraId="616C18D9" w14:textId="77777777" w:rsidR="0001413C" w:rsidRPr="0001413C" w:rsidRDefault="0001413C" w:rsidP="0001413C">
      <w:r w:rsidRPr="0001413C">
        <w:rPr>
          <w:b/>
          <w:bCs/>
        </w:rPr>
        <w:t>32. Option32 Label:</w:t>
      </w:r>
    </w:p>
    <w:p w14:paraId="0B021A1F" w14:textId="77777777" w:rsidR="0001413C" w:rsidRPr="0001413C" w:rsidRDefault="0001413C" w:rsidP="0001413C">
      <w:r w:rsidRPr="0001413C">
        <w:t>South Korea</w:t>
      </w:r>
    </w:p>
    <w:p w14:paraId="6AB0D034" w14:textId="77777777" w:rsidR="0001413C" w:rsidRPr="0001413C" w:rsidRDefault="0001413C" w:rsidP="0001413C">
      <w:r w:rsidRPr="0001413C">
        <w:rPr>
          <w:b/>
          <w:bCs/>
        </w:rPr>
        <w:t>33. Option33 Label:</w:t>
      </w:r>
    </w:p>
    <w:p w14:paraId="1C305CE5" w14:textId="77777777" w:rsidR="0001413C" w:rsidRPr="0001413C" w:rsidRDefault="0001413C" w:rsidP="0001413C">
      <w:r w:rsidRPr="0001413C">
        <w:t>Thailand</w:t>
      </w:r>
    </w:p>
    <w:p w14:paraId="0668764A" w14:textId="77777777" w:rsidR="0001413C" w:rsidRPr="0001413C" w:rsidRDefault="0001413C" w:rsidP="0001413C">
      <w:r w:rsidRPr="0001413C">
        <w:rPr>
          <w:b/>
          <w:bCs/>
        </w:rPr>
        <w:t>34. Option34 Label:</w:t>
      </w:r>
    </w:p>
    <w:p w14:paraId="708EB817" w14:textId="77777777" w:rsidR="0001413C" w:rsidRPr="0001413C" w:rsidRDefault="0001413C" w:rsidP="0001413C">
      <w:del w:id="7" w:author="Bauer, Sarah" w:date="2026-03-13T18:49:00Z" w16du:dateUtc="2026-03-13T18:49:01Z">
        <w:r w:rsidDel="0001413C">
          <w:delText xml:space="preserve">Equality Law in </w:delText>
        </w:r>
      </w:del>
      <w:r>
        <w:t>Great Britain and Northern Ireland</w:t>
      </w:r>
    </w:p>
    <w:p w14:paraId="2E3947F0" w14:textId="77777777" w:rsidR="0001413C" w:rsidRPr="0001413C" w:rsidRDefault="0001413C" w:rsidP="0001413C">
      <w:r w:rsidRPr="0001413C">
        <w:rPr>
          <w:b/>
          <w:bCs/>
        </w:rPr>
        <w:t>35. Option35 Label:</w:t>
      </w:r>
    </w:p>
    <w:p w14:paraId="66898625" w14:textId="77777777" w:rsidR="0001413C" w:rsidRPr="0001413C" w:rsidRDefault="0001413C" w:rsidP="0001413C">
      <w:r w:rsidRPr="0001413C">
        <w:t>Vietnam</w:t>
      </w:r>
    </w:p>
    <w:p w14:paraId="44EC2FFA" w14:textId="77777777" w:rsidR="0001413C" w:rsidRPr="0001413C" w:rsidRDefault="0001413C" w:rsidP="0001413C">
      <w:r w:rsidRPr="0001413C">
        <w:rPr>
          <w:b/>
          <w:bCs/>
        </w:rPr>
        <w:t>36. Option36 Label:</w:t>
      </w:r>
    </w:p>
    <w:p w14:paraId="33F9714C" w14:textId="77777777" w:rsidR="0001413C" w:rsidRPr="0001413C" w:rsidRDefault="0001413C" w:rsidP="0001413C">
      <w:r w:rsidRPr="0001413C">
        <w:t>Other Country</w:t>
      </w:r>
    </w:p>
    <w:p w14:paraId="037C4488" w14:textId="77777777" w:rsidR="0001413C" w:rsidRPr="0001413C" w:rsidRDefault="0001413C" w:rsidP="0001413C">
      <w:r w:rsidRPr="0001413C">
        <w:br w:type="page"/>
      </w:r>
      <w:bookmarkStart w:id="8" w:name="landing_page"/>
      <w:bookmarkEnd w:id="8"/>
      <w:r w:rsidRPr="0001413C">
        <w:rPr>
          <w:b/>
          <w:bCs/>
        </w:rPr>
        <w:t>Landing Page</w:t>
      </w:r>
      <w:r w:rsidRPr="0001413C">
        <w:t xml:space="preserve"> </w:t>
      </w:r>
    </w:p>
    <w:p w14:paraId="515DD9AA" w14:textId="77777777" w:rsidR="0001413C" w:rsidRPr="0001413C" w:rsidRDefault="0001413C" w:rsidP="0001413C">
      <w:r w:rsidRPr="0001413C">
        <w:rPr>
          <w:b/>
          <w:bCs/>
        </w:rPr>
        <w:t>Course Name:</w:t>
      </w:r>
      <w:r w:rsidRPr="0001413C">
        <w:t xml:space="preserve"> 2026-2027 Anti-Harassment &amp; Discrimination (US &amp; Global) </w:t>
      </w:r>
    </w:p>
    <w:p w14:paraId="18743ACF" w14:textId="77777777" w:rsidR="0001413C" w:rsidRPr="0001413C" w:rsidRDefault="0001413C" w:rsidP="0001413C">
      <w:r w:rsidRPr="0001413C">
        <w:rPr>
          <w:b/>
          <w:bCs/>
        </w:rPr>
        <w:t>Course Duration:</w:t>
      </w:r>
      <w:r w:rsidRPr="0001413C">
        <w:t xml:space="preserve"> 70 </w:t>
      </w:r>
    </w:p>
    <w:p w14:paraId="3E00C7D4" w14:textId="77777777" w:rsidR="0001413C" w:rsidRPr="0001413C" w:rsidRDefault="0001413C" w:rsidP="0001413C">
      <w:r w:rsidRPr="0001413C">
        <w:rPr>
          <w:b/>
          <w:bCs/>
        </w:rPr>
        <w:t>Supported Devices</w:t>
      </w:r>
      <w:r w:rsidRPr="0001413C">
        <w:t xml:space="preserve"> </w:t>
      </w:r>
    </w:p>
    <w:p w14:paraId="3EFEE56F" w14:textId="77777777" w:rsidR="0001413C" w:rsidRPr="0001413C" w:rsidRDefault="0001413C" w:rsidP="0001413C">
      <w:pPr>
        <w:numPr>
          <w:ilvl w:val="0"/>
          <w:numId w:val="2"/>
        </w:numPr>
      </w:pPr>
      <w:r w:rsidRPr="0001413C">
        <w:t>Desktop</w:t>
      </w:r>
    </w:p>
    <w:p w14:paraId="53B4AFDC" w14:textId="77777777" w:rsidR="0001413C" w:rsidRPr="0001413C" w:rsidRDefault="0001413C" w:rsidP="0001413C">
      <w:pPr>
        <w:numPr>
          <w:ilvl w:val="0"/>
          <w:numId w:val="2"/>
        </w:numPr>
      </w:pPr>
      <w:r w:rsidRPr="0001413C">
        <w:t>Tablet</w:t>
      </w:r>
    </w:p>
    <w:p w14:paraId="55CB7146" w14:textId="77777777" w:rsidR="0001413C" w:rsidRPr="0001413C" w:rsidRDefault="0001413C" w:rsidP="0001413C">
      <w:pPr>
        <w:numPr>
          <w:ilvl w:val="0"/>
          <w:numId w:val="2"/>
        </w:numPr>
      </w:pPr>
      <w:r w:rsidRPr="0001413C">
        <w:t>Smartphone</w:t>
      </w:r>
    </w:p>
    <w:p w14:paraId="78C568E9" w14:textId="77777777" w:rsidR="0001413C" w:rsidRPr="0001413C" w:rsidRDefault="0001413C" w:rsidP="0001413C">
      <w:r w:rsidRPr="0001413C">
        <w:rPr>
          <w:b/>
          <w:bCs/>
        </w:rPr>
        <w:t>Page Caption:</w:t>
      </w:r>
      <w:r w:rsidRPr="0001413C">
        <w:t xml:space="preserve"> </w:t>
      </w:r>
    </w:p>
    <w:p w14:paraId="4856B4B8" w14:textId="77777777" w:rsidR="0001413C" w:rsidRPr="0001413C" w:rsidRDefault="0001413C" w:rsidP="0001413C">
      <w:r w:rsidRPr="0001413C">
        <w:rPr>
          <w:b/>
          <w:bCs/>
        </w:rPr>
        <w:t>Disclaimer:</w:t>
      </w:r>
      <w:r w:rsidRPr="0001413C">
        <w:t> All characters depicted in this course are fictional.</w:t>
      </w:r>
    </w:p>
    <w:p w14:paraId="415FDD45" w14:textId="77777777" w:rsidR="0001413C" w:rsidRPr="0001413C" w:rsidRDefault="0001413C" w:rsidP="0001413C">
      <w:r w:rsidRPr="0001413C">
        <w:br w:type="page"/>
      </w:r>
    </w:p>
    <w:p w14:paraId="15B88586" w14:textId="77777777" w:rsidR="0001413C" w:rsidRPr="0001413C" w:rsidRDefault="0001413C" w:rsidP="0001413C">
      <w:bookmarkStart w:id="9" w:name="tile_menu"/>
      <w:bookmarkEnd w:id="9"/>
      <w:r w:rsidRPr="0001413C">
        <w:rPr>
          <w:b/>
          <w:bCs/>
        </w:rPr>
        <w:t>Tile Menu</w:t>
      </w:r>
      <w:r w:rsidRPr="0001413C">
        <w:t xml:space="preserve"> </w:t>
      </w:r>
    </w:p>
    <w:p w14:paraId="62E716E8" w14:textId="77777777" w:rsidR="0001413C" w:rsidRPr="0001413C" w:rsidRDefault="0001413C" w:rsidP="0001413C">
      <w:r w:rsidRPr="0001413C">
        <w:br/>
      </w:r>
      <w:r w:rsidRPr="0001413C">
        <w:br/>
      </w:r>
    </w:p>
    <w:p w14:paraId="5666A915" w14:textId="77777777" w:rsidR="0001413C" w:rsidRPr="0001413C" w:rsidRDefault="0001413C" w:rsidP="0001413C">
      <w:r w:rsidRPr="0001413C">
        <w:rPr>
          <w:b/>
          <w:bCs/>
        </w:rPr>
        <w:t>Exploratory or linear lesson navigation?</w:t>
      </w:r>
      <w:r w:rsidRPr="0001413C">
        <w:t xml:space="preserve"> Exploratory </w:t>
      </w:r>
    </w:p>
    <w:p w14:paraId="3B716C90" w14:textId="77777777" w:rsidR="0001413C" w:rsidRPr="0001413C" w:rsidRDefault="0001413C" w:rsidP="0001413C">
      <w:r w:rsidRPr="0001413C">
        <w:br/>
      </w:r>
    </w:p>
    <w:p w14:paraId="095E934D" w14:textId="77777777" w:rsidR="0001413C" w:rsidRPr="0001413C" w:rsidRDefault="0001413C" w:rsidP="0001413C">
      <w:r w:rsidRPr="0001413C">
        <w:rPr>
          <w:b/>
          <w:bCs/>
        </w:rPr>
        <w:t>Tile Design</w:t>
      </w:r>
      <w:r w:rsidRPr="0001413C">
        <w:t xml:space="preserv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5373"/>
        <w:gridCol w:w="2225"/>
        <w:gridCol w:w="934"/>
        <w:gridCol w:w="820"/>
      </w:tblGrid>
      <w:tr w:rsidR="0001413C" w:rsidRPr="0001413C" w14:paraId="5AA068A5" w14:textId="77777777">
        <w:trPr>
          <w:trHeight w:val="360"/>
          <w:tblCellSpacing w:w="0" w:type="dxa"/>
        </w:trPr>
        <w:tc>
          <w:tcPr>
            <w:tcW w:w="2400" w:type="dxa"/>
            <w:tcBorders>
              <w:top w:val="nil"/>
              <w:left w:val="nil"/>
              <w:bottom w:val="single" w:sz="6" w:space="0" w:color="999999"/>
              <w:right w:val="single" w:sz="6" w:space="0" w:color="999999"/>
            </w:tcBorders>
            <w:tcMar>
              <w:top w:w="15" w:type="dxa"/>
              <w:left w:w="15" w:type="dxa"/>
              <w:bottom w:w="45" w:type="dxa"/>
              <w:right w:w="15" w:type="dxa"/>
            </w:tcMar>
            <w:vAlign w:val="center"/>
            <w:hideMark/>
          </w:tcPr>
          <w:p w14:paraId="0C45B34A" w14:textId="77777777" w:rsidR="0001413C" w:rsidRPr="0001413C" w:rsidRDefault="0001413C" w:rsidP="0001413C">
            <w:pPr>
              <w:rPr>
                <w:b/>
                <w:bCs/>
              </w:rPr>
            </w:pPr>
            <w:r w:rsidRPr="0001413C">
              <w:rPr>
                <w:b/>
                <w:bCs/>
              </w:rPr>
              <w:t>Name</w:t>
            </w:r>
          </w:p>
        </w:tc>
        <w:tc>
          <w:tcPr>
            <w:tcW w:w="2250" w:type="dxa"/>
            <w:tcBorders>
              <w:top w:val="nil"/>
              <w:left w:val="nil"/>
              <w:bottom w:val="single" w:sz="6" w:space="0" w:color="999999"/>
              <w:right w:val="single" w:sz="6" w:space="0" w:color="999999"/>
            </w:tcBorders>
            <w:tcMar>
              <w:top w:w="15" w:type="dxa"/>
              <w:left w:w="15" w:type="dxa"/>
              <w:bottom w:w="45" w:type="dxa"/>
              <w:right w:w="15" w:type="dxa"/>
            </w:tcMar>
            <w:vAlign w:val="center"/>
            <w:hideMark/>
          </w:tcPr>
          <w:p w14:paraId="68FBC7D7" w14:textId="77777777" w:rsidR="0001413C" w:rsidRPr="0001413C" w:rsidRDefault="0001413C" w:rsidP="0001413C">
            <w:pPr>
              <w:rPr>
                <w:b/>
                <w:bCs/>
              </w:rPr>
            </w:pPr>
            <w:r w:rsidRPr="0001413C">
              <w:rPr>
                <w:b/>
                <w:bCs/>
              </w:rPr>
              <w:t>Type</w:t>
            </w:r>
          </w:p>
        </w:tc>
        <w:tc>
          <w:tcPr>
            <w:tcW w:w="0" w:type="auto"/>
            <w:tcBorders>
              <w:top w:val="nil"/>
              <w:left w:val="nil"/>
              <w:bottom w:val="single" w:sz="6" w:space="0" w:color="999999"/>
              <w:right w:val="single" w:sz="6" w:space="0" w:color="999999"/>
            </w:tcBorders>
            <w:tcMar>
              <w:top w:w="15" w:type="dxa"/>
              <w:left w:w="15" w:type="dxa"/>
              <w:bottom w:w="45" w:type="dxa"/>
              <w:right w:w="15" w:type="dxa"/>
            </w:tcMar>
            <w:vAlign w:val="center"/>
            <w:hideMark/>
          </w:tcPr>
          <w:p w14:paraId="1E2E7885" w14:textId="77777777" w:rsidR="0001413C" w:rsidRPr="0001413C" w:rsidRDefault="0001413C" w:rsidP="0001413C">
            <w:pPr>
              <w:rPr>
                <w:b/>
                <w:bCs/>
              </w:rPr>
            </w:pPr>
            <w:r w:rsidRPr="0001413C">
              <w:rPr>
                <w:b/>
                <w:bCs/>
              </w:rPr>
              <w:t>Tile Content</w:t>
            </w:r>
          </w:p>
        </w:tc>
        <w:tc>
          <w:tcPr>
            <w:tcW w:w="0" w:type="auto"/>
            <w:tcBorders>
              <w:top w:val="nil"/>
              <w:left w:val="nil"/>
              <w:bottom w:val="single" w:sz="6" w:space="0" w:color="999999"/>
              <w:right w:val="single" w:sz="6" w:space="0" w:color="999999"/>
            </w:tcBorders>
            <w:tcMar>
              <w:top w:w="15" w:type="dxa"/>
              <w:left w:w="15" w:type="dxa"/>
              <w:bottom w:w="45" w:type="dxa"/>
              <w:right w:w="15" w:type="dxa"/>
            </w:tcMar>
            <w:vAlign w:val="center"/>
            <w:hideMark/>
          </w:tcPr>
          <w:p w14:paraId="77D251FE" w14:textId="77777777" w:rsidR="0001413C" w:rsidRPr="0001413C" w:rsidRDefault="0001413C" w:rsidP="0001413C">
            <w:pPr>
              <w:rPr>
                <w:b/>
                <w:bCs/>
              </w:rPr>
            </w:pPr>
            <w:r w:rsidRPr="0001413C">
              <w:rPr>
                <w:b/>
                <w:bCs/>
              </w:rPr>
              <w:t>Lesson Read Time</w:t>
            </w:r>
          </w:p>
        </w:tc>
      </w:tr>
      <w:tr w:rsidR="0001413C" w:rsidRPr="0001413C" w14:paraId="4A95E67A"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6DB6705" w14:textId="77777777" w:rsidR="0001413C" w:rsidRPr="0001413C" w:rsidRDefault="0001413C" w:rsidP="0001413C">
            <w:r w:rsidRPr="0001413C">
              <w:t>Introduction</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A0C05EE"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A4C5080"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CB944EC" w14:textId="77777777" w:rsidR="0001413C" w:rsidRPr="0001413C" w:rsidRDefault="0001413C" w:rsidP="0001413C">
            <w:r w:rsidRPr="0001413C">
              <w:t>0</w:t>
            </w:r>
          </w:p>
        </w:tc>
      </w:tr>
      <w:tr w:rsidR="0001413C" w:rsidRPr="0001413C" w14:paraId="27308438"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3B7C0DE" w14:textId="77777777" w:rsidR="0001413C" w:rsidRPr="0001413C" w:rsidRDefault="0001413C" w:rsidP="0001413C">
            <w:r w:rsidRPr="0001413C">
              <w:t>Respect in the Workplace: Sexual Harassment</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B6EE9B9"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9095FC3"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7AB7191" w14:textId="77777777" w:rsidR="0001413C" w:rsidRPr="0001413C" w:rsidRDefault="0001413C" w:rsidP="0001413C">
            <w:r w:rsidRPr="0001413C">
              <w:t>0</w:t>
            </w:r>
          </w:p>
        </w:tc>
      </w:tr>
      <w:tr w:rsidR="0001413C" w:rsidRPr="0001413C" w14:paraId="13863BCB"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B4D2932" w14:textId="77777777" w:rsidR="0001413C" w:rsidRPr="0001413C" w:rsidRDefault="0001413C" w:rsidP="0001413C">
            <w:r w:rsidRPr="0001413C">
              <w:t xml:space="preserve">Respect in the Workplace: Harassment </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A321644"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E8D03E5"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2DB562F" w14:textId="77777777" w:rsidR="0001413C" w:rsidRPr="0001413C" w:rsidRDefault="0001413C" w:rsidP="0001413C">
            <w:r w:rsidRPr="0001413C">
              <w:t>0</w:t>
            </w:r>
          </w:p>
        </w:tc>
      </w:tr>
      <w:tr w:rsidR="0001413C" w:rsidRPr="0001413C" w14:paraId="7BD8E493"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FB091BF" w14:textId="77777777" w:rsidR="0001413C" w:rsidRPr="0001413C" w:rsidRDefault="0001413C" w:rsidP="0001413C">
            <w:r w:rsidRPr="0001413C">
              <w:t>German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3D40C4D"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8E8BD7E"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3BA443E" w14:textId="77777777" w:rsidR="0001413C" w:rsidRPr="0001413C" w:rsidRDefault="0001413C" w:rsidP="0001413C">
            <w:r w:rsidRPr="0001413C">
              <w:t>0</w:t>
            </w:r>
          </w:p>
        </w:tc>
      </w:tr>
      <w:tr w:rsidR="0001413C" w:rsidRPr="0001413C" w14:paraId="0C9F7922"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AC5C460" w14:textId="77777777" w:rsidR="0001413C" w:rsidRPr="0001413C" w:rsidRDefault="0001413C" w:rsidP="0001413C">
            <w:r w:rsidRPr="0001413C">
              <w:t>Equality Law in Great Britain and Northern Ireland</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00B8326"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4B30E56"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439E8AA" w14:textId="77777777" w:rsidR="0001413C" w:rsidRPr="0001413C" w:rsidRDefault="0001413C" w:rsidP="0001413C">
            <w:r w:rsidRPr="0001413C">
              <w:t>0</w:t>
            </w:r>
          </w:p>
        </w:tc>
      </w:tr>
      <w:tr w:rsidR="0001413C" w:rsidRPr="0001413C" w14:paraId="46A13BB0"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CF6C9BE" w14:textId="77777777" w:rsidR="0001413C" w:rsidRPr="0001413C" w:rsidRDefault="0001413C" w:rsidP="0001413C">
            <w:r w:rsidRPr="0001413C">
              <w:t>Canadian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2A6674D"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4D5B051"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4D9E7DF" w14:textId="77777777" w:rsidR="0001413C" w:rsidRPr="0001413C" w:rsidRDefault="0001413C" w:rsidP="0001413C">
            <w:r w:rsidRPr="0001413C">
              <w:t>0</w:t>
            </w:r>
          </w:p>
        </w:tc>
      </w:tr>
      <w:tr w:rsidR="0001413C" w:rsidRPr="0001413C" w14:paraId="2F02A50B"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27BBB6F" w14:textId="77777777" w:rsidR="0001413C" w:rsidRPr="0001413C" w:rsidRDefault="0001413C" w:rsidP="0001413C">
            <w:r w:rsidRPr="0001413C">
              <w:t>French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FD26BC3"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67CFAE5"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3B201FB" w14:textId="77777777" w:rsidR="0001413C" w:rsidRPr="0001413C" w:rsidRDefault="0001413C" w:rsidP="0001413C">
            <w:r w:rsidRPr="0001413C">
              <w:t>0</w:t>
            </w:r>
          </w:p>
        </w:tc>
      </w:tr>
      <w:tr w:rsidR="0001413C" w:rsidRPr="0001413C" w14:paraId="464CC839"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3826CF1" w14:textId="77777777" w:rsidR="0001413C" w:rsidRPr="0001413C" w:rsidRDefault="0001413C" w:rsidP="0001413C">
            <w:r w:rsidRPr="0001413C">
              <w:t>Indian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D9A1A24"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BE9A095"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CC2553C" w14:textId="77777777" w:rsidR="0001413C" w:rsidRPr="0001413C" w:rsidRDefault="0001413C" w:rsidP="0001413C">
            <w:r w:rsidRPr="0001413C">
              <w:t>0</w:t>
            </w:r>
          </w:p>
        </w:tc>
      </w:tr>
      <w:tr w:rsidR="0001413C" w:rsidRPr="0001413C" w14:paraId="057BCBD2" w14:textId="77777777">
        <w:trPr>
          <w:tblCellSpacing w:w="0" w:type="dxa"/>
        </w:trPr>
        <w:tc>
          <w:tcPr>
            <w:tcW w:w="0" w:type="auto"/>
            <w:tcBorders>
              <w:top w:val="nil"/>
              <w:left w:val="nil"/>
              <w:bottom w:val="nil"/>
              <w:right w:val="nil"/>
            </w:tcBorders>
            <w:tcMar>
              <w:top w:w="15" w:type="dxa"/>
              <w:left w:w="15" w:type="dxa"/>
              <w:bottom w:w="15" w:type="dxa"/>
              <w:right w:w="15" w:type="dxa"/>
            </w:tcMar>
            <w:vAlign w:val="center"/>
            <w:hideMark/>
          </w:tcPr>
          <w:p w14:paraId="0AA9FC11"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3637C4FC"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148CC2DA"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771BEDB9" w14:textId="77777777" w:rsidR="0001413C" w:rsidRPr="0001413C" w:rsidRDefault="0001413C" w:rsidP="0001413C"/>
        </w:tc>
      </w:tr>
      <w:tr w:rsidR="0001413C" w:rsidRPr="0001413C" w14:paraId="0BE78799"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946E345" w14:textId="77777777" w:rsidR="0001413C" w:rsidRPr="0001413C" w:rsidRDefault="0001413C" w:rsidP="0001413C">
            <w:r w:rsidRPr="0001413C">
              <w:t>Australia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F89BFCF"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29037D9"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1BB5CE6" w14:textId="77777777" w:rsidR="0001413C" w:rsidRPr="0001413C" w:rsidRDefault="0001413C" w:rsidP="0001413C">
            <w:r w:rsidRPr="0001413C">
              <w:t>0</w:t>
            </w:r>
          </w:p>
        </w:tc>
      </w:tr>
      <w:tr w:rsidR="0001413C" w:rsidRPr="0001413C" w14:paraId="5D930D33"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C49BA39" w14:textId="77777777" w:rsidR="0001413C" w:rsidRPr="0001413C" w:rsidRDefault="0001413C" w:rsidP="0001413C">
            <w:r w:rsidRPr="0001413C">
              <w:t>Brazil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379EBAC"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7530146"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664A177" w14:textId="77777777" w:rsidR="0001413C" w:rsidRPr="0001413C" w:rsidRDefault="0001413C" w:rsidP="0001413C">
            <w:r w:rsidRPr="0001413C">
              <w:t>0</w:t>
            </w:r>
          </w:p>
        </w:tc>
      </w:tr>
      <w:tr w:rsidR="0001413C" w:rsidRPr="0001413C" w14:paraId="02E7B61C"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D6E357E" w14:textId="77777777" w:rsidR="0001413C" w:rsidRPr="0001413C" w:rsidRDefault="0001413C" w:rsidP="0001413C">
            <w:r w:rsidRPr="0001413C">
              <w:t>Hong Kong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807060E"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080147E"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C9ECB3D" w14:textId="77777777" w:rsidR="0001413C" w:rsidRPr="0001413C" w:rsidRDefault="0001413C" w:rsidP="0001413C">
            <w:r w:rsidRPr="0001413C">
              <w:t>0</w:t>
            </w:r>
          </w:p>
        </w:tc>
      </w:tr>
      <w:tr w:rsidR="0001413C" w:rsidRPr="0001413C" w14:paraId="62839693"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E42120A" w14:textId="77777777" w:rsidR="0001413C" w:rsidRPr="0001413C" w:rsidRDefault="0001413C" w:rsidP="0001413C">
            <w:r w:rsidRPr="0001413C">
              <w:t>Malaysian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7BAB027"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0047A38"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6D19D11" w14:textId="77777777" w:rsidR="0001413C" w:rsidRPr="0001413C" w:rsidRDefault="0001413C" w:rsidP="0001413C">
            <w:r w:rsidRPr="0001413C">
              <w:t>0</w:t>
            </w:r>
          </w:p>
        </w:tc>
      </w:tr>
      <w:tr w:rsidR="0001413C" w:rsidRPr="0001413C" w14:paraId="4560557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D3479EA" w14:textId="77777777" w:rsidR="0001413C" w:rsidRPr="0001413C" w:rsidRDefault="0001413C" w:rsidP="0001413C">
            <w:r w:rsidRPr="0001413C">
              <w:t>New Zealand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135F129"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D715BC7"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0DACFBC" w14:textId="77777777" w:rsidR="0001413C" w:rsidRPr="0001413C" w:rsidRDefault="0001413C" w:rsidP="0001413C">
            <w:r w:rsidRPr="0001413C">
              <w:t>0</w:t>
            </w:r>
          </w:p>
        </w:tc>
      </w:tr>
      <w:tr w:rsidR="0001413C" w:rsidRPr="0001413C" w14:paraId="613518DB"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BBB5481" w14:textId="77777777" w:rsidR="0001413C" w:rsidRPr="0001413C" w:rsidRDefault="0001413C" w:rsidP="0001413C">
            <w:r w:rsidRPr="0001413C">
              <w:t>Philippines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CA59B06"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8391DED"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23E0AE7" w14:textId="77777777" w:rsidR="0001413C" w:rsidRPr="0001413C" w:rsidRDefault="0001413C" w:rsidP="0001413C">
            <w:r w:rsidRPr="0001413C">
              <w:t>0</w:t>
            </w:r>
          </w:p>
        </w:tc>
      </w:tr>
      <w:tr w:rsidR="0001413C" w:rsidRPr="0001413C" w14:paraId="398022BB"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D077AB3" w14:textId="77777777" w:rsidR="0001413C" w:rsidRPr="0001413C" w:rsidRDefault="0001413C" w:rsidP="0001413C">
            <w:r w:rsidRPr="0001413C">
              <w:t>Bangladesh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2FB0982"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3A889F4"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3C14BA7" w14:textId="77777777" w:rsidR="0001413C" w:rsidRPr="0001413C" w:rsidRDefault="0001413C" w:rsidP="0001413C">
            <w:r w:rsidRPr="0001413C">
              <w:t>0</w:t>
            </w:r>
          </w:p>
        </w:tc>
      </w:tr>
      <w:tr w:rsidR="0001413C" w:rsidRPr="0001413C" w14:paraId="45A5D55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3C12A57" w14:textId="77777777" w:rsidR="0001413C" w:rsidRPr="0001413C" w:rsidRDefault="0001413C" w:rsidP="0001413C">
            <w:r w:rsidRPr="0001413C">
              <w:t>China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4820D3F"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C42E1DC"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CDF82B3" w14:textId="77777777" w:rsidR="0001413C" w:rsidRPr="0001413C" w:rsidRDefault="0001413C" w:rsidP="0001413C">
            <w:r w:rsidRPr="0001413C">
              <w:t>0</w:t>
            </w:r>
          </w:p>
        </w:tc>
      </w:tr>
      <w:tr w:rsidR="0001413C" w:rsidRPr="0001413C" w14:paraId="48E8907F"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5F60296" w14:textId="77777777" w:rsidR="0001413C" w:rsidRPr="0001413C" w:rsidRDefault="0001413C" w:rsidP="0001413C">
            <w:r w:rsidRPr="0001413C">
              <w:t>Japan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9CDECC3"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C00DE7C"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8643F98" w14:textId="77777777" w:rsidR="0001413C" w:rsidRPr="0001413C" w:rsidRDefault="0001413C" w:rsidP="0001413C">
            <w:r w:rsidRPr="0001413C">
              <w:t>0</w:t>
            </w:r>
          </w:p>
        </w:tc>
      </w:tr>
      <w:tr w:rsidR="0001413C" w:rsidRPr="0001413C" w14:paraId="211A9D5D"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CFC2FA8" w14:textId="77777777" w:rsidR="0001413C" w:rsidRPr="0001413C" w:rsidRDefault="0001413C" w:rsidP="0001413C">
            <w:r w:rsidRPr="0001413C">
              <w:t>Indonesia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1BCF981"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9BC898E"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0F5CF32" w14:textId="77777777" w:rsidR="0001413C" w:rsidRPr="0001413C" w:rsidRDefault="0001413C" w:rsidP="0001413C">
            <w:r w:rsidRPr="0001413C">
              <w:t>0</w:t>
            </w:r>
          </w:p>
        </w:tc>
      </w:tr>
      <w:tr w:rsidR="0001413C" w:rsidRPr="0001413C" w14:paraId="068F6903"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513B75A" w14:textId="77777777" w:rsidR="0001413C" w:rsidRPr="0001413C" w:rsidRDefault="0001413C" w:rsidP="0001413C">
            <w:r w:rsidRPr="0001413C">
              <w:t>Singapore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06DC4DF"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E267C4B"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57B4EEC" w14:textId="77777777" w:rsidR="0001413C" w:rsidRPr="0001413C" w:rsidRDefault="0001413C" w:rsidP="0001413C">
            <w:r w:rsidRPr="0001413C">
              <w:t>0</w:t>
            </w:r>
          </w:p>
        </w:tc>
      </w:tr>
      <w:tr w:rsidR="0001413C" w:rsidRPr="0001413C" w14:paraId="66346FC0"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6BC512F" w14:textId="77777777" w:rsidR="0001413C" w:rsidRPr="0001413C" w:rsidRDefault="0001413C" w:rsidP="0001413C">
            <w:r w:rsidRPr="0001413C">
              <w:t>South Korea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18361A6"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845F485"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EC27CA3" w14:textId="77777777" w:rsidR="0001413C" w:rsidRPr="0001413C" w:rsidRDefault="0001413C" w:rsidP="0001413C">
            <w:r w:rsidRPr="0001413C">
              <w:t>0</w:t>
            </w:r>
          </w:p>
        </w:tc>
      </w:tr>
      <w:tr w:rsidR="0001413C" w:rsidRPr="0001413C" w14:paraId="3B501A01"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4B0003B" w14:textId="77777777" w:rsidR="0001413C" w:rsidRPr="0001413C" w:rsidRDefault="0001413C" w:rsidP="0001413C">
            <w:r w:rsidRPr="0001413C">
              <w:t>Thailand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F0584FD"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1CBC889"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1D8F587" w14:textId="77777777" w:rsidR="0001413C" w:rsidRPr="0001413C" w:rsidRDefault="0001413C" w:rsidP="0001413C">
            <w:r w:rsidRPr="0001413C">
              <w:t>0</w:t>
            </w:r>
          </w:p>
        </w:tc>
      </w:tr>
      <w:tr w:rsidR="0001413C" w:rsidRPr="0001413C" w14:paraId="66296EF4"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B0269AA" w14:textId="77777777" w:rsidR="0001413C" w:rsidRPr="0001413C" w:rsidRDefault="0001413C" w:rsidP="0001413C">
            <w:r w:rsidRPr="0001413C">
              <w:t>Vietnam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69C554D"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681742A"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F525F94" w14:textId="77777777" w:rsidR="0001413C" w:rsidRPr="0001413C" w:rsidRDefault="0001413C" w:rsidP="0001413C">
            <w:r w:rsidRPr="0001413C">
              <w:t>0</w:t>
            </w:r>
          </w:p>
        </w:tc>
      </w:tr>
      <w:tr w:rsidR="0001413C" w:rsidRPr="0001413C" w14:paraId="288EAA07"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E927DB3" w14:textId="77777777" w:rsidR="0001413C" w:rsidRPr="0001413C" w:rsidRDefault="0001413C" w:rsidP="0001413C">
            <w:r w:rsidRPr="0001413C">
              <w:t>Washington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4ED2DEB"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A076DCF"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A0C6515" w14:textId="77777777" w:rsidR="0001413C" w:rsidRPr="0001413C" w:rsidRDefault="0001413C" w:rsidP="0001413C">
            <w:r w:rsidRPr="0001413C">
              <w:t>0</w:t>
            </w:r>
          </w:p>
        </w:tc>
      </w:tr>
      <w:tr w:rsidR="0001413C" w:rsidRPr="0001413C" w14:paraId="4A48B9E3"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41D8864" w14:textId="77777777" w:rsidR="0001413C" w:rsidRPr="0001413C" w:rsidRDefault="0001413C" w:rsidP="0001413C">
            <w:r w:rsidRPr="0001413C">
              <w:t>A Harassment-Free Workplace</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C06207E"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2197C82"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6CA4F14" w14:textId="77777777" w:rsidR="0001413C" w:rsidRPr="0001413C" w:rsidRDefault="0001413C" w:rsidP="0001413C">
            <w:r w:rsidRPr="0001413C">
              <w:t>0</w:t>
            </w:r>
          </w:p>
        </w:tc>
      </w:tr>
      <w:tr w:rsidR="0001413C" w:rsidRPr="0001413C" w14:paraId="5819BC8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3100A9C" w14:textId="77777777" w:rsidR="0001413C" w:rsidRPr="0001413C" w:rsidRDefault="0001413C" w:rsidP="0001413C">
            <w:r w:rsidRPr="0001413C">
              <w:t>Impact of Harassment and Discrimination</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973F802"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0FE4FCC"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74834AD" w14:textId="77777777" w:rsidR="0001413C" w:rsidRPr="0001413C" w:rsidRDefault="0001413C" w:rsidP="0001413C">
            <w:r w:rsidRPr="0001413C">
              <w:t>0</w:t>
            </w:r>
          </w:p>
        </w:tc>
      </w:tr>
      <w:tr w:rsidR="0001413C" w:rsidRPr="0001413C" w14:paraId="3770D791"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E6214D4" w14:textId="77777777" w:rsidR="0001413C" w:rsidRPr="0001413C" w:rsidRDefault="0001413C" w:rsidP="0001413C">
            <w:r w:rsidRPr="0001413C">
              <w:t>Diversity Strengthens Our Team</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3C5F30A"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C09A160"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8809214" w14:textId="77777777" w:rsidR="0001413C" w:rsidRPr="0001413C" w:rsidRDefault="0001413C" w:rsidP="0001413C">
            <w:r w:rsidRPr="0001413C">
              <w:t>0</w:t>
            </w:r>
          </w:p>
        </w:tc>
      </w:tr>
      <w:tr w:rsidR="0001413C" w:rsidRPr="0001413C" w14:paraId="2FC2334D"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F0AA865" w14:textId="77777777" w:rsidR="0001413C" w:rsidRPr="0001413C" w:rsidRDefault="0001413C" w:rsidP="0001413C">
            <w:r w:rsidRPr="0001413C">
              <w:t>What Is Inclusive Diversity?</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6EB18E9"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42783FB"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AFEE5C9" w14:textId="77777777" w:rsidR="0001413C" w:rsidRPr="0001413C" w:rsidRDefault="0001413C" w:rsidP="0001413C">
            <w:r w:rsidRPr="0001413C">
              <w:t>0</w:t>
            </w:r>
          </w:p>
        </w:tc>
      </w:tr>
      <w:tr w:rsidR="0001413C" w:rsidRPr="0001413C" w14:paraId="1CBCF3A2"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836DE4C" w14:textId="77777777" w:rsidR="0001413C" w:rsidRPr="0001413C" w:rsidRDefault="0001413C" w:rsidP="0001413C">
            <w:r w:rsidRPr="0001413C">
              <w:t>Training Time Requirement</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BFAF4D4"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58F6672"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959FFF3" w14:textId="77777777" w:rsidR="0001413C" w:rsidRPr="0001413C" w:rsidRDefault="0001413C" w:rsidP="0001413C">
            <w:r w:rsidRPr="0001413C">
              <w:t>0</w:t>
            </w:r>
          </w:p>
        </w:tc>
      </w:tr>
      <w:tr w:rsidR="0001413C" w:rsidRPr="0001413C" w14:paraId="21119928"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7DB45FA" w14:textId="77777777" w:rsidR="0001413C" w:rsidRPr="0001413C" w:rsidRDefault="0001413C" w:rsidP="0001413C">
            <w:r w:rsidRPr="0001413C">
              <w:t>Protected Groups</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2183D2B"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6EF810D"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D368ED0" w14:textId="77777777" w:rsidR="0001413C" w:rsidRPr="0001413C" w:rsidRDefault="0001413C" w:rsidP="0001413C">
            <w:r w:rsidRPr="0001413C">
              <w:t>0</w:t>
            </w:r>
          </w:p>
        </w:tc>
      </w:tr>
      <w:tr w:rsidR="0001413C" w:rsidRPr="0001413C" w14:paraId="33CEA02B"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B2D53F8" w14:textId="77777777" w:rsidR="0001413C" w:rsidRPr="0001413C" w:rsidRDefault="0001413C" w:rsidP="0001413C">
            <w:r w:rsidRPr="0001413C">
              <w:t>Intent vs. Perception</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4FB3306"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3E15687"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6C161B8" w14:textId="77777777" w:rsidR="0001413C" w:rsidRPr="0001413C" w:rsidRDefault="0001413C" w:rsidP="0001413C">
            <w:r w:rsidRPr="0001413C">
              <w:t>0</w:t>
            </w:r>
          </w:p>
        </w:tc>
      </w:tr>
      <w:tr w:rsidR="0001413C" w:rsidRPr="0001413C" w14:paraId="71825EE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8E360AC" w14:textId="77777777" w:rsidR="0001413C" w:rsidRPr="0001413C" w:rsidRDefault="0001413C" w:rsidP="0001413C">
            <w:r w:rsidRPr="0001413C">
              <w:t>US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6007229"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A287A44"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DE767B5" w14:textId="77777777" w:rsidR="0001413C" w:rsidRPr="0001413C" w:rsidRDefault="0001413C" w:rsidP="0001413C">
            <w:r w:rsidRPr="0001413C">
              <w:t>0</w:t>
            </w:r>
          </w:p>
        </w:tc>
      </w:tr>
      <w:tr w:rsidR="0001413C" w:rsidRPr="0001413C" w14:paraId="347F903E" w14:textId="77777777">
        <w:trPr>
          <w:tblCellSpacing w:w="0" w:type="dxa"/>
        </w:trPr>
        <w:tc>
          <w:tcPr>
            <w:tcW w:w="0" w:type="auto"/>
            <w:tcBorders>
              <w:top w:val="nil"/>
              <w:left w:val="nil"/>
              <w:bottom w:val="nil"/>
              <w:right w:val="nil"/>
            </w:tcBorders>
            <w:tcMar>
              <w:top w:w="15" w:type="dxa"/>
              <w:left w:w="15" w:type="dxa"/>
              <w:bottom w:w="15" w:type="dxa"/>
              <w:right w:w="15" w:type="dxa"/>
            </w:tcMar>
            <w:vAlign w:val="center"/>
            <w:hideMark/>
          </w:tcPr>
          <w:p w14:paraId="317F76B8"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01FA50AE"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7AF5E2E6"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460E7A88" w14:textId="77777777" w:rsidR="0001413C" w:rsidRPr="0001413C" w:rsidRDefault="0001413C" w:rsidP="0001413C"/>
        </w:tc>
      </w:tr>
      <w:tr w:rsidR="0001413C" w:rsidRPr="0001413C" w14:paraId="72F8709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CCD7663" w14:textId="77777777" w:rsidR="0001413C" w:rsidRPr="0001413C" w:rsidRDefault="0001413C" w:rsidP="0001413C">
            <w:r w:rsidRPr="0001413C">
              <w:t>California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14381F8"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5DDBDF0"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6CC9EE5" w14:textId="77777777" w:rsidR="0001413C" w:rsidRPr="0001413C" w:rsidRDefault="0001413C" w:rsidP="0001413C">
            <w:r w:rsidRPr="0001413C">
              <w:t>0</w:t>
            </w:r>
          </w:p>
        </w:tc>
      </w:tr>
      <w:tr w:rsidR="0001413C" w:rsidRPr="0001413C" w14:paraId="01C13F21" w14:textId="77777777">
        <w:trPr>
          <w:tblCellSpacing w:w="0" w:type="dxa"/>
        </w:trPr>
        <w:tc>
          <w:tcPr>
            <w:tcW w:w="0" w:type="auto"/>
            <w:tcBorders>
              <w:top w:val="nil"/>
              <w:left w:val="nil"/>
              <w:bottom w:val="nil"/>
              <w:right w:val="nil"/>
            </w:tcBorders>
            <w:tcMar>
              <w:top w:w="15" w:type="dxa"/>
              <w:left w:w="15" w:type="dxa"/>
              <w:bottom w:w="15" w:type="dxa"/>
              <w:right w:w="15" w:type="dxa"/>
            </w:tcMar>
            <w:vAlign w:val="center"/>
            <w:hideMark/>
          </w:tcPr>
          <w:p w14:paraId="40040994"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75F03992"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1BDD88D5"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1CD71159" w14:textId="77777777" w:rsidR="0001413C" w:rsidRPr="0001413C" w:rsidRDefault="0001413C" w:rsidP="0001413C"/>
        </w:tc>
      </w:tr>
      <w:tr w:rsidR="0001413C" w:rsidRPr="0001413C" w14:paraId="423C1F9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D9F8683" w14:textId="77777777" w:rsidR="0001413C" w:rsidRPr="0001413C" w:rsidRDefault="0001413C" w:rsidP="0001413C">
            <w:r w:rsidRPr="0001413C">
              <w:t>CT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BF85245"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078E33B"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8B210D2" w14:textId="77777777" w:rsidR="0001413C" w:rsidRPr="0001413C" w:rsidRDefault="0001413C" w:rsidP="0001413C">
            <w:r w:rsidRPr="0001413C">
              <w:t>0</w:t>
            </w:r>
          </w:p>
        </w:tc>
      </w:tr>
      <w:tr w:rsidR="0001413C" w:rsidRPr="0001413C" w14:paraId="4DF0E6BC"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794620F" w14:textId="77777777" w:rsidR="0001413C" w:rsidRPr="0001413C" w:rsidRDefault="0001413C" w:rsidP="0001413C">
            <w:r w:rsidRPr="0001413C">
              <w:t>CT Time’s Up Act</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282A581"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9140759"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06AD817" w14:textId="77777777" w:rsidR="0001413C" w:rsidRPr="0001413C" w:rsidRDefault="0001413C" w:rsidP="0001413C">
            <w:r w:rsidRPr="0001413C">
              <w:t>0</w:t>
            </w:r>
          </w:p>
        </w:tc>
      </w:tr>
      <w:tr w:rsidR="0001413C" w:rsidRPr="0001413C" w14:paraId="4178CB2A"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DD0A838" w14:textId="77777777" w:rsidR="0001413C" w:rsidRPr="0001413C" w:rsidRDefault="0001413C" w:rsidP="0001413C">
            <w:r w:rsidRPr="0001413C">
              <w:t>Delaware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8D231BA"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2CA8E0D"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FB86EA0" w14:textId="77777777" w:rsidR="0001413C" w:rsidRPr="0001413C" w:rsidRDefault="0001413C" w:rsidP="0001413C">
            <w:r w:rsidRPr="0001413C">
              <w:t>0</w:t>
            </w:r>
          </w:p>
        </w:tc>
      </w:tr>
      <w:tr w:rsidR="0001413C" w:rsidRPr="0001413C" w14:paraId="31C6812D"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216D855" w14:textId="77777777" w:rsidR="0001413C" w:rsidRPr="0001413C" w:rsidRDefault="0001413C" w:rsidP="0001413C">
            <w:r w:rsidRPr="0001413C">
              <w:t>Illinois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176190F"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AAC28AB"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9A10840" w14:textId="77777777" w:rsidR="0001413C" w:rsidRPr="0001413C" w:rsidRDefault="0001413C" w:rsidP="0001413C">
            <w:r w:rsidRPr="0001413C">
              <w:t>0</w:t>
            </w:r>
          </w:p>
        </w:tc>
      </w:tr>
      <w:tr w:rsidR="0001413C" w:rsidRPr="0001413C" w14:paraId="5B02D4FB" w14:textId="77777777">
        <w:trPr>
          <w:tblCellSpacing w:w="0" w:type="dxa"/>
        </w:trPr>
        <w:tc>
          <w:tcPr>
            <w:tcW w:w="0" w:type="auto"/>
            <w:tcBorders>
              <w:top w:val="nil"/>
              <w:left w:val="nil"/>
              <w:bottom w:val="nil"/>
              <w:right w:val="nil"/>
            </w:tcBorders>
            <w:tcMar>
              <w:top w:w="15" w:type="dxa"/>
              <w:left w:w="15" w:type="dxa"/>
              <w:bottom w:w="15" w:type="dxa"/>
              <w:right w:w="15" w:type="dxa"/>
            </w:tcMar>
            <w:vAlign w:val="center"/>
            <w:hideMark/>
          </w:tcPr>
          <w:p w14:paraId="275673FD"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3AAC862E"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07A46151"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4836024B" w14:textId="77777777" w:rsidR="0001413C" w:rsidRPr="0001413C" w:rsidRDefault="0001413C" w:rsidP="0001413C"/>
        </w:tc>
      </w:tr>
      <w:tr w:rsidR="0001413C" w:rsidRPr="0001413C" w14:paraId="183D4582"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6B183F1" w14:textId="77777777" w:rsidR="0001413C" w:rsidRPr="0001413C" w:rsidRDefault="0001413C" w:rsidP="0001413C">
            <w:r w:rsidRPr="0001413C">
              <w:t>Maine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31F7776"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936CB93"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62C9AD9" w14:textId="77777777" w:rsidR="0001413C" w:rsidRPr="0001413C" w:rsidRDefault="0001413C" w:rsidP="0001413C">
            <w:r w:rsidRPr="0001413C">
              <w:t>0</w:t>
            </w:r>
          </w:p>
        </w:tc>
      </w:tr>
      <w:tr w:rsidR="0001413C" w:rsidRPr="0001413C" w14:paraId="347E8F23"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1A05B6E" w14:textId="77777777" w:rsidR="0001413C" w:rsidRPr="0001413C" w:rsidRDefault="0001413C" w:rsidP="0001413C">
            <w:r w:rsidRPr="0001413C">
              <w:t>New York City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FE03E35"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8BF80BF"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5BB10C1" w14:textId="77777777" w:rsidR="0001413C" w:rsidRPr="0001413C" w:rsidRDefault="0001413C" w:rsidP="0001413C">
            <w:r w:rsidRPr="0001413C">
              <w:t>0</w:t>
            </w:r>
          </w:p>
        </w:tc>
      </w:tr>
      <w:tr w:rsidR="0001413C" w:rsidRPr="0001413C" w14:paraId="6CB9E30F" w14:textId="77777777">
        <w:trPr>
          <w:tblCellSpacing w:w="0" w:type="dxa"/>
        </w:trPr>
        <w:tc>
          <w:tcPr>
            <w:tcW w:w="0" w:type="auto"/>
            <w:tcBorders>
              <w:top w:val="nil"/>
              <w:left w:val="nil"/>
              <w:bottom w:val="nil"/>
              <w:right w:val="nil"/>
            </w:tcBorders>
            <w:tcMar>
              <w:top w:w="15" w:type="dxa"/>
              <w:left w:w="15" w:type="dxa"/>
              <w:bottom w:w="15" w:type="dxa"/>
              <w:right w:w="15" w:type="dxa"/>
            </w:tcMar>
            <w:vAlign w:val="center"/>
            <w:hideMark/>
          </w:tcPr>
          <w:p w14:paraId="7645EF14"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73F1C966"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1DC84711" w14:textId="77777777" w:rsidR="0001413C" w:rsidRPr="0001413C" w:rsidRDefault="0001413C" w:rsidP="0001413C"/>
        </w:tc>
        <w:tc>
          <w:tcPr>
            <w:tcW w:w="0" w:type="auto"/>
            <w:tcBorders>
              <w:top w:val="nil"/>
              <w:left w:val="nil"/>
              <w:bottom w:val="nil"/>
              <w:right w:val="nil"/>
            </w:tcBorders>
            <w:tcMar>
              <w:top w:w="15" w:type="dxa"/>
              <w:left w:w="15" w:type="dxa"/>
              <w:bottom w:w="15" w:type="dxa"/>
              <w:right w:w="15" w:type="dxa"/>
            </w:tcMar>
            <w:vAlign w:val="center"/>
            <w:hideMark/>
          </w:tcPr>
          <w:p w14:paraId="275B1824" w14:textId="77777777" w:rsidR="0001413C" w:rsidRPr="0001413C" w:rsidRDefault="0001413C" w:rsidP="0001413C"/>
        </w:tc>
      </w:tr>
      <w:tr w:rsidR="0001413C" w:rsidRPr="0001413C" w14:paraId="27052E90"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248A951" w14:textId="77777777" w:rsidR="0001413C" w:rsidRPr="0001413C" w:rsidRDefault="0001413C" w:rsidP="0001413C">
            <w:r w:rsidRPr="0001413C">
              <w:t>New York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8944D70"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C6B8053"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326EAAA" w14:textId="77777777" w:rsidR="0001413C" w:rsidRPr="0001413C" w:rsidRDefault="0001413C" w:rsidP="0001413C">
            <w:r w:rsidRPr="0001413C">
              <w:t>0</w:t>
            </w:r>
          </w:p>
        </w:tc>
      </w:tr>
      <w:tr w:rsidR="0001413C" w:rsidRPr="0001413C" w14:paraId="1708656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CD803A3" w14:textId="77777777" w:rsidR="0001413C" w:rsidRPr="0001413C" w:rsidRDefault="0001413C" w:rsidP="0001413C">
            <w:r w:rsidRPr="0001413C">
              <w:t>Sexual Harassment Complaints</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61035F7"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6F335F2"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B69705C" w14:textId="77777777" w:rsidR="0001413C" w:rsidRPr="0001413C" w:rsidRDefault="0001413C" w:rsidP="0001413C">
            <w:r w:rsidRPr="0001413C">
              <w:t>0</w:t>
            </w:r>
          </w:p>
        </w:tc>
      </w:tr>
      <w:tr w:rsidR="0001413C" w:rsidRPr="0001413C" w14:paraId="5F0C54C2"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826A3CA" w14:textId="77777777" w:rsidR="0001413C" w:rsidRPr="0001413C" w:rsidRDefault="0001413C" w:rsidP="0001413C">
            <w:r w:rsidRPr="0001413C">
              <w:t>Impact of Sexual Harassment</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D665CE4"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B066EDF"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0D824E5" w14:textId="77777777" w:rsidR="0001413C" w:rsidRPr="0001413C" w:rsidRDefault="0001413C" w:rsidP="0001413C">
            <w:r w:rsidRPr="0001413C">
              <w:t>0</w:t>
            </w:r>
          </w:p>
        </w:tc>
      </w:tr>
      <w:tr w:rsidR="0001413C" w:rsidRPr="0001413C" w14:paraId="2B8A642C"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71C8212" w14:textId="77777777" w:rsidR="0001413C" w:rsidRPr="0001413C" w:rsidRDefault="0001413C" w:rsidP="0001413C">
            <w:r w:rsidRPr="0001413C">
              <w:t>Sexual Harassment: A Manager’s Responsibilities</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BB6E673"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2B391A2"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DE6D51C" w14:textId="77777777" w:rsidR="0001413C" w:rsidRPr="0001413C" w:rsidRDefault="0001413C" w:rsidP="0001413C">
            <w:r w:rsidRPr="0001413C">
              <w:t>0</w:t>
            </w:r>
          </w:p>
        </w:tc>
      </w:tr>
      <w:tr w:rsidR="0001413C" w:rsidRPr="0001413C" w14:paraId="3EBEA7B7"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731AD05" w14:textId="77777777" w:rsidR="0001413C" w:rsidRPr="0001413C" w:rsidRDefault="0001413C" w:rsidP="0001413C">
            <w:r w:rsidRPr="0001413C">
              <w:t>Sexual Orientation and Gender Identity Harassment</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7C78C22"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D57BCCF"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9F31D7A" w14:textId="77777777" w:rsidR="0001413C" w:rsidRPr="0001413C" w:rsidRDefault="0001413C" w:rsidP="0001413C">
            <w:r w:rsidRPr="0001413C">
              <w:t>0</w:t>
            </w:r>
          </w:p>
        </w:tc>
      </w:tr>
      <w:tr w:rsidR="0001413C" w:rsidRPr="0001413C" w14:paraId="36108057"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334DB84" w14:textId="77777777" w:rsidR="0001413C" w:rsidRPr="0001413C" w:rsidRDefault="0001413C" w:rsidP="0001413C">
            <w:r w:rsidRPr="0001413C">
              <w:t>Preventing Harassment and Discrimination</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DD62E19"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CB33212"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194D733" w14:textId="77777777" w:rsidR="0001413C" w:rsidRPr="0001413C" w:rsidRDefault="0001413C" w:rsidP="0001413C">
            <w:r w:rsidRPr="0001413C">
              <w:t>0</w:t>
            </w:r>
          </w:p>
        </w:tc>
      </w:tr>
      <w:tr w:rsidR="0001413C" w:rsidRPr="0001413C" w14:paraId="41D96E05"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2186804" w14:textId="77777777" w:rsidR="0001413C" w:rsidRPr="0001413C" w:rsidRDefault="0001413C" w:rsidP="0001413C">
            <w:r w:rsidRPr="0001413C">
              <w:t>Recognizing Harassment and Discrimination</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D5B3632"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F3B06B6"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67D5958" w14:textId="77777777" w:rsidR="0001413C" w:rsidRPr="0001413C" w:rsidRDefault="0001413C" w:rsidP="0001413C">
            <w:r w:rsidRPr="0001413C">
              <w:t>0</w:t>
            </w:r>
          </w:p>
        </w:tc>
      </w:tr>
      <w:tr w:rsidR="0001413C" w:rsidRPr="0001413C" w14:paraId="6B437B62"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D5E82C4" w14:textId="77777777" w:rsidR="0001413C" w:rsidRPr="0001413C" w:rsidRDefault="0001413C" w:rsidP="0001413C">
            <w:r w:rsidRPr="0001413C">
              <w:t>Managing Harassment and Discrimination</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DCB87F3"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42B3A96"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9736701" w14:textId="77777777" w:rsidR="0001413C" w:rsidRPr="0001413C" w:rsidRDefault="0001413C" w:rsidP="0001413C">
            <w:r w:rsidRPr="0001413C">
              <w:t>0</w:t>
            </w:r>
          </w:p>
        </w:tc>
      </w:tr>
      <w:tr w:rsidR="0001413C" w:rsidRPr="0001413C" w14:paraId="5BB97857"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6E15FA2" w14:textId="77777777" w:rsidR="0001413C" w:rsidRPr="0001413C" w:rsidRDefault="0001413C" w:rsidP="0001413C">
            <w:r w:rsidRPr="0001413C">
              <w:t>Bullying in the Workplace</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F1E753C"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E845F28"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7434BA3" w14:textId="77777777" w:rsidR="0001413C" w:rsidRPr="0001413C" w:rsidRDefault="0001413C" w:rsidP="0001413C">
            <w:r w:rsidRPr="0001413C">
              <w:t>0</w:t>
            </w:r>
          </w:p>
        </w:tc>
      </w:tr>
      <w:tr w:rsidR="0001413C" w:rsidRPr="0001413C" w14:paraId="4D8657DE"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54A906C" w14:textId="77777777" w:rsidR="0001413C" w:rsidRPr="0001413C" w:rsidRDefault="0001413C" w:rsidP="0001413C">
            <w:r w:rsidRPr="0001413C">
              <w:t>Abusive Conduct</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89371E0"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B8474EA"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3862D59" w14:textId="77777777" w:rsidR="0001413C" w:rsidRPr="0001413C" w:rsidRDefault="0001413C" w:rsidP="0001413C">
            <w:r w:rsidRPr="0001413C">
              <w:t>0</w:t>
            </w:r>
          </w:p>
        </w:tc>
      </w:tr>
      <w:tr w:rsidR="0001413C" w:rsidRPr="0001413C" w14:paraId="40B54A4D"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5E5C3C1" w14:textId="77777777" w:rsidR="0001413C" w:rsidRPr="0001413C" w:rsidRDefault="0001413C" w:rsidP="0001413C">
            <w:r w:rsidRPr="0001413C">
              <w:t>Violence in the Workplace</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A93905D"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A16240B"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E716ED2" w14:textId="77777777" w:rsidR="0001413C" w:rsidRPr="0001413C" w:rsidRDefault="0001413C" w:rsidP="0001413C">
            <w:r w:rsidRPr="0001413C">
              <w:t>0</w:t>
            </w:r>
          </w:p>
        </w:tc>
      </w:tr>
      <w:tr w:rsidR="0001413C" w:rsidRPr="0001413C" w14:paraId="012E6BB8"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5F047EA" w14:textId="77777777" w:rsidR="0001413C" w:rsidRPr="0001413C" w:rsidRDefault="0001413C" w:rsidP="0001413C">
            <w:r w:rsidRPr="0001413C">
              <w:t>Social Media Risks</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E038A9C"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8E98221"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131DE6A" w14:textId="77777777" w:rsidR="0001413C" w:rsidRPr="0001413C" w:rsidRDefault="0001413C" w:rsidP="0001413C">
            <w:r w:rsidRPr="0001413C">
              <w:t>0</w:t>
            </w:r>
          </w:p>
        </w:tc>
      </w:tr>
      <w:tr w:rsidR="0001413C" w:rsidRPr="0001413C" w14:paraId="27519BD0"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CE711D6" w14:textId="77777777" w:rsidR="0001413C" w:rsidRPr="0001413C" w:rsidRDefault="0001413C" w:rsidP="0001413C">
            <w:r w:rsidRPr="0001413C">
              <w:t>Workplace Diversity</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7A42E15"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088E438"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EA83DA4" w14:textId="77777777" w:rsidR="0001413C" w:rsidRPr="0001413C" w:rsidRDefault="0001413C" w:rsidP="0001413C">
            <w:r w:rsidRPr="0001413C">
              <w:t>0</w:t>
            </w:r>
          </w:p>
        </w:tc>
      </w:tr>
      <w:tr w:rsidR="0001413C" w:rsidRPr="0001413C" w14:paraId="748F678A"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0D34F3C" w14:textId="77777777" w:rsidR="0001413C" w:rsidRPr="0001413C" w:rsidRDefault="0001413C" w:rsidP="0001413C">
            <w:r w:rsidRPr="0001413C">
              <w:t>Creating an Inclusive Workplace</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5936E03"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3F0524A"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591C715" w14:textId="77777777" w:rsidR="0001413C" w:rsidRPr="0001413C" w:rsidRDefault="0001413C" w:rsidP="0001413C">
            <w:r w:rsidRPr="0001413C">
              <w:t>0</w:t>
            </w:r>
          </w:p>
        </w:tc>
      </w:tr>
      <w:tr w:rsidR="0001413C" w:rsidRPr="0001413C" w14:paraId="5B2E9571"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C83FD2A" w14:textId="77777777" w:rsidR="0001413C" w:rsidRPr="0001413C" w:rsidRDefault="0001413C" w:rsidP="0001413C">
            <w:r w:rsidRPr="0001413C">
              <w:t>Inclusive Leadership</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E93FA9E"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E024860"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89F87EE" w14:textId="77777777" w:rsidR="0001413C" w:rsidRPr="0001413C" w:rsidRDefault="0001413C" w:rsidP="0001413C">
            <w:r w:rsidRPr="0001413C">
              <w:t>0</w:t>
            </w:r>
          </w:p>
        </w:tc>
      </w:tr>
      <w:tr w:rsidR="0001413C" w:rsidRPr="0001413C" w14:paraId="1CCA999F"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528040B" w14:textId="77777777" w:rsidR="0001413C" w:rsidRPr="0001413C" w:rsidRDefault="0001413C" w:rsidP="0001413C">
            <w:r w:rsidRPr="0001413C">
              <w:t>Speaking Up</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B2FD45E"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4F2E0BB"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4A443D2" w14:textId="77777777" w:rsidR="0001413C" w:rsidRPr="0001413C" w:rsidRDefault="0001413C" w:rsidP="0001413C">
            <w:r w:rsidRPr="0001413C">
              <w:t>0</w:t>
            </w:r>
          </w:p>
        </w:tc>
      </w:tr>
      <w:tr w:rsidR="0001413C" w:rsidRPr="0001413C" w14:paraId="23ECAAED"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374236F" w14:textId="77777777" w:rsidR="0001413C" w:rsidRPr="0001413C" w:rsidRDefault="0001413C" w:rsidP="0001413C">
            <w:r w:rsidRPr="0001413C">
              <w:t>Nebraska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980156B"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1C27747"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C668442" w14:textId="77777777" w:rsidR="0001413C" w:rsidRPr="0001413C" w:rsidRDefault="0001413C" w:rsidP="0001413C">
            <w:r w:rsidRPr="0001413C">
              <w:t>0</w:t>
            </w:r>
          </w:p>
        </w:tc>
      </w:tr>
      <w:tr w:rsidR="0001413C" w:rsidRPr="0001413C" w14:paraId="4D452A41"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9661380" w14:textId="77777777" w:rsidR="0001413C" w:rsidRPr="0001413C" w:rsidRDefault="0001413C" w:rsidP="0001413C">
            <w:r w:rsidRPr="0001413C">
              <w:t>Oklahoma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C06E153"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EFF2676"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D7359B3" w14:textId="77777777" w:rsidR="0001413C" w:rsidRPr="0001413C" w:rsidRDefault="0001413C" w:rsidP="0001413C">
            <w:r w:rsidRPr="0001413C">
              <w:t>0</w:t>
            </w:r>
          </w:p>
        </w:tc>
      </w:tr>
      <w:tr w:rsidR="0001413C" w:rsidRPr="0001413C" w14:paraId="0F9F18A0"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172CDC3" w14:textId="77777777" w:rsidR="0001413C" w:rsidRPr="0001413C" w:rsidRDefault="0001413C" w:rsidP="0001413C">
            <w:r w:rsidRPr="0001413C">
              <w:t>Oregon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C4C9CFC"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22F662A"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F6EFAF9" w14:textId="77777777" w:rsidR="0001413C" w:rsidRPr="0001413C" w:rsidRDefault="0001413C" w:rsidP="0001413C">
            <w:r w:rsidRPr="0001413C">
              <w:t>0</w:t>
            </w:r>
          </w:p>
        </w:tc>
      </w:tr>
      <w:tr w:rsidR="0001413C" w:rsidRPr="0001413C" w14:paraId="365C6848"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5806766" w14:textId="77777777" w:rsidR="0001413C" w:rsidRPr="0001413C" w:rsidRDefault="0001413C" w:rsidP="0001413C">
            <w:r w:rsidRPr="0001413C">
              <w:t>Massachusetts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A0B9384"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926F229"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6250C79" w14:textId="77777777" w:rsidR="0001413C" w:rsidRPr="0001413C" w:rsidRDefault="0001413C" w:rsidP="0001413C">
            <w:r w:rsidRPr="0001413C">
              <w:t>0</w:t>
            </w:r>
          </w:p>
        </w:tc>
      </w:tr>
      <w:tr w:rsidR="0001413C" w:rsidRPr="0001413C" w14:paraId="31DC8C48"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2196255" w14:textId="77777777" w:rsidR="0001413C" w:rsidRPr="0001413C" w:rsidRDefault="0001413C" w:rsidP="0001413C">
            <w:r w:rsidRPr="0001413C">
              <w:t>Rhode Island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2DE17FD"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D4B3F31"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AC4256C" w14:textId="77777777" w:rsidR="0001413C" w:rsidRPr="0001413C" w:rsidRDefault="0001413C" w:rsidP="0001413C">
            <w:r w:rsidRPr="0001413C">
              <w:t>0</w:t>
            </w:r>
          </w:p>
        </w:tc>
      </w:tr>
      <w:tr w:rsidR="0001413C" w:rsidRPr="0001413C" w14:paraId="751A6EDB"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4FE7D25" w14:textId="77777777" w:rsidR="0001413C" w:rsidRPr="0001413C" w:rsidRDefault="0001413C" w:rsidP="0001413C">
            <w:r w:rsidRPr="0001413C">
              <w:t>Vermont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213F039"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1F3973F"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8FE0BE0" w14:textId="77777777" w:rsidR="0001413C" w:rsidRPr="0001413C" w:rsidRDefault="0001413C" w:rsidP="0001413C">
            <w:r w:rsidRPr="0001413C">
              <w:t>0</w:t>
            </w:r>
          </w:p>
        </w:tc>
      </w:tr>
      <w:tr w:rsidR="0001413C" w:rsidRPr="0001413C" w14:paraId="5DF6E21F"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21BC9A3" w14:textId="77777777" w:rsidR="0001413C" w:rsidRPr="0001413C" w:rsidRDefault="0001413C" w:rsidP="0001413C">
            <w:r w:rsidRPr="0001413C">
              <w:t>Preventing Harassment and Discrimination in the UK</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4F133247"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E7CB33F"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0F54F7B" w14:textId="77777777" w:rsidR="0001413C" w:rsidRPr="0001413C" w:rsidRDefault="0001413C" w:rsidP="0001413C">
            <w:r w:rsidRPr="0001413C">
              <w:t>0</w:t>
            </w:r>
          </w:p>
        </w:tc>
      </w:tr>
      <w:tr w:rsidR="0001413C" w:rsidRPr="0001413C" w14:paraId="4FFE8DCC"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34DA131" w14:textId="77777777" w:rsidR="0001413C" w:rsidRPr="0001413C" w:rsidRDefault="0001413C" w:rsidP="0001413C">
            <w:r w:rsidRPr="0001413C">
              <w:t>Managing Harassment and Discrimination in the UK</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42DC99D"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B9C6CB1"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1B02A848" w14:textId="77777777" w:rsidR="0001413C" w:rsidRPr="0001413C" w:rsidRDefault="0001413C" w:rsidP="0001413C">
            <w:r w:rsidRPr="0001413C">
              <w:t>0</w:t>
            </w:r>
          </w:p>
        </w:tc>
      </w:tr>
      <w:tr w:rsidR="0001413C" w:rsidRPr="0001413C" w14:paraId="7C53F490"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7392BB6D" w14:textId="77777777" w:rsidR="0001413C" w:rsidRPr="0001413C" w:rsidRDefault="0001413C" w:rsidP="0001413C">
            <w:r w:rsidRPr="0001413C">
              <w:t>Active Bystander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F2D2926" w14:textId="77777777" w:rsidR="0001413C" w:rsidRPr="0001413C" w:rsidRDefault="0001413C" w:rsidP="0001413C">
            <w:r w:rsidRPr="0001413C">
              <w:t>Quick Quiz</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62908E04"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5EA508EA" w14:textId="77777777" w:rsidR="0001413C" w:rsidRPr="0001413C" w:rsidRDefault="0001413C" w:rsidP="0001413C">
            <w:r w:rsidRPr="0001413C">
              <w:t>0</w:t>
            </w:r>
          </w:p>
        </w:tc>
      </w:tr>
      <w:tr w:rsidR="0001413C" w:rsidRPr="0001413C" w14:paraId="320D1FCD" w14:textId="77777777">
        <w:trPr>
          <w:tblCellSpacing w:w="0" w:type="dxa"/>
        </w:trPr>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BDA264F" w14:textId="77777777" w:rsidR="0001413C" w:rsidRPr="0001413C" w:rsidRDefault="0001413C" w:rsidP="0001413C">
            <w:r w:rsidRPr="0001413C">
              <w:t>Colorado State Law</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3AFC710D" w14:textId="77777777" w:rsidR="0001413C" w:rsidRPr="0001413C" w:rsidRDefault="0001413C" w:rsidP="0001413C">
            <w:r w:rsidRPr="0001413C">
              <w:t>Linear</w:t>
            </w:r>
          </w:p>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0189DD16" w14:textId="77777777" w:rsidR="0001413C" w:rsidRPr="0001413C" w:rsidRDefault="0001413C" w:rsidP="0001413C"/>
        </w:tc>
        <w:tc>
          <w:tcPr>
            <w:tcW w:w="0" w:type="auto"/>
            <w:tcBorders>
              <w:top w:val="nil"/>
              <w:left w:val="nil"/>
              <w:bottom w:val="single" w:sz="6" w:space="0" w:color="999999"/>
              <w:right w:val="single" w:sz="6" w:space="0" w:color="999999"/>
            </w:tcBorders>
            <w:tcMar>
              <w:top w:w="15" w:type="dxa"/>
              <w:left w:w="15" w:type="dxa"/>
              <w:bottom w:w="15" w:type="dxa"/>
              <w:right w:w="15" w:type="dxa"/>
            </w:tcMar>
            <w:hideMark/>
          </w:tcPr>
          <w:p w14:paraId="20F354E9" w14:textId="77777777" w:rsidR="0001413C" w:rsidRPr="0001413C" w:rsidRDefault="0001413C" w:rsidP="0001413C">
            <w:r w:rsidRPr="0001413C">
              <w:t>0</w:t>
            </w:r>
          </w:p>
        </w:tc>
      </w:tr>
    </w:tbl>
    <w:p w14:paraId="3C89C072" w14:textId="77777777" w:rsidR="0001413C" w:rsidRPr="0001413C" w:rsidRDefault="0001413C" w:rsidP="0001413C">
      <w:r w:rsidRPr="0001413C">
        <w:br w:type="page"/>
      </w:r>
      <w:bookmarkStart w:id="10" w:name="Page_4486949377267580712"/>
      <w:bookmarkEnd w:id="10"/>
      <w:r w:rsidRPr="0001413C">
        <w:rPr>
          <w:b/>
          <w:bCs/>
        </w:rPr>
        <w:t>Page Number:</w:t>
      </w:r>
      <w:r w:rsidRPr="0001413C">
        <w:t xml:space="preserve"> 1 </w:t>
      </w:r>
    </w:p>
    <w:p w14:paraId="0BA8A3C1" w14:textId="77777777" w:rsidR="0001413C" w:rsidRPr="0001413C" w:rsidRDefault="0001413C" w:rsidP="0001413C">
      <w:r w:rsidRPr="0001413C">
        <w:rPr>
          <w:b/>
          <w:bCs/>
        </w:rPr>
        <w:t>Lesson 1:</w:t>
      </w:r>
      <w:r w:rsidRPr="0001413C">
        <w:t xml:space="preserve"> Introduction </w:t>
      </w:r>
    </w:p>
    <w:p w14:paraId="5F9EE619" w14:textId="77777777" w:rsidR="0001413C" w:rsidRPr="0001413C" w:rsidRDefault="0001413C" w:rsidP="0001413C">
      <w:r w:rsidRPr="0001413C">
        <w:rPr>
          <w:b/>
          <w:bCs/>
        </w:rPr>
        <w:t xml:space="preserve">Video Template </w:t>
      </w:r>
    </w:p>
    <w:p w14:paraId="6DEE35C1" w14:textId="77777777" w:rsidR="0001413C" w:rsidRPr="0001413C" w:rsidRDefault="0001413C" w:rsidP="0001413C">
      <w:r w:rsidRPr="0001413C">
        <w:rPr>
          <w:b/>
          <w:bCs/>
        </w:rPr>
        <w:t>Background Content Details:</w:t>
      </w:r>
      <w:r w:rsidRPr="0001413C">
        <w:t xml:space="preserve"> </w:t>
      </w:r>
    </w:p>
    <w:p w14:paraId="669123CC" w14:textId="77777777" w:rsidR="0001413C" w:rsidRPr="0001413C" w:rsidRDefault="0001413C" w:rsidP="0001413C">
      <w:r w:rsidRPr="0001413C">
        <w:rPr>
          <w:b/>
          <w:bCs/>
        </w:rPr>
        <w:t>Alternative Text:</w:t>
      </w:r>
      <w:r w:rsidRPr="0001413C">
        <w:t xml:space="preserve"> </w:t>
      </w:r>
    </w:p>
    <w:p w14:paraId="69173E85" w14:textId="77777777" w:rsidR="0001413C" w:rsidRPr="0001413C" w:rsidRDefault="0001413C" w:rsidP="0001413C">
      <w:r w:rsidRPr="0001413C">
        <w:t xml:space="preserve">A busy office </w:t>
      </w:r>
    </w:p>
    <w:p w14:paraId="3BC6665C" w14:textId="77777777" w:rsidR="0001413C" w:rsidRPr="0001413C" w:rsidRDefault="0001413C" w:rsidP="0001413C">
      <w:r w:rsidRPr="0001413C">
        <w:rPr>
          <w:b/>
          <w:bCs/>
        </w:rPr>
        <w:t>Content Title:</w:t>
      </w:r>
      <w:r w:rsidRPr="0001413C">
        <w:t xml:space="preserve"> </w:t>
      </w:r>
    </w:p>
    <w:p w14:paraId="45519C6E" w14:textId="77777777" w:rsidR="0001413C" w:rsidRPr="0001413C" w:rsidRDefault="0001413C" w:rsidP="0001413C">
      <w:r w:rsidRPr="0001413C">
        <w:t xml:space="preserve">Respect in the workplace makes a big difference. </w:t>
      </w:r>
    </w:p>
    <w:p w14:paraId="66EB0CF6" w14:textId="77777777" w:rsidR="0001413C" w:rsidRPr="0001413C" w:rsidRDefault="0001413C" w:rsidP="0001413C">
      <w:r w:rsidRPr="0001413C">
        <w:rPr>
          <w:b/>
          <w:bCs/>
        </w:rPr>
        <w:t>Content Description:</w:t>
      </w:r>
    </w:p>
    <w:p w14:paraId="625D33E0" w14:textId="77777777" w:rsidR="0001413C" w:rsidRPr="0001413C" w:rsidRDefault="0001413C" w:rsidP="0001413C">
      <w:r w:rsidRPr="0001413C">
        <w:t>Watch the video to find out why.</w:t>
      </w:r>
    </w:p>
    <w:p w14:paraId="2C9BF18B" w14:textId="77777777" w:rsidR="0001413C" w:rsidRPr="0001413C" w:rsidRDefault="0001413C" w:rsidP="0001413C">
      <w:r w:rsidRPr="0001413C">
        <w:rPr>
          <w:b/>
          <w:bCs/>
        </w:rPr>
        <w:t>Audio Transcript Text:</w:t>
      </w:r>
      <w:r w:rsidRPr="0001413C">
        <w:t xml:space="preserve"> </w:t>
      </w:r>
    </w:p>
    <w:p w14:paraId="758E1AD0" w14:textId="77777777" w:rsidR="0001413C" w:rsidRPr="0001413C" w:rsidRDefault="0001413C" w:rsidP="0001413C">
      <w:r w:rsidRPr="0001413C">
        <w:t>Ever thought about how much our interactions with colleagues affect our experience in the workplace? When we’re treated with respect, we feel more valued and productive, but a lack of respect can make us feel less safe and engaged with our work.</w:t>
      </w:r>
    </w:p>
    <w:p w14:paraId="67A79C0A" w14:textId="77777777" w:rsidR="0001413C" w:rsidRPr="0001413C" w:rsidRDefault="0001413C" w:rsidP="0001413C">
      <w:r w:rsidRPr="0001413C">
        <w:br w:type="page"/>
      </w:r>
    </w:p>
    <w:p w14:paraId="241A1CDA" w14:textId="77777777" w:rsidR="0001413C" w:rsidRPr="0001413C" w:rsidRDefault="0001413C" w:rsidP="0001413C">
      <w:bookmarkStart w:id="11" w:name="Page_1992612994739910723"/>
      <w:bookmarkEnd w:id="11"/>
      <w:r w:rsidRPr="0001413C">
        <w:rPr>
          <w:b/>
          <w:bCs/>
        </w:rPr>
        <w:t>Page Number:</w:t>
      </w:r>
      <w:r w:rsidRPr="0001413C">
        <w:t xml:space="preserve"> 2 </w:t>
      </w:r>
    </w:p>
    <w:p w14:paraId="18D19C48" w14:textId="77777777" w:rsidR="0001413C" w:rsidRPr="0001413C" w:rsidRDefault="0001413C" w:rsidP="0001413C">
      <w:r w:rsidRPr="0001413C">
        <w:rPr>
          <w:b/>
          <w:bCs/>
        </w:rPr>
        <w:t>Lesson 2:</w:t>
      </w:r>
      <w:r w:rsidRPr="0001413C">
        <w:t xml:space="preserve"> Respect in the Workplace: Sexual Harassment </w:t>
      </w:r>
    </w:p>
    <w:p w14:paraId="3C653BC4" w14:textId="77777777" w:rsidR="0001413C" w:rsidRPr="0001413C" w:rsidRDefault="0001413C" w:rsidP="0001413C">
      <w:r w:rsidRPr="0001413C">
        <w:rPr>
          <w:b/>
          <w:bCs/>
        </w:rPr>
        <w:t xml:space="preserve">Hotspot Image Template / LTR / Sequential </w:t>
      </w:r>
    </w:p>
    <w:p w14:paraId="12B29E3B" w14:textId="77777777" w:rsidR="0001413C" w:rsidRPr="0001413C" w:rsidRDefault="0001413C" w:rsidP="0001413C">
      <w:r w:rsidRPr="0001413C">
        <w:rPr>
          <w:b/>
          <w:bCs/>
        </w:rPr>
        <w:t>Background Content Details:</w:t>
      </w:r>
      <w:r w:rsidRPr="0001413C">
        <w:t xml:space="preserve"> </w:t>
      </w:r>
    </w:p>
    <w:p w14:paraId="696CF09B" w14:textId="77777777" w:rsidR="0001413C" w:rsidRPr="0001413C" w:rsidRDefault="0001413C" w:rsidP="0001413C">
      <w:r w:rsidRPr="0001413C">
        <w:rPr>
          <w:b/>
          <w:bCs/>
        </w:rPr>
        <w:t>Image Description:</w:t>
      </w:r>
    </w:p>
    <w:p w14:paraId="13576CD6" w14:textId="77777777" w:rsidR="0001413C" w:rsidRPr="0001413C" w:rsidRDefault="0001413C" w:rsidP="0001413C">
      <w:r w:rsidRPr="0001413C">
        <w:t xml:space="preserve">Full-body images of the characters standing in a line (see character matrix for descriptions and mock up for design sample). The hotspots will be on the characters for the learner to click to learn more. </w:t>
      </w:r>
    </w:p>
    <w:p w14:paraId="1BF71141" w14:textId="77777777" w:rsidR="0001413C" w:rsidRPr="0001413C" w:rsidRDefault="0001413C" w:rsidP="0001413C">
      <w:r w:rsidRPr="0001413C">
        <w:rPr>
          <w:b/>
          <w:bCs/>
        </w:rPr>
        <w:t>Alternative Text:</w:t>
      </w:r>
      <w:r w:rsidRPr="0001413C">
        <w:t xml:space="preserve"> </w:t>
      </w:r>
    </w:p>
    <w:p w14:paraId="705DB756" w14:textId="77777777" w:rsidR="0001413C" w:rsidRPr="0001413C" w:rsidRDefault="0001413C" w:rsidP="0001413C">
      <w:r w:rsidRPr="0001413C">
        <w:t xml:space="preserve">TBD </w:t>
      </w:r>
    </w:p>
    <w:p w14:paraId="564F5E72" w14:textId="77777777" w:rsidR="0001413C" w:rsidRPr="0001413C" w:rsidRDefault="0001413C" w:rsidP="0001413C">
      <w:r w:rsidRPr="0001413C">
        <w:rPr>
          <w:b/>
          <w:bCs/>
        </w:rPr>
        <w:t>Content Title:</w:t>
      </w:r>
      <w:r w:rsidRPr="0001413C">
        <w:t xml:space="preserve"> </w:t>
      </w:r>
    </w:p>
    <w:p w14:paraId="3DE70D29" w14:textId="77777777" w:rsidR="0001413C" w:rsidRPr="0001413C" w:rsidRDefault="0001413C" w:rsidP="0001413C">
      <w:r w:rsidRPr="0001413C">
        <w:t xml:space="preserve">The Big Launch: Meet the Team </w:t>
      </w:r>
    </w:p>
    <w:p w14:paraId="63F0BE40" w14:textId="77777777" w:rsidR="0001413C" w:rsidRPr="0001413C" w:rsidRDefault="0001413C" w:rsidP="0001413C">
      <w:r w:rsidRPr="0001413C">
        <w:br/>
      </w:r>
      <w:r w:rsidRPr="0001413C">
        <w:rPr>
          <w:b/>
          <w:bCs/>
        </w:rPr>
        <w:t>Content Description:</w:t>
      </w:r>
      <w:r w:rsidRPr="0001413C">
        <w:t xml:space="preserve"> </w:t>
      </w:r>
    </w:p>
    <w:p w14:paraId="25BF8DB8" w14:textId="77777777" w:rsidR="0001413C" w:rsidRPr="0001413C" w:rsidRDefault="0001413C" w:rsidP="0001413C">
      <w:r w:rsidRPr="0001413C">
        <w:t>These team members have been spending more time together than usual to ensure the launch occurs without any problems. As the colleagues grow more comfortable with each other, some of them are losing sight of what behaviors are appropriate in the workplace and when to speak up.</w:t>
      </w:r>
    </w:p>
    <w:p w14:paraId="40AC97F9" w14:textId="77777777" w:rsidR="0001413C" w:rsidRPr="0001413C" w:rsidRDefault="0001413C" w:rsidP="0001413C">
      <w:r w:rsidRPr="0001413C">
        <w:t>Select each team member to get to know them.</w:t>
      </w:r>
    </w:p>
    <w:p w14:paraId="384EF3EA" w14:textId="77777777" w:rsidR="0001413C" w:rsidRPr="0001413C" w:rsidRDefault="0001413C" w:rsidP="0001413C">
      <w:r w:rsidRPr="0001413C">
        <w:rPr>
          <w:b/>
          <w:bCs/>
        </w:rPr>
        <w:t xml:space="preserve">Hotspot Content : </w:t>
      </w:r>
    </w:p>
    <w:p w14:paraId="47F02449" w14:textId="77777777" w:rsidR="0001413C" w:rsidRPr="0001413C" w:rsidRDefault="0001413C" w:rsidP="0001413C">
      <w:pPr>
        <w:rPr>
          <w:b/>
          <w:bCs/>
        </w:rPr>
      </w:pPr>
      <w:r w:rsidRPr="0001413C">
        <w:rPr>
          <w:b/>
          <w:bCs/>
        </w:rPr>
        <w:t>Molly</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1B6082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2ACDAE9"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C57070C" w14:textId="77777777" w:rsidR="0001413C" w:rsidRPr="0001413C" w:rsidRDefault="0001413C" w:rsidP="0001413C">
            <w:r w:rsidRPr="0001413C">
              <w:t xml:space="preserve">Molly </w:t>
            </w:r>
          </w:p>
        </w:tc>
      </w:tr>
      <w:tr w:rsidR="0001413C" w:rsidRPr="0001413C" w14:paraId="26D95A7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4F630A12"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58628D6" w14:textId="77777777" w:rsidR="0001413C" w:rsidRPr="0001413C" w:rsidRDefault="0001413C" w:rsidP="0001413C">
            <w:r w:rsidRPr="0001413C">
              <w:t>“Hi, I’m Molly, and I volunteer at the local animal shelter on the weekends.”</w:t>
            </w:r>
          </w:p>
        </w:tc>
      </w:tr>
    </w:tbl>
    <w:p w14:paraId="7B70F81F" w14:textId="77777777" w:rsidR="0001413C" w:rsidRPr="0001413C" w:rsidRDefault="0001413C" w:rsidP="0001413C">
      <w:pPr>
        <w:rPr>
          <w:b/>
          <w:bCs/>
        </w:rPr>
      </w:pPr>
      <w:r w:rsidRPr="0001413C">
        <w:rPr>
          <w:b/>
          <w:bCs/>
        </w:rPr>
        <w:t>Quin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E08897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37EBBC7E"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9AAF1BB" w14:textId="77777777" w:rsidR="0001413C" w:rsidRPr="0001413C" w:rsidRDefault="0001413C" w:rsidP="0001413C">
            <w:r w:rsidRPr="0001413C">
              <w:t xml:space="preserve">Quin </w:t>
            </w:r>
          </w:p>
        </w:tc>
      </w:tr>
      <w:tr w:rsidR="0001413C" w:rsidRPr="0001413C" w14:paraId="1FB0092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088EA813"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3D28E75" w14:textId="77777777" w:rsidR="0001413C" w:rsidRPr="0001413C" w:rsidRDefault="0001413C" w:rsidP="0001413C">
            <w:r w:rsidRPr="0001413C">
              <w:t>“Hey, I’m Quin. I am currently an intern working on getting my degree in Business, and I enjoy reading graphic novels.”</w:t>
            </w:r>
          </w:p>
        </w:tc>
      </w:tr>
    </w:tbl>
    <w:p w14:paraId="3F5AFCAC" w14:textId="77777777" w:rsidR="0001413C" w:rsidRPr="0001413C" w:rsidRDefault="0001413C" w:rsidP="0001413C">
      <w:pPr>
        <w:rPr>
          <w:b/>
          <w:bCs/>
        </w:rPr>
      </w:pPr>
      <w:r w:rsidRPr="0001413C">
        <w:rPr>
          <w:b/>
          <w:bCs/>
        </w:rPr>
        <w:t>Yuki</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0FA5E93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09C297A"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1F002BE" w14:textId="77777777" w:rsidR="0001413C" w:rsidRPr="0001413C" w:rsidRDefault="0001413C" w:rsidP="0001413C">
            <w:r w:rsidRPr="0001413C">
              <w:t xml:space="preserve">Yuki </w:t>
            </w:r>
          </w:p>
        </w:tc>
      </w:tr>
      <w:tr w:rsidR="0001413C" w:rsidRPr="0001413C" w14:paraId="32BA037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AF00984"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5A9EB71" w14:textId="77777777" w:rsidR="0001413C" w:rsidRPr="0001413C" w:rsidRDefault="0001413C" w:rsidP="0001413C">
            <w:r w:rsidRPr="0001413C">
              <w:t>“My name is Yuki. I am from Tokyo, Japan, and I moved to California with my family 10 years ago.”</w:t>
            </w:r>
          </w:p>
        </w:tc>
      </w:tr>
    </w:tbl>
    <w:p w14:paraId="2524265B" w14:textId="77777777" w:rsidR="0001413C" w:rsidRPr="0001413C" w:rsidRDefault="0001413C" w:rsidP="0001413C">
      <w:pPr>
        <w:rPr>
          <w:b/>
          <w:bCs/>
        </w:rPr>
      </w:pPr>
      <w:r w:rsidRPr="0001413C">
        <w:rPr>
          <w:b/>
          <w:bCs/>
        </w:rPr>
        <w:t>Paul</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982BEA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6E02C06"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105E083" w14:textId="77777777" w:rsidR="0001413C" w:rsidRPr="0001413C" w:rsidRDefault="0001413C" w:rsidP="0001413C">
            <w:r w:rsidRPr="0001413C">
              <w:t xml:space="preserve">Paul </w:t>
            </w:r>
          </w:p>
        </w:tc>
      </w:tr>
      <w:tr w:rsidR="0001413C" w:rsidRPr="0001413C" w14:paraId="725B26E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7D90E4C"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D063639" w14:textId="77777777" w:rsidR="0001413C" w:rsidRPr="0001413C" w:rsidRDefault="0001413C" w:rsidP="0001413C">
            <w:r w:rsidRPr="0001413C">
              <w:t>“I’m Paul. My partner and I are expecting a baby any week now.”</w:t>
            </w:r>
          </w:p>
        </w:tc>
      </w:tr>
    </w:tbl>
    <w:p w14:paraId="2DEFA7CF" w14:textId="77777777" w:rsidR="0001413C" w:rsidRPr="0001413C" w:rsidRDefault="0001413C" w:rsidP="0001413C">
      <w:pPr>
        <w:rPr>
          <w:b/>
          <w:bCs/>
        </w:rPr>
      </w:pPr>
      <w:r w:rsidRPr="0001413C">
        <w:rPr>
          <w:b/>
          <w:bCs/>
        </w:rPr>
        <w:t>Alex</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F2626D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E0585D7"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4EC7A8D" w14:textId="77777777" w:rsidR="0001413C" w:rsidRPr="0001413C" w:rsidRDefault="0001413C" w:rsidP="0001413C">
            <w:r w:rsidRPr="0001413C">
              <w:t xml:space="preserve">Alex </w:t>
            </w:r>
          </w:p>
        </w:tc>
      </w:tr>
      <w:tr w:rsidR="0001413C" w:rsidRPr="0001413C" w14:paraId="0049758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05AD3272"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074EA32" w14:textId="77777777" w:rsidR="0001413C" w:rsidRPr="0001413C" w:rsidRDefault="0001413C" w:rsidP="0001413C">
            <w:r w:rsidRPr="0001413C">
              <w:t>“Hey, I’m Alex. I grew up in San Francisco and enjoy watching Anime.”</w:t>
            </w:r>
          </w:p>
        </w:tc>
      </w:tr>
    </w:tbl>
    <w:p w14:paraId="1D2D9A93" w14:textId="77777777" w:rsidR="0001413C" w:rsidRPr="0001413C" w:rsidRDefault="0001413C" w:rsidP="0001413C">
      <w:pPr>
        <w:rPr>
          <w:b/>
          <w:bCs/>
        </w:rPr>
      </w:pPr>
      <w:r w:rsidRPr="0001413C">
        <w:rPr>
          <w:b/>
          <w:bCs/>
        </w:rPr>
        <w:t>Jean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AC9D82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98FC288"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B26CE6C" w14:textId="77777777" w:rsidR="0001413C" w:rsidRPr="0001413C" w:rsidRDefault="0001413C" w:rsidP="0001413C">
            <w:r w:rsidRPr="0001413C">
              <w:t xml:space="preserve">Jean </w:t>
            </w:r>
          </w:p>
        </w:tc>
      </w:tr>
      <w:tr w:rsidR="0001413C" w:rsidRPr="0001413C" w14:paraId="43A19C6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C773978"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34E4ABDA" w14:textId="77777777" w:rsidR="0001413C" w:rsidRPr="0001413C" w:rsidRDefault="0001413C" w:rsidP="0001413C">
            <w:r w:rsidRPr="0001413C">
              <w:t>“My name is Jean, and I like to paint landscapes from my local park.”</w:t>
            </w:r>
          </w:p>
        </w:tc>
      </w:tr>
    </w:tbl>
    <w:p w14:paraId="29F98C22" w14:textId="77777777" w:rsidR="0001413C" w:rsidRPr="0001413C" w:rsidRDefault="0001413C" w:rsidP="0001413C">
      <w:r w:rsidRPr="0001413C">
        <w:rPr>
          <w:b/>
          <w:bCs/>
        </w:rPr>
        <w:t>Audio Transcript Text:</w:t>
      </w:r>
      <w:r w:rsidRPr="0001413C">
        <w:t xml:space="preserve"> </w:t>
      </w:r>
    </w:p>
    <w:p w14:paraId="6581CC17" w14:textId="77777777" w:rsidR="0001413C" w:rsidRPr="0001413C" w:rsidRDefault="0001413C" w:rsidP="0001413C">
      <w:r w:rsidRPr="0001413C">
        <w:t>As you’ve seen, harassment and discrimination can occur, even unintentionally, if we don’t ensure our words and actions are respectful. And speaking of respect, this team of employees is going to confront some tricky workplace interactions. They’ve been working hard to plan an upcoming product launch, an event that will be attended by important clients, so it’s important that everything goes smoothly. They could use your help.</w:t>
      </w:r>
    </w:p>
    <w:p w14:paraId="3F7F8318" w14:textId="77777777" w:rsidR="0001413C" w:rsidRPr="0001413C" w:rsidRDefault="0001413C" w:rsidP="0001413C">
      <w:r w:rsidRPr="0001413C">
        <w:br w:type="page"/>
      </w:r>
    </w:p>
    <w:p w14:paraId="19D50969" w14:textId="77777777" w:rsidR="0001413C" w:rsidRPr="0001413C" w:rsidRDefault="0001413C" w:rsidP="0001413C">
      <w:bookmarkStart w:id="12" w:name="Page_2341287108079084395"/>
      <w:bookmarkEnd w:id="12"/>
      <w:r w:rsidRPr="0001413C">
        <w:rPr>
          <w:b/>
          <w:bCs/>
        </w:rPr>
        <w:t>Page Number:</w:t>
      </w:r>
      <w:r w:rsidRPr="0001413C">
        <w:t xml:space="preserve"> 3 </w:t>
      </w:r>
    </w:p>
    <w:p w14:paraId="1CD6C4E2" w14:textId="77777777" w:rsidR="0001413C" w:rsidRPr="0001413C" w:rsidRDefault="0001413C" w:rsidP="0001413C">
      <w:r w:rsidRPr="0001413C">
        <w:rPr>
          <w:b/>
          <w:bCs/>
        </w:rPr>
        <w:t>Lesson 2:</w:t>
      </w:r>
      <w:r w:rsidRPr="0001413C">
        <w:t xml:space="preserve"> Respect in the Workplace: Sexual Harassment </w:t>
      </w:r>
    </w:p>
    <w:p w14:paraId="764BCD5E" w14:textId="77777777" w:rsidR="0001413C" w:rsidRPr="0001413C" w:rsidRDefault="0001413C" w:rsidP="0001413C">
      <w:r w:rsidRPr="0001413C">
        <w:rPr>
          <w:b/>
          <w:bCs/>
        </w:rPr>
        <w:t xml:space="preserve">Text and Image Template / Text Only </w:t>
      </w:r>
    </w:p>
    <w:p w14:paraId="551282FD" w14:textId="77777777" w:rsidR="0001413C" w:rsidRPr="0001413C" w:rsidRDefault="0001413C" w:rsidP="0001413C">
      <w:r w:rsidRPr="0001413C">
        <w:rPr>
          <w:b/>
          <w:bCs/>
        </w:rPr>
        <w:t>Background Content Details:</w:t>
      </w:r>
      <w:r w:rsidRPr="0001413C">
        <w:t xml:space="preserve"> </w:t>
      </w:r>
    </w:p>
    <w:p w14:paraId="4237F6DB" w14:textId="77777777" w:rsidR="0001413C" w:rsidRPr="0001413C" w:rsidRDefault="0001413C" w:rsidP="0001413C">
      <w:r w:rsidRPr="0001413C">
        <w:rPr>
          <w:b/>
          <w:bCs/>
        </w:rPr>
        <w:t>Image Description:</w:t>
      </w:r>
    </w:p>
    <w:p w14:paraId="78060C51" w14:textId="77777777" w:rsidR="0001413C" w:rsidRPr="0001413C" w:rsidRDefault="0001413C" w:rsidP="0001413C">
      <w:r w:rsidRPr="0001413C">
        <w:t xml:space="preserve">Yuki from the “Meet the Team” screen smiling </w:t>
      </w:r>
    </w:p>
    <w:p w14:paraId="1B137AAF" w14:textId="77777777" w:rsidR="0001413C" w:rsidRPr="0001413C" w:rsidRDefault="0001413C" w:rsidP="0001413C">
      <w:r w:rsidRPr="0001413C">
        <w:rPr>
          <w:b/>
          <w:bCs/>
        </w:rPr>
        <w:t>Content Title:</w:t>
      </w:r>
      <w:r w:rsidRPr="0001413C">
        <w:t xml:space="preserve"> </w:t>
      </w:r>
    </w:p>
    <w:p w14:paraId="55565DC5" w14:textId="77777777" w:rsidR="0001413C" w:rsidRPr="0001413C" w:rsidRDefault="0001413C" w:rsidP="0001413C">
      <w:r w:rsidRPr="0001413C">
        <w:t xml:space="preserve">Yuki’s Perspective </w:t>
      </w:r>
    </w:p>
    <w:p w14:paraId="6D58325E" w14:textId="77777777" w:rsidR="0001413C" w:rsidRPr="0001413C" w:rsidRDefault="0001413C" w:rsidP="0001413C">
      <w:r w:rsidRPr="0001413C">
        <w:br/>
      </w:r>
      <w:r w:rsidRPr="0001413C">
        <w:rPr>
          <w:b/>
          <w:bCs/>
        </w:rPr>
        <w:t>Column 1 Text:</w:t>
      </w:r>
      <w:r w:rsidRPr="0001413C">
        <w:t xml:space="preserve"> </w:t>
      </w:r>
    </w:p>
    <w:p w14:paraId="6B913E40" w14:textId="77777777" w:rsidR="0001413C" w:rsidRPr="0001413C" w:rsidRDefault="0001413C" w:rsidP="0001413C">
      <w:r w:rsidRPr="0001413C">
        <w:t>I am proud to be Japanese and enjoy talking talking about my culture, and Alex seems really interested in Japanese culture – he often asks me questions to learn more. We frequently talk about my time in Japan and some of our common interests in Japanese pop culture, but I’m beginning to wonder if he’s got the wrong idea. Alex has been giving me quite a few small gifts lately. I told him he didn’t have to do that, but he insisted he was trying to ease the stress of coordinating the event.</w:t>
      </w:r>
    </w:p>
    <w:p w14:paraId="3E0E1210" w14:textId="77777777" w:rsidR="0001413C" w:rsidRPr="0001413C" w:rsidRDefault="0001413C" w:rsidP="0001413C">
      <w:r w:rsidRPr="0001413C">
        <w:rPr>
          <w:b/>
          <w:bCs/>
        </w:rPr>
        <w:t>Audio Transcript Text:</w:t>
      </w:r>
      <w:r w:rsidRPr="0001413C">
        <w:t xml:space="preserve"> </w:t>
      </w:r>
    </w:p>
    <w:p w14:paraId="3CD7D08C" w14:textId="77777777" w:rsidR="0001413C" w:rsidRPr="0001413C" w:rsidRDefault="0001413C" w:rsidP="0001413C">
      <w:r w:rsidRPr="0001413C">
        <w:t>I’ve been working closely with Alex to organize the vendor arrivals for the product launch. Alex and I have a great relationship, so working together to help coordinate this event has gone well. It’s just that lately, it feels like our working relationship is turning into something else…</w:t>
      </w:r>
    </w:p>
    <w:p w14:paraId="3E685171" w14:textId="77777777" w:rsidR="0001413C" w:rsidRPr="0001413C" w:rsidRDefault="0001413C" w:rsidP="0001413C">
      <w:r w:rsidRPr="0001413C">
        <w:br w:type="page"/>
      </w:r>
    </w:p>
    <w:p w14:paraId="430939F0" w14:textId="77777777" w:rsidR="0001413C" w:rsidRPr="0001413C" w:rsidRDefault="0001413C" w:rsidP="0001413C">
      <w:bookmarkStart w:id="13" w:name="Page_2379294239242688524"/>
      <w:bookmarkEnd w:id="13"/>
      <w:r w:rsidRPr="0001413C">
        <w:rPr>
          <w:b/>
          <w:bCs/>
        </w:rPr>
        <w:t>Page Number:</w:t>
      </w:r>
      <w:r w:rsidRPr="0001413C">
        <w:t xml:space="preserve"> 4 </w:t>
      </w:r>
    </w:p>
    <w:p w14:paraId="54007684" w14:textId="77777777" w:rsidR="0001413C" w:rsidRPr="0001413C" w:rsidRDefault="0001413C" w:rsidP="0001413C">
      <w:r w:rsidRPr="0001413C">
        <w:rPr>
          <w:b/>
          <w:bCs/>
        </w:rPr>
        <w:t>Lesson 2:</w:t>
      </w:r>
      <w:r w:rsidRPr="0001413C">
        <w:t xml:space="preserve"> Respect in the Workplace: Sexual Harassment </w:t>
      </w:r>
    </w:p>
    <w:p w14:paraId="30CF86FD" w14:textId="77777777" w:rsidR="0001413C" w:rsidRPr="0001413C" w:rsidRDefault="0001413C" w:rsidP="0001413C">
      <w:r w:rsidRPr="0001413C">
        <w:rPr>
          <w:b/>
          <w:bCs/>
        </w:rPr>
        <w:t xml:space="preserve">Question and Answer Template / Text / LTR </w:t>
      </w:r>
    </w:p>
    <w:p w14:paraId="247A5401" w14:textId="77777777" w:rsidR="0001413C" w:rsidRPr="0001413C" w:rsidRDefault="0001413C" w:rsidP="0001413C">
      <w:r w:rsidRPr="0001413C">
        <w:rPr>
          <w:b/>
          <w:bCs/>
        </w:rPr>
        <w:t>Background Content Details:</w:t>
      </w:r>
      <w:r w:rsidRPr="0001413C">
        <w:t xml:space="preserve"> </w:t>
      </w:r>
    </w:p>
    <w:p w14:paraId="03F577C5" w14:textId="77777777" w:rsidR="0001413C" w:rsidRPr="0001413C" w:rsidRDefault="0001413C" w:rsidP="0001413C">
      <w:r w:rsidRPr="0001413C">
        <w:rPr>
          <w:b/>
          <w:bCs/>
        </w:rPr>
        <w:t>Image Description:</w:t>
      </w:r>
    </w:p>
    <w:p w14:paraId="7B006607" w14:textId="77777777" w:rsidR="0001413C" w:rsidRPr="0001413C" w:rsidRDefault="0001413C" w:rsidP="0001413C">
      <w:r w:rsidRPr="0001413C">
        <w:t xml:space="preserve">Yuki interacting with Alex (from character matrix) </w:t>
      </w:r>
    </w:p>
    <w:p w14:paraId="595713DA" w14:textId="77777777" w:rsidR="0001413C" w:rsidRPr="0001413C" w:rsidRDefault="0001413C" w:rsidP="0001413C">
      <w:r w:rsidRPr="0001413C">
        <w:rPr>
          <w:b/>
          <w:bCs/>
        </w:rPr>
        <w:t>Content Title:</w:t>
      </w:r>
      <w:r w:rsidRPr="0001413C">
        <w:t xml:space="preserve"> </w:t>
      </w:r>
    </w:p>
    <w:p w14:paraId="7CA16F07" w14:textId="77777777" w:rsidR="0001413C" w:rsidRPr="0001413C" w:rsidRDefault="0001413C" w:rsidP="0001413C">
      <w:r w:rsidRPr="0001413C">
        <w:t xml:space="preserve">Cooking Class </w:t>
      </w:r>
    </w:p>
    <w:p w14:paraId="582D61C4" w14:textId="77777777" w:rsidR="0001413C" w:rsidRPr="0001413C" w:rsidRDefault="0001413C" w:rsidP="0001413C">
      <w:r w:rsidRPr="0001413C">
        <w:rPr>
          <w:b/>
          <w:bCs/>
        </w:rPr>
        <w:t>Content Description:</w:t>
      </w:r>
    </w:p>
    <w:p w14:paraId="600C90B7" w14:textId="77777777" w:rsidR="0001413C" w:rsidRPr="0001413C" w:rsidRDefault="0001413C" w:rsidP="0001413C">
      <w:r w:rsidRPr="0001413C">
        <w:t>Yuki isn’t sure how to get Alex to stop making comments about spending time with her outside of work. She’s pretty sure it’s not sexual harassment, because he’s just joking.</w:t>
      </w:r>
    </w:p>
    <w:p w14:paraId="5D18A7A0" w14:textId="77777777" w:rsidR="0001413C" w:rsidRPr="0001413C" w:rsidRDefault="0001413C" w:rsidP="0001413C">
      <w:r w:rsidRPr="0001413C">
        <w:t>But what should she do?</w:t>
      </w:r>
    </w:p>
    <w:p w14:paraId="15E39B97" w14:textId="77777777" w:rsidR="0001413C" w:rsidRPr="0001413C" w:rsidRDefault="0001413C" w:rsidP="0001413C">
      <w:r w:rsidRPr="0001413C">
        <w:rPr>
          <w:b/>
          <w:bCs/>
        </w:rPr>
        <w:t>Question:</w:t>
      </w:r>
      <w:r w:rsidRPr="0001413C">
        <w:t xml:space="preserve"> </w:t>
      </w:r>
    </w:p>
    <w:p w14:paraId="57D4AA00" w14:textId="77777777" w:rsidR="0001413C" w:rsidRPr="0001413C" w:rsidRDefault="0001413C" w:rsidP="0001413C">
      <w:r w:rsidRPr="0001413C">
        <w:t>What should Yuki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D85B64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8A9A0B"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445BE2" w14:textId="77777777" w:rsidR="0001413C" w:rsidRPr="0001413C" w:rsidRDefault="0001413C" w:rsidP="0001413C">
            <w:pPr>
              <w:rPr>
                <w:b/>
                <w:bCs/>
              </w:rPr>
            </w:pPr>
            <w:r w:rsidRPr="0001413C">
              <w:rPr>
                <w:b/>
                <w:bCs/>
              </w:rPr>
              <w:t>Answer</w:t>
            </w:r>
          </w:p>
        </w:tc>
      </w:tr>
      <w:tr w:rsidR="0001413C" w:rsidRPr="0001413C" w14:paraId="65ABD94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AFB9E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7CD95F" w14:textId="77777777" w:rsidR="0001413C" w:rsidRPr="0001413C" w:rsidRDefault="0001413C" w:rsidP="0001413C">
            <w:r w:rsidRPr="0001413C">
              <w:t>Limit future conversations with Alex to just what is required for work; that will hint at him to stop these types of jokes.</w:t>
            </w:r>
          </w:p>
        </w:tc>
      </w:tr>
      <w:tr w:rsidR="0001413C" w:rsidRPr="0001413C" w14:paraId="3ABDA37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BBEC8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6E18E4" w14:textId="77777777" w:rsidR="0001413C" w:rsidRPr="0001413C" w:rsidRDefault="0001413C" w:rsidP="0001413C">
            <w:r w:rsidRPr="0001413C">
              <w:t>Continue talking to Alex as usual and just be prepared for his jokes; they’re harmless anyways.</w:t>
            </w:r>
          </w:p>
        </w:tc>
      </w:tr>
      <w:tr w:rsidR="0001413C" w:rsidRPr="0001413C" w14:paraId="680F3EC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35E94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41F2DF" w14:textId="77777777" w:rsidR="0001413C" w:rsidRPr="0001413C" w:rsidRDefault="0001413C" w:rsidP="0001413C">
            <w:r w:rsidRPr="0001413C">
              <w:t>Check out the sexual harassment policy and see if Alex’s behavior could be considered sexual harassment.</w:t>
            </w:r>
          </w:p>
        </w:tc>
      </w:tr>
    </w:tbl>
    <w:p w14:paraId="2BE97753"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69362C0" w14:textId="77777777" w:rsidR="0001413C" w:rsidRPr="0001413C" w:rsidRDefault="0001413C" w:rsidP="0001413C">
      <w:r w:rsidRPr="0001413C">
        <w:rPr>
          <w:b/>
          <w:bCs/>
        </w:rPr>
        <w:t xml:space="preserve">Feedback: </w:t>
      </w:r>
    </w:p>
    <w:p w14:paraId="4F40310C" w14:textId="77777777" w:rsidR="0001413C" w:rsidRPr="0001413C" w:rsidRDefault="0001413C" w:rsidP="0001413C">
      <w:r w:rsidRPr="0001413C">
        <w:t>Yuki should be able to feel comfortable at work. She should look into whether Alex’s behavior could be sexual harassment. If she decides to file a report, she can talk to her manager. Alex should remember that how his comments are perceived by Yuki is more important than whether or not he intended to make her uncomfortable. Thinking about the impact of our words and actions helps ensure we are treating our colleagues respectfully.</w:t>
      </w:r>
    </w:p>
    <w:p w14:paraId="6CA67645" w14:textId="77777777" w:rsidR="0001413C" w:rsidRPr="0001413C" w:rsidRDefault="0001413C" w:rsidP="0001413C">
      <w:r w:rsidRPr="0001413C">
        <w:rPr>
          <w:b/>
          <w:bCs/>
        </w:rPr>
        <w:t>Audio Transcript Text:</w:t>
      </w:r>
      <w:r w:rsidRPr="0001413C">
        <w:t xml:space="preserve"> </w:t>
      </w:r>
    </w:p>
    <w:p w14:paraId="491417E6" w14:textId="77777777" w:rsidR="0001413C" w:rsidRPr="0001413C" w:rsidRDefault="0001413C" w:rsidP="0001413C">
      <w:r w:rsidRPr="0001413C">
        <w:t>When Alex and I were setting up for a tasting with the caterer, he mentioned he wants to try more Japanese food. He suggested he could come to my apartment so I could show him how to cook a traditional Japanese meal. This isn’t the first time Alex has made comments about seeing me outside of work in a more… intimate setting. It makes me a little frazzled, and I’m sure Alex can tell because he quickly insists he’s just joking.</w:t>
      </w:r>
    </w:p>
    <w:p w14:paraId="22E59C83" w14:textId="77777777" w:rsidR="0001413C" w:rsidRPr="0001413C" w:rsidRDefault="0001413C" w:rsidP="0001413C">
      <w:r w:rsidRPr="0001413C">
        <w:br w:type="page"/>
      </w:r>
    </w:p>
    <w:p w14:paraId="5DB20BC7" w14:textId="77777777" w:rsidR="0001413C" w:rsidRPr="0001413C" w:rsidRDefault="0001413C" w:rsidP="0001413C">
      <w:bookmarkStart w:id="14" w:name="Page_2371031818864300588"/>
      <w:bookmarkEnd w:id="14"/>
      <w:r w:rsidRPr="0001413C">
        <w:rPr>
          <w:b/>
          <w:bCs/>
        </w:rPr>
        <w:t>Page Number:</w:t>
      </w:r>
      <w:r w:rsidRPr="0001413C">
        <w:t xml:space="preserve"> 5 </w:t>
      </w:r>
    </w:p>
    <w:p w14:paraId="127AC85B" w14:textId="77777777" w:rsidR="0001413C" w:rsidRPr="0001413C" w:rsidRDefault="0001413C" w:rsidP="0001413C">
      <w:r w:rsidRPr="0001413C">
        <w:rPr>
          <w:b/>
          <w:bCs/>
        </w:rPr>
        <w:t>Lesson 2:</w:t>
      </w:r>
      <w:r w:rsidRPr="0001413C">
        <w:t xml:space="preserve"> Respect in the Workplace: Sexual Harassment </w:t>
      </w:r>
    </w:p>
    <w:p w14:paraId="0B651697" w14:textId="77777777" w:rsidR="0001413C" w:rsidRPr="0001413C" w:rsidRDefault="0001413C" w:rsidP="0001413C">
      <w:r w:rsidRPr="0001413C">
        <w:rPr>
          <w:b/>
          <w:bCs/>
        </w:rPr>
        <w:t xml:space="preserve">Click and Reveal Template / LTR / Random </w:t>
      </w:r>
    </w:p>
    <w:p w14:paraId="402055EE" w14:textId="77777777" w:rsidR="0001413C" w:rsidRPr="0001413C" w:rsidRDefault="0001413C" w:rsidP="0001413C">
      <w:r w:rsidRPr="0001413C">
        <w:rPr>
          <w:b/>
          <w:bCs/>
        </w:rPr>
        <w:t>Background Content Details:</w:t>
      </w:r>
      <w:r w:rsidRPr="0001413C">
        <w:t xml:space="preserve"> </w:t>
      </w:r>
    </w:p>
    <w:p w14:paraId="338D5258" w14:textId="77777777" w:rsidR="0001413C" w:rsidRPr="0001413C" w:rsidRDefault="0001413C" w:rsidP="0001413C">
      <w:r w:rsidRPr="0001413C">
        <w:rPr>
          <w:b/>
          <w:bCs/>
        </w:rPr>
        <w:t>Image Description:</w:t>
      </w:r>
    </w:p>
    <w:p w14:paraId="4F9CCD5D" w14:textId="77777777" w:rsidR="0001413C" w:rsidRPr="0001413C" w:rsidRDefault="0001413C" w:rsidP="0001413C">
      <w:r w:rsidRPr="0001413C">
        <w:t xml:space="preserve">Yuki looking concerned while sitting by a computer/laptop </w:t>
      </w:r>
    </w:p>
    <w:p w14:paraId="4D7F48FE" w14:textId="77777777" w:rsidR="0001413C" w:rsidRPr="0001413C" w:rsidRDefault="0001413C" w:rsidP="0001413C">
      <w:r w:rsidRPr="0001413C">
        <w:rPr>
          <w:b/>
          <w:bCs/>
        </w:rPr>
        <w:t>Content Title:</w:t>
      </w:r>
      <w:r w:rsidRPr="0001413C">
        <w:t xml:space="preserve"> </w:t>
      </w:r>
    </w:p>
    <w:p w14:paraId="27201ACE" w14:textId="77777777" w:rsidR="0001413C" w:rsidRPr="0001413C" w:rsidRDefault="0001413C" w:rsidP="0001413C">
      <w:r w:rsidRPr="0001413C">
        <w:t xml:space="preserve">Defining Sexual Harassment </w:t>
      </w:r>
    </w:p>
    <w:p w14:paraId="15B12535" w14:textId="77777777" w:rsidR="0001413C" w:rsidRPr="0001413C" w:rsidRDefault="0001413C" w:rsidP="0001413C">
      <w:r w:rsidRPr="0001413C">
        <w:rPr>
          <w:b/>
          <w:bCs/>
        </w:rPr>
        <w:t>Content Description:</w:t>
      </w:r>
    </w:p>
    <w:p w14:paraId="47ED29F6" w14:textId="77777777" w:rsidR="0001413C" w:rsidRPr="0001413C" w:rsidRDefault="0001413C" w:rsidP="0001413C">
      <w:r w:rsidRPr="0001413C">
        <w:t>Select each item to learn more about sexual harassment.</w:t>
      </w:r>
    </w:p>
    <w:p w14:paraId="706F95AF"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47"/>
        <w:gridCol w:w="2306"/>
        <w:gridCol w:w="1381"/>
        <w:gridCol w:w="1118"/>
      </w:tblGrid>
      <w:tr w:rsidR="0001413C" w:rsidRPr="0001413C" w14:paraId="74F8116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CE5A2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E66571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274ED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0961C2" w14:textId="77777777" w:rsidR="0001413C" w:rsidRPr="0001413C" w:rsidRDefault="0001413C" w:rsidP="0001413C">
            <w:pPr>
              <w:rPr>
                <w:b/>
                <w:bCs/>
              </w:rPr>
            </w:pPr>
            <w:r w:rsidRPr="0001413C">
              <w:rPr>
                <w:b/>
                <w:bCs/>
              </w:rPr>
              <w:t>Alternate Text</w:t>
            </w:r>
          </w:p>
        </w:tc>
      </w:tr>
      <w:tr w:rsidR="0001413C" w:rsidRPr="0001413C" w14:paraId="45A50BE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C0E35A" w14:textId="77777777" w:rsidR="0001413C" w:rsidRPr="0001413C" w:rsidRDefault="0001413C" w:rsidP="0001413C">
            <w:r w:rsidRPr="0001413C">
              <w:t xml:space="preserve">What Is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DED76C" w14:textId="77777777" w:rsidR="0001413C" w:rsidRPr="0001413C" w:rsidRDefault="0001413C" w:rsidP="0001413C">
            <w:r w:rsidRPr="0001413C">
              <w:t>Sexual harassment is behavior or actions, verbal or physical, often sexual or dealing with gender and sexuality, that create an uncomfortable working environment. Sexual harassment can be subtle or obvious, but even a single instance of sexual harassment can create a hostile or intimidating working environment.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FB417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0A8BE2" w14:textId="77777777" w:rsidR="0001413C" w:rsidRPr="0001413C" w:rsidRDefault="0001413C" w:rsidP="0001413C"/>
        </w:tc>
      </w:tr>
      <w:tr w:rsidR="0001413C" w:rsidRPr="0001413C" w14:paraId="7B3B96E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C79774" w14:textId="77777777" w:rsidR="0001413C" w:rsidRPr="0001413C" w:rsidRDefault="0001413C" w:rsidP="0001413C">
            <w:r w:rsidRPr="0001413C">
              <w:t xml:space="preserve">What Are Examples of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0A2FDA" w14:textId="77777777" w:rsidR="0001413C" w:rsidRPr="0001413C" w:rsidRDefault="0001413C" w:rsidP="0001413C">
            <w:r w:rsidRPr="0001413C">
              <w:t>Sexual harassment can include:</w:t>
            </w:r>
          </w:p>
          <w:p w14:paraId="74DAC1EB" w14:textId="77777777" w:rsidR="0001413C" w:rsidRPr="0001413C" w:rsidRDefault="0001413C" w:rsidP="0001413C">
            <w:pPr>
              <w:numPr>
                <w:ilvl w:val="0"/>
                <w:numId w:val="3"/>
              </w:numPr>
            </w:pPr>
            <w:r w:rsidRPr="0001413C">
              <w:t>Offensive comments on someone’s appearance.</w:t>
            </w:r>
          </w:p>
          <w:p w14:paraId="074E3ACD" w14:textId="77777777" w:rsidR="0001413C" w:rsidRPr="0001413C" w:rsidRDefault="0001413C" w:rsidP="0001413C">
            <w:pPr>
              <w:numPr>
                <w:ilvl w:val="0"/>
                <w:numId w:val="3"/>
              </w:numPr>
            </w:pPr>
            <w:r w:rsidRPr="0001413C">
              <w:t>Inappropriate jokes.</w:t>
            </w:r>
          </w:p>
          <w:p w14:paraId="5F3289A3" w14:textId="77777777" w:rsidR="0001413C" w:rsidRPr="0001413C" w:rsidRDefault="0001413C" w:rsidP="0001413C">
            <w:pPr>
              <w:numPr>
                <w:ilvl w:val="0"/>
                <w:numId w:val="3"/>
              </w:numPr>
            </w:pPr>
            <w:r w:rsidRPr="0001413C">
              <w:t>Whistling, inappropriate gestures, and name-calling.</w:t>
            </w:r>
          </w:p>
          <w:p w14:paraId="30D710C7" w14:textId="77777777" w:rsidR="0001413C" w:rsidRPr="0001413C" w:rsidRDefault="0001413C" w:rsidP="0001413C">
            <w:pPr>
              <w:numPr>
                <w:ilvl w:val="0"/>
                <w:numId w:val="3"/>
              </w:numPr>
            </w:pPr>
            <w:r w:rsidRPr="0001413C">
              <w:t>Unwanted advances.</w:t>
            </w:r>
          </w:p>
          <w:p w14:paraId="45AB5E9C" w14:textId="77777777" w:rsidR="0001413C" w:rsidRPr="0001413C" w:rsidRDefault="0001413C" w:rsidP="0001413C">
            <w:pPr>
              <w:numPr>
                <w:ilvl w:val="0"/>
                <w:numId w:val="3"/>
              </w:numPr>
            </w:pPr>
            <w:r w:rsidRPr="0001413C">
              <w:t>Sexist remarks.</w:t>
            </w:r>
          </w:p>
          <w:p w14:paraId="5A5968FA" w14:textId="77777777" w:rsidR="0001413C" w:rsidRPr="0001413C" w:rsidRDefault="0001413C" w:rsidP="0001413C">
            <w:pPr>
              <w:numPr>
                <w:ilvl w:val="0"/>
                <w:numId w:val="3"/>
              </w:numPr>
            </w:pPr>
            <w:r w:rsidRPr="0001413C">
              <w:t>Unwanted physical contact of any kind.</w:t>
            </w:r>
          </w:p>
          <w:p w14:paraId="331D24A6" w14:textId="77777777" w:rsidR="0001413C" w:rsidRPr="0001413C" w:rsidRDefault="0001413C" w:rsidP="0001413C">
            <w:pPr>
              <w:numPr>
                <w:ilvl w:val="0"/>
                <w:numId w:val="3"/>
              </w:numPr>
            </w:pPr>
            <w:r w:rsidRPr="0001413C">
              <w:t>Intruding on someone’s personal space.</w:t>
            </w:r>
          </w:p>
          <w:p w14:paraId="0013C861" w14:textId="77777777" w:rsidR="0001413C" w:rsidRPr="0001413C" w:rsidRDefault="0001413C" w:rsidP="0001413C">
            <w:pPr>
              <w:numPr>
                <w:ilvl w:val="0"/>
                <w:numId w:val="3"/>
              </w:numPr>
            </w:pPr>
            <w:r w:rsidRPr="0001413C">
              <w:t>Sending suggestive emails, messages, posts, websites, or images.</w:t>
            </w:r>
          </w:p>
          <w:p w14:paraId="11FADD13" w14:textId="77777777" w:rsidR="0001413C" w:rsidRPr="0001413C" w:rsidRDefault="0001413C" w:rsidP="0001413C">
            <w:pPr>
              <w:numPr>
                <w:ilvl w:val="0"/>
                <w:numId w:val="3"/>
              </w:numPr>
            </w:pPr>
            <w:r w:rsidRPr="0001413C">
              <w:t>Misgendering.</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FFDF5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28185D" w14:textId="77777777" w:rsidR="0001413C" w:rsidRPr="0001413C" w:rsidRDefault="0001413C" w:rsidP="0001413C"/>
        </w:tc>
      </w:tr>
      <w:tr w:rsidR="0001413C" w:rsidRPr="0001413C" w14:paraId="4020F70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190425" w14:textId="77777777" w:rsidR="0001413C" w:rsidRPr="0001413C" w:rsidRDefault="0001413C" w:rsidP="0001413C">
            <w:r w:rsidRPr="0001413C">
              <w:t xml:space="preserve">What Does a Victim or Harasser Look Like?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C0CC65" w14:textId="77777777" w:rsidR="0001413C" w:rsidRPr="0001413C" w:rsidRDefault="0001413C" w:rsidP="0001413C">
            <w:r w:rsidRPr="0001413C">
              <w:t>Anyone can be a victim of sexual harassment regardless of age, gender, or other characteristics.</w:t>
            </w:r>
          </w:p>
          <w:p w14:paraId="296E0713" w14:textId="77777777" w:rsidR="0001413C" w:rsidRPr="0001413C" w:rsidRDefault="0001413C" w:rsidP="0001413C">
            <w:r w:rsidRPr="0001413C">
              <w:t>Unfortunately, an employee could be harassed by anyone – a colleague, supervisor, vendor, or client. The harasser’s relationship with the company doesn’t matter, nor does age, seniority, or marital status. It’s still sexual harassment and unacceptable.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12293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C3D722" w14:textId="77777777" w:rsidR="0001413C" w:rsidRPr="0001413C" w:rsidRDefault="0001413C" w:rsidP="0001413C"/>
        </w:tc>
      </w:tr>
      <w:tr w:rsidR="0001413C" w:rsidRPr="0001413C" w14:paraId="603BF47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B108C1" w14:textId="77777777" w:rsidR="0001413C" w:rsidRPr="0001413C" w:rsidRDefault="0001413C" w:rsidP="0001413C">
            <w:r w:rsidRPr="0001413C">
              <w:t xml:space="preserve">Where Can Sexual Harassment Occur?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A9A5B5" w14:textId="77777777" w:rsidR="0001413C" w:rsidRPr="0001413C" w:rsidRDefault="0001413C" w:rsidP="0001413C">
            <w:r w:rsidRPr="0001413C">
              <w:t>Sexual harassment can occur anywhere an employee is active in their role – in the workplace, working from home, or even offsite or outside typical working hours at events like conferences, staff parties, or team building events.</w:t>
            </w:r>
          </w:p>
          <w:p w14:paraId="4447098A"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45C57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B5CB10" w14:textId="77777777" w:rsidR="0001413C" w:rsidRPr="0001413C" w:rsidRDefault="0001413C" w:rsidP="0001413C"/>
        </w:tc>
      </w:tr>
    </w:tbl>
    <w:p w14:paraId="771E2FED"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19FD1C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2187D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D66115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FB4DBB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85E3839" w14:textId="77777777" w:rsidR="0001413C" w:rsidRPr="0001413C" w:rsidRDefault="0001413C" w:rsidP="0001413C">
            <w:pPr>
              <w:rPr>
                <w:b/>
                <w:bCs/>
              </w:rPr>
            </w:pPr>
            <w:r w:rsidRPr="0001413C">
              <w:rPr>
                <w:b/>
                <w:bCs/>
              </w:rPr>
              <w:t>Alternate Text</w:t>
            </w:r>
          </w:p>
        </w:tc>
      </w:tr>
      <w:tr w:rsidR="0001413C" w:rsidRPr="0001413C" w14:paraId="62B6CBA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3E941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C3C19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E6C7A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860691" w14:textId="77777777" w:rsidR="0001413C" w:rsidRPr="0001413C" w:rsidRDefault="0001413C" w:rsidP="0001413C"/>
        </w:tc>
      </w:tr>
    </w:tbl>
    <w:p w14:paraId="19AFC3DA" w14:textId="77777777" w:rsidR="0001413C" w:rsidRPr="0001413C" w:rsidRDefault="0001413C" w:rsidP="0001413C">
      <w:r w:rsidRPr="0001413C">
        <w:rPr>
          <w:b/>
          <w:bCs/>
        </w:rPr>
        <w:t>Audio Transcript Text:</w:t>
      </w:r>
      <w:r w:rsidRPr="0001413C">
        <w:t xml:space="preserve"> </w:t>
      </w:r>
    </w:p>
    <w:p w14:paraId="06F9312E" w14:textId="77777777" w:rsidR="0001413C" w:rsidRPr="0001413C" w:rsidRDefault="0001413C" w:rsidP="0001413C">
      <w:r w:rsidRPr="0001413C">
        <w:t>After investigating what behaviors are considered sexual harassment, Yuki discovers that Alex’s comments could be considered sexual harassment. Because they have a close working relationship, Yuki decided to talk to Alex about his behavior before filing a report. It turns out that Alex had misread the situation, and after clearing up the misunderstanding, Alex stopped making comments that made Yuki uncomfortable. Let’s explore what Yuki learned about sexual harassment that helped her in this situation.</w:t>
      </w:r>
    </w:p>
    <w:p w14:paraId="20E060EB" w14:textId="77777777" w:rsidR="0001413C" w:rsidRPr="0001413C" w:rsidRDefault="0001413C" w:rsidP="0001413C">
      <w:r w:rsidRPr="0001413C">
        <w:br w:type="page"/>
      </w:r>
    </w:p>
    <w:p w14:paraId="5AF2DB7B" w14:textId="77777777" w:rsidR="0001413C" w:rsidRPr="0001413C" w:rsidRDefault="0001413C" w:rsidP="0001413C">
      <w:bookmarkStart w:id="15" w:name="Page_2280145203291967882"/>
      <w:bookmarkEnd w:id="15"/>
      <w:r w:rsidRPr="0001413C">
        <w:rPr>
          <w:b/>
          <w:bCs/>
        </w:rPr>
        <w:t>Page Number:</w:t>
      </w:r>
      <w:r w:rsidRPr="0001413C">
        <w:t xml:space="preserve"> 6 </w:t>
      </w:r>
    </w:p>
    <w:p w14:paraId="31DADBCB" w14:textId="77777777" w:rsidR="0001413C" w:rsidRPr="0001413C" w:rsidRDefault="0001413C" w:rsidP="0001413C">
      <w:r w:rsidRPr="0001413C">
        <w:rPr>
          <w:b/>
          <w:bCs/>
        </w:rPr>
        <w:t>Lesson 2:</w:t>
      </w:r>
      <w:r w:rsidRPr="0001413C">
        <w:t xml:space="preserve"> Respect in the Workplace: Sexual Harassment </w:t>
      </w:r>
    </w:p>
    <w:p w14:paraId="342ED9FB" w14:textId="77777777" w:rsidR="0001413C" w:rsidRPr="0001413C" w:rsidRDefault="0001413C" w:rsidP="0001413C">
      <w:r w:rsidRPr="0001413C">
        <w:rPr>
          <w:b/>
          <w:bCs/>
        </w:rPr>
        <w:t xml:space="preserve">Text and Image Template / Text Only </w:t>
      </w:r>
    </w:p>
    <w:p w14:paraId="046D46DB" w14:textId="77777777" w:rsidR="0001413C" w:rsidRPr="0001413C" w:rsidRDefault="0001413C" w:rsidP="0001413C">
      <w:r w:rsidRPr="0001413C">
        <w:rPr>
          <w:b/>
          <w:bCs/>
        </w:rPr>
        <w:t>Background Content Details:</w:t>
      </w:r>
      <w:r w:rsidRPr="0001413C">
        <w:t xml:space="preserve"> </w:t>
      </w:r>
    </w:p>
    <w:p w14:paraId="6F43FCC6" w14:textId="77777777" w:rsidR="0001413C" w:rsidRPr="0001413C" w:rsidRDefault="0001413C" w:rsidP="0001413C">
      <w:r w:rsidRPr="0001413C">
        <w:rPr>
          <w:b/>
          <w:bCs/>
        </w:rPr>
        <w:t>Alternative Text:</w:t>
      </w:r>
      <w:r w:rsidRPr="0001413C">
        <w:t xml:space="preserve"> </w:t>
      </w:r>
    </w:p>
    <w:p w14:paraId="1E452122" w14:textId="77777777" w:rsidR="0001413C" w:rsidRPr="0001413C" w:rsidRDefault="0001413C" w:rsidP="0001413C">
      <w:r w:rsidRPr="0001413C">
        <w:t xml:space="preserve">Molly from “Meet the Team” screen, smiling </w:t>
      </w:r>
    </w:p>
    <w:p w14:paraId="5D14C9BA" w14:textId="77777777" w:rsidR="0001413C" w:rsidRPr="0001413C" w:rsidRDefault="0001413C" w:rsidP="0001413C">
      <w:r w:rsidRPr="0001413C">
        <w:rPr>
          <w:b/>
          <w:bCs/>
        </w:rPr>
        <w:t>Content Title:</w:t>
      </w:r>
      <w:r w:rsidRPr="0001413C">
        <w:t xml:space="preserve"> </w:t>
      </w:r>
    </w:p>
    <w:p w14:paraId="018BBD24" w14:textId="77777777" w:rsidR="0001413C" w:rsidRPr="0001413C" w:rsidRDefault="0001413C" w:rsidP="0001413C">
      <w:r w:rsidRPr="0001413C">
        <w:t xml:space="preserve">Molly’s Perspective </w:t>
      </w:r>
    </w:p>
    <w:p w14:paraId="68E3B603" w14:textId="77777777" w:rsidR="0001413C" w:rsidRPr="0001413C" w:rsidRDefault="0001413C" w:rsidP="0001413C">
      <w:r w:rsidRPr="0001413C">
        <w:br/>
      </w:r>
      <w:r w:rsidRPr="0001413C">
        <w:rPr>
          <w:b/>
          <w:bCs/>
        </w:rPr>
        <w:t>Column 1 Text:</w:t>
      </w:r>
      <w:r w:rsidRPr="0001413C">
        <w:t xml:space="preserve"> </w:t>
      </w:r>
    </w:p>
    <w:p w14:paraId="02CA8A2E" w14:textId="77777777" w:rsidR="0001413C" w:rsidRPr="0001413C" w:rsidRDefault="0001413C" w:rsidP="0001413C">
      <w:r w:rsidRPr="0001413C">
        <w:t>In the group chat, we can share ideas no matter where we’re working. We like to keep the chat pretty casual, which makes it more fun. For example, on Fridays we share funny images or videos with each other. But recently, I’ve started worrying that one of my colleague’s chat behavior is too casual.</w:t>
      </w:r>
    </w:p>
    <w:p w14:paraId="2F23B3AB" w14:textId="77777777" w:rsidR="0001413C" w:rsidRPr="0001413C" w:rsidRDefault="0001413C" w:rsidP="0001413C">
      <w:r w:rsidRPr="0001413C">
        <w:rPr>
          <w:b/>
          <w:bCs/>
        </w:rPr>
        <w:t>Audio Transcript Text:</w:t>
      </w:r>
      <w:r w:rsidRPr="0001413C">
        <w:t xml:space="preserve"> </w:t>
      </w:r>
    </w:p>
    <w:p w14:paraId="07B0805E" w14:textId="77777777" w:rsidR="0001413C" w:rsidRPr="0001413C" w:rsidRDefault="0001413C" w:rsidP="0001413C">
      <w:r w:rsidRPr="0001413C">
        <w:t>My team has a hybrid work arrangement, so we only spend two days in the office and often on different days, so getting together with other colleagues to plan the logistics for the product launch has been difficult. That’s why I decided to set up a group chat.</w:t>
      </w:r>
    </w:p>
    <w:p w14:paraId="19394714" w14:textId="77777777" w:rsidR="0001413C" w:rsidRPr="0001413C" w:rsidRDefault="0001413C" w:rsidP="0001413C">
      <w:r w:rsidRPr="0001413C">
        <w:br w:type="page"/>
      </w:r>
    </w:p>
    <w:p w14:paraId="45689532" w14:textId="77777777" w:rsidR="0001413C" w:rsidRPr="0001413C" w:rsidRDefault="0001413C" w:rsidP="0001413C">
      <w:bookmarkStart w:id="16" w:name="Page_2324762267322308523"/>
      <w:bookmarkEnd w:id="16"/>
      <w:r w:rsidRPr="0001413C">
        <w:rPr>
          <w:b/>
          <w:bCs/>
        </w:rPr>
        <w:t>Page Number:</w:t>
      </w:r>
      <w:r w:rsidRPr="0001413C">
        <w:t xml:space="preserve"> 7 </w:t>
      </w:r>
    </w:p>
    <w:p w14:paraId="58306B37" w14:textId="77777777" w:rsidR="0001413C" w:rsidRPr="0001413C" w:rsidRDefault="0001413C" w:rsidP="0001413C">
      <w:r w:rsidRPr="0001413C">
        <w:rPr>
          <w:b/>
          <w:bCs/>
        </w:rPr>
        <w:t>Lesson 2:</w:t>
      </w:r>
      <w:r w:rsidRPr="0001413C">
        <w:t xml:space="preserve"> Respect in the Workplace: Sexual Harassment </w:t>
      </w:r>
    </w:p>
    <w:p w14:paraId="548E04D5" w14:textId="77777777" w:rsidR="0001413C" w:rsidRPr="0001413C" w:rsidRDefault="0001413C" w:rsidP="0001413C">
      <w:r w:rsidRPr="0001413C">
        <w:rPr>
          <w:b/>
          <w:bCs/>
        </w:rPr>
        <w:t xml:space="preserve">Binary List Template </w:t>
      </w:r>
    </w:p>
    <w:p w14:paraId="675C2FC6" w14:textId="77777777" w:rsidR="0001413C" w:rsidRPr="0001413C" w:rsidRDefault="0001413C" w:rsidP="0001413C">
      <w:r w:rsidRPr="0001413C">
        <w:rPr>
          <w:b/>
          <w:bCs/>
        </w:rPr>
        <w:t>Background Content Details:</w:t>
      </w:r>
      <w:r w:rsidRPr="0001413C">
        <w:t xml:space="preserve"> </w:t>
      </w:r>
    </w:p>
    <w:p w14:paraId="56A1BB4F" w14:textId="77777777" w:rsidR="0001413C" w:rsidRPr="0001413C" w:rsidRDefault="0001413C" w:rsidP="0001413C">
      <w:r w:rsidRPr="0001413C">
        <w:rPr>
          <w:b/>
          <w:bCs/>
        </w:rPr>
        <w:t>Image Description:</w:t>
      </w:r>
    </w:p>
    <w:p w14:paraId="159BB39F" w14:textId="77777777" w:rsidR="0001413C" w:rsidRPr="0001413C" w:rsidRDefault="0001413C" w:rsidP="0001413C">
      <w:r w:rsidRPr="0001413C">
        <w:t xml:space="preserve">Molly from “Meet the Team” screen, looking at a smartphone and looking concerned </w:t>
      </w:r>
    </w:p>
    <w:p w14:paraId="1146A026" w14:textId="77777777" w:rsidR="0001413C" w:rsidRPr="0001413C" w:rsidRDefault="0001413C" w:rsidP="0001413C">
      <w:r w:rsidRPr="0001413C">
        <w:rPr>
          <w:b/>
          <w:bCs/>
        </w:rPr>
        <w:t>Content Title:</w:t>
      </w:r>
      <w:r w:rsidRPr="0001413C">
        <w:t xml:space="preserve"> </w:t>
      </w:r>
    </w:p>
    <w:p w14:paraId="5D7A8CEC" w14:textId="77777777" w:rsidR="0001413C" w:rsidRPr="0001413C" w:rsidRDefault="0001413C" w:rsidP="0001413C">
      <w:r w:rsidRPr="0001413C">
        <w:t xml:space="preserve">Not-So-Fun Fridays </w:t>
      </w:r>
    </w:p>
    <w:p w14:paraId="417D1FA3" w14:textId="77777777" w:rsidR="0001413C" w:rsidRPr="0001413C" w:rsidRDefault="0001413C" w:rsidP="0001413C">
      <w:r w:rsidRPr="0001413C">
        <w:br/>
      </w:r>
      <w:r w:rsidRPr="0001413C">
        <w:rPr>
          <w:b/>
          <w:bCs/>
        </w:rPr>
        <w:t>Content Description:</w:t>
      </w:r>
      <w:r w:rsidRPr="0001413C">
        <w:t xml:space="preserve"> </w:t>
      </w:r>
    </w:p>
    <w:p w14:paraId="78338B40" w14:textId="77777777" w:rsidR="0001413C" w:rsidRPr="0001413C" w:rsidRDefault="0001413C" w:rsidP="0001413C">
      <w:r w:rsidRPr="0001413C">
        <w:t>Molly knows Jean’s actions are making others uncomfortable, but they are just images, and they are funny. Besides, the males on the team could stand to have their egos taken down a notch anyway. Molly decides to ask her team members for advice just to be sure.</w:t>
      </w:r>
    </w:p>
    <w:p w14:paraId="6C720AB0" w14:textId="77777777" w:rsidR="0001413C" w:rsidRPr="0001413C" w:rsidRDefault="0001413C" w:rsidP="0001413C">
      <w:r w:rsidRPr="0001413C">
        <w:t>Review each colleague’s perspective and determine whether it is appropriate or inappropriate when considering company values and polices.</w:t>
      </w:r>
    </w:p>
    <w:p w14:paraId="6E10E644" w14:textId="77777777" w:rsidR="0001413C" w:rsidRPr="0001413C" w:rsidRDefault="0001413C" w:rsidP="0001413C">
      <w:r w:rsidRPr="0001413C">
        <w:rPr>
          <w:b/>
          <w:bCs/>
        </w:rPr>
        <w:t>Choice 1:</w:t>
      </w:r>
      <w:r w:rsidRPr="0001413C">
        <w:t xml:space="preserve"> </w:t>
      </w:r>
    </w:p>
    <w:p w14:paraId="195EA0F0" w14:textId="77777777" w:rsidR="0001413C" w:rsidRPr="0001413C" w:rsidRDefault="0001413C" w:rsidP="0001413C">
      <w:r w:rsidRPr="0001413C">
        <w:t>Appropriate</w:t>
      </w:r>
    </w:p>
    <w:p w14:paraId="5E50CFC2" w14:textId="77777777" w:rsidR="0001413C" w:rsidRPr="0001413C" w:rsidRDefault="0001413C" w:rsidP="0001413C">
      <w:r w:rsidRPr="0001413C">
        <w:rPr>
          <w:b/>
          <w:bCs/>
        </w:rPr>
        <w:t>Choice 2:</w:t>
      </w:r>
      <w:r w:rsidRPr="0001413C">
        <w:t xml:space="preserve"> </w:t>
      </w:r>
    </w:p>
    <w:p w14:paraId="5D3F24A2" w14:textId="77777777" w:rsidR="0001413C" w:rsidRPr="0001413C" w:rsidRDefault="0001413C" w:rsidP="0001413C">
      <w:r w:rsidRPr="0001413C">
        <w:t>Inappropriate</w:t>
      </w:r>
    </w:p>
    <w:p w14:paraId="5A6D4EEA" w14:textId="77777777" w:rsidR="0001413C" w:rsidRPr="0001413C" w:rsidRDefault="0001413C" w:rsidP="0001413C">
      <w:r w:rsidRPr="0001413C">
        <w:rPr>
          <w:b/>
          <w:bCs/>
        </w:rPr>
        <w:t>Question or Statement 1:</w:t>
      </w:r>
      <w:r w:rsidRPr="0001413C">
        <w:t xml:space="preserve"> </w:t>
      </w:r>
    </w:p>
    <w:p w14:paraId="2E794EB6" w14:textId="77777777" w:rsidR="0001413C" w:rsidRPr="0001413C" w:rsidRDefault="0001413C" w:rsidP="0001413C">
      <w:r w:rsidRPr="0001413C">
        <w:rPr>
          <w:b/>
          <w:bCs/>
        </w:rPr>
        <w:t>Paul:</w:t>
      </w:r>
      <w:r w:rsidRPr="0001413C">
        <w:t xml:space="preserve"> Jean’s images are kind of upsetting, but the rest of the guys should toughen up. I mean if it was a guy sending these types of images about women it would be bad, but Jean’s a woman. Everyone should just move on; she’ll stop eventually.</w:t>
      </w:r>
    </w:p>
    <w:p w14:paraId="7ECD5E93" w14:textId="77777777" w:rsidR="0001413C" w:rsidRPr="0001413C" w:rsidRDefault="0001413C" w:rsidP="0001413C">
      <w:r w:rsidRPr="0001413C">
        <w:rPr>
          <w:b/>
          <w:bCs/>
        </w:rPr>
        <w:t>Correct Choice ID:</w:t>
      </w:r>
      <w:r w:rsidRPr="0001413C">
        <w:t xml:space="preserve"> </w:t>
      </w:r>
    </w:p>
    <w:p w14:paraId="27B23207" w14:textId="77777777" w:rsidR="0001413C" w:rsidRPr="0001413C" w:rsidRDefault="0001413C" w:rsidP="0001413C">
      <w:r w:rsidRPr="0001413C">
        <w:t>Choice 2</w:t>
      </w:r>
    </w:p>
    <w:p w14:paraId="7A35FD7F" w14:textId="77777777" w:rsidR="0001413C" w:rsidRPr="0001413C" w:rsidRDefault="0001413C" w:rsidP="0001413C">
      <w:r w:rsidRPr="0001413C">
        <w:rPr>
          <w:b/>
          <w:bCs/>
        </w:rPr>
        <w:t xml:space="preserve">Feedback for Correct: </w:t>
      </w:r>
    </w:p>
    <w:p w14:paraId="044AF1DE" w14:textId="77777777" w:rsidR="0001413C" w:rsidRPr="0001413C" w:rsidRDefault="0001413C" w:rsidP="0001413C">
      <w:r w:rsidRPr="0001413C">
        <w:rPr>
          <w:b/>
          <w:bCs/>
        </w:rPr>
        <w:t>Feedback Title:</w:t>
      </w:r>
      <w:r w:rsidRPr="0001413C">
        <w:t xml:space="preserve"> </w:t>
      </w:r>
    </w:p>
    <w:p w14:paraId="4A2D8786" w14:textId="77777777" w:rsidR="0001413C" w:rsidRPr="0001413C" w:rsidRDefault="0001413C" w:rsidP="0001413C">
      <w:r w:rsidRPr="0001413C">
        <w:t xml:space="preserve">Correct </w:t>
      </w:r>
    </w:p>
    <w:p w14:paraId="4FB4EA28" w14:textId="77777777" w:rsidR="0001413C" w:rsidRPr="0001413C" w:rsidRDefault="0001413C" w:rsidP="0001413C">
      <w:r w:rsidRPr="0001413C">
        <w:rPr>
          <w:b/>
          <w:bCs/>
        </w:rPr>
        <w:t>Feedback Summary:</w:t>
      </w:r>
      <w:r w:rsidRPr="0001413C">
        <w:t xml:space="preserve"> </w:t>
      </w:r>
    </w:p>
    <w:p w14:paraId="6A87EF7F" w14:textId="77777777" w:rsidR="0001413C" w:rsidRPr="0001413C" w:rsidRDefault="0001413C" w:rsidP="0001413C">
      <w:r w:rsidRPr="0001413C">
        <w:t>Remember, a person’s actions rather than their gender are what determine if they are a harasser or not.</w:t>
      </w:r>
    </w:p>
    <w:p w14:paraId="7BFBDBB6" w14:textId="77777777" w:rsidR="0001413C" w:rsidRPr="0001413C" w:rsidRDefault="0001413C" w:rsidP="0001413C">
      <w:r w:rsidRPr="0001413C">
        <w:rPr>
          <w:b/>
          <w:bCs/>
        </w:rPr>
        <w:t xml:space="preserve">Feedback for Incorrect: </w:t>
      </w:r>
    </w:p>
    <w:p w14:paraId="0828C9A2" w14:textId="77777777" w:rsidR="0001413C" w:rsidRPr="0001413C" w:rsidRDefault="0001413C" w:rsidP="0001413C">
      <w:r w:rsidRPr="0001413C">
        <w:rPr>
          <w:b/>
          <w:bCs/>
        </w:rPr>
        <w:t>Feedback Title:</w:t>
      </w:r>
      <w:r w:rsidRPr="0001413C">
        <w:t xml:space="preserve"> </w:t>
      </w:r>
    </w:p>
    <w:p w14:paraId="1FCC10B7" w14:textId="77777777" w:rsidR="0001413C" w:rsidRPr="0001413C" w:rsidRDefault="0001413C" w:rsidP="0001413C">
      <w:r w:rsidRPr="0001413C">
        <w:t xml:space="preserve">Incorrect </w:t>
      </w:r>
    </w:p>
    <w:p w14:paraId="72A9ED2E" w14:textId="77777777" w:rsidR="0001413C" w:rsidRPr="0001413C" w:rsidRDefault="0001413C" w:rsidP="0001413C">
      <w:r w:rsidRPr="0001413C">
        <w:rPr>
          <w:b/>
          <w:bCs/>
        </w:rPr>
        <w:t>Feedback Summary:</w:t>
      </w:r>
      <w:r w:rsidRPr="0001413C">
        <w:t xml:space="preserve"> </w:t>
      </w:r>
    </w:p>
    <w:p w14:paraId="7BFD0075" w14:textId="77777777" w:rsidR="0001413C" w:rsidRPr="0001413C" w:rsidRDefault="0001413C" w:rsidP="0001413C">
      <w:r w:rsidRPr="0001413C">
        <w:t>Remember, a person’s actions rather than their gender are what determine if they are a harasser or not.</w:t>
      </w:r>
    </w:p>
    <w:p w14:paraId="3407875C" w14:textId="77777777" w:rsidR="0001413C" w:rsidRPr="0001413C" w:rsidRDefault="0001413C" w:rsidP="0001413C">
      <w:r w:rsidRPr="0001413C">
        <w:rPr>
          <w:b/>
          <w:bCs/>
        </w:rPr>
        <w:t>Question or Statement 2:</w:t>
      </w:r>
      <w:r w:rsidRPr="0001413C">
        <w:t xml:space="preserve"> </w:t>
      </w:r>
    </w:p>
    <w:p w14:paraId="1FE09BD5" w14:textId="77777777" w:rsidR="0001413C" w:rsidRPr="0001413C" w:rsidRDefault="0001413C" w:rsidP="0001413C">
      <w:r w:rsidRPr="0001413C">
        <w:rPr>
          <w:b/>
          <w:bCs/>
        </w:rPr>
        <w:t>Alex:</w:t>
      </w:r>
      <w:r w:rsidRPr="0001413C">
        <w:t xml:space="preserve"> Jean’s images were inappropriate, but she never technically said anything, so it’s not harassment.</w:t>
      </w:r>
    </w:p>
    <w:p w14:paraId="06C6F1D4" w14:textId="77777777" w:rsidR="0001413C" w:rsidRPr="0001413C" w:rsidRDefault="0001413C" w:rsidP="0001413C">
      <w:r w:rsidRPr="0001413C">
        <w:rPr>
          <w:b/>
          <w:bCs/>
        </w:rPr>
        <w:t>Correct Choice ID:</w:t>
      </w:r>
      <w:r w:rsidRPr="0001413C">
        <w:t xml:space="preserve"> </w:t>
      </w:r>
    </w:p>
    <w:p w14:paraId="19381561" w14:textId="77777777" w:rsidR="0001413C" w:rsidRPr="0001413C" w:rsidRDefault="0001413C" w:rsidP="0001413C">
      <w:r w:rsidRPr="0001413C">
        <w:t>Choice 2</w:t>
      </w:r>
    </w:p>
    <w:p w14:paraId="1798E908" w14:textId="77777777" w:rsidR="0001413C" w:rsidRPr="0001413C" w:rsidRDefault="0001413C" w:rsidP="0001413C">
      <w:r w:rsidRPr="0001413C">
        <w:rPr>
          <w:b/>
          <w:bCs/>
        </w:rPr>
        <w:t xml:space="preserve">Feedback for Correct: </w:t>
      </w:r>
    </w:p>
    <w:p w14:paraId="6030939F" w14:textId="77777777" w:rsidR="0001413C" w:rsidRPr="0001413C" w:rsidRDefault="0001413C" w:rsidP="0001413C">
      <w:r w:rsidRPr="0001413C">
        <w:rPr>
          <w:b/>
          <w:bCs/>
        </w:rPr>
        <w:t>Feedback Title:</w:t>
      </w:r>
      <w:r w:rsidRPr="0001413C">
        <w:t xml:space="preserve"> </w:t>
      </w:r>
    </w:p>
    <w:p w14:paraId="429C320C" w14:textId="77777777" w:rsidR="0001413C" w:rsidRPr="0001413C" w:rsidRDefault="0001413C" w:rsidP="0001413C">
      <w:r w:rsidRPr="0001413C">
        <w:t xml:space="preserve">Correct </w:t>
      </w:r>
    </w:p>
    <w:p w14:paraId="7D38D6CA" w14:textId="77777777" w:rsidR="0001413C" w:rsidRPr="0001413C" w:rsidRDefault="0001413C" w:rsidP="0001413C">
      <w:r w:rsidRPr="0001413C">
        <w:rPr>
          <w:b/>
          <w:bCs/>
        </w:rPr>
        <w:t>Feedback Summary:</w:t>
      </w:r>
      <w:r w:rsidRPr="0001413C">
        <w:t xml:space="preserve"> </w:t>
      </w:r>
    </w:p>
    <w:p w14:paraId="0894FAD2" w14:textId="77777777" w:rsidR="0001413C" w:rsidRPr="0001413C" w:rsidRDefault="0001413C" w:rsidP="0001413C">
      <w:r w:rsidRPr="0001413C">
        <w:t>Sexual harassment isn’t just inappropriate physical or verbal action. Even inappropriate images and gestures could be considered sexual harassment.</w:t>
      </w:r>
    </w:p>
    <w:p w14:paraId="56671272" w14:textId="77777777" w:rsidR="0001413C" w:rsidRPr="0001413C" w:rsidRDefault="0001413C" w:rsidP="0001413C">
      <w:r w:rsidRPr="0001413C">
        <w:rPr>
          <w:b/>
          <w:bCs/>
        </w:rPr>
        <w:t xml:space="preserve">Feedback for Incorrect: </w:t>
      </w:r>
    </w:p>
    <w:p w14:paraId="4B3B762E" w14:textId="77777777" w:rsidR="0001413C" w:rsidRPr="0001413C" w:rsidRDefault="0001413C" w:rsidP="0001413C">
      <w:r w:rsidRPr="0001413C">
        <w:rPr>
          <w:b/>
          <w:bCs/>
        </w:rPr>
        <w:t>Feedback Title:</w:t>
      </w:r>
      <w:r w:rsidRPr="0001413C">
        <w:t xml:space="preserve"> </w:t>
      </w:r>
    </w:p>
    <w:p w14:paraId="4331A996" w14:textId="77777777" w:rsidR="0001413C" w:rsidRPr="0001413C" w:rsidRDefault="0001413C" w:rsidP="0001413C">
      <w:r w:rsidRPr="0001413C">
        <w:t xml:space="preserve">Incorrect </w:t>
      </w:r>
    </w:p>
    <w:p w14:paraId="6343C864" w14:textId="77777777" w:rsidR="0001413C" w:rsidRPr="0001413C" w:rsidRDefault="0001413C" w:rsidP="0001413C">
      <w:r w:rsidRPr="0001413C">
        <w:rPr>
          <w:b/>
          <w:bCs/>
        </w:rPr>
        <w:t>Feedback Summary:</w:t>
      </w:r>
      <w:r w:rsidRPr="0001413C">
        <w:t xml:space="preserve"> </w:t>
      </w:r>
    </w:p>
    <w:p w14:paraId="3A6B898F" w14:textId="77777777" w:rsidR="0001413C" w:rsidRPr="0001413C" w:rsidRDefault="0001413C" w:rsidP="0001413C">
      <w:r w:rsidRPr="0001413C">
        <w:t>Sexual harassment isn’t just inappropriate physical or verbal action. Even inappropriate images and gestures could be considered sexual harassment.</w:t>
      </w:r>
    </w:p>
    <w:p w14:paraId="4A88F5A3" w14:textId="77777777" w:rsidR="0001413C" w:rsidRPr="0001413C" w:rsidRDefault="0001413C" w:rsidP="0001413C">
      <w:r w:rsidRPr="0001413C">
        <w:rPr>
          <w:b/>
          <w:bCs/>
        </w:rPr>
        <w:t>Question or Statement 3:</w:t>
      </w:r>
      <w:r w:rsidRPr="0001413C">
        <w:t xml:space="preserve"> </w:t>
      </w:r>
    </w:p>
    <w:p w14:paraId="03443B05" w14:textId="77777777" w:rsidR="0001413C" w:rsidRPr="0001413C" w:rsidRDefault="0001413C" w:rsidP="0001413C">
      <w:r w:rsidRPr="0001413C">
        <w:rPr>
          <w:b/>
          <w:bCs/>
        </w:rPr>
        <w:t xml:space="preserve">Yuki: </w:t>
      </w:r>
      <w:r w:rsidRPr="0001413C">
        <w:t>Jean was probably just making a joke, but unfortunately those jokes hurt other people. She should apologize to the team.</w:t>
      </w:r>
    </w:p>
    <w:p w14:paraId="6B98E942" w14:textId="77777777" w:rsidR="0001413C" w:rsidRPr="0001413C" w:rsidRDefault="0001413C" w:rsidP="0001413C">
      <w:r w:rsidRPr="0001413C">
        <w:rPr>
          <w:b/>
          <w:bCs/>
        </w:rPr>
        <w:t>Correct Choice ID:</w:t>
      </w:r>
      <w:r w:rsidRPr="0001413C">
        <w:t xml:space="preserve"> </w:t>
      </w:r>
    </w:p>
    <w:p w14:paraId="64397CE4" w14:textId="77777777" w:rsidR="0001413C" w:rsidRPr="0001413C" w:rsidRDefault="0001413C" w:rsidP="0001413C">
      <w:r w:rsidRPr="0001413C">
        <w:t>Choice 1</w:t>
      </w:r>
    </w:p>
    <w:p w14:paraId="0C792799" w14:textId="77777777" w:rsidR="0001413C" w:rsidRPr="0001413C" w:rsidRDefault="0001413C" w:rsidP="0001413C">
      <w:r w:rsidRPr="0001413C">
        <w:rPr>
          <w:b/>
          <w:bCs/>
        </w:rPr>
        <w:t xml:space="preserve">Feedback for Correct: </w:t>
      </w:r>
    </w:p>
    <w:p w14:paraId="1EF0DA39" w14:textId="77777777" w:rsidR="0001413C" w:rsidRPr="0001413C" w:rsidRDefault="0001413C" w:rsidP="0001413C">
      <w:r w:rsidRPr="0001413C">
        <w:rPr>
          <w:b/>
          <w:bCs/>
        </w:rPr>
        <w:t>Feedback Title:</w:t>
      </w:r>
      <w:r w:rsidRPr="0001413C">
        <w:t xml:space="preserve"> </w:t>
      </w:r>
    </w:p>
    <w:p w14:paraId="18F074AE" w14:textId="77777777" w:rsidR="0001413C" w:rsidRPr="0001413C" w:rsidRDefault="0001413C" w:rsidP="0001413C">
      <w:r w:rsidRPr="0001413C">
        <w:t xml:space="preserve">Correct </w:t>
      </w:r>
    </w:p>
    <w:p w14:paraId="5BB904FC" w14:textId="77777777" w:rsidR="0001413C" w:rsidRPr="0001413C" w:rsidRDefault="0001413C" w:rsidP="0001413C">
      <w:r w:rsidRPr="0001413C">
        <w:rPr>
          <w:b/>
          <w:bCs/>
        </w:rPr>
        <w:t>Feedback Summary:</w:t>
      </w:r>
      <w:r w:rsidRPr="0001413C">
        <w:t xml:space="preserve"> </w:t>
      </w:r>
    </w:p>
    <w:p w14:paraId="64012637" w14:textId="77777777" w:rsidR="0001413C" w:rsidRPr="0001413C" w:rsidRDefault="0001413C" w:rsidP="0001413C">
      <w:r w:rsidRPr="0001413C">
        <w:t>Behavior like Jean’s is not just inappropriate – it could create a hostile work environment for some team members. This occurs when the harassing behavior affects a person's ability to do their job because they feel intimidated or uncomfortable at work due the harasser’s actions or comments. In this case, Jean could be reported for sexual harassment.</w:t>
      </w:r>
    </w:p>
    <w:p w14:paraId="1B23F0B0" w14:textId="77777777" w:rsidR="0001413C" w:rsidRPr="0001413C" w:rsidRDefault="0001413C" w:rsidP="0001413C">
      <w:r w:rsidRPr="0001413C">
        <w:rPr>
          <w:b/>
          <w:bCs/>
        </w:rPr>
        <w:t xml:space="preserve">Feedback for Incorrect: </w:t>
      </w:r>
    </w:p>
    <w:p w14:paraId="4CD54835" w14:textId="77777777" w:rsidR="0001413C" w:rsidRPr="0001413C" w:rsidRDefault="0001413C" w:rsidP="0001413C">
      <w:r w:rsidRPr="0001413C">
        <w:rPr>
          <w:b/>
          <w:bCs/>
        </w:rPr>
        <w:t>Feedback Title:</w:t>
      </w:r>
      <w:r w:rsidRPr="0001413C">
        <w:t xml:space="preserve"> </w:t>
      </w:r>
    </w:p>
    <w:p w14:paraId="2D4002E7" w14:textId="77777777" w:rsidR="0001413C" w:rsidRPr="0001413C" w:rsidRDefault="0001413C" w:rsidP="0001413C">
      <w:r w:rsidRPr="0001413C">
        <w:t xml:space="preserve">Incorrect </w:t>
      </w:r>
    </w:p>
    <w:p w14:paraId="0BBC361B" w14:textId="77777777" w:rsidR="0001413C" w:rsidRPr="0001413C" w:rsidRDefault="0001413C" w:rsidP="0001413C">
      <w:r w:rsidRPr="0001413C">
        <w:rPr>
          <w:b/>
          <w:bCs/>
        </w:rPr>
        <w:t>Feedback Summary:</w:t>
      </w:r>
      <w:r w:rsidRPr="0001413C">
        <w:t xml:space="preserve"> </w:t>
      </w:r>
    </w:p>
    <w:p w14:paraId="4E7469A6" w14:textId="77777777" w:rsidR="0001413C" w:rsidRPr="0001413C" w:rsidRDefault="0001413C" w:rsidP="0001413C">
      <w:r w:rsidRPr="0001413C">
        <w:t>Behavior like Jean’s is not just inappropriate – it could create a hostile work environment for some team members. This occurs when the harassing behavior affects a person’s ability to do their job because they feel intimidated or uncomfortable at work due the harasser’s actions or comments. In this case, Jean could be reported for sexual harassment.</w:t>
      </w:r>
    </w:p>
    <w:p w14:paraId="6305D5DA" w14:textId="77777777" w:rsidR="0001413C" w:rsidRPr="0001413C" w:rsidRDefault="0001413C" w:rsidP="0001413C">
      <w:r w:rsidRPr="0001413C">
        <w:rPr>
          <w:b/>
          <w:bCs/>
        </w:rPr>
        <w:t>Audio Transcript Text:</w:t>
      </w:r>
      <w:r w:rsidRPr="0001413C">
        <w:t xml:space="preserve"> </w:t>
      </w:r>
    </w:p>
    <w:p w14:paraId="71E9F026" w14:textId="77777777" w:rsidR="0001413C" w:rsidRPr="0001413C" w:rsidRDefault="0001413C" w:rsidP="0001413C">
      <w:r w:rsidRPr="0001413C">
        <w:t>One Friday, our team was sending our usual funny images when one of my coworkers, Jean, uploaded an image clearly insinuating that men aren’t as intelligent as women. A couple of male team members told her they found the image offensive, but she told them to ‘lighten up.’ Since then, she seems to make it a point to share images along the same lines every Friday.</w:t>
      </w:r>
    </w:p>
    <w:p w14:paraId="36AEC77C" w14:textId="77777777" w:rsidR="0001413C" w:rsidRPr="0001413C" w:rsidRDefault="0001413C" w:rsidP="0001413C">
      <w:r w:rsidRPr="0001413C">
        <w:br w:type="page"/>
      </w:r>
    </w:p>
    <w:p w14:paraId="6A27A641" w14:textId="77777777" w:rsidR="0001413C" w:rsidRPr="0001413C" w:rsidRDefault="0001413C" w:rsidP="0001413C">
      <w:bookmarkStart w:id="17" w:name="Page_2309889914077184074"/>
      <w:bookmarkEnd w:id="17"/>
      <w:r w:rsidRPr="0001413C">
        <w:rPr>
          <w:b/>
          <w:bCs/>
        </w:rPr>
        <w:t>Page Number:</w:t>
      </w:r>
      <w:r w:rsidRPr="0001413C">
        <w:t xml:space="preserve"> 8 </w:t>
      </w:r>
    </w:p>
    <w:p w14:paraId="0E21ED06" w14:textId="77777777" w:rsidR="0001413C" w:rsidRPr="0001413C" w:rsidRDefault="0001413C" w:rsidP="0001413C">
      <w:r w:rsidRPr="0001413C">
        <w:rPr>
          <w:b/>
          <w:bCs/>
        </w:rPr>
        <w:t>Lesson 2:</w:t>
      </w:r>
      <w:r w:rsidRPr="0001413C">
        <w:t xml:space="preserve"> Respect in the Workplace: Sexual Harassment </w:t>
      </w:r>
    </w:p>
    <w:p w14:paraId="468EB7C0" w14:textId="77777777" w:rsidR="0001413C" w:rsidRPr="0001413C" w:rsidRDefault="0001413C" w:rsidP="0001413C">
      <w:r w:rsidRPr="0001413C">
        <w:rPr>
          <w:b/>
          <w:bCs/>
        </w:rPr>
        <w:t xml:space="preserve">Text and Image Template / Text Only </w:t>
      </w:r>
    </w:p>
    <w:p w14:paraId="6C2C1FE8" w14:textId="77777777" w:rsidR="0001413C" w:rsidRPr="0001413C" w:rsidRDefault="0001413C" w:rsidP="0001413C">
      <w:r w:rsidRPr="0001413C">
        <w:rPr>
          <w:b/>
          <w:bCs/>
        </w:rPr>
        <w:t>Background Content Details:</w:t>
      </w:r>
      <w:r w:rsidRPr="0001413C">
        <w:t xml:space="preserve"> </w:t>
      </w:r>
    </w:p>
    <w:p w14:paraId="73D0FB58" w14:textId="77777777" w:rsidR="0001413C" w:rsidRPr="0001413C" w:rsidRDefault="0001413C" w:rsidP="0001413C">
      <w:r w:rsidRPr="0001413C">
        <w:rPr>
          <w:b/>
          <w:bCs/>
        </w:rPr>
        <w:t>Alternative Text:</w:t>
      </w:r>
      <w:r w:rsidRPr="0001413C">
        <w:t xml:space="preserve"> </w:t>
      </w:r>
    </w:p>
    <w:p w14:paraId="334746BF" w14:textId="77777777" w:rsidR="0001413C" w:rsidRPr="0001413C" w:rsidRDefault="0001413C" w:rsidP="0001413C">
      <w:r w:rsidRPr="0001413C">
        <w:t xml:space="preserve">Quin from “Meet the Team” screen, smiling </w:t>
      </w:r>
    </w:p>
    <w:p w14:paraId="5071D6E4" w14:textId="77777777" w:rsidR="0001413C" w:rsidRPr="0001413C" w:rsidRDefault="0001413C" w:rsidP="0001413C">
      <w:r w:rsidRPr="0001413C">
        <w:rPr>
          <w:b/>
          <w:bCs/>
        </w:rPr>
        <w:t>Content Title:</w:t>
      </w:r>
      <w:r w:rsidRPr="0001413C">
        <w:t xml:space="preserve"> </w:t>
      </w:r>
    </w:p>
    <w:p w14:paraId="3A4DC9F0" w14:textId="77777777" w:rsidR="0001413C" w:rsidRPr="0001413C" w:rsidRDefault="0001413C" w:rsidP="0001413C">
      <w:r w:rsidRPr="0001413C">
        <w:t xml:space="preserve">Quin’s Perspective </w:t>
      </w:r>
    </w:p>
    <w:p w14:paraId="5548BF3F" w14:textId="77777777" w:rsidR="0001413C" w:rsidRPr="0001413C" w:rsidRDefault="0001413C" w:rsidP="0001413C">
      <w:r w:rsidRPr="0001413C">
        <w:br/>
      </w:r>
      <w:r w:rsidRPr="0001413C">
        <w:rPr>
          <w:b/>
          <w:bCs/>
        </w:rPr>
        <w:t>Column 1 Text:</w:t>
      </w:r>
      <w:r w:rsidRPr="0001413C">
        <w:t xml:space="preserve"> </w:t>
      </w:r>
    </w:p>
    <w:p w14:paraId="62DDC387" w14:textId="77777777" w:rsidR="0001413C" w:rsidRPr="0001413C" w:rsidRDefault="0001413C" w:rsidP="0001413C">
      <w:r w:rsidRPr="0001413C">
        <w:t>Yuki says I’m her favorite intern, so, out of all of us, she gives me the most interesting projects. While this is good for my career, it can sometimes make things awkward with the other interns. I’ve thought about saying something, but I don’t want to seem ungrateful for her help.</w:t>
      </w:r>
    </w:p>
    <w:p w14:paraId="70A3049B" w14:textId="77777777" w:rsidR="0001413C" w:rsidRPr="0001413C" w:rsidRDefault="0001413C" w:rsidP="0001413C">
      <w:r w:rsidRPr="0001413C">
        <w:rPr>
          <w:b/>
          <w:bCs/>
        </w:rPr>
        <w:t>Audio Transcript Text:</w:t>
      </w:r>
      <w:r w:rsidRPr="0001413C">
        <w:t xml:space="preserve"> </w:t>
      </w:r>
    </w:p>
    <w:p w14:paraId="38F4A419" w14:textId="77777777" w:rsidR="0001413C" w:rsidRPr="0001413C" w:rsidRDefault="0001413C" w:rsidP="0001413C">
      <w:r w:rsidRPr="0001413C">
        <w:t>’m an intern on the team, and with graduation approaching, I’d really like to be hired full time. So, when my supervisor, Yuki, asked me to help her prepare for the product launch, I was thrilled but also a little nervous. She’s really friendly, but sometimes she’s a little too friendly.</w:t>
      </w:r>
    </w:p>
    <w:p w14:paraId="1C481B3E" w14:textId="77777777" w:rsidR="0001413C" w:rsidRPr="0001413C" w:rsidRDefault="0001413C" w:rsidP="0001413C">
      <w:r w:rsidRPr="0001413C">
        <w:br w:type="page"/>
      </w:r>
    </w:p>
    <w:p w14:paraId="1549C9EE" w14:textId="77777777" w:rsidR="0001413C" w:rsidRPr="0001413C" w:rsidRDefault="0001413C" w:rsidP="0001413C">
      <w:bookmarkStart w:id="18" w:name="Page_2295017556537092330"/>
      <w:bookmarkEnd w:id="18"/>
      <w:r w:rsidRPr="0001413C">
        <w:rPr>
          <w:b/>
          <w:bCs/>
        </w:rPr>
        <w:t>Page Number:</w:t>
      </w:r>
      <w:r w:rsidRPr="0001413C">
        <w:t xml:space="preserve"> 9 </w:t>
      </w:r>
    </w:p>
    <w:p w14:paraId="4AD46FF9" w14:textId="77777777" w:rsidR="0001413C" w:rsidRPr="0001413C" w:rsidRDefault="0001413C" w:rsidP="0001413C">
      <w:r w:rsidRPr="0001413C">
        <w:rPr>
          <w:b/>
          <w:bCs/>
        </w:rPr>
        <w:t>Lesson 2:</w:t>
      </w:r>
      <w:r w:rsidRPr="0001413C">
        <w:t xml:space="preserve"> Respect in the Workplace: Sexual Harassment </w:t>
      </w:r>
    </w:p>
    <w:p w14:paraId="52D88C5B" w14:textId="77777777" w:rsidR="0001413C" w:rsidRPr="0001413C" w:rsidRDefault="0001413C" w:rsidP="0001413C">
      <w:r w:rsidRPr="0001413C">
        <w:rPr>
          <w:b/>
          <w:bCs/>
        </w:rPr>
        <w:t xml:space="preserve">Question and Answer Template / Text / LTR </w:t>
      </w:r>
    </w:p>
    <w:p w14:paraId="588D6449" w14:textId="77777777" w:rsidR="0001413C" w:rsidRPr="0001413C" w:rsidRDefault="0001413C" w:rsidP="0001413C">
      <w:r w:rsidRPr="0001413C">
        <w:rPr>
          <w:b/>
          <w:bCs/>
        </w:rPr>
        <w:t>Background Content Details:</w:t>
      </w:r>
      <w:r w:rsidRPr="0001413C">
        <w:t xml:space="preserve"> </w:t>
      </w:r>
    </w:p>
    <w:p w14:paraId="434D2D92" w14:textId="77777777" w:rsidR="0001413C" w:rsidRPr="0001413C" w:rsidRDefault="0001413C" w:rsidP="0001413C">
      <w:r w:rsidRPr="0001413C">
        <w:rPr>
          <w:b/>
          <w:bCs/>
        </w:rPr>
        <w:t>Image Description:</w:t>
      </w:r>
    </w:p>
    <w:p w14:paraId="02DA06D8" w14:textId="77777777" w:rsidR="0001413C" w:rsidRPr="0001413C" w:rsidRDefault="0001413C" w:rsidP="0001413C">
      <w:r w:rsidRPr="0001413C">
        <w:t xml:space="preserve">Quin from “Meet the Team” screen looking embarrassed or upset </w:t>
      </w:r>
    </w:p>
    <w:p w14:paraId="014546EB" w14:textId="77777777" w:rsidR="0001413C" w:rsidRPr="0001413C" w:rsidRDefault="0001413C" w:rsidP="0001413C">
      <w:r w:rsidRPr="0001413C">
        <w:rPr>
          <w:b/>
          <w:bCs/>
        </w:rPr>
        <w:t>Content Title:</w:t>
      </w:r>
      <w:r w:rsidRPr="0001413C">
        <w:t xml:space="preserve"> </w:t>
      </w:r>
    </w:p>
    <w:p w14:paraId="59BE4C8F" w14:textId="77777777" w:rsidR="0001413C" w:rsidRPr="0001413C" w:rsidRDefault="0001413C" w:rsidP="0001413C">
      <w:r w:rsidRPr="0001413C">
        <w:t xml:space="preserve">Staying Late </w:t>
      </w:r>
    </w:p>
    <w:p w14:paraId="748BFAB5" w14:textId="77777777" w:rsidR="0001413C" w:rsidRPr="0001413C" w:rsidRDefault="0001413C" w:rsidP="0001413C">
      <w:r w:rsidRPr="0001413C">
        <w:rPr>
          <w:b/>
          <w:bCs/>
        </w:rPr>
        <w:t>Content Description:</w:t>
      </w:r>
    </w:p>
    <w:p w14:paraId="391DED03" w14:textId="77777777" w:rsidR="0001413C" w:rsidRPr="0001413C" w:rsidRDefault="0001413C" w:rsidP="0001413C">
      <w:r w:rsidRPr="0001413C">
        <w:t>Quin really wants a full-time role at the company, but he doesn’t like how pushy Yuki is being. He’s not sure what he can do as he’s not even certain a supervisor can technically harass an employee.</w:t>
      </w:r>
    </w:p>
    <w:p w14:paraId="4C1A5E49" w14:textId="77777777" w:rsidR="0001413C" w:rsidRPr="0001413C" w:rsidRDefault="0001413C" w:rsidP="0001413C">
      <w:r w:rsidRPr="0001413C">
        <w:rPr>
          <w:b/>
          <w:bCs/>
        </w:rPr>
        <w:t>Question:</w:t>
      </w:r>
      <w:r w:rsidRPr="0001413C">
        <w:t xml:space="preserve"> </w:t>
      </w:r>
    </w:p>
    <w:p w14:paraId="2A9FFA53" w14:textId="77777777" w:rsidR="0001413C" w:rsidRPr="0001413C" w:rsidRDefault="0001413C" w:rsidP="0001413C">
      <w:r w:rsidRPr="0001413C">
        <w:t>What should Quin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18E785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65319E4"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153491" w14:textId="77777777" w:rsidR="0001413C" w:rsidRPr="0001413C" w:rsidRDefault="0001413C" w:rsidP="0001413C">
            <w:pPr>
              <w:rPr>
                <w:b/>
                <w:bCs/>
              </w:rPr>
            </w:pPr>
            <w:r w:rsidRPr="0001413C">
              <w:rPr>
                <w:b/>
                <w:bCs/>
              </w:rPr>
              <w:t>Answer</w:t>
            </w:r>
          </w:p>
        </w:tc>
      </w:tr>
      <w:tr w:rsidR="0001413C" w:rsidRPr="0001413C" w14:paraId="6A5015C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AC71E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99CCBC" w14:textId="77777777" w:rsidR="0001413C" w:rsidRPr="0001413C" w:rsidRDefault="0001413C" w:rsidP="0001413C">
            <w:r w:rsidRPr="0001413C">
              <w:t>Accept the offer. As a supervisor, Yuki is entitled to discuss plans over dinner without being accused of sexual harassment.</w:t>
            </w:r>
          </w:p>
        </w:tc>
      </w:tr>
      <w:tr w:rsidR="0001413C" w:rsidRPr="0001413C" w14:paraId="2B128CD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601FB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ADF166" w14:textId="77777777" w:rsidR="0001413C" w:rsidRPr="0001413C" w:rsidRDefault="0001413C" w:rsidP="0001413C">
            <w:r w:rsidRPr="0001413C">
              <w:t>Report Yuki to another manager or HR for sexual harassment.</w:t>
            </w:r>
          </w:p>
        </w:tc>
      </w:tr>
      <w:tr w:rsidR="0001413C" w:rsidRPr="0001413C" w14:paraId="7531F42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B1726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7E23D9" w14:textId="77777777" w:rsidR="0001413C" w:rsidRPr="0001413C" w:rsidRDefault="0001413C" w:rsidP="0001413C">
            <w:r w:rsidRPr="0001413C">
              <w:t>Stay late with Yuki but decline ordering food. By keeping the conversation professional, Quin doesn’t have to worry about being harassed.</w:t>
            </w:r>
          </w:p>
        </w:tc>
      </w:tr>
    </w:tbl>
    <w:p w14:paraId="187169F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1FB203E" w14:textId="77777777" w:rsidR="0001413C" w:rsidRPr="0001413C" w:rsidRDefault="0001413C" w:rsidP="0001413C">
      <w:r w:rsidRPr="0001413C">
        <w:rPr>
          <w:b/>
          <w:bCs/>
        </w:rPr>
        <w:t xml:space="preserve">Feedback: </w:t>
      </w:r>
    </w:p>
    <w:p w14:paraId="2A10B980" w14:textId="77777777" w:rsidR="0001413C" w:rsidRPr="0001413C" w:rsidRDefault="0001413C" w:rsidP="0001413C">
      <w:r w:rsidRPr="0001413C">
        <w:t>Anyone can perpetrate sexual harassment, and when there is a power dynamic, like between an employee and a supervisor, it could be “quid pro quo” harassment. Quid pro quo involves the person in the position of authority making promises, like a stellar performance review, or threats, like denying a promotion, to the employee based on whether they submit to sexual advances.</w:t>
      </w:r>
    </w:p>
    <w:p w14:paraId="5EA92835" w14:textId="77777777" w:rsidR="0001413C" w:rsidRPr="0001413C" w:rsidRDefault="0001413C" w:rsidP="0001413C">
      <w:r w:rsidRPr="0001413C">
        <w:rPr>
          <w:b/>
          <w:bCs/>
        </w:rPr>
        <w:t>Audio Transcript Text:</w:t>
      </w:r>
      <w:r w:rsidRPr="0001413C">
        <w:t xml:space="preserve"> </w:t>
      </w:r>
    </w:p>
    <w:p w14:paraId="1A7868C0" w14:textId="77777777" w:rsidR="0001413C" w:rsidRPr="0001413C" w:rsidRDefault="0001413C" w:rsidP="0001413C">
      <w:r w:rsidRPr="0001413C">
        <w:t>I messaged Yuki to see if we could meet and discuss my future plans, and she said she could fit me in today if I could stay late with her and maybe even order some food for delivery. That way we can talk privately about a full-time position for her ‘favorite intern.’ I told her I already had plans but would let her know if my time after work freed up. She caught me while I was waiting for the elevator and said if I didn’t stay late with her, then she might not think I’m serious about that full-time position.</w:t>
      </w:r>
    </w:p>
    <w:p w14:paraId="18574C05" w14:textId="77777777" w:rsidR="0001413C" w:rsidRPr="0001413C" w:rsidRDefault="0001413C" w:rsidP="0001413C">
      <w:r w:rsidRPr="0001413C">
        <w:br w:type="page"/>
      </w:r>
    </w:p>
    <w:p w14:paraId="680C0D1E" w14:textId="77777777" w:rsidR="0001413C" w:rsidRPr="0001413C" w:rsidRDefault="0001413C" w:rsidP="0001413C">
      <w:bookmarkStart w:id="19" w:name="Page_2235528134966659945"/>
      <w:bookmarkEnd w:id="19"/>
      <w:r w:rsidRPr="0001413C">
        <w:rPr>
          <w:b/>
          <w:bCs/>
        </w:rPr>
        <w:t>Page Number:</w:t>
      </w:r>
      <w:r w:rsidRPr="0001413C">
        <w:t xml:space="preserve"> 10 </w:t>
      </w:r>
    </w:p>
    <w:p w14:paraId="316025AB" w14:textId="77777777" w:rsidR="0001413C" w:rsidRPr="0001413C" w:rsidRDefault="0001413C" w:rsidP="0001413C">
      <w:r w:rsidRPr="0001413C">
        <w:rPr>
          <w:b/>
          <w:bCs/>
        </w:rPr>
        <w:t>Lesson 2:</w:t>
      </w:r>
      <w:r w:rsidRPr="0001413C">
        <w:t xml:space="preserve"> Respect in the Workplace: Sexual Harassment </w:t>
      </w:r>
    </w:p>
    <w:p w14:paraId="5091EEEE" w14:textId="77777777" w:rsidR="0001413C" w:rsidRPr="0001413C" w:rsidRDefault="0001413C" w:rsidP="0001413C">
      <w:r w:rsidRPr="0001413C">
        <w:rPr>
          <w:b/>
          <w:bCs/>
        </w:rPr>
        <w:t xml:space="preserve">Text and Image Template / Text Only </w:t>
      </w:r>
    </w:p>
    <w:p w14:paraId="09880A30" w14:textId="77777777" w:rsidR="0001413C" w:rsidRPr="0001413C" w:rsidRDefault="0001413C" w:rsidP="0001413C">
      <w:r w:rsidRPr="0001413C">
        <w:rPr>
          <w:b/>
          <w:bCs/>
        </w:rPr>
        <w:t>Background Content Details:</w:t>
      </w:r>
      <w:r w:rsidRPr="0001413C">
        <w:t xml:space="preserve"> </w:t>
      </w:r>
    </w:p>
    <w:p w14:paraId="42FB923A" w14:textId="77777777" w:rsidR="0001413C" w:rsidRPr="0001413C" w:rsidRDefault="0001413C" w:rsidP="0001413C">
      <w:r w:rsidRPr="0001413C">
        <w:rPr>
          <w:b/>
          <w:bCs/>
        </w:rPr>
        <w:t>Image Description:</w:t>
      </w:r>
    </w:p>
    <w:p w14:paraId="48259D27" w14:textId="77777777" w:rsidR="0001413C" w:rsidRPr="0001413C" w:rsidRDefault="0001413C" w:rsidP="0001413C">
      <w:r w:rsidRPr="0001413C">
        <w:t xml:space="preserve">Paul from “Meet the Team” screen, smiling </w:t>
      </w:r>
    </w:p>
    <w:p w14:paraId="660AB217" w14:textId="77777777" w:rsidR="0001413C" w:rsidRPr="0001413C" w:rsidRDefault="0001413C" w:rsidP="0001413C">
      <w:r w:rsidRPr="0001413C">
        <w:rPr>
          <w:b/>
          <w:bCs/>
        </w:rPr>
        <w:t>Content Title:</w:t>
      </w:r>
      <w:r w:rsidRPr="0001413C">
        <w:t xml:space="preserve"> </w:t>
      </w:r>
    </w:p>
    <w:p w14:paraId="435EFCCA" w14:textId="77777777" w:rsidR="0001413C" w:rsidRPr="0001413C" w:rsidRDefault="0001413C" w:rsidP="0001413C">
      <w:r w:rsidRPr="0001413C">
        <w:t xml:space="preserve">Paul’s Perspective </w:t>
      </w:r>
    </w:p>
    <w:p w14:paraId="2E14A275" w14:textId="77777777" w:rsidR="0001413C" w:rsidRPr="0001413C" w:rsidRDefault="0001413C" w:rsidP="0001413C">
      <w:r w:rsidRPr="0001413C">
        <w:br/>
      </w:r>
      <w:r w:rsidRPr="0001413C">
        <w:rPr>
          <w:b/>
          <w:bCs/>
        </w:rPr>
        <w:t>Column 1 Text:</w:t>
      </w:r>
      <w:r w:rsidRPr="0001413C">
        <w:t xml:space="preserve"> </w:t>
      </w:r>
    </w:p>
    <w:p w14:paraId="68A92A82" w14:textId="77777777" w:rsidR="0001413C" w:rsidRPr="0001413C" w:rsidRDefault="0001413C" w:rsidP="0001413C">
      <w:r w:rsidRPr="0001413C">
        <w:t>My colleagues and I have grown close while working on the presentation for the product launch. Sometimes, we behave with each other in ways that I’m not used to in a professional workplace, but I’m having more fun at work than usual. I’m just still getting used to it.</w:t>
      </w:r>
    </w:p>
    <w:p w14:paraId="3CD0AC6C" w14:textId="77777777" w:rsidR="0001413C" w:rsidRPr="0001413C" w:rsidRDefault="0001413C" w:rsidP="0001413C">
      <w:r w:rsidRPr="0001413C">
        <w:rPr>
          <w:b/>
          <w:bCs/>
        </w:rPr>
        <w:t>Audio Transcript Text:</w:t>
      </w:r>
      <w:r w:rsidRPr="0001413C">
        <w:t xml:space="preserve"> </w:t>
      </w:r>
    </w:p>
    <w:p w14:paraId="2C7373FE" w14:textId="77777777" w:rsidR="0001413C" w:rsidRPr="0001413C" w:rsidRDefault="0001413C" w:rsidP="0001413C">
      <w:r w:rsidRPr="0001413C">
        <w:t>The product launch is just around the corner and I couldn’t be more pleased with the presentation my team has put together. At first, I was worried because there were some colleagues I hadn’t worked closely with before, but we all ended up working really well together. Now, I’d consider this group of colleagues to be more like friends than just co-workers. I feel like I can say anything to them.</w:t>
      </w:r>
    </w:p>
    <w:p w14:paraId="6435990F" w14:textId="77777777" w:rsidR="0001413C" w:rsidRPr="0001413C" w:rsidRDefault="0001413C" w:rsidP="0001413C">
      <w:r w:rsidRPr="0001413C">
        <w:br w:type="page"/>
      </w:r>
    </w:p>
    <w:p w14:paraId="773DC0B8" w14:textId="77777777" w:rsidR="0001413C" w:rsidRPr="0001413C" w:rsidRDefault="0001413C" w:rsidP="0001413C">
      <w:bookmarkStart w:id="20" w:name="Page_2273535266130264074"/>
      <w:bookmarkEnd w:id="20"/>
      <w:r w:rsidRPr="0001413C">
        <w:rPr>
          <w:b/>
          <w:bCs/>
        </w:rPr>
        <w:t>Page Number:</w:t>
      </w:r>
      <w:r w:rsidRPr="0001413C">
        <w:t xml:space="preserve"> 11 </w:t>
      </w:r>
    </w:p>
    <w:p w14:paraId="17173EBE" w14:textId="77777777" w:rsidR="0001413C" w:rsidRPr="0001413C" w:rsidRDefault="0001413C" w:rsidP="0001413C">
      <w:r w:rsidRPr="0001413C">
        <w:rPr>
          <w:b/>
          <w:bCs/>
        </w:rPr>
        <w:t>Lesson 2:</w:t>
      </w:r>
      <w:r w:rsidRPr="0001413C">
        <w:t xml:space="preserve"> Respect in the Workplace: Sexual Harassment </w:t>
      </w:r>
    </w:p>
    <w:p w14:paraId="71CEC813" w14:textId="77777777" w:rsidR="0001413C" w:rsidRPr="0001413C" w:rsidRDefault="0001413C" w:rsidP="0001413C">
      <w:r w:rsidRPr="0001413C">
        <w:rPr>
          <w:b/>
          <w:bCs/>
        </w:rPr>
        <w:t xml:space="preserve">Binary List Template </w:t>
      </w:r>
    </w:p>
    <w:p w14:paraId="24DE84EE" w14:textId="77777777" w:rsidR="0001413C" w:rsidRPr="0001413C" w:rsidRDefault="0001413C" w:rsidP="0001413C">
      <w:r w:rsidRPr="0001413C">
        <w:rPr>
          <w:b/>
          <w:bCs/>
        </w:rPr>
        <w:t>Background Content Details:</w:t>
      </w:r>
      <w:r w:rsidRPr="0001413C">
        <w:t xml:space="preserve"> </w:t>
      </w:r>
    </w:p>
    <w:p w14:paraId="079E540A" w14:textId="77777777" w:rsidR="0001413C" w:rsidRPr="0001413C" w:rsidRDefault="0001413C" w:rsidP="0001413C">
      <w:r w:rsidRPr="0001413C">
        <w:rPr>
          <w:b/>
          <w:bCs/>
        </w:rPr>
        <w:t>Image Description:</w:t>
      </w:r>
    </w:p>
    <w:p w14:paraId="600AB23D" w14:textId="77777777" w:rsidR="0001413C" w:rsidRPr="0001413C" w:rsidRDefault="0001413C" w:rsidP="0001413C">
      <w:r w:rsidRPr="0001413C">
        <w:t xml:space="preserve">Paul from “Meet the Team” screen, with a cup of coffee at a conference table, or a group of employees gathered in a meeting room with coffee </w:t>
      </w:r>
    </w:p>
    <w:p w14:paraId="1564A741" w14:textId="77777777" w:rsidR="0001413C" w:rsidRPr="0001413C" w:rsidRDefault="0001413C" w:rsidP="0001413C">
      <w:r w:rsidRPr="0001413C">
        <w:rPr>
          <w:b/>
          <w:bCs/>
        </w:rPr>
        <w:t>Content Title:</w:t>
      </w:r>
      <w:r w:rsidRPr="0001413C">
        <w:t xml:space="preserve"> </w:t>
      </w:r>
    </w:p>
    <w:p w14:paraId="51711AF7" w14:textId="77777777" w:rsidR="0001413C" w:rsidRPr="0001413C" w:rsidRDefault="0001413C" w:rsidP="0001413C">
      <w:r w:rsidRPr="0001413C">
        <w:t xml:space="preserve">Coffee and Complaints </w:t>
      </w:r>
    </w:p>
    <w:p w14:paraId="7B2451F7" w14:textId="77777777" w:rsidR="0001413C" w:rsidRPr="0001413C" w:rsidRDefault="0001413C" w:rsidP="0001413C">
      <w:r w:rsidRPr="0001413C">
        <w:br/>
      </w:r>
      <w:r w:rsidRPr="0001413C">
        <w:rPr>
          <w:b/>
          <w:bCs/>
        </w:rPr>
        <w:t>Content Description:</w:t>
      </w:r>
      <w:r w:rsidRPr="0001413C">
        <w:t xml:space="preserve"> </w:t>
      </w:r>
    </w:p>
    <w:p w14:paraId="3B696193" w14:textId="77777777" w:rsidR="0001413C" w:rsidRPr="0001413C" w:rsidRDefault="0001413C" w:rsidP="0001413C">
      <w:r w:rsidRPr="0001413C">
        <w:t>Paul realizes his comment toward Alex may not have been appropriate and isn’t sure what to do, so he asks the rest of his team for advice.</w:t>
      </w:r>
    </w:p>
    <w:p w14:paraId="54D10D28" w14:textId="77777777" w:rsidR="0001413C" w:rsidRPr="0001413C" w:rsidRDefault="0001413C" w:rsidP="0001413C">
      <w:r w:rsidRPr="0001413C">
        <w:t>Review each colleague’s perspective and determine whether it is appropriate or inappropriate in a respectful workplace.</w:t>
      </w:r>
    </w:p>
    <w:p w14:paraId="72F29FAE" w14:textId="77777777" w:rsidR="0001413C" w:rsidRPr="0001413C" w:rsidRDefault="0001413C" w:rsidP="0001413C">
      <w:r w:rsidRPr="0001413C">
        <w:rPr>
          <w:b/>
          <w:bCs/>
        </w:rPr>
        <w:t>Choice 1:</w:t>
      </w:r>
      <w:r w:rsidRPr="0001413C">
        <w:t xml:space="preserve"> </w:t>
      </w:r>
    </w:p>
    <w:p w14:paraId="60E4C27B" w14:textId="77777777" w:rsidR="0001413C" w:rsidRPr="0001413C" w:rsidRDefault="0001413C" w:rsidP="0001413C">
      <w:r w:rsidRPr="0001413C">
        <w:t>Appropriate</w:t>
      </w:r>
    </w:p>
    <w:p w14:paraId="4305D4A8" w14:textId="77777777" w:rsidR="0001413C" w:rsidRPr="0001413C" w:rsidRDefault="0001413C" w:rsidP="0001413C">
      <w:r w:rsidRPr="0001413C">
        <w:rPr>
          <w:b/>
          <w:bCs/>
        </w:rPr>
        <w:t>Choice 2:</w:t>
      </w:r>
      <w:r w:rsidRPr="0001413C">
        <w:t xml:space="preserve"> </w:t>
      </w:r>
    </w:p>
    <w:p w14:paraId="51BC010E" w14:textId="77777777" w:rsidR="0001413C" w:rsidRPr="0001413C" w:rsidRDefault="0001413C" w:rsidP="0001413C">
      <w:r w:rsidRPr="0001413C">
        <w:t>Inappropriate</w:t>
      </w:r>
    </w:p>
    <w:p w14:paraId="34814FA0" w14:textId="77777777" w:rsidR="0001413C" w:rsidRPr="0001413C" w:rsidRDefault="0001413C" w:rsidP="0001413C">
      <w:r w:rsidRPr="0001413C">
        <w:rPr>
          <w:b/>
          <w:bCs/>
        </w:rPr>
        <w:t>Question or Statement 1:</w:t>
      </w:r>
      <w:r w:rsidRPr="0001413C">
        <w:t xml:space="preserve"> </w:t>
      </w:r>
    </w:p>
    <w:p w14:paraId="5FD88949" w14:textId="77777777" w:rsidR="0001413C" w:rsidRPr="0001413C" w:rsidRDefault="0001413C" w:rsidP="0001413C">
      <w:r w:rsidRPr="0001413C">
        <w:rPr>
          <w:b/>
          <w:bCs/>
        </w:rPr>
        <w:t xml:space="preserve">Quin: </w:t>
      </w:r>
      <w:r w:rsidRPr="0001413C">
        <w:t>Alex never said he was upset, and other colleagues even laughed along. Paul’s a funny guy, and jokes help with the stress of the launch, probably more than they’re hurting anyone.</w:t>
      </w:r>
    </w:p>
    <w:p w14:paraId="11179F65" w14:textId="77777777" w:rsidR="0001413C" w:rsidRPr="0001413C" w:rsidRDefault="0001413C" w:rsidP="0001413C">
      <w:r w:rsidRPr="0001413C">
        <w:rPr>
          <w:b/>
          <w:bCs/>
        </w:rPr>
        <w:t>Correct Choice ID:</w:t>
      </w:r>
      <w:r w:rsidRPr="0001413C">
        <w:t xml:space="preserve"> </w:t>
      </w:r>
    </w:p>
    <w:p w14:paraId="524AB26B" w14:textId="77777777" w:rsidR="0001413C" w:rsidRPr="0001413C" w:rsidRDefault="0001413C" w:rsidP="0001413C">
      <w:r w:rsidRPr="0001413C">
        <w:t>Choice 2</w:t>
      </w:r>
    </w:p>
    <w:p w14:paraId="16AB8CB7" w14:textId="77777777" w:rsidR="0001413C" w:rsidRPr="0001413C" w:rsidRDefault="0001413C" w:rsidP="0001413C">
      <w:r w:rsidRPr="0001413C">
        <w:rPr>
          <w:b/>
          <w:bCs/>
        </w:rPr>
        <w:t xml:space="preserve">Feedback for Correct: </w:t>
      </w:r>
    </w:p>
    <w:p w14:paraId="4E41F3CA" w14:textId="77777777" w:rsidR="0001413C" w:rsidRPr="0001413C" w:rsidRDefault="0001413C" w:rsidP="0001413C">
      <w:r w:rsidRPr="0001413C">
        <w:rPr>
          <w:b/>
          <w:bCs/>
        </w:rPr>
        <w:t>Feedback Title:</w:t>
      </w:r>
      <w:r w:rsidRPr="0001413C">
        <w:t xml:space="preserve"> </w:t>
      </w:r>
    </w:p>
    <w:p w14:paraId="533265C5" w14:textId="77777777" w:rsidR="0001413C" w:rsidRPr="0001413C" w:rsidRDefault="0001413C" w:rsidP="0001413C">
      <w:r w:rsidRPr="0001413C">
        <w:t xml:space="preserve">Correct </w:t>
      </w:r>
    </w:p>
    <w:p w14:paraId="4F772B27" w14:textId="77777777" w:rsidR="0001413C" w:rsidRPr="0001413C" w:rsidRDefault="0001413C" w:rsidP="0001413C">
      <w:r w:rsidRPr="0001413C">
        <w:rPr>
          <w:b/>
          <w:bCs/>
        </w:rPr>
        <w:t>Feedback Summary:</w:t>
      </w:r>
      <w:r w:rsidRPr="0001413C">
        <w:t xml:space="preserve"> </w:t>
      </w:r>
    </w:p>
    <w:p w14:paraId="29BF6949" w14:textId="77777777" w:rsidR="0001413C" w:rsidRPr="0001413C" w:rsidRDefault="0001413C" w:rsidP="0001413C">
      <w:r w:rsidRPr="0001413C">
        <w:t>Even if other colleagues laughed, Paul’s comment still could have hurt Alex. Paul should remember that the impact of his words is more important than his intent and think before he makes a joke at someone else’s expense.</w:t>
      </w:r>
    </w:p>
    <w:p w14:paraId="2F36E180" w14:textId="77777777" w:rsidR="0001413C" w:rsidRPr="0001413C" w:rsidRDefault="0001413C" w:rsidP="0001413C">
      <w:r w:rsidRPr="0001413C">
        <w:rPr>
          <w:b/>
          <w:bCs/>
        </w:rPr>
        <w:t xml:space="preserve">Feedback for Incorrect: </w:t>
      </w:r>
    </w:p>
    <w:p w14:paraId="6775A604" w14:textId="77777777" w:rsidR="0001413C" w:rsidRPr="0001413C" w:rsidRDefault="0001413C" w:rsidP="0001413C">
      <w:r w:rsidRPr="0001413C">
        <w:rPr>
          <w:b/>
          <w:bCs/>
        </w:rPr>
        <w:t>Feedback Title:</w:t>
      </w:r>
      <w:r w:rsidRPr="0001413C">
        <w:t xml:space="preserve"> </w:t>
      </w:r>
    </w:p>
    <w:p w14:paraId="276EE256" w14:textId="77777777" w:rsidR="0001413C" w:rsidRPr="0001413C" w:rsidRDefault="0001413C" w:rsidP="0001413C">
      <w:r w:rsidRPr="0001413C">
        <w:t xml:space="preserve">Incorrect </w:t>
      </w:r>
    </w:p>
    <w:p w14:paraId="63EDD2E2" w14:textId="77777777" w:rsidR="0001413C" w:rsidRPr="0001413C" w:rsidRDefault="0001413C" w:rsidP="0001413C">
      <w:r w:rsidRPr="0001413C">
        <w:rPr>
          <w:b/>
          <w:bCs/>
        </w:rPr>
        <w:t>Feedback Summary:</w:t>
      </w:r>
      <w:r w:rsidRPr="0001413C">
        <w:t xml:space="preserve"> </w:t>
      </w:r>
    </w:p>
    <w:p w14:paraId="35C0198B" w14:textId="77777777" w:rsidR="0001413C" w:rsidRPr="0001413C" w:rsidRDefault="0001413C" w:rsidP="0001413C">
      <w:r w:rsidRPr="0001413C">
        <w:t>Even if other colleagues laughed, Paul’s comment still could have hurt Alex. Paul should remember that the impact of his words is more important than his intent and think before he makes a joke at someone else’s expense.</w:t>
      </w:r>
    </w:p>
    <w:p w14:paraId="25A0C37D" w14:textId="77777777" w:rsidR="0001413C" w:rsidRPr="0001413C" w:rsidRDefault="0001413C" w:rsidP="0001413C">
      <w:r w:rsidRPr="0001413C">
        <w:rPr>
          <w:b/>
          <w:bCs/>
        </w:rPr>
        <w:t>Question or Statement 2:</w:t>
      </w:r>
      <w:r w:rsidRPr="0001413C">
        <w:t xml:space="preserve"> </w:t>
      </w:r>
    </w:p>
    <w:p w14:paraId="23784BA8" w14:textId="77777777" w:rsidR="0001413C" w:rsidRPr="0001413C" w:rsidRDefault="0001413C" w:rsidP="0001413C">
      <w:r w:rsidRPr="0001413C">
        <w:rPr>
          <w:b/>
          <w:bCs/>
        </w:rPr>
        <w:t xml:space="preserve">Molly: </w:t>
      </w:r>
      <w:r w:rsidRPr="0001413C">
        <w:t>Even if he was kidding, Paul shouldn’t have made the joke. He should apologize to Alex.</w:t>
      </w:r>
    </w:p>
    <w:p w14:paraId="58FB3D2D" w14:textId="77777777" w:rsidR="0001413C" w:rsidRPr="0001413C" w:rsidRDefault="0001413C" w:rsidP="0001413C">
      <w:r w:rsidRPr="0001413C">
        <w:rPr>
          <w:b/>
          <w:bCs/>
        </w:rPr>
        <w:t>Correct Choice ID:</w:t>
      </w:r>
      <w:r w:rsidRPr="0001413C">
        <w:t xml:space="preserve"> </w:t>
      </w:r>
    </w:p>
    <w:p w14:paraId="3966DCB0" w14:textId="77777777" w:rsidR="0001413C" w:rsidRPr="0001413C" w:rsidRDefault="0001413C" w:rsidP="0001413C">
      <w:r w:rsidRPr="0001413C">
        <w:t>Choice 1</w:t>
      </w:r>
    </w:p>
    <w:p w14:paraId="3A2D10A6" w14:textId="77777777" w:rsidR="0001413C" w:rsidRPr="0001413C" w:rsidRDefault="0001413C" w:rsidP="0001413C">
      <w:r w:rsidRPr="0001413C">
        <w:rPr>
          <w:b/>
          <w:bCs/>
        </w:rPr>
        <w:t xml:space="preserve">Feedback for Correct: </w:t>
      </w:r>
    </w:p>
    <w:p w14:paraId="6DE4796F" w14:textId="77777777" w:rsidR="0001413C" w:rsidRPr="0001413C" w:rsidRDefault="0001413C" w:rsidP="0001413C">
      <w:r w:rsidRPr="0001413C">
        <w:rPr>
          <w:b/>
          <w:bCs/>
        </w:rPr>
        <w:t>Feedback Title:</w:t>
      </w:r>
      <w:r w:rsidRPr="0001413C">
        <w:t xml:space="preserve"> </w:t>
      </w:r>
    </w:p>
    <w:p w14:paraId="71137BF3" w14:textId="77777777" w:rsidR="0001413C" w:rsidRPr="0001413C" w:rsidRDefault="0001413C" w:rsidP="0001413C">
      <w:r w:rsidRPr="0001413C">
        <w:t xml:space="preserve">Correct </w:t>
      </w:r>
    </w:p>
    <w:p w14:paraId="13871762" w14:textId="77777777" w:rsidR="0001413C" w:rsidRPr="0001413C" w:rsidRDefault="0001413C" w:rsidP="0001413C">
      <w:r w:rsidRPr="0001413C">
        <w:rPr>
          <w:b/>
          <w:bCs/>
        </w:rPr>
        <w:t>Feedback Summary:</w:t>
      </w:r>
      <w:r w:rsidRPr="0001413C">
        <w:t xml:space="preserve"> </w:t>
      </w:r>
    </w:p>
    <w:p w14:paraId="4098D90D" w14:textId="77777777" w:rsidR="0001413C" w:rsidRPr="0001413C" w:rsidRDefault="0001413C" w:rsidP="0001413C">
      <w:r w:rsidRPr="0001413C">
        <w:t>Paul’s comment isn’t just inappropriate – it could be considered sexual harassment as it was a comment about Alex’s appearance. By admitting his mistake and apologizing, he can show Alex respect and help mend their working relationship.</w:t>
      </w:r>
    </w:p>
    <w:p w14:paraId="42CBA861" w14:textId="77777777" w:rsidR="0001413C" w:rsidRPr="0001413C" w:rsidRDefault="0001413C" w:rsidP="0001413C">
      <w:r w:rsidRPr="0001413C">
        <w:rPr>
          <w:b/>
          <w:bCs/>
        </w:rPr>
        <w:t xml:space="preserve">Feedback for Incorrect: </w:t>
      </w:r>
    </w:p>
    <w:p w14:paraId="1A077738" w14:textId="77777777" w:rsidR="0001413C" w:rsidRPr="0001413C" w:rsidRDefault="0001413C" w:rsidP="0001413C">
      <w:r w:rsidRPr="0001413C">
        <w:rPr>
          <w:b/>
          <w:bCs/>
        </w:rPr>
        <w:t>Feedback Title:</w:t>
      </w:r>
      <w:r w:rsidRPr="0001413C">
        <w:t xml:space="preserve"> </w:t>
      </w:r>
    </w:p>
    <w:p w14:paraId="2B755AFD" w14:textId="77777777" w:rsidR="0001413C" w:rsidRPr="0001413C" w:rsidRDefault="0001413C" w:rsidP="0001413C">
      <w:r w:rsidRPr="0001413C">
        <w:t xml:space="preserve">Inorrect </w:t>
      </w:r>
    </w:p>
    <w:p w14:paraId="503065DD" w14:textId="77777777" w:rsidR="0001413C" w:rsidRPr="0001413C" w:rsidRDefault="0001413C" w:rsidP="0001413C">
      <w:r w:rsidRPr="0001413C">
        <w:rPr>
          <w:b/>
          <w:bCs/>
        </w:rPr>
        <w:t>Feedback Summary:</w:t>
      </w:r>
      <w:r w:rsidRPr="0001413C">
        <w:t xml:space="preserve"> </w:t>
      </w:r>
    </w:p>
    <w:p w14:paraId="6BC0B3D6" w14:textId="77777777" w:rsidR="0001413C" w:rsidRPr="0001413C" w:rsidRDefault="0001413C" w:rsidP="0001413C">
      <w:r w:rsidRPr="0001413C">
        <w:t>Paul’s comment isn’t just inappropriate – it could be considered sexual harassment, as it was a comment about Alex’s appearance. By admitting his mistake and apologizing, he can show Alex respect and help mend their working relationship.</w:t>
      </w:r>
    </w:p>
    <w:p w14:paraId="5AC00FCD" w14:textId="77777777" w:rsidR="0001413C" w:rsidRPr="0001413C" w:rsidRDefault="0001413C" w:rsidP="0001413C">
      <w:r w:rsidRPr="0001413C">
        <w:rPr>
          <w:b/>
          <w:bCs/>
        </w:rPr>
        <w:t>Question or Statement 3:</w:t>
      </w:r>
      <w:r w:rsidRPr="0001413C">
        <w:t xml:space="preserve"> </w:t>
      </w:r>
    </w:p>
    <w:p w14:paraId="152B1D71" w14:textId="77777777" w:rsidR="0001413C" w:rsidRPr="0001413C" w:rsidRDefault="0001413C" w:rsidP="0001413C">
      <w:r w:rsidRPr="0001413C">
        <w:rPr>
          <w:b/>
          <w:bCs/>
        </w:rPr>
        <w:t xml:space="preserve">Jean: </w:t>
      </w:r>
      <w:r w:rsidRPr="0001413C">
        <w:t>Paul was probably just looking out for Alex. Plus, he gave Alex a compliment by telling him he had a nice figure. Maybe next time he could just share his concern without the jokes.</w:t>
      </w:r>
    </w:p>
    <w:p w14:paraId="32153618" w14:textId="77777777" w:rsidR="0001413C" w:rsidRPr="0001413C" w:rsidRDefault="0001413C" w:rsidP="0001413C">
      <w:r w:rsidRPr="0001413C">
        <w:rPr>
          <w:b/>
          <w:bCs/>
        </w:rPr>
        <w:t>Correct Choice ID:</w:t>
      </w:r>
      <w:r w:rsidRPr="0001413C">
        <w:t xml:space="preserve"> </w:t>
      </w:r>
    </w:p>
    <w:p w14:paraId="72C8F97A" w14:textId="77777777" w:rsidR="0001413C" w:rsidRPr="0001413C" w:rsidRDefault="0001413C" w:rsidP="0001413C">
      <w:r w:rsidRPr="0001413C">
        <w:t>Choice 2</w:t>
      </w:r>
    </w:p>
    <w:p w14:paraId="2317B775" w14:textId="77777777" w:rsidR="0001413C" w:rsidRPr="0001413C" w:rsidRDefault="0001413C" w:rsidP="0001413C">
      <w:r w:rsidRPr="0001413C">
        <w:rPr>
          <w:b/>
          <w:bCs/>
        </w:rPr>
        <w:t xml:space="preserve">Feedback for Correct: </w:t>
      </w:r>
    </w:p>
    <w:p w14:paraId="5FE5B9FA" w14:textId="77777777" w:rsidR="0001413C" w:rsidRPr="0001413C" w:rsidRDefault="0001413C" w:rsidP="0001413C">
      <w:r w:rsidRPr="0001413C">
        <w:rPr>
          <w:b/>
          <w:bCs/>
        </w:rPr>
        <w:t>Feedback Title:</w:t>
      </w:r>
      <w:r w:rsidRPr="0001413C">
        <w:t xml:space="preserve"> </w:t>
      </w:r>
    </w:p>
    <w:p w14:paraId="0B1C87B0" w14:textId="77777777" w:rsidR="0001413C" w:rsidRPr="0001413C" w:rsidRDefault="0001413C" w:rsidP="0001413C">
      <w:r w:rsidRPr="0001413C">
        <w:t xml:space="preserve">Correct </w:t>
      </w:r>
    </w:p>
    <w:p w14:paraId="608E1293" w14:textId="77777777" w:rsidR="0001413C" w:rsidRPr="0001413C" w:rsidRDefault="0001413C" w:rsidP="0001413C">
      <w:r w:rsidRPr="0001413C">
        <w:rPr>
          <w:b/>
          <w:bCs/>
        </w:rPr>
        <w:t>Feedback Summary:</w:t>
      </w:r>
      <w:r w:rsidRPr="0001413C">
        <w:t xml:space="preserve"> </w:t>
      </w:r>
    </w:p>
    <w:p w14:paraId="456B6E9D" w14:textId="77777777" w:rsidR="0001413C" w:rsidRPr="0001413C" w:rsidRDefault="0001413C" w:rsidP="0001413C">
      <w:r w:rsidRPr="0001413C">
        <w:t>We all make mistakes and say things we probably should keep to ourselves. That’s why it’s so important to reflect before speaking and avoid saying anything too personal, especially in front of others.</w:t>
      </w:r>
    </w:p>
    <w:p w14:paraId="457F5560" w14:textId="77777777" w:rsidR="0001413C" w:rsidRPr="0001413C" w:rsidRDefault="0001413C" w:rsidP="0001413C">
      <w:r w:rsidRPr="0001413C">
        <w:rPr>
          <w:b/>
          <w:bCs/>
        </w:rPr>
        <w:t xml:space="preserve">Feedback for Incorrect: </w:t>
      </w:r>
    </w:p>
    <w:p w14:paraId="40FB23A2" w14:textId="77777777" w:rsidR="0001413C" w:rsidRPr="0001413C" w:rsidRDefault="0001413C" w:rsidP="0001413C">
      <w:r w:rsidRPr="0001413C">
        <w:rPr>
          <w:b/>
          <w:bCs/>
        </w:rPr>
        <w:t>Feedback Title:</w:t>
      </w:r>
      <w:r w:rsidRPr="0001413C">
        <w:t xml:space="preserve"> </w:t>
      </w:r>
    </w:p>
    <w:p w14:paraId="7D92DCEF" w14:textId="77777777" w:rsidR="0001413C" w:rsidRPr="0001413C" w:rsidRDefault="0001413C" w:rsidP="0001413C">
      <w:r w:rsidRPr="0001413C">
        <w:t xml:space="preserve">Incorrect </w:t>
      </w:r>
    </w:p>
    <w:p w14:paraId="0632A9EC" w14:textId="77777777" w:rsidR="0001413C" w:rsidRPr="0001413C" w:rsidRDefault="0001413C" w:rsidP="0001413C">
      <w:r w:rsidRPr="0001413C">
        <w:rPr>
          <w:b/>
          <w:bCs/>
        </w:rPr>
        <w:t>Feedback Summary:</w:t>
      </w:r>
      <w:r w:rsidRPr="0001413C">
        <w:t xml:space="preserve"> </w:t>
      </w:r>
    </w:p>
    <w:p w14:paraId="60AD8831" w14:textId="77777777" w:rsidR="0001413C" w:rsidRPr="0001413C" w:rsidRDefault="0001413C" w:rsidP="0001413C">
      <w:r w:rsidRPr="0001413C">
        <w:t>We all make mistakes and say things we probably should keep to ourselves. That’s why it’s so important to reflect before speaking and avoid saying anything too personal, especially in front of others.</w:t>
      </w:r>
    </w:p>
    <w:p w14:paraId="7C4EA83F" w14:textId="77777777" w:rsidR="0001413C" w:rsidRPr="0001413C" w:rsidRDefault="0001413C" w:rsidP="0001413C">
      <w:r w:rsidRPr="0001413C">
        <w:rPr>
          <w:b/>
          <w:bCs/>
        </w:rPr>
        <w:t>Audio Transcript Text:</w:t>
      </w:r>
      <w:r w:rsidRPr="0001413C">
        <w:t xml:space="preserve"> </w:t>
      </w:r>
    </w:p>
    <w:p w14:paraId="70998107" w14:textId="77777777" w:rsidR="0001413C" w:rsidRPr="0001413C" w:rsidRDefault="0001413C" w:rsidP="0001413C">
      <w:r w:rsidRPr="0001413C">
        <w:t>We decided to meet and review the presentation one last time before the launch. At the past few morning meetings, I’ve noticed Alex, who’s really into going to the gym, has been having a donut with his coffee. So today, I joked with him that he better slow down on the donuts or he’s going to lose his nice figure. Alex and a few other colleagues laughed along, but, for some reason, I didn’t feel right after I said it.</w:t>
      </w:r>
    </w:p>
    <w:p w14:paraId="4BF7EB65" w14:textId="77777777" w:rsidR="0001413C" w:rsidRPr="0001413C" w:rsidRDefault="0001413C" w:rsidP="0001413C">
      <w:r w:rsidRPr="0001413C">
        <w:br w:type="page"/>
      </w:r>
    </w:p>
    <w:p w14:paraId="010E534B" w14:textId="77777777" w:rsidR="0001413C" w:rsidRPr="0001413C" w:rsidRDefault="0001413C" w:rsidP="0001413C">
      <w:bookmarkStart w:id="21" w:name="Page_2265272845751876137"/>
      <w:bookmarkEnd w:id="21"/>
      <w:r w:rsidRPr="0001413C">
        <w:rPr>
          <w:b/>
          <w:bCs/>
        </w:rPr>
        <w:t>Page Number:</w:t>
      </w:r>
      <w:r w:rsidRPr="0001413C">
        <w:t xml:space="preserve"> 12 </w:t>
      </w:r>
    </w:p>
    <w:p w14:paraId="1D9E104E" w14:textId="77777777" w:rsidR="0001413C" w:rsidRPr="0001413C" w:rsidRDefault="0001413C" w:rsidP="0001413C">
      <w:r w:rsidRPr="0001413C">
        <w:rPr>
          <w:b/>
          <w:bCs/>
        </w:rPr>
        <w:t>Lesson 2:</w:t>
      </w:r>
      <w:r w:rsidRPr="0001413C">
        <w:t xml:space="preserve"> Respect in the Workplace: Sexual Harassment </w:t>
      </w:r>
    </w:p>
    <w:p w14:paraId="53E452AF" w14:textId="77777777" w:rsidR="0001413C" w:rsidRPr="0001413C" w:rsidRDefault="0001413C" w:rsidP="0001413C">
      <w:r w:rsidRPr="0001413C">
        <w:rPr>
          <w:b/>
          <w:bCs/>
        </w:rPr>
        <w:t xml:space="preserve">Video Template </w:t>
      </w:r>
    </w:p>
    <w:p w14:paraId="7944DA73" w14:textId="77777777" w:rsidR="0001413C" w:rsidRPr="0001413C" w:rsidRDefault="0001413C" w:rsidP="0001413C">
      <w:r w:rsidRPr="0001413C">
        <w:rPr>
          <w:b/>
          <w:bCs/>
        </w:rPr>
        <w:t>Background Content Details:</w:t>
      </w:r>
      <w:r w:rsidRPr="0001413C">
        <w:t xml:space="preserve"> </w:t>
      </w:r>
    </w:p>
    <w:p w14:paraId="617D7240" w14:textId="77777777" w:rsidR="0001413C" w:rsidRPr="0001413C" w:rsidRDefault="0001413C" w:rsidP="0001413C">
      <w:r w:rsidRPr="0001413C">
        <w:rPr>
          <w:b/>
          <w:bCs/>
        </w:rPr>
        <w:t>Image Description:</w:t>
      </w:r>
    </w:p>
    <w:p w14:paraId="2494E07C" w14:textId="77777777" w:rsidR="0001413C" w:rsidRPr="0001413C" w:rsidRDefault="0001413C" w:rsidP="0001413C">
      <w:r w:rsidRPr="0001413C">
        <w:t xml:space="preserve">A product launch-like catered party with people having a good time </w:t>
      </w:r>
    </w:p>
    <w:p w14:paraId="7E74C9B6" w14:textId="77777777" w:rsidR="0001413C" w:rsidRPr="0001413C" w:rsidRDefault="0001413C" w:rsidP="0001413C">
      <w:r w:rsidRPr="0001413C">
        <w:rPr>
          <w:b/>
          <w:bCs/>
        </w:rPr>
        <w:t>Content Title:</w:t>
      </w:r>
      <w:r w:rsidRPr="0001413C">
        <w:t xml:space="preserve"> </w:t>
      </w:r>
    </w:p>
    <w:p w14:paraId="616B550F" w14:textId="77777777" w:rsidR="0001413C" w:rsidRPr="0001413C" w:rsidRDefault="0001413C" w:rsidP="0001413C">
      <w:r w:rsidRPr="0001413C">
        <w:t xml:space="preserve">Your Role In Preventing Sexual Harassment </w:t>
      </w:r>
    </w:p>
    <w:p w14:paraId="6DAB09B9" w14:textId="77777777" w:rsidR="0001413C" w:rsidRPr="0001413C" w:rsidRDefault="0001413C" w:rsidP="0001413C">
      <w:r w:rsidRPr="0001413C">
        <w:rPr>
          <w:b/>
          <w:bCs/>
        </w:rPr>
        <w:t>Content Description:</w:t>
      </w:r>
    </w:p>
    <w:p w14:paraId="55A0DFEA" w14:textId="77777777" w:rsidR="0001413C" w:rsidRPr="0001413C" w:rsidRDefault="0001413C" w:rsidP="0001413C">
      <w:r w:rsidRPr="0001413C">
        <w:t>Even when a team works well together, issues can arise.</w:t>
      </w:r>
    </w:p>
    <w:p w14:paraId="17BAE874" w14:textId="77777777" w:rsidR="0001413C" w:rsidRPr="0001413C" w:rsidRDefault="0001413C" w:rsidP="0001413C">
      <w:r w:rsidRPr="0001413C">
        <w:t>Select Play to review what these team members learned about sexual harassment and respect in the workplace.</w:t>
      </w:r>
    </w:p>
    <w:p w14:paraId="787478D0" w14:textId="77777777" w:rsidR="0001413C" w:rsidRPr="0001413C" w:rsidRDefault="0001413C" w:rsidP="0001413C">
      <w:r w:rsidRPr="0001413C">
        <w:rPr>
          <w:b/>
          <w:bCs/>
        </w:rPr>
        <w:t>Audio Transcript Text:</w:t>
      </w:r>
      <w:r w:rsidRPr="0001413C">
        <w:t xml:space="preserve"> </w:t>
      </w:r>
    </w:p>
    <w:p w14:paraId="274BB920" w14:textId="77777777" w:rsidR="0001413C" w:rsidRPr="0001413C" w:rsidRDefault="0001413C" w:rsidP="0001413C">
      <w:r w:rsidRPr="0001413C">
        <w:t>The team worked diligently to prepare for the product launch and their work paid off. The event was a success, and the product was a hit with clients too.</w:t>
      </w:r>
    </w:p>
    <w:p w14:paraId="1F09DA51" w14:textId="77777777" w:rsidR="0001413C" w:rsidRPr="0001413C" w:rsidRDefault="0001413C" w:rsidP="0001413C">
      <w:r w:rsidRPr="0001413C">
        <w:br w:type="page"/>
      </w:r>
    </w:p>
    <w:p w14:paraId="58091929" w14:textId="77777777" w:rsidR="0001413C" w:rsidRPr="0001413C" w:rsidRDefault="0001413C" w:rsidP="0001413C">
      <w:bookmarkStart w:id="22" w:name="Page_7224890831683226862"/>
      <w:bookmarkEnd w:id="22"/>
      <w:r w:rsidRPr="0001413C">
        <w:rPr>
          <w:b/>
          <w:bCs/>
        </w:rPr>
        <w:t>Page Number:</w:t>
      </w:r>
      <w:r w:rsidRPr="0001413C">
        <w:t xml:space="preserve"> 13 </w:t>
      </w:r>
    </w:p>
    <w:p w14:paraId="70171B86" w14:textId="77777777" w:rsidR="0001413C" w:rsidRPr="0001413C" w:rsidRDefault="0001413C" w:rsidP="0001413C">
      <w:r w:rsidRPr="0001413C">
        <w:rPr>
          <w:b/>
          <w:bCs/>
        </w:rPr>
        <w:t>Lesson 3:</w:t>
      </w:r>
      <w:r w:rsidRPr="0001413C">
        <w:t xml:space="preserve"> Respect in the Workplace: Harassment </w:t>
      </w:r>
    </w:p>
    <w:p w14:paraId="4187D785" w14:textId="77777777" w:rsidR="0001413C" w:rsidRPr="0001413C" w:rsidRDefault="0001413C" w:rsidP="0001413C">
      <w:r w:rsidRPr="0001413C">
        <w:rPr>
          <w:b/>
          <w:bCs/>
        </w:rPr>
        <w:t xml:space="preserve">Hotspot Image Template / LTR / Sequential </w:t>
      </w:r>
    </w:p>
    <w:p w14:paraId="1363DC44" w14:textId="77777777" w:rsidR="0001413C" w:rsidRPr="0001413C" w:rsidRDefault="0001413C" w:rsidP="0001413C">
      <w:r w:rsidRPr="0001413C">
        <w:rPr>
          <w:b/>
          <w:bCs/>
        </w:rPr>
        <w:t>Background Content Details:</w:t>
      </w:r>
      <w:r w:rsidRPr="0001413C">
        <w:t xml:space="preserve"> </w:t>
      </w:r>
    </w:p>
    <w:p w14:paraId="7905D319" w14:textId="77777777" w:rsidR="0001413C" w:rsidRPr="0001413C" w:rsidRDefault="0001413C" w:rsidP="0001413C">
      <w:r w:rsidRPr="0001413C">
        <w:rPr>
          <w:b/>
          <w:bCs/>
        </w:rPr>
        <w:t>Image Description:</w:t>
      </w:r>
    </w:p>
    <w:p w14:paraId="6F806156" w14:textId="77777777" w:rsidR="0001413C" w:rsidRPr="0001413C" w:rsidRDefault="0001413C" w:rsidP="0001413C">
      <w:r w:rsidRPr="0001413C">
        <w:t xml:space="preserve">Have the characters from the team: Amina, Jack, Mateo, and Wayne appearing to be in a meeting or standing in a group (see character matrix for appearances). The hotspots will be on the characters for the learner to click to learn more. </w:t>
      </w:r>
    </w:p>
    <w:p w14:paraId="2B2318CE" w14:textId="77777777" w:rsidR="0001413C" w:rsidRPr="0001413C" w:rsidRDefault="0001413C" w:rsidP="0001413C">
      <w:r w:rsidRPr="0001413C">
        <w:rPr>
          <w:b/>
          <w:bCs/>
        </w:rPr>
        <w:t>Alternative Text:</w:t>
      </w:r>
      <w:r w:rsidRPr="0001413C">
        <w:t xml:space="preserve"> </w:t>
      </w:r>
    </w:p>
    <w:p w14:paraId="7C7B5459" w14:textId="77777777" w:rsidR="0001413C" w:rsidRPr="0001413C" w:rsidRDefault="0001413C" w:rsidP="0001413C">
      <w:r w:rsidRPr="0001413C">
        <w:t xml:space="preserve">TBD </w:t>
      </w:r>
    </w:p>
    <w:p w14:paraId="225FDF68" w14:textId="77777777" w:rsidR="0001413C" w:rsidRPr="0001413C" w:rsidRDefault="0001413C" w:rsidP="0001413C">
      <w:r w:rsidRPr="0001413C">
        <w:rPr>
          <w:b/>
          <w:bCs/>
        </w:rPr>
        <w:t>Content Title:</w:t>
      </w:r>
      <w:r w:rsidRPr="0001413C">
        <w:t xml:space="preserve"> </w:t>
      </w:r>
    </w:p>
    <w:p w14:paraId="530A6309" w14:textId="77777777" w:rsidR="0001413C" w:rsidRPr="0001413C" w:rsidRDefault="0001413C" w:rsidP="0001413C">
      <w:r w:rsidRPr="0001413C">
        <w:t xml:space="preserve">An Important Project: Get to Know the Team </w:t>
      </w:r>
    </w:p>
    <w:p w14:paraId="50862A55" w14:textId="77777777" w:rsidR="0001413C" w:rsidRPr="0001413C" w:rsidRDefault="0001413C" w:rsidP="0001413C">
      <w:r w:rsidRPr="0001413C">
        <w:br/>
      </w:r>
      <w:r w:rsidRPr="0001413C">
        <w:rPr>
          <w:b/>
          <w:bCs/>
        </w:rPr>
        <w:t>Content Description:</w:t>
      </w:r>
      <w:r w:rsidRPr="0001413C">
        <w:t xml:space="preserve"> </w:t>
      </w:r>
    </w:p>
    <w:p w14:paraId="4612E575" w14:textId="77777777" w:rsidR="0001413C" w:rsidRPr="0001413C" w:rsidRDefault="0001413C" w:rsidP="0001413C">
      <w:r w:rsidRPr="0001413C">
        <w:t>As they deal with the stress of getting the product launched on time and out to clients as promised, the team starts to lose sight of how they are treating each other. They’re going to need your help in resolving the issues.</w:t>
      </w:r>
    </w:p>
    <w:p w14:paraId="5DF98687" w14:textId="77777777" w:rsidR="0001413C" w:rsidRPr="0001413C" w:rsidRDefault="0001413C" w:rsidP="0001413C">
      <w:r w:rsidRPr="0001413C">
        <w:t>Select each team member to get to know them.</w:t>
      </w:r>
    </w:p>
    <w:p w14:paraId="48AADEC1" w14:textId="77777777" w:rsidR="0001413C" w:rsidRPr="0001413C" w:rsidRDefault="0001413C" w:rsidP="0001413C">
      <w:r w:rsidRPr="0001413C">
        <w:rPr>
          <w:b/>
          <w:bCs/>
        </w:rPr>
        <w:t xml:space="preserve">Hotspot Content : </w:t>
      </w:r>
    </w:p>
    <w:p w14:paraId="5E3079AA" w14:textId="77777777" w:rsidR="0001413C" w:rsidRPr="0001413C" w:rsidRDefault="0001413C" w:rsidP="0001413C">
      <w:pPr>
        <w:rPr>
          <w:b/>
          <w:bCs/>
        </w:rPr>
      </w:pPr>
      <w:r w:rsidRPr="0001413C">
        <w:rPr>
          <w:b/>
          <w:bCs/>
        </w:rPr>
        <w:t>Amina</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71F4C7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04B849A6"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CEE2572" w14:textId="77777777" w:rsidR="0001413C" w:rsidRPr="0001413C" w:rsidRDefault="0001413C" w:rsidP="0001413C">
            <w:r w:rsidRPr="0001413C">
              <w:t xml:space="preserve">Amina </w:t>
            </w:r>
          </w:p>
        </w:tc>
      </w:tr>
      <w:tr w:rsidR="0001413C" w:rsidRPr="0001413C" w14:paraId="37DD2F5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6C5916E"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3468E9C6" w14:textId="77777777" w:rsidR="0001413C" w:rsidRPr="0001413C" w:rsidRDefault="0001413C" w:rsidP="0001413C">
            <w:r w:rsidRPr="0001413C">
              <w:t>“Hi. Amina here. I was born in Nairobi, Kenya but have been living with my husband in Chicago for six years.</w:t>
            </w:r>
          </w:p>
        </w:tc>
      </w:tr>
    </w:tbl>
    <w:p w14:paraId="3B6DF15A" w14:textId="77777777" w:rsidR="0001413C" w:rsidRPr="0001413C" w:rsidRDefault="0001413C" w:rsidP="0001413C">
      <w:pPr>
        <w:rPr>
          <w:b/>
          <w:bCs/>
        </w:rPr>
      </w:pPr>
      <w:r w:rsidRPr="0001413C">
        <w:rPr>
          <w:b/>
          <w:bCs/>
        </w:rPr>
        <w:t>Jack</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F8CCE0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03D0CDE2"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C7715D0" w14:textId="77777777" w:rsidR="0001413C" w:rsidRPr="0001413C" w:rsidRDefault="0001413C" w:rsidP="0001413C">
            <w:r w:rsidRPr="0001413C">
              <w:t xml:space="preserve">Jack </w:t>
            </w:r>
          </w:p>
        </w:tc>
      </w:tr>
      <w:tr w:rsidR="0001413C" w:rsidRPr="0001413C" w14:paraId="01868EC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7C92AAD"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B770EFB" w14:textId="77777777" w:rsidR="0001413C" w:rsidRPr="0001413C" w:rsidRDefault="0001413C" w:rsidP="0001413C">
            <w:r w:rsidRPr="0001413C">
              <w:t>“Hi I’m Jack. I work with my local youth group on the weekends and love going on camping trips.”</w:t>
            </w:r>
          </w:p>
        </w:tc>
      </w:tr>
    </w:tbl>
    <w:p w14:paraId="221F0DE1" w14:textId="77777777" w:rsidR="0001413C" w:rsidRPr="0001413C" w:rsidRDefault="0001413C" w:rsidP="0001413C">
      <w:pPr>
        <w:rPr>
          <w:b/>
          <w:bCs/>
        </w:rPr>
      </w:pPr>
      <w:r w:rsidRPr="0001413C">
        <w:rPr>
          <w:b/>
          <w:bCs/>
        </w:rPr>
        <w:t>Mateo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FD7703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C643813"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4BC7ECE2" w14:textId="77777777" w:rsidR="0001413C" w:rsidRPr="0001413C" w:rsidRDefault="0001413C" w:rsidP="0001413C">
            <w:r w:rsidRPr="0001413C">
              <w:t xml:space="preserve">Mateo </w:t>
            </w:r>
          </w:p>
        </w:tc>
      </w:tr>
      <w:tr w:rsidR="0001413C" w:rsidRPr="0001413C" w14:paraId="7935105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6F96C97"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9C79892" w14:textId="77777777" w:rsidR="0001413C" w:rsidRPr="0001413C" w:rsidRDefault="0001413C" w:rsidP="0001413C">
            <w:r w:rsidRPr="0001413C">
              <w:t>“Hello. I’m Mateo. I enjoy cooking Spanish food for my American wife and two kids.”</w:t>
            </w:r>
          </w:p>
        </w:tc>
      </w:tr>
    </w:tbl>
    <w:p w14:paraId="03C02097" w14:textId="77777777" w:rsidR="0001413C" w:rsidRPr="0001413C" w:rsidRDefault="0001413C" w:rsidP="0001413C">
      <w:pPr>
        <w:rPr>
          <w:b/>
          <w:bCs/>
        </w:rPr>
      </w:pPr>
      <w:r w:rsidRPr="0001413C">
        <w:rPr>
          <w:b/>
          <w:bCs/>
        </w:rPr>
        <w:t>Dan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218297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CAEEBA3"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D92C18D" w14:textId="77777777" w:rsidR="0001413C" w:rsidRPr="0001413C" w:rsidRDefault="0001413C" w:rsidP="0001413C">
            <w:r w:rsidRPr="0001413C">
              <w:t xml:space="preserve">Dan </w:t>
            </w:r>
          </w:p>
        </w:tc>
      </w:tr>
      <w:tr w:rsidR="0001413C" w:rsidRPr="0001413C" w14:paraId="25CAE2F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3FAD17B"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8433812" w14:textId="77777777" w:rsidR="0001413C" w:rsidRPr="0001413C" w:rsidRDefault="0001413C" w:rsidP="0001413C">
            <w:r w:rsidRPr="0001413C">
              <w:t>“Hey, I’m Dan. I teach scuba diving classes to help others get their scuba diving certification.”</w:t>
            </w:r>
          </w:p>
        </w:tc>
      </w:tr>
    </w:tbl>
    <w:p w14:paraId="7371915D" w14:textId="77777777" w:rsidR="0001413C" w:rsidRPr="0001413C" w:rsidRDefault="0001413C" w:rsidP="0001413C">
      <w:r w:rsidRPr="0001413C">
        <w:rPr>
          <w:b/>
          <w:bCs/>
        </w:rPr>
        <w:t>Audio Transcript Text:</w:t>
      </w:r>
      <w:r w:rsidRPr="0001413C">
        <w:t xml:space="preserve"> </w:t>
      </w:r>
    </w:p>
    <w:p w14:paraId="66E29E1C" w14:textId="77777777" w:rsidR="0001413C" w:rsidRPr="0001413C" w:rsidRDefault="0001413C" w:rsidP="0001413C">
      <w:r w:rsidRPr="0001413C">
        <w:t>After a successful product launch, it’s time for another team to implement some of the client feedback and wrap up any additional last-minute updates to the product. When the team begins to feel the pressure of trying to get the product ready for release, they come face-to-face with situations they never thought they’d encounter in their office.</w:t>
      </w:r>
    </w:p>
    <w:p w14:paraId="1ED885CB" w14:textId="77777777" w:rsidR="0001413C" w:rsidRPr="0001413C" w:rsidRDefault="0001413C" w:rsidP="0001413C">
      <w:r w:rsidRPr="0001413C">
        <w:br w:type="page"/>
      </w:r>
    </w:p>
    <w:p w14:paraId="73918C9E" w14:textId="77777777" w:rsidR="0001413C" w:rsidRPr="0001413C" w:rsidRDefault="0001413C" w:rsidP="0001413C">
      <w:bookmarkStart w:id="23" w:name="Page_7163748926896110348"/>
      <w:bookmarkEnd w:id="23"/>
      <w:r w:rsidRPr="0001413C">
        <w:rPr>
          <w:b/>
          <w:bCs/>
        </w:rPr>
        <w:t>Page Number:</w:t>
      </w:r>
      <w:r w:rsidRPr="0001413C">
        <w:t xml:space="preserve"> 14 </w:t>
      </w:r>
    </w:p>
    <w:p w14:paraId="31CC7B5E" w14:textId="77777777" w:rsidR="0001413C" w:rsidRPr="0001413C" w:rsidRDefault="0001413C" w:rsidP="0001413C">
      <w:r w:rsidRPr="0001413C">
        <w:rPr>
          <w:b/>
          <w:bCs/>
        </w:rPr>
        <w:t>Lesson 3:</w:t>
      </w:r>
      <w:r w:rsidRPr="0001413C">
        <w:t xml:space="preserve"> Respect in the Workplace: Harassment </w:t>
      </w:r>
    </w:p>
    <w:p w14:paraId="0CA58344" w14:textId="77777777" w:rsidR="0001413C" w:rsidRPr="0001413C" w:rsidRDefault="0001413C" w:rsidP="0001413C">
      <w:r w:rsidRPr="0001413C">
        <w:rPr>
          <w:b/>
          <w:bCs/>
        </w:rPr>
        <w:t xml:space="preserve">Text and Image Template / Text Only </w:t>
      </w:r>
    </w:p>
    <w:p w14:paraId="44A9916F" w14:textId="77777777" w:rsidR="0001413C" w:rsidRPr="0001413C" w:rsidRDefault="0001413C" w:rsidP="0001413C">
      <w:r w:rsidRPr="0001413C">
        <w:rPr>
          <w:b/>
          <w:bCs/>
        </w:rPr>
        <w:t>Background Content Details:</w:t>
      </w:r>
      <w:r w:rsidRPr="0001413C">
        <w:t xml:space="preserve"> </w:t>
      </w:r>
    </w:p>
    <w:p w14:paraId="383D1EF9" w14:textId="77777777" w:rsidR="0001413C" w:rsidRPr="0001413C" w:rsidRDefault="0001413C" w:rsidP="0001413C">
      <w:r w:rsidRPr="0001413C">
        <w:rPr>
          <w:b/>
          <w:bCs/>
        </w:rPr>
        <w:t>Image Description:</w:t>
      </w:r>
    </w:p>
    <w:p w14:paraId="1BDA1385" w14:textId="77777777" w:rsidR="0001413C" w:rsidRPr="0001413C" w:rsidRDefault="0001413C" w:rsidP="0001413C">
      <w:r w:rsidRPr="0001413C">
        <w:t xml:space="preserve">Show Mateo, smiling facing the camera </w:t>
      </w:r>
    </w:p>
    <w:p w14:paraId="182B9FB9" w14:textId="77777777" w:rsidR="0001413C" w:rsidRPr="0001413C" w:rsidRDefault="0001413C" w:rsidP="0001413C">
      <w:r w:rsidRPr="0001413C">
        <w:rPr>
          <w:b/>
          <w:bCs/>
        </w:rPr>
        <w:t>Content Title:</w:t>
      </w:r>
      <w:r w:rsidRPr="0001413C">
        <w:t xml:space="preserve"> </w:t>
      </w:r>
    </w:p>
    <w:p w14:paraId="5C9B3DD8" w14:textId="77777777" w:rsidR="0001413C" w:rsidRPr="0001413C" w:rsidRDefault="0001413C" w:rsidP="0001413C">
      <w:r w:rsidRPr="0001413C">
        <w:t xml:space="preserve">Mateo’s Experience </w:t>
      </w:r>
    </w:p>
    <w:p w14:paraId="4AA065CE" w14:textId="77777777" w:rsidR="0001413C" w:rsidRPr="0001413C" w:rsidRDefault="0001413C" w:rsidP="0001413C">
      <w:r w:rsidRPr="0001413C">
        <w:br/>
      </w:r>
      <w:r w:rsidRPr="0001413C">
        <w:rPr>
          <w:b/>
          <w:bCs/>
        </w:rPr>
        <w:t>Column 1 Text:</w:t>
      </w:r>
      <w:r w:rsidRPr="0001413C">
        <w:t xml:space="preserve"> </w:t>
      </w:r>
    </w:p>
    <w:p w14:paraId="066E5D9E" w14:textId="77777777" w:rsidR="0001413C" w:rsidRPr="0001413C" w:rsidRDefault="0001413C" w:rsidP="0001413C">
      <w:r w:rsidRPr="0001413C">
        <w:t>I’ve been working long hours to get the product updates finalized. Even though the project has been stressful, the positive relationships I have with my team members have kept my morale up. Unfortunately my team member, Wayne, seems to have a problem with me, and it’s starting to make me uncomfortable at work.</w:t>
      </w:r>
    </w:p>
    <w:p w14:paraId="530A1857" w14:textId="77777777" w:rsidR="0001413C" w:rsidRPr="0001413C" w:rsidRDefault="0001413C" w:rsidP="0001413C">
      <w:r w:rsidRPr="0001413C">
        <w:rPr>
          <w:b/>
          <w:bCs/>
        </w:rPr>
        <w:t>Audio Transcript Text:</w:t>
      </w:r>
      <w:r w:rsidRPr="0001413C">
        <w:t xml:space="preserve"> </w:t>
      </w:r>
    </w:p>
    <w:p w14:paraId="4554A64F" w14:textId="77777777" w:rsidR="0001413C" w:rsidRPr="0001413C" w:rsidRDefault="0001413C" w:rsidP="0001413C">
      <w:r w:rsidRPr="0001413C">
        <w:t>As the project manager, I’ve been under a lot of stress trying to ensure these last few product tweaks are completed on time. Most of my team members have been really supportive, but lately I’ve noticed some not-so-positive behavior from one colleague, Wayne.</w:t>
      </w:r>
    </w:p>
    <w:p w14:paraId="5B7D0355" w14:textId="77777777" w:rsidR="0001413C" w:rsidRPr="0001413C" w:rsidRDefault="0001413C" w:rsidP="0001413C">
      <w:r w:rsidRPr="0001413C">
        <w:br w:type="page"/>
      </w:r>
    </w:p>
    <w:p w14:paraId="65F5BD87" w14:textId="77777777" w:rsidR="0001413C" w:rsidRPr="0001413C" w:rsidRDefault="0001413C" w:rsidP="0001413C">
      <w:bookmarkStart w:id="24" w:name="Page_7148876573650985900"/>
      <w:bookmarkEnd w:id="24"/>
      <w:r w:rsidRPr="0001413C">
        <w:rPr>
          <w:b/>
          <w:bCs/>
        </w:rPr>
        <w:t>Page Number:</w:t>
      </w:r>
      <w:r w:rsidRPr="0001413C">
        <w:t xml:space="preserve"> 15 </w:t>
      </w:r>
    </w:p>
    <w:p w14:paraId="1F74C23B" w14:textId="77777777" w:rsidR="0001413C" w:rsidRPr="0001413C" w:rsidRDefault="0001413C" w:rsidP="0001413C">
      <w:r w:rsidRPr="0001413C">
        <w:rPr>
          <w:b/>
          <w:bCs/>
        </w:rPr>
        <w:t>Lesson 3:</w:t>
      </w:r>
      <w:r w:rsidRPr="0001413C">
        <w:t xml:space="preserve"> Respect in the Workplace: Harassment </w:t>
      </w:r>
    </w:p>
    <w:p w14:paraId="5D4C1145" w14:textId="77777777" w:rsidR="0001413C" w:rsidRPr="0001413C" w:rsidRDefault="0001413C" w:rsidP="0001413C">
      <w:r w:rsidRPr="0001413C">
        <w:rPr>
          <w:b/>
          <w:bCs/>
        </w:rPr>
        <w:t xml:space="preserve">Question and Answer Template / Text / LTR </w:t>
      </w:r>
    </w:p>
    <w:p w14:paraId="4A3F7AFA" w14:textId="77777777" w:rsidR="0001413C" w:rsidRPr="0001413C" w:rsidRDefault="0001413C" w:rsidP="0001413C">
      <w:r w:rsidRPr="0001413C">
        <w:rPr>
          <w:b/>
          <w:bCs/>
        </w:rPr>
        <w:t>Background Content Details:</w:t>
      </w:r>
      <w:r w:rsidRPr="0001413C">
        <w:t xml:space="preserve"> </w:t>
      </w:r>
    </w:p>
    <w:p w14:paraId="005DACC7" w14:textId="77777777" w:rsidR="0001413C" w:rsidRPr="0001413C" w:rsidRDefault="0001413C" w:rsidP="0001413C">
      <w:r w:rsidRPr="0001413C">
        <w:rPr>
          <w:b/>
          <w:bCs/>
        </w:rPr>
        <w:t>Image Description:</w:t>
      </w:r>
    </w:p>
    <w:p w14:paraId="24BA0D9C" w14:textId="77777777" w:rsidR="0001413C" w:rsidRPr="0001413C" w:rsidRDefault="0001413C" w:rsidP="0001413C">
      <w:r w:rsidRPr="0001413C">
        <w:t xml:space="preserve">Mateo from the “Meet the Team” screen, at a desk, with a Zoom call going </w:t>
      </w:r>
    </w:p>
    <w:p w14:paraId="10A8DFCF" w14:textId="77777777" w:rsidR="0001413C" w:rsidRPr="0001413C" w:rsidRDefault="0001413C" w:rsidP="0001413C">
      <w:r w:rsidRPr="0001413C">
        <w:rPr>
          <w:b/>
          <w:bCs/>
        </w:rPr>
        <w:t>Content Title:</w:t>
      </w:r>
      <w:r w:rsidRPr="0001413C">
        <w:t xml:space="preserve"> </w:t>
      </w:r>
    </w:p>
    <w:p w14:paraId="399ECAA9" w14:textId="77777777" w:rsidR="0001413C" w:rsidRPr="0001413C" w:rsidRDefault="0001413C" w:rsidP="0001413C">
      <w:r w:rsidRPr="0001413C">
        <w:t xml:space="preserve">A Pause in the Presentation </w:t>
      </w:r>
    </w:p>
    <w:p w14:paraId="1BD193A8" w14:textId="77777777" w:rsidR="0001413C" w:rsidRPr="0001413C" w:rsidRDefault="0001413C" w:rsidP="0001413C">
      <w:r w:rsidRPr="0001413C">
        <w:rPr>
          <w:b/>
          <w:bCs/>
        </w:rPr>
        <w:t>Content Description:</w:t>
      </w:r>
    </w:p>
    <w:p w14:paraId="521A5AD6" w14:textId="77777777" w:rsidR="0001413C" w:rsidRPr="0001413C" w:rsidRDefault="0001413C" w:rsidP="0001413C">
      <w:r w:rsidRPr="0001413C">
        <w:t>Mateo was offended by Wayne’s behavior, especially in front of the team. Despite the quick apology, Mateo’s not feeling better about the situation or very good about himself.</w:t>
      </w:r>
    </w:p>
    <w:p w14:paraId="581BB688" w14:textId="77777777" w:rsidR="0001413C" w:rsidRPr="0001413C" w:rsidRDefault="0001413C" w:rsidP="0001413C">
      <w:r w:rsidRPr="0001413C">
        <w:rPr>
          <w:b/>
          <w:bCs/>
        </w:rPr>
        <w:t>Question:</w:t>
      </w:r>
      <w:r w:rsidRPr="0001413C">
        <w:t xml:space="preserve"> </w:t>
      </w:r>
    </w:p>
    <w:p w14:paraId="3A3663BC" w14:textId="77777777" w:rsidR="0001413C" w:rsidRPr="0001413C" w:rsidRDefault="0001413C" w:rsidP="0001413C">
      <w:r w:rsidRPr="0001413C">
        <w:t>What is the best way for Mateo to handle the situation?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F9F0E3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9D0574"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E70B08" w14:textId="77777777" w:rsidR="0001413C" w:rsidRPr="0001413C" w:rsidRDefault="0001413C" w:rsidP="0001413C">
            <w:pPr>
              <w:rPr>
                <w:b/>
                <w:bCs/>
              </w:rPr>
            </w:pPr>
            <w:r w:rsidRPr="0001413C">
              <w:rPr>
                <w:b/>
                <w:bCs/>
              </w:rPr>
              <w:t>Answer</w:t>
            </w:r>
          </w:p>
        </w:tc>
      </w:tr>
      <w:tr w:rsidR="0001413C" w:rsidRPr="0001413C" w14:paraId="64B9050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F14BC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F56F3A" w14:textId="77777777" w:rsidR="0001413C" w:rsidRPr="0001413C" w:rsidRDefault="0001413C" w:rsidP="0001413C">
            <w:r w:rsidRPr="0001413C">
              <w:t>Ask Wayne to meet and let him know how these comments made Mateo feel.</w:t>
            </w:r>
          </w:p>
        </w:tc>
      </w:tr>
      <w:tr w:rsidR="0001413C" w:rsidRPr="0001413C" w14:paraId="36148CE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0281E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3D989C" w14:textId="77777777" w:rsidR="0001413C" w:rsidRPr="0001413C" w:rsidRDefault="0001413C" w:rsidP="0001413C">
            <w:r w:rsidRPr="0001413C">
              <w:t>Talk to the other team members about Wayne, ensuring everyone else knows he’s not a very good guy.</w:t>
            </w:r>
          </w:p>
        </w:tc>
      </w:tr>
      <w:tr w:rsidR="0001413C" w:rsidRPr="0001413C" w14:paraId="6CF1178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6DAFBD"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FBC63F" w14:textId="77777777" w:rsidR="0001413C" w:rsidRPr="0001413C" w:rsidRDefault="0001413C" w:rsidP="0001413C">
            <w:r w:rsidRPr="0001413C">
              <w:t>Mateo should stay quiet about the situation and focus on improving his English so that this doesn’t happen again.</w:t>
            </w:r>
          </w:p>
        </w:tc>
      </w:tr>
    </w:tbl>
    <w:p w14:paraId="7820A28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7082B6D" w14:textId="77777777" w:rsidR="0001413C" w:rsidRPr="0001413C" w:rsidRDefault="0001413C" w:rsidP="0001413C">
      <w:r w:rsidRPr="0001413C">
        <w:rPr>
          <w:b/>
          <w:bCs/>
        </w:rPr>
        <w:t xml:space="preserve">Feedback: </w:t>
      </w:r>
    </w:p>
    <w:p w14:paraId="2F76BD5B" w14:textId="77777777" w:rsidR="0001413C" w:rsidRPr="0001413C" w:rsidRDefault="0001413C" w:rsidP="0001413C">
      <w:r w:rsidRPr="0001413C">
        <w:t>If Mateo feels comfortable doing so, he should schedule a meeting with Wayne to let him know how he feels about the comments. Wayne’s behavior is likely also harassment, since he’s making fun of Mateo’s speech and accent.</w:t>
      </w:r>
    </w:p>
    <w:p w14:paraId="794B0DD8" w14:textId="77777777" w:rsidR="0001413C" w:rsidRPr="0001413C" w:rsidRDefault="0001413C" w:rsidP="0001413C">
      <w:r w:rsidRPr="0001413C">
        <w:rPr>
          <w:b/>
          <w:bCs/>
        </w:rPr>
        <w:t>Audio Transcript Text:</w:t>
      </w:r>
      <w:r w:rsidRPr="0001413C">
        <w:t xml:space="preserve"> </w:t>
      </w:r>
    </w:p>
    <w:p w14:paraId="4F5F03BD" w14:textId="77777777" w:rsidR="0001413C" w:rsidRPr="0001413C" w:rsidRDefault="0001413C" w:rsidP="0001413C">
      <w:r w:rsidRPr="0001413C">
        <w:t>Tinglish isn’t my first language, so every now and then I stumble on the pronunciation of a word. Usually, this isn’t something I feel insecure about, but this morning while meeting with my team, I mispronounced a word. I paused to correct myself and heard Wayne begin to make fun of my pronunciation. Someone let him know he wasn’t on mute. He mumbled an apology and muted himself, but it was hard for me to focus on the rest of the presentation I was so worried about messing up again.</w:t>
      </w:r>
    </w:p>
    <w:p w14:paraId="0B1F55A3" w14:textId="77777777" w:rsidR="0001413C" w:rsidRPr="0001413C" w:rsidRDefault="0001413C" w:rsidP="0001413C">
      <w:r w:rsidRPr="0001413C">
        <w:br w:type="page"/>
      </w:r>
    </w:p>
    <w:p w14:paraId="4C24F7E0" w14:textId="77777777" w:rsidR="0001413C" w:rsidRPr="0001413C" w:rsidRDefault="0001413C" w:rsidP="0001413C">
      <w:bookmarkStart w:id="25" w:name="Page_7180273767652886221"/>
      <w:bookmarkEnd w:id="25"/>
      <w:r w:rsidRPr="0001413C">
        <w:rPr>
          <w:b/>
          <w:bCs/>
        </w:rPr>
        <w:t>Page Number:</w:t>
      </w:r>
      <w:r w:rsidRPr="0001413C">
        <w:t xml:space="preserve"> 16 </w:t>
      </w:r>
    </w:p>
    <w:p w14:paraId="414625EA" w14:textId="77777777" w:rsidR="0001413C" w:rsidRPr="0001413C" w:rsidRDefault="0001413C" w:rsidP="0001413C">
      <w:r w:rsidRPr="0001413C">
        <w:rPr>
          <w:b/>
          <w:bCs/>
        </w:rPr>
        <w:t>Lesson 3:</w:t>
      </w:r>
      <w:r w:rsidRPr="0001413C">
        <w:t xml:space="preserve"> Respect in the Workplace: Harassment </w:t>
      </w:r>
    </w:p>
    <w:p w14:paraId="3B295E2C" w14:textId="77777777" w:rsidR="0001413C" w:rsidRPr="0001413C" w:rsidRDefault="0001413C" w:rsidP="0001413C">
      <w:r w:rsidRPr="0001413C">
        <w:rPr>
          <w:b/>
          <w:bCs/>
        </w:rPr>
        <w:t xml:space="preserve">Click and Reveal Template / LTR / Random </w:t>
      </w:r>
    </w:p>
    <w:p w14:paraId="3D0E817F" w14:textId="77777777" w:rsidR="0001413C" w:rsidRPr="0001413C" w:rsidRDefault="0001413C" w:rsidP="0001413C">
      <w:r w:rsidRPr="0001413C">
        <w:rPr>
          <w:b/>
          <w:bCs/>
        </w:rPr>
        <w:t>Background Content Details:</w:t>
      </w:r>
      <w:r w:rsidRPr="0001413C">
        <w:t xml:space="preserve"> </w:t>
      </w:r>
    </w:p>
    <w:p w14:paraId="708AB1DC" w14:textId="77777777" w:rsidR="0001413C" w:rsidRPr="0001413C" w:rsidRDefault="0001413C" w:rsidP="0001413C">
      <w:r w:rsidRPr="0001413C">
        <w:rPr>
          <w:b/>
          <w:bCs/>
        </w:rPr>
        <w:t>Image Description:</w:t>
      </w:r>
    </w:p>
    <w:p w14:paraId="13D64521" w14:textId="77777777" w:rsidR="0001413C" w:rsidRPr="0001413C" w:rsidRDefault="0001413C" w:rsidP="0001413C">
      <w:r w:rsidRPr="0001413C">
        <w:t xml:space="preserve">Mateo on a laptop </w:t>
      </w:r>
    </w:p>
    <w:p w14:paraId="1E26AE60" w14:textId="77777777" w:rsidR="0001413C" w:rsidRPr="0001413C" w:rsidRDefault="0001413C" w:rsidP="0001413C">
      <w:r w:rsidRPr="0001413C">
        <w:rPr>
          <w:b/>
          <w:bCs/>
        </w:rPr>
        <w:t>Content Title:</w:t>
      </w:r>
      <w:r w:rsidRPr="0001413C">
        <w:t xml:space="preserve"> </w:t>
      </w:r>
    </w:p>
    <w:p w14:paraId="4CFC52DE" w14:textId="77777777" w:rsidR="0001413C" w:rsidRPr="0001413C" w:rsidRDefault="0001413C" w:rsidP="0001413C">
      <w:r w:rsidRPr="0001413C">
        <w:t xml:space="preserve">What Is Harassment? </w:t>
      </w:r>
    </w:p>
    <w:p w14:paraId="0703FF1F" w14:textId="77777777" w:rsidR="0001413C" w:rsidRPr="0001413C" w:rsidRDefault="0001413C" w:rsidP="0001413C">
      <w:r w:rsidRPr="0001413C">
        <w:rPr>
          <w:b/>
          <w:bCs/>
        </w:rPr>
        <w:t>Content Description:</w:t>
      </w:r>
    </w:p>
    <w:p w14:paraId="3F5EEE07" w14:textId="77777777" w:rsidR="0001413C" w:rsidRPr="0001413C" w:rsidRDefault="0001413C" w:rsidP="0001413C">
      <w:r w:rsidRPr="0001413C">
        <w:t>Select each item to learn more about harassment</w:t>
      </w:r>
    </w:p>
    <w:p w14:paraId="37DE4B00"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829"/>
        <w:gridCol w:w="2993"/>
        <w:gridCol w:w="1399"/>
        <w:gridCol w:w="1131"/>
      </w:tblGrid>
      <w:tr w:rsidR="0001413C" w:rsidRPr="0001413C" w14:paraId="71FED16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F00B4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4ED792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4EEA7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F85FB1A" w14:textId="77777777" w:rsidR="0001413C" w:rsidRPr="0001413C" w:rsidRDefault="0001413C" w:rsidP="0001413C">
            <w:pPr>
              <w:rPr>
                <w:b/>
                <w:bCs/>
              </w:rPr>
            </w:pPr>
            <w:r w:rsidRPr="0001413C">
              <w:rPr>
                <w:b/>
                <w:bCs/>
              </w:rPr>
              <w:t>Alternate Text</w:t>
            </w:r>
          </w:p>
        </w:tc>
      </w:tr>
      <w:tr w:rsidR="0001413C" w:rsidRPr="0001413C" w14:paraId="3D7BDBC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B589FB" w14:textId="77777777" w:rsidR="0001413C" w:rsidRPr="0001413C" w:rsidRDefault="0001413C" w:rsidP="0001413C">
            <w:r w:rsidRPr="0001413C">
              <w:t xml:space="preserve">What Is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7B495C" w14:textId="77777777" w:rsidR="0001413C" w:rsidRPr="0001413C" w:rsidRDefault="0001413C" w:rsidP="0001413C">
            <w:r w:rsidRPr="0001413C">
              <w:t>Harassment is unwanted behavior that creates an intimidating or hostile work environment for the victim(s) based on characteristics, such as ethnicity, race, religion, pregnancy, or disability. Additional protected characteristics include those dealing with someone’s culture or background, sexual orientation, and gender identity.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BA2CD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56BC1F" w14:textId="77777777" w:rsidR="0001413C" w:rsidRPr="0001413C" w:rsidRDefault="0001413C" w:rsidP="0001413C"/>
        </w:tc>
      </w:tr>
      <w:tr w:rsidR="0001413C" w:rsidRPr="0001413C" w14:paraId="4FFFA6D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AC796D" w14:textId="77777777" w:rsidR="0001413C" w:rsidRPr="0001413C" w:rsidRDefault="0001413C" w:rsidP="0001413C">
            <w:r w:rsidRPr="0001413C">
              <w:t xml:space="preserve">What Are Examples of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BB33A6" w14:textId="77777777" w:rsidR="0001413C" w:rsidRPr="0001413C" w:rsidRDefault="0001413C" w:rsidP="0001413C">
            <w:r w:rsidRPr="0001413C">
              <w:t>Some examples of harassment include:</w:t>
            </w:r>
          </w:p>
          <w:p w14:paraId="1AB9341C" w14:textId="77777777" w:rsidR="0001413C" w:rsidRPr="0001413C" w:rsidRDefault="0001413C" w:rsidP="0001413C">
            <w:pPr>
              <w:numPr>
                <w:ilvl w:val="0"/>
                <w:numId w:val="4"/>
              </w:numPr>
            </w:pPr>
            <w:r w:rsidRPr="0001413C">
              <w:t>Verbal harassment</w:t>
            </w:r>
          </w:p>
          <w:p w14:paraId="4E10D09E" w14:textId="77777777" w:rsidR="0001413C" w:rsidRPr="0001413C" w:rsidRDefault="0001413C" w:rsidP="0001413C">
            <w:pPr>
              <w:numPr>
                <w:ilvl w:val="0"/>
                <w:numId w:val="4"/>
              </w:numPr>
            </w:pPr>
            <w:r w:rsidRPr="0001413C">
              <w:t>Physical harassment</w:t>
            </w:r>
          </w:p>
          <w:p w14:paraId="76200AF2" w14:textId="77777777" w:rsidR="0001413C" w:rsidRPr="0001413C" w:rsidRDefault="0001413C" w:rsidP="0001413C">
            <w:pPr>
              <w:numPr>
                <w:ilvl w:val="0"/>
                <w:numId w:val="4"/>
              </w:numPr>
            </w:pPr>
            <w:r w:rsidRPr="0001413C">
              <w:t>Sexual harassment</w:t>
            </w:r>
          </w:p>
          <w:p w14:paraId="4650E60B" w14:textId="77777777" w:rsidR="0001413C" w:rsidRPr="0001413C" w:rsidRDefault="0001413C" w:rsidP="0001413C">
            <w:pPr>
              <w:numPr>
                <w:ilvl w:val="0"/>
                <w:numId w:val="4"/>
              </w:numPr>
            </w:pPr>
            <w:r w:rsidRPr="0001413C">
              <w:t>Bullying, including cyberbullying</w:t>
            </w:r>
          </w:p>
          <w:p w14:paraId="2895FEDA" w14:textId="77777777" w:rsidR="0001413C" w:rsidRPr="0001413C" w:rsidRDefault="0001413C" w:rsidP="0001413C">
            <w:pPr>
              <w:numPr>
                <w:ilvl w:val="0"/>
                <w:numId w:val="4"/>
              </w:numPr>
            </w:pPr>
            <w:r w:rsidRPr="0001413C">
              <w:t>Invasion of privacy or personal space</w:t>
            </w:r>
          </w:p>
          <w:p w14:paraId="1D5EB648" w14:textId="77777777" w:rsidR="0001413C" w:rsidRPr="0001413C" w:rsidRDefault="0001413C" w:rsidP="0001413C">
            <w:pPr>
              <w:numPr>
                <w:ilvl w:val="0"/>
                <w:numId w:val="4"/>
              </w:numPr>
            </w:pPr>
            <w:r w:rsidRPr="0001413C">
              <w:t>Retaliation</w:t>
            </w:r>
          </w:p>
          <w:p w14:paraId="5583ADC3"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AE083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7E729C" w14:textId="77777777" w:rsidR="0001413C" w:rsidRPr="0001413C" w:rsidRDefault="0001413C" w:rsidP="0001413C"/>
        </w:tc>
      </w:tr>
    </w:tbl>
    <w:p w14:paraId="1DB02341"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506CDD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45415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0E8807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94671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439063" w14:textId="77777777" w:rsidR="0001413C" w:rsidRPr="0001413C" w:rsidRDefault="0001413C" w:rsidP="0001413C">
            <w:pPr>
              <w:rPr>
                <w:b/>
                <w:bCs/>
              </w:rPr>
            </w:pPr>
            <w:r w:rsidRPr="0001413C">
              <w:rPr>
                <w:b/>
                <w:bCs/>
              </w:rPr>
              <w:t>Alternate Text</w:t>
            </w:r>
          </w:p>
        </w:tc>
      </w:tr>
      <w:tr w:rsidR="0001413C" w:rsidRPr="0001413C" w14:paraId="56C9EA5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1309C6"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6AAD8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90ABA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16E131" w14:textId="77777777" w:rsidR="0001413C" w:rsidRPr="0001413C" w:rsidRDefault="0001413C" w:rsidP="0001413C"/>
        </w:tc>
      </w:tr>
    </w:tbl>
    <w:p w14:paraId="1B310E20" w14:textId="77777777" w:rsidR="0001413C" w:rsidRPr="0001413C" w:rsidRDefault="0001413C" w:rsidP="0001413C">
      <w:r w:rsidRPr="0001413C">
        <w:rPr>
          <w:b/>
          <w:bCs/>
        </w:rPr>
        <w:t>Audio Transcript Text:</w:t>
      </w:r>
      <w:r w:rsidRPr="0001413C">
        <w:t xml:space="preserve"> </w:t>
      </w:r>
    </w:p>
    <w:p w14:paraId="43F7A80F" w14:textId="77777777" w:rsidR="0001413C" w:rsidRPr="0001413C" w:rsidRDefault="0001413C" w:rsidP="0001413C">
      <w:r w:rsidRPr="0001413C">
        <w:t>Wayne’s treatment of Mateo was clearly inappropriate, but was it harassment? Let’s look at behavior that can be considered harassment.</w:t>
      </w:r>
    </w:p>
    <w:p w14:paraId="0EF71767" w14:textId="77777777" w:rsidR="0001413C" w:rsidRPr="0001413C" w:rsidRDefault="0001413C" w:rsidP="0001413C">
      <w:r w:rsidRPr="0001413C">
        <w:br w:type="page"/>
      </w:r>
    </w:p>
    <w:p w14:paraId="384976A0" w14:textId="77777777" w:rsidR="0001413C" w:rsidRPr="0001413C" w:rsidRDefault="0001413C" w:rsidP="0001413C">
      <w:bookmarkStart w:id="26" w:name="Page_7165401414407761772"/>
      <w:bookmarkEnd w:id="26"/>
      <w:r w:rsidRPr="0001413C">
        <w:rPr>
          <w:b/>
          <w:bCs/>
        </w:rPr>
        <w:t>Page Number:</w:t>
      </w:r>
      <w:r w:rsidRPr="0001413C">
        <w:t xml:space="preserve"> 17 </w:t>
      </w:r>
    </w:p>
    <w:p w14:paraId="7558B868" w14:textId="77777777" w:rsidR="0001413C" w:rsidRPr="0001413C" w:rsidRDefault="0001413C" w:rsidP="0001413C">
      <w:r w:rsidRPr="0001413C">
        <w:rPr>
          <w:b/>
          <w:bCs/>
        </w:rPr>
        <w:t>Lesson 3:</w:t>
      </w:r>
      <w:r w:rsidRPr="0001413C">
        <w:t xml:space="preserve"> Respect in the Workplace: Harassment </w:t>
      </w:r>
    </w:p>
    <w:p w14:paraId="67A75747" w14:textId="77777777" w:rsidR="0001413C" w:rsidRPr="0001413C" w:rsidRDefault="0001413C" w:rsidP="0001413C">
      <w:r w:rsidRPr="0001413C">
        <w:rPr>
          <w:b/>
          <w:bCs/>
        </w:rPr>
        <w:t xml:space="preserve">Text and Image Template / Text Only </w:t>
      </w:r>
    </w:p>
    <w:p w14:paraId="19CC3568" w14:textId="77777777" w:rsidR="0001413C" w:rsidRPr="0001413C" w:rsidRDefault="0001413C" w:rsidP="0001413C">
      <w:r w:rsidRPr="0001413C">
        <w:rPr>
          <w:b/>
          <w:bCs/>
        </w:rPr>
        <w:t>Background Content Details:</w:t>
      </w:r>
      <w:r w:rsidRPr="0001413C">
        <w:t xml:space="preserve"> </w:t>
      </w:r>
    </w:p>
    <w:p w14:paraId="4A299EDD" w14:textId="77777777" w:rsidR="0001413C" w:rsidRPr="0001413C" w:rsidRDefault="0001413C" w:rsidP="0001413C">
      <w:r w:rsidRPr="0001413C">
        <w:rPr>
          <w:b/>
          <w:bCs/>
        </w:rPr>
        <w:t>Alternative Text:</w:t>
      </w:r>
      <w:r w:rsidRPr="0001413C">
        <w:t xml:space="preserve"> </w:t>
      </w:r>
    </w:p>
    <w:p w14:paraId="39C05416" w14:textId="77777777" w:rsidR="0001413C" w:rsidRPr="0001413C" w:rsidRDefault="0001413C" w:rsidP="0001413C">
      <w:r w:rsidRPr="0001413C">
        <w:t xml:space="preserve">Amina from “Meet the Team” screen, smiling </w:t>
      </w:r>
    </w:p>
    <w:p w14:paraId="226694A1" w14:textId="77777777" w:rsidR="0001413C" w:rsidRPr="0001413C" w:rsidRDefault="0001413C" w:rsidP="0001413C">
      <w:r w:rsidRPr="0001413C">
        <w:rPr>
          <w:b/>
          <w:bCs/>
        </w:rPr>
        <w:t>Content Title:</w:t>
      </w:r>
      <w:r w:rsidRPr="0001413C">
        <w:t xml:space="preserve"> </w:t>
      </w:r>
    </w:p>
    <w:p w14:paraId="5460A6A6" w14:textId="77777777" w:rsidR="0001413C" w:rsidRPr="0001413C" w:rsidRDefault="0001413C" w:rsidP="0001413C">
      <w:r w:rsidRPr="0001413C">
        <w:t xml:space="preserve">Amina’s Experience </w:t>
      </w:r>
    </w:p>
    <w:p w14:paraId="1AE6170F" w14:textId="77777777" w:rsidR="0001413C" w:rsidRPr="0001413C" w:rsidRDefault="0001413C" w:rsidP="0001413C">
      <w:r w:rsidRPr="0001413C">
        <w:br/>
      </w:r>
      <w:r w:rsidRPr="0001413C">
        <w:rPr>
          <w:b/>
          <w:bCs/>
        </w:rPr>
        <w:t>Column 1 Text:</w:t>
      </w:r>
      <w:r w:rsidRPr="0001413C">
        <w:t xml:space="preserve"> </w:t>
      </w:r>
    </w:p>
    <w:p w14:paraId="080F4B62" w14:textId="77777777" w:rsidR="0001413C" w:rsidRPr="0001413C" w:rsidRDefault="0001413C" w:rsidP="0001413C">
      <w:r w:rsidRPr="0001413C">
        <w:t>I’ve been putting in extra effort in hopes I’ll be recognized, and luckily, a promotion opportunity opened up. I applied for the position and have been waiting patiently to hear back. While waiting the last few weeks, I found out some exciting news – I’m eight weeks pregnant.</w:t>
      </w:r>
    </w:p>
    <w:p w14:paraId="4DCB932B" w14:textId="77777777" w:rsidR="0001413C" w:rsidRPr="0001413C" w:rsidRDefault="0001413C" w:rsidP="0001413C">
      <w:r w:rsidRPr="0001413C">
        <w:rPr>
          <w:b/>
          <w:bCs/>
        </w:rPr>
        <w:t>Audio Transcript Text:</w:t>
      </w:r>
      <w:r w:rsidRPr="0001413C">
        <w:t xml:space="preserve"> </w:t>
      </w:r>
    </w:p>
    <w:p w14:paraId="15D9A4AD" w14:textId="77777777" w:rsidR="0001413C" w:rsidRPr="0001413C" w:rsidRDefault="0001413C" w:rsidP="0001413C">
      <w:r w:rsidRPr="0001413C">
        <w:t>I’ve been working as a tester at our company for almost eight years. I work hard and very rarely take time off, even though it’s suggested I should. I just really want to prove myself and work my way up in the company. Coming from Kenya, I wasn’t sure I’d have some of the opportunities I do now, and I want to continue to grow them.</w:t>
      </w:r>
    </w:p>
    <w:p w14:paraId="598F4255" w14:textId="77777777" w:rsidR="0001413C" w:rsidRPr="0001413C" w:rsidRDefault="0001413C" w:rsidP="0001413C">
      <w:r w:rsidRPr="0001413C">
        <w:br w:type="page"/>
      </w:r>
    </w:p>
    <w:p w14:paraId="67F0ADA3" w14:textId="77777777" w:rsidR="0001413C" w:rsidRPr="0001413C" w:rsidRDefault="0001413C" w:rsidP="0001413C">
      <w:bookmarkStart w:id="27" w:name="Page_7102607017814026539"/>
      <w:bookmarkEnd w:id="27"/>
      <w:r w:rsidRPr="0001413C">
        <w:rPr>
          <w:b/>
          <w:bCs/>
        </w:rPr>
        <w:t>Page Number:</w:t>
      </w:r>
      <w:r w:rsidRPr="0001413C">
        <w:t xml:space="preserve"> 18 </w:t>
      </w:r>
    </w:p>
    <w:p w14:paraId="17424299" w14:textId="77777777" w:rsidR="0001413C" w:rsidRPr="0001413C" w:rsidRDefault="0001413C" w:rsidP="0001413C">
      <w:r w:rsidRPr="0001413C">
        <w:rPr>
          <w:b/>
          <w:bCs/>
        </w:rPr>
        <w:t>Lesson 3:</w:t>
      </w:r>
      <w:r w:rsidRPr="0001413C">
        <w:t xml:space="preserve"> Respect in the Workplace: Harassment </w:t>
      </w:r>
    </w:p>
    <w:p w14:paraId="6401AF23" w14:textId="77777777" w:rsidR="0001413C" w:rsidRPr="0001413C" w:rsidRDefault="0001413C" w:rsidP="0001413C">
      <w:r w:rsidRPr="0001413C">
        <w:rPr>
          <w:b/>
          <w:bCs/>
        </w:rPr>
        <w:t xml:space="preserve">Question and Answer Template / Text / LTR </w:t>
      </w:r>
    </w:p>
    <w:p w14:paraId="2FA8BD77" w14:textId="77777777" w:rsidR="0001413C" w:rsidRPr="0001413C" w:rsidRDefault="0001413C" w:rsidP="0001413C">
      <w:r w:rsidRPr="0001413C">
        <w:rPr>
          <w:b/>
          <w:bCs/>
        </w:rPr>
        <w:t>Background Content Details:</w:t>
      </w:r>
      <w:r w:rsidRPr="0001413C">
        <w:t xml:space="preserve"> </w:t>
      </w:r>
    </w:p>
    <w:p w14:paraId="77793959" w14:textId="77777777" w:rsidR="0001413C" w:rsidRPr="0001413C" w:rsidRDefault="0001413C" w:rsidP="0001413C">
      <w:r w:rsidRPr="0001413C">
        <w:rPr>
          <w:b/>
          <w:bCs/>
        </w:rPr>
        <w:t>Image Description:</w:t>
      </w:r>
    </w:p>
    <w:p w14:paraId="0099F13D" w14:textId="77777777" w:rsidR="0001413C" w:rsidRPr="0001413C" w:rsidRDefault="0001413C" w:rsidP="0001413C">
      <w:r w:rsidRPr="0001413C">
        <w:t xml:space="preserve">Amina from “Meet the Team” screen </w:t>
      </w:r>
    </w:p>
    <w:p w14:paraId="2CC865D6" w14:textId="77777777" w:rsidR="0001413C" w:rsidRPr="0001413C" w:rsidRDefault="0001413C" w:rsidP="0001413C">
      <w:r w:rsidRPr="0001413C">
        <w:rPr>
          <w:b/>
          <w:bCs/>
        </w:rPr>
        <w:t>Content Title:</w:t>
      </w:r>
      <w:r w:rsidRPr="0001413C">
        <w:t xml:space="preserve"> </w:t>
      </w:r>
    </w:p>
    <w:p w14:paraId="1EF790D2" w14:textId="77777777" w:rsidR="0001413C" w:rsidRPr="0001413C" w:rsidRDefault="0001413C" w:rsidP="0001413C">
      <w:r w:rsidRPr="0001413C">
        <w:t xml:space="preserve">Pride, Joy, and Panic </w:t>
      </w:r>
    </w:p>
    <w:p w14:paraId="1A7B919C" w14:textId="77777777" w:rsidR="0001413C" w:rsidRPr="0001413C" w:rsidRDefault="0001413C" w:rsidP="0001413C">
      <w:r w:rsidRPr="0001413C">
        <w:rPr>
          <w:b/>
          <w:bCs/>
        </w:rPr>
        <w:t>Content Description:</w:t>
      </w:r>
    </w:p>
    <w:p w14:paraId="118DCA2E" w14:textId="77777777" w:rsidR="0001413C" w:rsidRPr="0001413C" w:rsidRDefault="0001413C" w:rsidP="0001413C">
      <w:r w:rsidRPr="0001413C">
        <w:t>Amina has received two pieces of great news – but after Elizabeth’s comment, she’s worried one will have an impact on the other.</w:t>
      </w:r>
    </w:p>
    <w:p w14:paraId="079200E6" w14:textId="77777777" w:rsidR="0001413C" w:rsidRPr="0001413C" w:rsidRDefault="0001413C" w:rsidP="0001413C">
      <w:r w:rsidRPr="0001413C">
        <w:rPr>
          <w:b/>
          <w:bCs/>
        </w:rPr>
        <w:t>Question:</w:t>
      </w:r>
      <w:r w:rsidRPr="0001413C">
        <w:t xml:space="preserve"> </w:t>
      </w:r>
    </w:p>
    <w:p w14:paraId="0739198A" w14:textId="77777777" w:rsidR="0001413C" w:rsidRPr="0001413C" w:rsidRDefault="0001413C" w:rsidP="0001413C">
      <w:r w:rsidRPr="0001413C">
        <w:t>What advice would you give Amina?</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9662B6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49571C7"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43AA8AF" w14:textId="77777777" w:rsidR="0001413C" w:rsidRPr="0001413C" w:rsidRDefault="0001413C" w:rsidP="0001413C">
            <w:pPr>
              <w:rPr>
                <w:b/>
                <w:bCs/>
              </w:rPr>
            </w:pPr>
            <w:r w:rsidRPr="0001413C">
              <w:rPr>
                <w:b/>
                <w:bCs/>
              </w:rPr>
              <w:t>Answer</w:t>
            </w:r>
          </w:p>
        </w:tc>
      </w:tr>
      <w:tr w:rsidR="0001413C" w:rsidRPr="0001413C" w14:paraId="023CACE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9C379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0E14B1" w14:textId="77777777" w:rsidR="0001413C" w:rsidRPr="0001413C" w:rsidRDefault="0001413C" w:rsidP="0001413C">
            <w:r w:rsidRPr="0001413C">
              <w:t>If you’re comfortable, tell your manager now so they can start preparing to make the necessary adjustments while you’re on maternity leave.</w:t>
            </w:r>
          </w:p>
        </w:tc>
      </w:tr>
      <w:tr w:rsidR="0001413C" w:rsidRPr="0001413C" w14:paraId="3D254F1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C21B9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AA6659" w14:textId="77777777" w:rsidR="0001413C" w:rsidRPr="0001413C" w:rsidRDefault="0001413C" w:rsidP="0001413C">
            <w:r w:rsidRPr="0001413C">
              <w:t>Wait until you’re fully settled in the role and then mention it. Otherwise, the position is likely to be taken away from you.</w:t>
            </w:r>
          </w:p>
        </w:tc>
      </w:tr>
      <w:tr w:rsidR="0001413C" w:rsidRPr="0001413C" w14:paraId="46630A2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58928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F93494" w14:textId="77777777" w:rsidR="0001413C" w:rsidRPr="0001413C" w:rsidRDefault="0001413C" w:rsidP="0001413C">
            <w:r w:rsidRPr="0001413C">
              <w:t>Decline the position and let the next best candidate take it. It’s not fair to accept the role when you’re going to be unavailable almost immediately.</w:t>
            </w:r>
          </w:p>
        </w:tc>
      </w:tr>
    </w:tbl>
    <w:p w14:paraId="608A364A"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1519BD6" w14:textId="77777777" w:rsidR="0001413C" w:rsidRPr="0001413C" w:rsidRDefault="0001413C" w:rsidP="0001413C">
      <w:r w:rsidRPr="0001413C">
        <w:rPr>
          <w:b/>
          <w:bCs/>
        </w:rPr>
        <w:t xml:space="preserve">Feedback: </w:t>
      </w:r>
    </w:p>
    <w:p w14:paraId="22D42A40" w14:textId="77777777" w:rsidR="0001413C" w:rsidRPr="0001413C" w:rsidRDefault="0001413C" w:rsidP="0001413C">
      <w:r w:rsidRPr="0001413C">
        <w:t>If Amina’s manager was to withdraw the position due to her pregnancy, it would be considered discrimination, and Amina would be right to report it. Amina should disclose her pregnancy when she feels comfortable or when necessary per company policy so that the team can plan for her maternity leave. She can also talk to HR for advice.</w:t>
      </w:r>
    </w:p>
    <w:p w14:paraId="406593FE" w14:textId="77777777" w:rsidR="0001413C" w:rsidRPr="0001413C" w:rsidRDefault="0001413C" w:rsidP="0001413C">
      <w:r w:rsidRPr="0001413C">
        <w:rPr>
          <w:b/>
          <w:bCs/>
        </w:rPr>
        <w:t>Audio Transcript Text:</w:t>
      </w:r>
      <w:r w:rsidRPr="0001413C">
        <w:t xml:space="preserve"> </w:t>
      </w:r>
    </w:p>
    <w:p w14:paraId="13EB60B3" w14:textId="77777777" w:rsidR="0001413C" w:rsidRPr="0001413C" w:rsidRDefault="0001413C" w:rsidP="0001413C">
      <w:r w:rsidRPr="0001413C">
        <w:t>I began announcing my pregnancy to my closest co-workers. While grabbing water from the break room, I decided to tell another co-worker, Elizabeth. Elizabeth was excited for me, but she made me nervous when she said, ‘Good luck getting that promotion now.’ When I returned to my desk, I saw I had an email offering me the position. I was thrilled to get the offer, but after thinking about Elizabeth’s comment, I’m worried the news may potentially change the mind of the hiring manager.</w:t>
      </w:r>
    </w:p>
    <w:p w14:paraId="47E97C4F" w14:textId="77777777" w:rsidR="0001413C" w:rsidRPr="0001413C" w:rsidRDefault="0001413C" w:rsidP="0001413C">
      <w:r w:rsidRPr="0001413C">
        <w:br w:type="page"/>
      </w:r>
    </w:p>
    <w:p w14:paraId="6352AEE6" w14:textId="77777777" w:rsidR="0001413C" w:rsidRPr="0001413C" w:rsidRDefault="0001413C" w:rsidP="0001413C">
      <w:bookmarkStart w:id="28" w:name="Page_7134004220405861452"/>
      <w:bookmarkEnd w:id="28"/>
      <w:r w:rsidRPr="0001413C">
        <w:rPr>
          <w:b/>
          <w:bCs/>
        </w:rPr>
        <w:t>Page Number:</w:t>
      </w:r>
      <w:r w:rsidRPr="0001413C">
        <w:t xml:space="preserve"> 19 </w:t>
      </w:r>
    </w:p>
    <w:p w14:paraId="760CA357" w14:textId="77777777" w:rsidR="0001413C" w:rsidRPr="0001413C" w:rsidRDefault="0001413C" w:rsidP="0001413C">
      <w:r w:rsidRPr="0001413C">
        <w:rPr>
          <w:b/>
          <w:bCs/>
        </w:rPr>
        <w:t>Lesson 3:</w:t>
      </w:r>
      <w:r w:rsidRPr="0001413C">
        <w:t xml:space="preserve"> Respect in the Workplace: Harassment </w:t>
      </w:r>
    </w:p>
    <w:p w14:paraId="5DE32F20" w14:textId="77777777" w:rsidR="0001413C" w:rsidRPr="0001413C" w:rsidRDefault="0001413C" w:rsidP="0001413C">
      <w:r w:rsidRPr="0001413C">
        <w:rPr>
          <w:b/>
          <w:bCs/>
        </w:rPr>
        <w:t xml:space="preserve">Click and Reveal Template / LTR / Random </w:t>
      </w:r>
    </w:p>
    <w:p w14:paraId="6F93B577" w14:textId="77777777" w:rsidR="0001413C" w:rsidRPr="0001413C" w:rsidRDefault="0001413C" w:rsidP="0001413C">
      <w:r w:rsidRPr="0001413C">
        <w:rPr>
          <w:b/>
          <w:bCs/>
        </w:rPr>
        <w:t>Background Content Details:</w:t>
      </w:r>
      <w:r w:rsidRPr="0001413C">
        <w:t xml:space="preserve"> </w:t>
      </w:r>
    </w:p>
    <w:p w14:paraId="10A58414" w14:textId="77777777" w:rsidR="0001413C" w:rsidRPr="0001413C" w:rsidRDefault="0001413C" w:rsidP="0001413C">
      <w:r w:rsidRPr="0001413C">
        <w:rPr>
          <w:b/>
          <w:bCs/>
        </w:rPr>
        <w:t>Image Description:</w:t>
      </w:r>
    </w:p>
    <w:p w14:paraId="38C8B1D5" w14:textId="77777777" w:rsidR="0001413C" w:rsidRPr="0001413C" w:rsidRDefault="0001413C" w:rsidP="0001413C">
      <w:r w:rsidRPr="0001413C">
        <w:t xml:space="preserve">Amina in an office talking to an HR person, or just the HR person if we can’t find a photo with Amina as well </w:t>
      </w:r>
    </w:p>
    <w:p w14:paraId="065B058F" w14:textId="77777777" w:rsidR="0001413C" w:rsidRPr="0001413C" w:rsidRDefault="0001413C" w:rsidP="0001413C">
      <w:r w:rsidRPr="0001413C">
        <w:rPr>
          <w:b/>
          <w:bCs/>
        </w:rPr>
        <w:t>Content Title:</w:t>
      </w:r>
      <w:r w:rsidRPr="0001413C">
        <w:t xml:space="preserve"> </w:t>
      </w:r>
    </w:p>
    <w:p w14:paraId="6CF0F5DF" w14:textId="77777777" w:rsidR="0001413C" w:rsidRPr="0001413C" w:rsidRDefault="0001413C" w:rsidP="0001413C">
      <w:r w:rsidRPr="0001413C">
        <w:t xml:space="preserve">Defining Discrimination </w:t>
      </w:r>
    </w:p>
    <w:p w14:paraId="73154B51" w14:textId="77777777" w:rsidR="0001413C" w:rsidRPr="0001413C" w:rsidRDefault="0001413C" w:rsidP="0001413C">
      <w:r w:rsidRPr="0001413C">
        <w:rPr>
          <w:b/>
          <w:bCs/>
        </w:rPr>
        <w:t>Content Description:</w:t>
      </w:r>
    </w:p>
    <w:p w14:paraId="12F7646E" w14:textId="77777777" w:rsidR="0001413C" w:rsidRPr="0001413C" w:rsidRDefault="0001413C" w:rsidP="0001413C">
      <w:r w:rsidRPr="0001413C">
        <w:t>Select each item to learn more about discrimination.</w:t>
      </w:r>
    </w:p>
    <w:p w14:paraId="37D48922"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728"/>
        <w:gridCol w:w="2122"/>
        <w:gridCol w:w="1383"/>
        <w:gridCol w:w="1119"/>
      </w:tblGrid>
      <w:tr w:rsidR="0001413C" w:rsidRPr="0001413C" w14:paraId="50622A7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9DA78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30DF8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FB1C4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787D0C" w14:textId="77777777" w:rsidR="0001413C" w:rsidRPr="0001413C" w:rsidRDefault="0001413C" w:rsidP="0001413C">
            <w:pPr>
              <w:rPr>
                <w:b/>
                <w:bCs/>
              </w:rPr>
            </w:pPr>
            <w:r w:rsidRPr="0001413C">
              <w:rPr>
                <w:b/>
                <w:bCs/>
              </w:rPr>
              <w:t>Alternate Text</w:t>
            </w:r>
          </w:p>
        </w:tc>
      </w:tr>
      <w:tr w:rsidR="0001413C" w:rsidRPr="0001413C" w14:paraId="045E9D2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043A1F" w14:textId="77777777" w:rsidR="0001413C" w:rsidRPr="0001413C" w:rsidRDefault="0001413C" w:rsidP="0001413C">
            <w:r w:rsidRPr="0001413C">
              <w:t xml:space="preserve">What Is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36B31D" w14:textId="77777777" w:rsidR="0001413C" w:rsidRPr="0001413C" w:rsidRDefault="0001413C" w:rsidP="0001413C">
            <w:r w:rsidRPr="0001413C">
              <w:t>Discrimination happens when an employee is treated unequally, unfairly, and/or less well than colleagues because of characteristics protected by law. These protected characteristics are the same characteristics protected from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82696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1276A6" w14:textId="77777777" w:rsidR="0001413C" w:rsidRPr="0001413C" w:rsidRDefault="0001413C" w:rsidP="0001413C"/>
        </w:tc>
      </w:tr>
      <w:tr w:rsidR="0001413C" w:rsidRPr="0001413C" w14:paraId="3F821A9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C02C73" w14:textId="77777777" w:rsidR="0001413C" w:rsidRPr="0001413C" w:rsidRDefault="0001413C" w:rsidP="0001413C">
            <w:r w:rsidRPr="0001413C">
              <w:t xml:space="preserve">What Are Some Examples of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76099A" w14:textId="77777777" w:rsidR="0001413C" w:rsidRPr="0001413C" w:rsidRDefault="0001413C" w:rsidP="0001413C">
            <w:r w:rsidRPr="0001413C">
              <w:t>Some examples of discrimination could include:</w:t>
            </w:r>
          </w:p>
          <w:p w14:paraId="525B19E8" w14:textId="77777777" w:rsidR="0001413C" w:rsidRPr="0001413C" w:rsidRDefault="0001413C" w:rsidP="0001413C">
            <w:pPr>
              <w:numPr>
                <w:ilvl w:val="0"/>
                <w:numId w:val="5"/>
              </w:numPr>
            </w:pPr>
            <w:r w:rsidRPr="0001413C">
              <w:t>Avoiding a colleague due to their sexual orientation.</w:t>
            </w:r>
          </w:p>
          <w:p w14:paraId="0BFDC5A2" w14:textId="77777777" w:rsidR="0001413C" w:rsidRPr="0001413C" w:rsidRDefault="0001413C" w:rsidP="0001413C">
            <w:pPr>
              <w:numPr>
                <w:ilvl w:val="0"/>
                <w:numId w:val="5"/>
              </w:numPr>
            </w:pPr>
            <w:r w:rsidRPr="0001413C">
              <w:t>Only assigning “easier” projects to someone based on their gender.</w:t>
            </w:r>
          </w:p>
          <w:p w14:paraId="21937DFE" w14:textId="77777777" w:rsidR="0001413C" w:rsidRPr="0001413C" w:rsidRDefault="0001413C" w:rsidP="0001413C">
            <w:pPr>
              <w:numPr>
                <w:ilvl w:val="0"/>
                <w:numId w:val="5"/>
              </w:numPr>
            </w:pPr>
            <w:r w:rsidRPr="0001413C">
              <w:t>Hosting work events that don’t lend themselves to colleagues of certain religious beliefs or with certain disabilities to participate in.</w:t>
            </w:r>
          </w:p>
          <w:p w14:paraId="32553E35"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40554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14D026" w14:textId="77777777" w:rsidR="0001413C" w:rsidRPr="0001413C" w:rsidRDefault="0001413C" w:rsidP="0001413C"/>
        </w:tc>
      </w:tr>
    </w:tbl>
    <w:p w14:paraId="7D431C6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36E0996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A647F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0234B1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035C1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F179F5" w14:textId="77777777" w:rsidR="0001413C" w:rsidRPr="0001413C" w:rsidRDefault="0001413C" w:rsidP="0001413C">
            <w:pPr>
              <w:rPr>
                <w:b/>
                <w:bCs/>
              </w:rPr>
            </w:pPr>
            <w:r w:rsidRPr="0001413C">
              <w:rPr>
                <w:b/>
                <w:bCs/>
              </w:rPr>
              <w:t>Alternate Text</w:t>
            </w:r>
          </w:p>
        </w:tc>
      </w:tr>
      <w:tr w:rsidR="0001413C" w:rsidRPr="0001413C" w14:paraId="2E94B48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69BF63"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E010E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F65DB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770F59" w14:textId="77777777" w:rsidR="0001413C" w:rsidRPr="0001413C" w:rsidRDefault="0001413C" w:rsidP="0001413C"/>
        </w:tc>
      </w:tr>
    </w:tbl>
    <w:p w14:paraId="19DF82BB" w14:textId="77777777" w:rsidR="0001413C" w:rsidRPr="0001413C" w:rsidRDefault="0001413C" w:rsidP="0001413C">
      <w:r w:rsidRPr="0001413C">
        <w:rPr>
          <w:b/>
          <w:bCs/>
        </w:rPr>
        <w:t>Audio Transcript Text:</w:t>
      </w:r>
      <w:r w:rsidRPr="0001413C">
        <w:t xml:space="preserve"> </w:t>
      </w:r>
    </w:p>
    <w:p w14:paraId="2EA6FCED" w14:textId="77777777" w:rsidR="0001413C" w:rsidRPr="0001413C" w:rsidRDefault="0001413C" w:rsidP="0001413C">
      <w:r w:rsidRPr="0001413C">
        <w:t>Amina understands now that losing the promotion if she disclosed her pregnancy would be discrimination. She wants to be more informed of her rights before telling her manager, so she talks to HR. They’re thrilled for her and agree to keep it confidential until she tells her boss. They also give her a bit more information about discrimination.</w:t>
      </w:r>
    </w:p>
    <w:p w14:paraId="5741E464" w14:textId="77777777" w:rsidR="0001413C" w:rsidRPr="0001413C" w:rsidRDefault="0001413C" w:rsidP="0001413C">
      <w:r w:rsidRPr="0001413C">
        <w:br w:type="page"/>
      </w:r>
    </w:p>
    <w:p w14:paraId="15E3B76F" w14:textId="77777777" w:rsidR="0001413C" w:rsidRPr="0001413C" w:rsidRDefault="0001413C" w:rsidP="0001413C">
      <w:bookmarkStart w:id="29" w:name="Page_7119131858570802411"/>
      <w:bookmarkEnd w:id="29"/>
      <w:r w:rsidRPr="0001413C">
        <w:rPr>
          <w:b/>
          <w:bCs/>
        </w:rPr>
        <w:t>Page Number:</w:t>
      </w:r>
      <w:r w:rsidRPr="0001413C">
        <w:t xml:space="preserve"> 20 </w:t>
      </w:r>
    </w:p>
    <w:p w14:paraId="5C00CE67" w14:textId="77777777" w:rsidR="0001413C" w:rsidRPr="0001413C" w:rsidRDefault="0001413C" w:rsidP="0001413C">
      <w:r w:rsidRPr="0001413C">
        <w:rPr>
          <w:b/>
          <w:bCs/>
        </w:rPr>
        <w:t>Lesson 3:</w:t>
      </w:r>
      <w:r w:rsidRPr="0001413C">
        <w:t xml:space="preserve"> Respect in the Workplace: Harassment </w:t>
      </w:r>
    </w:p>
    <w:p w14:paraId="25FB1E49" w14:textId="77777777" w:rsidR="0001413C" w:rsidRPr="0001413C" w:rsidRDefault="0001413C" w:rsidP="0001413C">
      <w:r w:rsidRPr="0001413C">
        <w:rPr>
          <w:b/>
          <w:bCs/>
        </w:rPr>
        <w:t xml:space="preserve">Text and Image Template / Text Only </w:t>
      </w:r>
    </w:p>
    <w:p w14:paraId="2DC59A55" w14:textId="77777777" w:rsidR="0001413C" w:rsidRPr="0001413C" w:rsidRDefault="0001413C" w:rsidP="0001413C">
      <w:r w:rsidRPr="0001413C">
        <w:rPr>
          <w:b/>
          <w:bCs/>
        </w:rPr>
        <w:t>Background Content Details:</w:t>
      </w:r>
      <w:r w:rsidRPr="0001413C">
        <w:t xml:space="preserve"> </w:t>
      </w:r>
    </w:p>
    <w:p w14:paraId="10BE711E" w14:textId="77777777" w:rsidR="0001413C" w:rsidRPr="0001413C" w:rsidRDefault="0001413C" w:rsidP="0001413C">
      <w:r w:rsidRPr="0001413C">
        <w:rPr>
          <w:b/>
          <w:bCs/>
        </w:rPr>
        <w:t>Image Description:</w:t>
      </w:r>
    </w:p>
    <w:p w14:paraId="75065540" w14:textId="77777777" w:rsidR="0001413C" w:rsidRPr="0001413C" w:rsidRDefault="0001413C" w:rsidP="0001413C">
      <w:r w:rsidRPr="0001413C">
        <w:t xml:space="preserve">Dan from “Meet the Team” screen, smiling </w:t>
      </w:r>
    </w:p>
    <w:p w14:paraId="0F0171C9" w14:textId="77777777" w:rsidR="0001413C" w:rsidRPr="0001413C" w:rsidRDefault="0001413C" w:rsidP="0001413C">
      <w:r w:rsidRPr="0001413C">
        <w:rPr>
          <w:b/>
          <w:bCs/>
        </w:rPr>
        <w:t>Content Title:</w:t>
      </w:r>
      <w:r w:rsidRPr="0001413C">
        <w:t xml:space="preserve"> </w:t>
      </w:r>
    </w:p>
    <w:p w14:paraId="4576F779" w14:textId="77777777" w:rsidR="0001413C" w:rsidRPr="0001413C" w:rsidRDefault="0001413C" w:rsidP="0001413C">
      <w:r w:rsidRPr="0001413C">
        <w:t xml:space="preserve">Dan’s Experience </w:t>
      </w:r>
    </w:p>
    <w:p w14:paraId="0000B36E" w14:textId="77777777" w:rsidR="0001413C" w:rsidRPr="0001413C" w:rsidRDefault="0001413C" w:rsidP="0001413C">
      <w:r w:rsidRPr="0001413C">
        <w:br/>
      </w:r>
      <w:r w:rsidRPr="0001413C">
        <w:rPr>
          <w:b/>
          <w:bCs/>
        </w:rPr>
        <w:t>Column 1 Text:</w:t>
      </w:r>
      <w:r w:rsidRPr="0001413C">
        <w:t xml:space="preserve"> </w:t>
      </w:r>
    </w:p>
    <w:p w14:paraId="35F0279A" w14:textId="77777777" w:rsidR="0001413C" w:rsidRPr="0001413C" w:rsidRDefault="0001413C" w:rsidP="0001413C">
      <w:r w:rsidRPr="0001413C">
        <w:t>I didn’t mind letting Wayne take on this part of the project. He’s been doing a great job lately, plus I’m pretty swamped with some other projects I’m assigned to. But when Wayne came to me after his meeting with our manager, he didn’t look too thrilled.</w:t>
      </w:r>
    </w:p>
    <w:p w14:paraId="592C11F7" w14:textId="77777777" w:rsidR="0001413C" w:rsidRPr="0001413C" w:rsidRDefault="0001413C" w:rsidP="0001413C">
      <w:r w:rsidRPr="0001413C">
        <w:rPr>
          <w:b/>
          <w:bCs/>
        </w:rPr>
        <w:t>Audio Transcript Text:</w:t>
      </w:r>
      <w:r w:rsidRPr="0001413C">
        <w:t xml:space="preserve"> </w:t>
      </w:r>
    </w:p>
    <w:p w14:paraId="0ABA2240" w14:textId="77777777" w:rsidR="0001413C" w:rsidRPr="0001413C" w:rsidRDefault="0001413C" w:rsidP="0001413C">
      <w:r w:rsidRPr="0001413C">
        <w:t>Wayne and I recently met a representative for one of our clients that Wayne’s been really eager to work with. They gave us some great ideas for our product, and I encouraged Wayne to pass this information along to our manager. That way, he could express his eagerness to continue to work on this project.</w:t>
      </w:r>
    </w:p>
    <w:p w14:paraId="21C0ABD9" w14:textId="77777777" w:rsidR="0001413C" w:rsidRPr="0001413C" w:rsidRDefault="0001413C" w:rsidP="0001413C">
      <w:r w:rsidRPr="0001413C">
        <w:br w:type="page"/>
      </w:r>
    </w:p>
    <w:p w14:paraId="778D58F4" w14:textId="77777777" w:rsidR="0001413C" w:rsidRPr="0001413C" w:rsidRDefault="0001413C" w:rsidP="0001413C">
      <w:bookmarkStart w:id="30" w:name="Page_7481025846233383700"/>
      <w:bookmarkEnd w:id="30"/>
      <w:r w:rsidRPr="0001413C">
        <w:rPr>
          <w:b/>
          <w:bCs/>
        </w:rPr>
        <w:t>Page Number:</w:t>
      </w:r>
      <w:r w:rsidRPr="0001413C">
        <w:t xml:space="preserve"> 21 </w:t>
      </w:r>
    </w:p>
    <w:p w14:paraId="049A8088" w14:textId="77777777" w:rsidR="0001413C" w:rsidRPr="0001413C" w:rsidRDefault="0001413C" w:rsidP="0001413C">
      <w:r w:rsidRPr="0001413C">
        <w:rPr>
          <w:b/>
          <w:bCs/>
        </w:rPr>
        <w:t>Lesson 3:</w:t>
      </w:r>
      <w:r w:rsidRPr="0001413C">
        <w:t xml:space="preserve"> Respect in the Workplace: Harassment </w:t>
      </w:r>
    </w:p>
    <w:p w14:paraId="3641867F" w14:textId="77777777" w:rsidR="0001413C" w:rsidRPr="0001413C" w:rsidRDefault="0001413C" w:rsidP="0001413C">
      <w:r w:rsidRPr="0001413C">
        <w:rPr>
          <w:b/>
          <w:bCs/>
        </w:rPr>
        <w:t xml:space="preserve">Question and Answer Template / Text / LTR </w:t>
      </w:r>
    </w:p>
    <w:p w14:paraId="0AD18C9C" w14:textId="77777777" w:rsidR="0001413C" w:rsidRPr="0001413C" w:rsidRDefault="0001413C" w:rsidP="0001413C">
      <w:r w:rsidRPr="0001413C">
        <w:rPr>
          <w:b/>
          <w:bCs/>
        </w:rPr>
        <w:t>Background Content Details:</w:t>
      </w:r>
      <w:r w:rsidRPr="0001413C">
        <w:t xml:space="preserve"> </w:t>
      </w:r>
    </w:p>
    <w:p w14:paraId="240BE150" w14:textId="77777777" w:rsidR="0001413C" w:rsidRPr="0001413C" w:rsidRDefault="0001413C" w:rsidP="0001413C">
      <w:r w:rsidRPr="0001413C">
        <w:rPr>
          <w:b/>
          <w:bCs/>
        </w:rPr>
        <w:t>Image Description:</w:t>
      </w:r>
    </w:p>
    <w:p w14:paraId="76CF8D14" w14:textId="77777777" w:rsidR="0001413C" w:rsidRPr="0001413C" w:rsidRDefault="0001413C" w:rsidP="0001413C">
      <w:r w:rsidRPr="0001413C">
        <w:t xml:space="preserve">Dan and Wayne having a conversation </w:t>
      </w:r>
    </w:p>
    <w:p w14:paraId="1364425D" w14:textId="77777777" w:rsidR="0001413C" w:rsidRPr="0001413C" w:rsidRDefault="0001413C" w:rsidP="0001413C">
      <w:r w:rsidRPr="0001413C">
        <w:rPr>
          <w:b/>
          <w:bCs/>
        </w:rPr>
        <w:t>Content Title:</w:t>
      </w:r>
      <w:r w:rsidRPr="0001413C">
        <w:t xml:space="preserve"> </w:t>
      </w:r>
    </w:p>
    <w:p w14:paraId="08529446" w14:textId="77777777" w:rsidR="0001413C" w:rsidRPr="0001413C" w:rsidRDefault="0001413C" w:rsidP="0001413C">
      <w:r w:rsidRPr="0001413C">
        <w:t xml:space="preserve">Taking the Lead </w:t>
      </w:r>
    </w:p>
    <w:p w14:paraId="630EF487" w14:textId="77777777" w:rsidR="0001413C" w:rsidRPr="0001413C" w:rsidRDefault="0001413C" w:rsidP="0001413C">
      <w:r w:rsidRPr="0001413C">
        <w:rPr>
          <w:b/>
          <w:bCs/>
        </w:rPr>
        <w:t>Content Description:</w:t>
      </w:r>
    </w:p>
    <w:p w14:paraId="4FC7DA99" w14:textId="77777777" w:rsidR="0001413C" w:rsidRPr="0001413C" w:rsidRDefault="0001413C" w:rsidP="0001413C">
      <w:r w:rsidRPr="0001413C">
        <w:t>Dan is concerned there may be a bigger issue with his manager than him being assigned to the client over Wayne. He realizes he needs to take action.</w:t>
      </w:r>
    </w:p>
    <w:p w14:paraId="411A0D94" w14:textId="77777777" w:rsidR="0001413C" w:rsidRPr="0001413C" w:rsidRDefault="0001413C" w:rsidP="0001413C">
      <w:r w:rsidRPr="0001413C">
        <w:rPr>
          <w:b/>
          <w:bCs/>
        </w:rPr>
        <w:t>Question:</w:t>
      </w:r>
      <w:r w:rsidRPr="0001413C">
        <w:t xml:space="preserve"> </w:t>
      </w:r>
    </w:p>
    <w:p w14:paraId="1F87B31F" w14:textId="77777777" w:rsidR="0001413C" w:rsidRPr="0001413C" w:rsidRDefault="0001413C" w:rsidP="0001413C">
      <w:r w:rsidRPr="0001413C">
        <w:t>What is the best way Dan can handle this situation?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465B22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3EF6343"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1BFC142" w14:textId="77777777" w:rsidR="0001413C" w:rsidRPr="0001413C" w:rsidRDefault="0001413C" w:rsidP="0001413C">
            <w:pPr>
              <w:rPr>
                <w:b/>
                <w:bCs/>
              </w:rPr>
            </w:pPr>
            <w:r w:rsidRPr="0001413C">
              <w:rPr>
                <w:b/>
                <w:bCs/>
              </w:rPr>
              <w:t>Answer</w:t>
            </w:r>
          </w:p>
        </w:tc>
      </w:tr>
      <w:tr w:rsidR="0001413C" w:rsidRPr="0001413C" w14:paraId="19F523E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6F7BD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EE2459" w14:textId="77777777" w:rsidR="0001413C" w:rsidRPr="0001413C" w:rsidRDefault="0001413C" w:rsidP="0001413C">
            <w:r w:rsidRPr="0001413C">
              <w:t>Take an anonymous survey from other Black employees to see if they have also had negative experiences with this specific manager.</w:t>
            </w:r>
          </w:p>
        </w:tc>
      </w:tr>
      <w:tr w:rsidR="0001413C" w:rsidRPr="0001413C" w14:paraId="2802E93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6E356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03488B" w14:textId="77777777" w:rsidR="0001413C" w:rsidRPr="0001413C" w:rsidRDefault="0001413C" w:rsidP="0001413C">
            <w:r w:rsidRPr="0001413C">
              <w:t>Report the manager for discrimination, even though Wayne said it’s not a big deal.</w:t>
            </w:r>
          </w:p>
        </w:tc>
      </w:tr>
      <w:tr w:rsidR="0001413C" w:rsidRPr="0001413C" w14:paraId="45AF8E6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B9D25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C690D7" w14:textId="77777777" w:rsidR="0001413C" w:rsidRPr="0001413C" w:rsidRDefault="0001413C" w:rsidP="0001413C">
            <w:r w:rsidRPr="0001413C">
              <w:t>Move on – there’s no way he can resolve this situation. After all, he wasn’t even negatively affected.</w:t>
            </w:r>
          </w:p>
        </w:tc>
      </w:tr>
    </w:tbl>
    <w:p w14:paraId="7AF5E5E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681670B" w14:textId="77777777" w:rsidR="0001413C" w:rsidRPr="0001413C" w:rsidRDefault="0001413C" w:rsidP="0001413C">
      <w:r w:rsidRPr="0001413C">
        <w:rPr>
          <w:b/>
          <w:bCs/>
        </w:rPr>
        <w:t xml:space="preserve">Feedback: </w:t>
      </w:r>
    </w:p>
    <w:p w14:paraId="6D5AFDB7" w14:textId="77777777" w:rsidR="0001413C" w:rsidRPr="0001413C" w:rsidRDefault="0001413C" w:rsidP="0001413C">
      <w:r w:rsidRPr="0001413C">
        <w:t>Race discrimination is any situation where an employee is treated unequally, unfairly, or differently, even subconsciously, because of their race or characteristics associated with their race, such as skin color or hair texture. If Dan has a genuine concern that the manager may be discriminating against employees of color, he should report it.</w:t>
      </w:r>
    </w:p>
    <w:p w14:paraId="56C444D3" w14:textId="77777777" w:rsidR="0001413C" w:rsidRPr="0001413C" w:rsidRDefault="0001413C" w:rsidP="0001413C">
      <w:r w:rsidRPr="0001413C">
        <w:rPr>
          <w:b/>
          <w:bCs/>
        </w:rPr>
        <w:t>Audio Transcript Text:</w:t>
      </w:r>
      <w:r w:rsidRPr="0001413C">
        <w:t xml:space="preserve"> </w:t>
      </w:r>
    </w:p>
    <w:p w14:paraId="4291297F" w14:textId="77777777" w:rsidR="0001413C" w:rsidRPr="0001413C" w:rsidRDefault="0001413C" w:rsidP="0001413C">
      <w:r w:rsidRPr="0001413C">
        <w:t>When Wayne came up to me, he told me that I was being assigned to the client instead of him. This doesn’t make sense. Wayne deserved to be on the project and even expressed interest while I shied away from it. But, after thinking it over, I realized that our manager has never assigned a Black employee to lead a big project, or promoted one either. I brought it up with Wayne, and while he thought my observation was interesting, he didn’t seem to think it was a big deal, but I’m not so sure.</w:t>
      </w:r>
    </w:p>
    <w:p w14:paraId="55F1B49E" w14:textId="77777777" w:rsidR="0001413C" w:rsidRPr="0001413C" w:rsidRDefault="0001413C" w:rsidP="0001413C">
      <w:r w:rsidRPr="0001413C">
        <w:br w:type="page"/>
      </w:r>
    </w:p>
    <w:p w14:paraId="34AAF62E" w14:textId="77777777" w:rsidR="0001413C" w:rsidRPr="0001413C" w:rsidRDefault="0001413C" w:rsidP="0001413C">
      <w:bookmarkStart w:id="31" w:name="Page_7466153488693291956"/>
      <w:bookmarkEnd w:id="31"/>
      <w:r w:rsidRPr="0001413C">
        <w:rPr>
          <w:b/>
          <w:bCs/>
        </w:rPr>
        <w:t>Page Number:</w:t>
      </w:r>
      <w:r w:rsidRPr="0001413C">
        <w:t xml:space="preserve"> 22 </w:t>
      </w:r>
    </w:p>
    <w:p w14:paraId="1DB301F4" w14:textId="77777777" w:rsidR="0001413C" w:rsidRPr="0001413C" w:rsidRDefault="0001413C" w:rsidP="0001413C">
      <w:r w:rsidRPr="0001413C">
        <w:rPr>
          <w:b/>
          <w:bCs/>
        </w:rPr>
        <w:t>Lesson 3:</w:t>
      </w:r>
      <w:r w:rsidRPr="0001413C">
        <w:t xml:space="preserve"> Respect in the Workplace: Harassment </w:t>
      </w:r>
    </w:p>
    <w:p w14:paraId="775EACCD" w14:textId="77777777" w:rsidR="0001413C" w:rsidRPr="0001413C" w:rsidRDefault="0001413C" w:rsidP="0001413C">
      <w:r w:rsidRPr="0001413C">
        <w:rPr>
          <w:b/>
          <w:bCs/>
        </w:rPr>
        <w:t xml:space="preserve">Question and Answer Template / Text / LTR </w:t>
      </w:r>
    </w:p>
    <w:p w14:paraId="06183966" w14:textId="77777777" w:rsidR="0001413C" w:rsidRPr="0001413C" w:rsidRDefault="0001413C" w:rsidP="0001413C">
      <w:r w:rsidRPr="0001413C">
        <w:rPr>
          <w:b/>
          <w:bCs/>
        </w:rPr>
        <w:t>Content Title:</w:t>
      </w:r>
      <w:r w:rsidRPr="0001413C">
        <w:t xml:space="preserve"> </w:t>
      </w:r>
    </w:p>
    <w:p w14:paraId="6A5EBA85" w14:textId="77777777" w:rsidR="0001413C" w:rsidRPr="0001413C" w:rsidRDefault="0001413C" w:rsidP="0001413C">
      <w:r w:rsidRPr="0001413C">
        <w:t xml:space="preserve">Projects and Projections </w:t>
      </w:r>
    </w:p>
    <w:p w14:paraId="4F26708F" w14:textId="77777777" w:rsidR="0001413C" w:rsidRPr="0001413C" w:rsidRDefault="0001413C" w:rsidP="0001413C">
      <w:r w:rsidRPr="0001413C">
        <w:rPr>
          <w:b/>
          <w:bCs/>
        </w:rPr>
        <w:t>Content Description:</w:t>
      </w:r>
    </w:p>
    <w:p w14:paraId="10B8FB8A" w14:textId="77777777" w:rsidR="0001413C" w:rsidRPr="0001413C" w:rsidRDefault="0001413C" w:rsidP="0001413C">
      <w:r w:rsidRPr="0001413C">
        <w:t>Dan fears his manager is treating him differently because he reported her discriminatory behavior. He wonders if he should just let it go so things don’t get worse.</w:t>
      </w:r>
    </w:p>
    <w:p w14:paraId="23968B97" w14:textId="77777777" w:rsidR="0001413C" w:rsidRPr="0001413C" w:rsidRDefault="0001413C" w:rsidP="0001413C">
      <w:r w:rsidRPr="0001413C">
        <w:rPr>
          <w:b/>
          <w:bCs/>
        </w:rPr>
        <w:t>Question:</w:t>
      </w:r>
      <w:r w:rsidRPr="0001413C">
        <w:t xml:space="preserve"> </w:t>
      </w:r>
    </w:p>
    <w:p w14:paraId="6175EB02" w14:textId="77777777" w:rsidR="0001413C" w:rsidRPr="0001413C" w:rsidRDefault="0001413C" w:rsidP="0001413C">
      <w:r w:rsidRPr="0001413C">
        <w:t>What could Dan do in this situation?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07D6C45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C58CB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B2F110" w14:textId="77777777" w:rsidR="0001413C" w:rsidRPr="0001413C" w:rsidRDefault="0001413C" w:rsidP="0001413C">
            <w:pPr>
              <w:rPr>
                <w:b/>
                <w:bCs/>
              </w:rPr>
            </w:pPr>
            <w:r w:rsidRPr="0001413C">
              <w:rPr>
                <w:b/>
                <w:bCs/>
              </w:rPr>
              <w:t>Answer</w:t>
            </w:r>
          </w:p>
        </w:tc>
      </w:tr>
      <w:tr w:rsidR="0001413C" w:rsidRPr="0001413C" w14:paraId="60CFEC5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36E2B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A39D22" w14:textId="77777777" w:rsidR="0001413C" w:rsidRPr="0001413C" w:rsidRDefault="0001413C" w:rsidP="0001413C">
            <w:r w:rsidRPr="0001413C">
              <w:t>Ignore his manager’s behavior and wait for the discrimination report to be investigated.</w:t>
            </w:r>
          </w:p>
        </w:tc>
      </w:tr>
      <w:tr w:rsidR="0001413C" w:rsidRPr="0001413C" w14:paraId="7ED8636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AB321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AD0CFE" w14:textId="77777777" w:rsidR="0001413C" w:rsidRPr="0001413C" w:rsidRDefault="0001413C" w:rsidP="0001413C">
            <w:r w:rsidRPr="0001413C">
              <w:t>Report his manager’s behavior.</w:t>
            </w:r>
          </w:p>
        </w:tc>
      </w:tr>
      <w:tr w:rsidR="0001413C" w:rsidRPr="0001413C" w14:paraId="5332751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6A85C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9B7DB5" w14:textId="77777777" w:rsidR="0001413C" w:rsidRPr="0001413C" w:rsidRDefault="0001413C" w:rsidP="0001413C">
            <w:r w:rsidRPr="0001413C">
              <w:t>Ask some of his colleagues to hand over some of their projects to him.</w:t>
            </w:r>
          </w:p>
        </w:tc>
      </w:tr>
    </w:tbl>
    <w:p w14:paraId="51C332F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8865936" w14:textId="77777777" w:rsidR="0001413C" w:rsidRPr="0001413C" w:rsidRDefault="0001413C" w:rsidP="0001413C">
      <w:r w:rsidRPr="0001413C">
        <w:rPr>
          <w:b/>
          <w:bCs/>
        </w:rPr>
        <w:t xml:space="preserve">Feedback: </w:t>
      </w:r>
    </w:p>
    <w:p w14:paraId="65194AA6" w14:textId="77777777" w:rsidR="0001413C" w:rsidRPr="0001413C" w:rsidRDefault="0001413C" w:rsidP="0001413C">
      <w:r w:rsidRPr="0001413C">
        <w:t>The manager’s behavior qualifies as retaliation. Retaliation is an adverse, or negative, action taken against an individual because they have engaged in a protected activity, in this case Dan filing a discrimination report. Retaliation is not tolerated, and Dan should report Becca’s behavior.</w:t>
      </w:r>
    </w:p>
    <w:p w14:paraId="1651C0F0" w14:textId="77777777" w:rsidR="0001413C" w:rsidRPr="0001413C" w:rsidRDefault="0001413C" w:rsidP="0001413C">
      <w:r w:rsidRPr="0001413C">
        <w:rPr>
          <w:b/>
          <w:bCs/>
        </w:rPr>
        <w:t>Audio Transcript Text:</w:t>
      </w:r>
      <w:r w:rsidRPr="0001413C">
        <w:t xml:space="preserve"> </w:t>
      </w:r>
    </w:p>
    <w:p w14:paraId="5963699D" w14:textId="77777777" w:rsidR="0001413C" w:rsidRPr="0001413C" w:rsidRDefault="0001413C" w:rsidP="0001413C">
      <w:r w:rsidRPr="0001413C">
        <w:t>I decided to file a report against our manager for potential discrimination. Not long after, I noticed she was treating me differently, rolling her eyes when I spoke up in meetings, and not giving me any new assignments. When I confronted her about the changes, she brushed me off and nothing’s changed.</w:t>
      </w:r>
    </w:p>
    <w:p w14:paraId="55D78F3D" w14:textId="77777777" w:rsidR="0001413C" w:rsidRPr="0001413C" w:rsidRDefault="0001413C" w:rsidP="0001413C">
      <w:r w:rsidRPr="0001413C">
        <w:br w:type="page"/>
      </w:r>
    </w:p>
    <w:p w14:paraId="499F03E1" w14:textId="77777777" w:rsidR="0001413C" w:rsidRPr="0001413C" w:rsidRDefault="0001413C" w:rsidP="0001413C">
      <w:bookmarkStart w:id="32" w:name="Page_7497550686990159573"/>
      <w:bookmarkEnd w:id="32"/>
      <w:r w:rsidRPr="0001413C">
        <w:rPr>
          <w:b/>
          <w:bCs/>
        </w:rPr>
        <w:t>Page Number:</w:t>
      </w:r>
      <w:r w:rsidRPr="0001413C">
        <w:t xml:space="preserve"> 23 </w:t>
      </w:r>
    </w:p>
    <w:p w14:paraId="7464BE14" w14:textId="77777777" w:rsidR="0001413C" w:rsidRPr="0001413C" w:rsidRDefault="0001413C" w:rsidP="0001413C">
      <w:r w:rsidRPr="0001413C">
        <w:rPr>
          <w:b/>
          <w:bCs/>
        </w:rPr>
        <w:t>Lesson 3:</w:t>
      </w:r>
      <w:r w:rsidRPr="0001413C">
        <w:t xml:space="preserve"> Respect in the Workplace: Harassment </w:t>
      </w:r>
    </w:p>
    <w:p w14:paraId="57DD0252" w14:textId="77777777" w:rsidR="0001413C" w:rsidRPr="0001413C" w:rsidRDefault="0001413C" w:rsidP="0001413C">
      <w:r w:rsidRPr="0001413C">
        <w:rPr>
          <w:b/>
          <w:bCs/>
        </w:rPr>
        <w:t xml:space="preserve">Click and Reveal Template / LTR / Random </w:t>
      </w:r>
    </w:p>
    <w:p w14:paraId="54AEE3C5" w14:textId="77777777" w:rsidR="0001413C" w:rsidRPr="0001413C" w:rsidRDefault="0001413C" w:rsidP="0001413C">
      <w:r w:rsidRPr="0001413C">
        <w:rPr>
          <w:b/>
          <w:bCs/>
        </w:rPr>
        <w:t>Background Content Details:</w:t>
      </w:r>
      <w:r w:rsidRPr="0001413C">
        <w:t xml:space="preserve"> </w:t>
      </w:r>
    </w:p>
    <w:p w14:paraId="5464F08E" w14:textId="77777777" w:rsidR="0001413C" w:rsidRPr="0001413C" w:rsidRDefault="0001413C" w:rsidP="0001413C">
      <w:r w:rsidRPr="0001413C">
        <w:rPr>
          <w:b/>
          <w:bCs/>
        </w:rPr>
        <w:t>Image Description:</w:t>
      </w:r>
    </w:p>
    <w:p w14:paraId="3F6D5852" w14:textId="77777777" w:rsidR="0001413C" w:rsidRPr="0001413C" w:rsidRDefault="0001413C" w:rsidP="0001413C">
      <w:r w:rsidRPr="0001413C">
        <w:t xml:space="preserve">Dan sitting at a desk looking disappointed </w:t>
      </w:r>
    </w:p>
    <w:p w14:paraId="60E2085F" w14:textId="77777777" w:rsidR="0001413C" w:rsidRPr="0001413C" w:rsidRDefault="0001413C" w:rsidP="0001413C">
      <w:r w:rsidRPr="0001413C">
        <w:rPr>
          <w:b/>
          <w:bCs/>
        </w:rPr>
        <w:t>Content Title:</w:t>
      </w:r>
      <w:r w:rsidRPr="0001413C">
        <w:t xml:space="preserve"> </w:t>
      </w:r>
    </w:p>
    <w:p w14:paraId="5A680265" w14:textId="77777777" w:rsidR="0001413C" w:rsidRPr="0001413C" w:rsidRDefault="0001413C" w:rsidP="0001413C">
      <w:r w:rsidRPr="0001413C">
        <w:t xml:space="preserve">Retaliation </w:t>
      </w:r>
    </w:p>
    <w:p w14:paraId="6330CD62" w14:textId="77777777" w:rsidR="0001413C" w:rsidRPr="0001413C" w:rsidRDefault="0001413C" w:rsidP="0001413C">
      <w:r w:rsidRPr="0001413C">
        <w:rPr>
          <w:b/>
          <w:bCs/>
        </w:rPr>
        <w:t>Content Description:</w:t>
      </w:r>
    </w:p>
    <w:p w14:paraId="624409A2" w14:textId="77777777" w:rsidR="0001413C" w:rsidRPr="0001413C" w:rsidRDefault="0001413C" w:rsidP="0001413C">
      <w:r w:rsidRPr="0001413C">
        <w:t>Select each topic to learn more about retaliation.</w:t>
      </w:r>
    </w:p>
    <w:p w14:paraId="67326E4E"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312"/>
        <w:gridCol w:w="4422"/>
        <w:gridCol w:w="1452"/>
        <w:gridCol w:w="1166"/>
      </w:tblGrid>
      <w:tr w:rsidR="0001413C" w:rsidRPr="0001413C" w14:paraId="7EF303F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BE9A1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2AA34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1C68760"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444AB6" w14:textId="77777777" w:rsidR="0001413C" w:rsidRPr="0001413C" w:rsidRDefault="0001413C" w:rsidP="0001413C">
            <w:pPr>
              <w:rPr>
                <w:b/>
                <w:bCs/>
              </w:rPr>
            </w:pPr>
            <w:r w:rsidRPr="0001413C">
              <w:rPr>
                <w:b/>
                <w:bCs/>
              </w:rPr>
              <w:t>Alternate Text</w:t>
            </w:r>
          </w:p>
        </w:tc>
      </w:tr>
      <w:tr w:rsidR="0001413C" w:rsidRPr="0001413C" w14:paraId="1B341AC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EC822F" w14:textId="77777777" w:rsidR="0001413C" w:rsidRPr="0001413C" w:rsidRDefault="0001413C" w:rsidP="0001413C">
            <w:r w:rsidRPr="0001413C">
              <w:t xml:space="preserve">Adverse Action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4B225C" w14:textId="77777777" w:rsidR="0001413C" w:rsidRPr="0001413C" w:rsidRDefault="0001413C" w:rsidP="0001413C">
            <w:r w:rsidRPr="0001413C">
              <w:t>An adverse action negatively affects an employee’s job performance, employment contract, or career opportunities. This may include:</w:t>
            </w:r>
          </w:p>
          <w:p w14:paraId="1C7202BC" w14:textId="77777777" w:rsidR="0001413C" w:rsidRPr="0001413C" w:rsidRDefault="0001413C" w:rsidP="0001413C">
            <w:pPr>
              <w:numPr>
                <w:ilvl w:val="0"/>
                <w:numId w:val="6"/>
              </w:numPr>
            </w:pPr>
            <w:r w:rsidRPr="0001413C">
              <w:t>Firing</w:t>
            </w:r>
          </w:p>
          <w:p w14:paraId="5CDF9B92" w14:textId="77777777" w:rsidR="0001413C" w:rsidRPr="0001413C" w:rsidRDefault="0001413C" w:rsidP="0001413C">
            <w:pPr>
              <w:numPr>
                <w:ilvl w:val="0"/>
                <w:numId w:val="6"/>
              </w:numPr>
            </w:pPr>
            <w:r w:rsidRPr="0001413C">
              <w:t>Demotion or reduction in salary</w:t>
            </w:r>
          </w:p>
          <w:p w14:paraId="09600F80" w14:textId="77777777" w:rsidR="0001413C" w:rsidRPr="0001413C" w:rsidRDefault="0001413C" w:rsidP="0001413C">
            <w:pPr>
              <w:numPr>
                <w:ilvl w:val="0"/>
                <w:numId w:val="6"/>
              </w:numPr>
            </w:pPr>
            <w:r w:rsidRPr="0001413C">
              <w:t>Harassment</w:t>
            </w:r>
          </w:p>
          <w:p w14:paraId="453F64B6" w14:textId="77777777" w:rsidR="0001413C" w:rsidRPr="0001413C" w:rsidRDefault="0001413C" w:rsidP="0001413C">
            <w:pPr>
              <w:numPr>
                <w:ilvl w:val="0"/>
                <w:numId w:val="6"/>
              </w:numPr>
            </w:pPr>
            <w:r w:rsidRPr="0001413C">
              <w:t>An unfounded poor performance review</w:t>
            </w:r>
          </w:p>
          <w:p w14:paraId="2C077156" w14:textId="77777777" w:rsidR="0001413C" w:rsidRPr="0001413C" w:rsidRDefault="0001413C" w:rsidP="0001413C">
            <w:pPr>
              <w:numPr>
                <w:ilvl w:val="0"/>
                <w:numId w:val="6"/>
              </w:numPr>
            </w:pPr>
            <w:r w:rsidRPr="0001413C">
              <w:t>Exclusion from projects</w:t>
            </w:r>
          </w:p>
          <w:p w14:paraId="3493B434" w14:textId="77777777" w:rsidR="0001413C" w:rsidRPr="0001413C" w:rsidRDefault="0001413C" w:rsidP="0001413C">
            <w:pPr>
              <w:numPr>
                <w:ilvl w:val="0"/>
                <w:numId w:val="6"/>
              </w:numPr>
            </w:pPr>
            <w:r w:rsidRPr="0001413C">
              <w:t>Being overly micromanaged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74FF1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69F04A" w14:textId="77777777" w:rsidR="0001413C" w:rsidRPr="0001413C" w:rsidRDefault="0001413C" w:rsidP="0001413C"/>
        </w:tc>
      </w:tr>
      <w:tr w:rsidR="0001413C" w:rsidRPr="0001413C" w14:paraId="7CDF0D7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F51519" w14:textId="77777777" w:rsidR="0001413C" w:rsidRPr="0001413C" w:rsidRDefault="0001413C" w:rsidP="0001413C">
            <w:r w:rsidRPr="0001413C">
              <w:t xml:space="preserve">Non-Adverse Actions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3725C4" w14:textId="77777777" w:rsidR="0001413C" w:rsidRPr="0001413C" w:rsidRDefault="0001413C" w:rsidP="0001413C">
            <w:r w:rsidRPr="0001413C">
              <w:t>An adverse action is not:</w:t>
            </w:r>
          </w:p>
          <w:p w14:paraId="37B0A732" w14:textId="77777777" w:rsidR="0001413C" w:rsidRPr="0001413C" w:rsidRDefault="0001413C" w:rsidP="0001413C">
            <w:pPr>
              <w:numPr>
                <w:ilvl w:val="0"/>
                <w:numId w:val="7"/>
              </w:numPr>
            </w:pPr>
            <w:r w:rsidRPr="0001413C">
              <w:t>Passive aggressive or petty behavior and annoyances.</w:t>
            </w:r>
          </w:p>
          <w:p w14:paraId="0F0AFE96" w14:textId="77777777" w:rsidR="0001413C" w:rsidRPr="0001413C" w:rsidRDefault="0001413C" w:rsidP="0001413C">
            <w:pPr>
              <w:numPr>
                <w:ilvl w:val="0"/>
                <w:numId w:val="7"/>
              </w:numPr>
            </w:pPr>
            <w:r w:rsidRPr="0001413C">
              <w:t>Isolated negative comments in an otherwise positive or neutral evaluation.</w:t>
            </w:r>
          </w:p>
          <w:p w14:paraId="33D576AB" w14:textId="77777777" w:rsidR="0001413C" w:rsidRPr="0001413C" w:rsidRDefault="0001413C" w:rsidP="0001413C">
            <w:pPr>
              <w:numPr>
                <w:ilvl w:val="0"/>
                <w:numId w:val="7"/>
              </w:numPr>
            </w:pPr>
            <w:r w:rsidRPr="0001413C">
              <w:t>Negative comments that are justified by work performance.</w:t>
            </w:r>
          </w:p>
          <w:p w14:paraId="1F363E1D" w14:textId="77777777" w:rsidR="0001413C" w:rsidRPr="0001413C" w:rsidRDefault="0001413C" w:rsidP="0001413C">
            <w:r w:rsidRPr="0001413C">
              <w:t>Employees are obligated to follow all company policies and job requirements and are subject to disciplinary rules even after engaging in a protected activity.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F996A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1586BE" w14:textId="77777777" w:rsidR="0001413C" w:rsidRPr="0001413C" w:rsidRDefault="0001413C" w:rsidP="0001413C"/>
        </w:tc>
      </w:tr>
      <w:tr w:rsidR="0001413C" w:rsidRPr="0001413C" w14:paraId="4F0CD8C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13DA3C" w14:textId="77777777" w:rsidR="0001413C" w:rsidRPr="0001413C" w:rsidRDefault="0001413C" w:rsidP="0001413C">
            <w:r w:rsidRPr="0001413C">
              <w:t xml:space="preserve">Protected Activities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A7E12C" w14:textId="77777777" w:rsidR="0001413C" w:rsidRPr="0001413C" w:rsidRDefault="0001413C" w:rsidP="0001413C">
            <w:r w:rsidRPr="0001413C">
              <w:t>Protected activities include:</w:t>
            </w:r>
          </w:p>
          <w:p w14:paraId="3B7649B9" w14:textId="77777777" w:rsidR="0001413C" w:rsidRPr="0001413C" w:rsidRDefault="0001413C" w:rsidP="0001413C">
            <w:pPr>
              <w:numPr>
                <w:ilvl w:val="0"/>
                <w:numId w:val="8"/>
              </w:numPr>
            </w:pPr>
            <w:r w:rsidRPr="0001413C">
              <w:t>Participation in a harassment or discrimination proceeding, even if the claims were found to be invalid.</w:t>
            </w:r>
          </w:p>
          <w:p w14:paraId="43F717E5" w14:textId="77777777" w:rsidR="0001413C" w:rsidRPr="0001413C" w:rsidRDefault="0001413C" w:rsidP="0001413C">
            <w:pPr>
              <w:numPr>
                <w:ilvl w:val="0"/>
                <w:numId w:val="8"/>
              </w:numPr>
            </w:pPr>
            <w:r w:rsidRPr="0001413C">
              <w:t>Opposing or making a complaint about suspected discrimination or harassment.</w:t>
            </w:r>
          </w:p>
          <w:p w14:paraId="795C9649" w14:textId="77777777" w:rsidR="0001413C" w:rsidRPr="0001413C" w:rsidRDefault="0001413C" w:rsidP="0001413C">
            <w:pPr>
              <w:numPr>
                <w:ilvl w:val="0"/>
                <w:numId w:val="8"/>
              </w:numPr>
            </w:pPr>
            <w:r w:rsidRPr="0001413C">
              <w:t>Assisting another employee in making a complaint.</w:t>
            </w:r>
          </w:p>
          <w:p w14:paraId="6FFE7683" w14:textId="77777777" w:rsidR="0001413C" w:rsidRPr="0001413C" w:rsidRDefault="0001413C" w:rsidP="0001413C">
            <w:pPr>
              <w:numPr>
                <w:ilvl w:val="0"/>
                <w:numId w:val="8"/>
              </w:numPr>
            </w:pPr>
            <w:r w:rsidRPr="0001413C">
              <w:t>Filing a charge of employment discrimination.</w:t>
            </w:r>
          </w:p>
          <w:p w14:paraId="10157382" w14:textId="77777777" w:rsidR="0001413C" w:rsidRPr="0001413C" w:rsidRDefault="0001413C" w:rsidP="0001413C">
            <w:pPr>
              <w:numPr>
                <w:ilvl w:val="0"/>
                <w:numId w:val="8"/>
              </w:numPr>
            </w:pPr>
            <w:r w:rsidRPr="0001413C">
              <w:t>Cooperating with an internal investigation of alleged discriminatory practices.</w:t>
            </w:r>
          </w:p>
          <w:p w14:paraId="21FCF5B4" w14:textId="77777777" w:rsidR="0001413C" w:rsidRPr="0001413C" w:rsidRDefault="0001413C" w:rsidP="0001413C">
            <w:pPr>
              <w:numPr>
                <w:ilvl w:val="0"/>
                <w:numId w:val="8"/>
              </w:numPr>
            </w:pPr>
            <w:r w:rsidRPr="0001413C">
              <w:t>Acting as a witness at any legal proceedings initiated because of the charge.</w:t>
            </w:r>
          </w:p>
          <w:p w14:paraId="006ACC11" w14:textId="77777777" w:rsidR="0001413C" w:rsidRPr="0001413C" w:rsidRDefault="0001413C" w:rsidP="0001413C">
            <w:pPr>
              <w:numPr>
                <w:ilvl w:val="0"/>
                <w:numId w:val="8"/>
              </w:numPr>
            </w:pPr>
            <w:r w:rsidRPr="0001413C">
              <w:t>Refusing to follow orders that would result in discrimination.</w:t>
            </w:r>
          </w:p>
          <w:p w14:paraId="1C235B34" w14:textId="77777777" w:rsidR="0001413C" w:rsidRPr="0001413C" w:rsidRDefault="0001413C" w:rsidP="0001413C">
            <w:pPr>
              <w:numPr>
                <w:ilvl w:val="0"/>
                <w:numId w:val="8"/>
              </w:numPr>
            </w:pPr>
            <w:r w:rsidRPr="0001413C">
              <w:t>Requesting a reasonable accommodation based on religion or disability.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6EA81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345E28" w14:textId="77777777" w:rsidR="0001413C" w:rsidRPr="0001413C" w:rsidRDefault="0001413C" w:rsidP="0001413C"/>
        </w:tc>
      </w:tr>
      <w:tr w:rsidR="0001413C" w:rsidRPr="0001413C" w14:paraId="1976D75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E5C50B" w14:textId="77777777" w:rsidR="0001413C" w:rsidRPr="0001413C" w:rsidRDefault="0001413C" w:rsidP="0001413C">
            <w:r w:rsidRPr="0001413C">
              <w:t xml:space="preserve">Covered Individuals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C4F856" w14:textId="77777777" w:rsidR="0001413C" w:rsidRPr="0001413C" w:rsidRDefault="0001413C" w:rsidP="0001413C">
            <w:r w:rsidRPr="0001413C">
              <w:t>A “covered individual” (in discrimination and harassment claims) is:</w:t>
            </w:r>
          </w:p>
          <w:p w14:paraId="6E77BDB3" w14:textId="77777777" w:rsidR="0001413C" w:rsidRPr="0001413C" w:rsidRDefault="0001413C" w:rsidP="0001413C">
            <w:pPr>
              <w:numPr>
                <w:ilvl w:val="0"/>
                <w:numId w:val="9"/>
              </w:numPr>
            </w:pPr>
            <w:r w:rsidRPr="0001413C">
              <w:t>Any employee who has decided to speak up against harassment and discrimination, participated in proceedings, or requested accommodations related to employment discrimination.</w:t>
            </w:r>
          </w:p>
          <w:p w14:paraId="02B580A8" w14:textId="77777777" w:rsidR="0001413C" w:rsidRPr="0001413C" w:rsidRDefault="0001413C" w:rsidP="0001413C">
            <w:pPr>
              <w:numPr>
                <w:ilvl w:val="0"/>
                <w:numId w:val="9"/>
              </w:numPr>
            </w:pPr>
            <w:r w:rsidRPr="0001413C">
              <w:t>Any individual in close association with someone who has engaged in a protected activity, such as a spouse of an employee who has participated in employment discrimination proceedings.</w:t>
            </w:r>
          </w:p>
          <w:p w14:paraId="08154DA1"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4FCD7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8B277D" w14:textId="77777777" w:rsidR="0001413C" w:rsidRPr="0001413C" w:rsidRDefault="0001413C" w:rsidP="0001413C"/>
        </w:tc>
      </w:tr>
    </w:tbl>
    <w:p w14:paraId="7F30F10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C948B1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39CCA5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10AD85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81AB463"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86FC94" w14:textId="77777777" w:rsidR="0001413C" w:rsidRPr="0001413C" w:rsidRDefault="0001413C" w:rsidP="0001413C">
            <w:pPr>
              <w:rPr>
                <w:b/>
                <w:bCs/>
              </w:rPr>
            </w:pPr>
            <w:r w:rsidRPr="0001413C">
              <w:rPr>
                <w:b/>
                <w:bCs/>
              </w:rPr>
              <w:t>Alternate Text</w:t>
            </w:r>
          </w:p>
        </w:tc>
      </w:tr>
      <w:tr w:rsidR="0001413C" w:rsidRPr="0001413C" w14:paraId="6799FA5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A9319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E17E3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B3316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7B5C8B" w14:textId="77777777" w:rsidR="0001413C" w:rsidRPr="0001413C" w:rsidRDefault="0001413C" w:rsidP="0001413C"/>
        </w:tc>
      </w:tr>
    </w:tbl>
    <w:p w14:paraId="1925BE24" w14:textId="77777777" w:rsidR="0001413C" w:rsidRPr="0001413C" w:rsidRDefault="0001413C" w:rsidP="0001413C">
      <w:r w:rsidRPr="0001413C">
        <w:rPr>
          <w:b/>
          <w:bCs/>
        </w:rPr>
        <w:t>Audio Transcript Text:</w:t>
      </w:r>
      <w:r w:rsidRPr="0001413C">
        <w:t xml:space="preserve"> </w:t>
      </w:r>
    </w:p>
    <w:p w14:paraId="57FC1915" w14:textId="77777777" w:rsidR="0001413C" w:rsidRPr="0001413C" w:rsidRDefault="0001413C" w:rsidP="0001413C">
      <w:r w:rsidRPr="0001413C">
        <w:t>Dan thought he was doing the right thing, but now he feels like he’s being punished for it. That’s why we have zero tolerance for retaliation – to ensure employees feel comfortable reporting concerning behavior, which protects our ethical workplace culture. To be certain you can recognize retaliation, let’s investigate further.</w:t>
      </w:r>
    </w:p>
    <w:p w14:paraId="7D5B28B2" w14:textId="77777777" w:rsidR="0001413C" w:rsidRPr="0001413C" w:rsidRDefault="0001413C" w:rsidP="0001413C">
      <w:r w:rsidRPr="0001413C">
        <w:br w:type="page"/>
      </w:r>
    </w:p>
    <w:p w14:paraId="2D352E59" w14:textId="77777777" w:rsidR="0001413C" w:rsidRPr="0001413C" w:rsidRDefault="0001413C" w:rsidP="0001413C">
      <w:bookmarkStart w:id="33" w:name="Page_7482678325155100532"/>
      <w:bookmarkEnd w:id="33"/>
      <w:r w:rsidRPr="0001413C">
        <w:rPr>
          <w:b/>
          <w:bCs/>
        </w:rPr>
        <w:t>Page Number:</w:t>
      </w:r>
      <w:r w:rsidRPr="0001413C">
        <w:t xml:space="preserve"> 24 </w:t>
      </w:r>
    </w:p>
    <w:p w14:paraId="6C3FE592" w14:textId="77777777" w:rsidR="0001413C" w:rsidRPr="0001413C" w:rsidRDefault="0001413C" w:rsidP="0001413C">
      <w:r w:rsidRPr="0001413C">
        <w:rPr>
          <w:b/>
          <w:bCs/>
        </w:rPr>
        <w:t>Lesson 3:</w:t>
      </w:r>
      <w:r w:rsidRPr="0001413C">
        <w:t xml:space="preserve"> Respect in the Workplace: Harassment </w:t>
      </w:r>
    </w:p>
    <w:p w14:paraId="6A56F8B0" w14:textId="77777777" w:rsidR="0001413C" w:rsidRPr="0001413C" w:rsidRDefault="0001413C" w:rsidP="0001413C">
      <w:r w:rsidRPr="0001413C">
        <w:rPr>
          <w:b/>
          <w:bCs/>
        </w:rPr>
        <w:t xml:space="preserve">Text and Image Template / Text Only </w:t>
      </w:r>
    </w:p>
    <w:p w14:paraId="258F7272" w14:textId="77777777" w:rsidR="0001413C" w:rsidRPr="0001413C" w:rsidRDefault="0001413C" w:rsidP="0001413C">
      <w:r w:rsidRPr="0001413C">
        <w:rPr>
          <w:b/>
          <w:bCs/>
        </w:rPr>
        <w:t>Background Content Details:</w:t>
      </w:r>
      <w:r w:rsidRPr="0001413C">
        <w:t xml:space="preserve"> </w:t>
      </w:r>
    </w:p>
    <w:p w14:paraId="0B265895" w14:textId="77777777" w:rsidR="0001413C" w:rsidRPr="0001413C" w:rsidRDefault="0001413C" w:rsidP="0001413C">
      <w:r w:rsidRPr="0001413C">
        <w:rPr>
          <w:b/>
          <w:bCs/>
        </w:rPr>
        <w:t>Alternative Text:</w:t>
      </w:r>
      <w:r w:rsidRPr="0001413C">
        <w:t xml:space="preserve"> </w:t>
      </w:r>
    </w:p>
    <w:p w14:paraId="59210573" w14:textId="77777777" w:rsidR="0001413C" w:rsidRPr="0001413C" w:rsidRDefault="0001413C" w:rsidP="0001413C">
      <w:r w:rsidRPr="0001413C">
        <w:t xml:space="preserve">Jack from “Meet the Team” screen, looking happy </w:t>
      </w:r>
    </w:p>
    <w:p w14:paraId="62DAE4E4" w14:textId="77777777" w:rsidR="0001413C" w:rsidRPr="0001413C" w:rsidRDefault="0001413C" w:rsidP="0001413C">
      <w:r w:rsidRPr="0001413C">
        <w:rPr>
          <w:b/>
          <w:bCs/>
        </w:rPr>
        <w:t>Content Title:</w:t>
      </w:r>
      <w:r w:rsidRPr="0001413C">
        <w:t xml:space="preserve"> </w:t>
      </w:r>
    </w:p>
    <w:p w14:paraId="028BF00D" w14:textId="77777777" w:rsidR="0001413C" w:rsidRPr="0001413C" w:rsidRDefault="0001413C" w:rsidP="0001413C">
      <w:r w:rsidRPr="0001413C">
        <w:t xml:space="preserve">Jack’s Experience </w:t>
      </w:r>
    </w:p>
    <w:p w14:paraId="4D84C171" w14:textId="77777777" w:rsidR="0001413C" w:rsidRPr="0001413C" w:rsidRDefault="0001413C" w:rsidP="0001413C">
      <w:r w:rsidRPr="0001413C">
        <w:br/>
      </w:r>
      <w:r w:rsidRPr="0001413C">
        <w:rPr>
          <w:b/>
          <w:bCs/>
        </w:rPr>
        <w:t>Column 1 Text:</w:t>
      </w:r>
      <w:r w:rsidRPr="0001413C">
        <w:t xml:space="preserve"> </w:t>
      </w:r>
    </w:p>
    <w:p w14:paraId="78FDF806" w14:textId="77777777" w:rsidR="0001413C" w:rsidRPr="0001413C" w:rsidRDefault="0001413C" w:rsidP="0001413C">
      <w:r w:rsidRPr="0001413C">
        <w:t>I enjoy the privacy aspect of my company. I don’t have to share my beliefs with anyone, and I don’t have to worry about anyone else’s beliefs being pushed on me. But I’m not sure what to do when my colleague’s identity doesn’t match up with my personal beliefs.</w:t>
      </w:r>
    </w:p>
    <w:p w14:paraId="4220E535" w14:textId="77777777" w:rsidR="0001413C" w:rsidRPr="0001413C" w:rsidRDefault="0001413C" w:rsidP="0001413C">
      <w:r w:rsidRPr="0001413C">
        <w:rPr>
          <w:b/>
          <w:bCs/>
        </w:rPr>
        <w:t>Audio Transcript Text:</w:t>
      </w:r>
      <w:r w:rsidRPr="0001413C">
        <w:t xml:space="preserve"> </w:t>
      </w:r>
    </w:p>
    <w:p w14:paraId="0305F2CE" w14:textId="77777777" w:rsidR="0001413C" w:rsidRPr="0001413C" w:rsidRDefault="0001413C" w:rsidP="0001413C">
      <w:r w:rsidRPr="0001413C">
        <w:t>“I’ve really enjoyed meeting and working with so many different team members on this project. In fact, one of my favorite things about our company is that we all treat each other with respect. I think this is because everyone tends to keep their personal lives to themselves.”</w:t>
      </w:r>
    </w:p>
    <w:p w14:paraId="1640866E" w14:textId="77777777" w:rsidR="0001413C" w:rsidRPr="0001413C" w:rsidRDefault="0001413C" w:rsidP="0001413C">
      <w:r w:rsidRPr="0001413C">
        <w:br w:type="page"/>
      </w:r>
    </w:p>
    <w:p w14:paraId="4471E947" w14:textId="77777777" w:rsidR="0001413C" w:rsidRPr="0001413C" w:rsidRDefault="0001413C" w:rsidP="0001413C">
      <w:bookmarkStart w:id="34" w:name="Page_7419883937151299891"/>
      <w:bookmarkEnd w:id="34"/>
      <w:r w:rsidRPr="0001413C">
        <w:rPr>
          <w:b/>
          <w:bCs/>
        </w:rPr>
        <w:t>Page Number:</w:t>
      </w:r>
      <w:r w:rsidRPr="0001413C">
        <w:t xml:space="preserve"> 25 </w:t>
      </w:r>
    </w:p>
    <w:p w14:paraId="610F25ED" w14:textId="77777777" w:rsidR="0001413C" w:rsidRPr="0001413C" w:rsidRDefault="0001413C" w:rsidP="0001413C">
      <w:r w:rsidRPr="0001413C">
        <w:rPr>
          <w:b/>
          <w:bCs/>
        </w:rPr>
        <w:t>Lesson 3:</w:t>
      </w:r>
      <w:r w:rsidRPr="0001413C">
        <w:t xml:space="preserve"> Respect in the Workplace: Harassment </w:t>
      </w:r>
    </w:p>
    <w:p w14:paraId="1D2EECD6" w14:textId="77777777" w:rsidR="0001413C" w:rsidRPr="0001413C" w:rsidRDefault="0001413C" w:rsidP="0001413C">
      <w:r w:rsidRPr="0001413C">
        <w:rPr>
          <w:b/>
          <w:bCs/>
        </w:rPr>
        <w:t xml:space="preserve">Binary List Template </w:t>
      </w:r>
    </w:p>
    <w:p w14:paraId="2C408B43" w14:textId="77777777" w:rsidR="0001413C" w:rsidRPr="0001413C" w:rsidRDefault="0001413C" w:rsidP="0001413C">
      <w:r w:rsidRPr="0001413C">
        <w:rPr>
          <w:b/>
          <w:bCs/>
        </w:rPr>
        <w:t>Background Content Details:</w:t>
      </w:r>
      <w:r w:rsidRPr="0001413C">
        <w:t xml:space="preserve"> </w:t>
      </w:r>
    </w:p>
    <w:p w14:paraId="432B41B0" w14:textId="77777777" w:rsidR="0001413C" w:rsidRPr="0001413C" w:rsidRDefault="0001413C" w:rsidP="0001413C">
      <w:r w:rsidRPr="0001413C">
        <w:rPr>
          <w:b/>
          <w:bCs/>
        </w:rPr>
        <w:t>Image Description:</w:t>
      </w:r>
    </w:p>
    <w:p w14:paraId="6D83C730" w14:textId="77777777" w:rsidR="0001413C" w:rsidRPr="0001413C" w:rsidRDefault="0001413C" w:rsidP="0001413C">
      <w:r w:rsidRPr="0001413C">
        <w:t xml:space="preserve">Jack from “Meet the Team” screen, each binary question should have a picture of the other colleagues (See mockup) </w:t>
      </w:r>
    </w:p>
    <w:p w14:paraId="737D7CDD" w14:textId="77777777" w:rsidR="0001413C" w:rsidRPr="0001413C" w:rsidRDefault="0001413C" w:rsidP="0001413C">
      <w:r w:rsidRPr="0001413C">
        <w:rPr>
          <w:b/>
          <w:bCs/>
        </w:rPr>
        <w:t>Content Title:</w:t>
      </w:r>
      <w:r w:rsidRPr="0001413C">
        <w:t xml:space="preserve"> </w:t>
      </w:r>
    </w:p>
    <w:p w14:paraId="302C1103" w14:textId="77777777" w:rsidR="0001413C" w:rsidRPr="0001413C" w:rsidRDefault="0001413C" w:rsidP="0001413C">
      <w:pPr>
        <w:rPr>
          <w:del w:id="35" w:author="Bauer, Sarah" w:date="2026-03-13T19:01:00Z" w16du:dateUtc="2026-03-13T19:01:17Z"/>
        </w:rPr>
      </w:pPr>
      <w:del w:id="36" w:author="Bauer, Sarah" w:date="2026-03-13T19:01:00Z" w16du:dateUtc="2026-03-13T19:01:17Z">
        <w:r w:rsidDel="0001413C">
          <w:delText xml:space="preserve">Religion Versus Respect </w:delText>
        </w:r>
      </w:del>
    </w:p>
    <w:p w14:paraId="25957B21" w14:textId="77777777" w:rsidR="0001413C" w:rsidRPr="0001413C" w:rsidRDefault="0001413C" w:rsidP="0001413C">
      <w:pPr>
        <w:rPr>
          <w:del w:id="37" w:author="Bauer, Sarah" w:date="2026-03-13T19:01:00Z" w16du:dateUtc="2026-03-13T19:01:17Z"/>
        </w:rPr>
      </w:pPr>
      <w:del w:id="38" w:author="Bauer, Sarah" w:date="2026-03-13T19:01:00Z" w16du:dateUtc="2026-03-13T19:01:17Z">
        <w:r>
          <w:br/>
        </w:r>
        <w:r w:rsidRPr="1EEBFF08" w:rsidDel="0001413C">
          <w:rPr>
            <w:b/>
            <w:bCs/>
          </w:rPr>
          <w:delText>Content Description:</w:delText>
        </w:r>
        <w:r w:rsidDel="0001413C">
          <w:delText xml:space="preserve"> </w:delText>
        </w:r>
      </w:del>
    </w:p>
    <w:p w14:paraId="72A16F10" w14:textId="77777777" w:rsidR="0001413C" w:rsidRPr="0001413C" w:rsidRDefault="0001413C" w:rsidP="0001413C">
      <w:pPr>
        <w:rPr>
          <w:del w:id="39" w:author="Bauer, Sarah" w:date="2026-03-13T19:01:00Z" w16du:dateUtc="2026-03-13T19:01:17Z"/>
        </w:rPr>
      </w:pPr>
      <w:del w:id="40" w:author="Bauer, Sarah" w:date="2026-03-13T19:01:00Z" w16du:dateUtc="2026-03-13T19:01:17Z">
        <w:r w:rsidDel="0001413C">
          <w:delText>Jack has a legitimate concern about how to be respectful around his trans colleague, Elizabeth, while still maintaining his own religious beliefs. We asked his colleagues for advice.</w:delText>
        </w:r>
      </w:del>
    </w:p>
    <w:p w14:paraId="362E9CFE" w14:textId="77777777" w:rsidR="0001413C" w:rsidRPr="0001413C" w:rsidRDefault="0001413C" w:rsidP="0001413C">
      <w:pPr>
        <w:rPr>
          <w:del w:id="41" w:author="Bauer, Sarah" w:date="2026-03-13T19:01:00Z" w16du:dateUtc="2026-03-13T19:01:17Z"/>
        </w:rPr>
      </w:pPr>
      <w:del w:id="42" w:author="Bauer, Sarah" w:date="2026-03-13T19:01:00Z" w16du:dateUtc="2026-03-13T19:01:17Z">
        <w:r w:rsidDel="0001413C">
          <w:delText>Take a look at what they have to say, and decide whether you think their advice is appropriate or inappropriate.</w:delText>
        </w:r>
      </w:del>
    </w:p>
    <w:p w14:paraId="35499092" w14:textId="77777777" w:rsidR="0001413C" w:rsidRPr="0001413C" w:rsidRDefault="0001413C" w:rsidP="0001413C">
      <w:pPr>
        <w:rPr>
          <w:del w:id="43" w:author="Bauer, Sarah" w:date="2026-03-13T19:01:00Z" w16du:dateUtc="2026-03-13T19:01:17Z"/>
        </w:rPr>
      </w:pPr>
      <w:del w:id="44" w:author="Bauer, Sarah" w:date="2026-03-13T19:01:00Z" w16du:dateUtc="2026-03-13T19:01:17Z">
        <w:r w:rsidRPr="1EEBFF08" w:rsidDel="0001413C">
          <w:rPr>
            <w:b/>
            <w:bCs/>
          </w:rPr>
          <w:delText>Choice 1:</w:delText>
        </w:r>
        <w:r w:rsidDel="0001413C">
          <w:delText xml:space="preserve"> </w:delText>
        </w:r>
      </w:del>
    </w:p>
    <w:p w14:paraId="623BF1C6" w14:textId="77777777" w:rsidR="0001413C" w:rsidRPr="0001413C" w:rsidRDefault="0001413C" w:rsidP="0001413C">
      <w:pPr>
        <w:rPr>
          <w:del w:id="45" w:author="Bauer, Sarah" w:date="2026-03-13T19:01:00Z" w16du:dateUtc="2026-03-13T19:01:17Z"/>
        </w:rPr>
      </w:pPr>
      <w:del w:id="46" w:author="Bauer, Sarah" w:date="2026-03-13T19:01:00Z" w16du:dateUtc="2026-03-13T19:01:17Z">
        <w:r w:rsidDel="0001413C">
          <w:delText>Appropriate</w:delText>
        </w:r>
      </w:del>
    </w:p>
    <w:p w14:paraId="30B736BC" w14:textId="77777777" w:rsidR="0001413C" w:rsidRPr="0001413C" w:rsidRDefault="0001413C" w:rsidP="0001413C">
      <w:pPr>
        <w:rPr>
          <w:del w:id="47" w:author="Bauer, Sarah" w:date="2026-03-13T19:01:00Z" w16du:dateUtc="2026-03-13T19:01:17Z"/>
        </w:rPr>
      </w:pPr>
      <w:del w:id="48" w:author="Bauer, Sarah" w:date="2026-03-13T19:01:00Z" w16du:dateUtc="2026-03-13T19:01:17Z">
        <w:r w:rsidRPr="1EEBFF08" w:rsidDel="0001413C">
          <w:rPr>
            <w:b/>
            <w:bCs/>
          </w:rPr>
          <w:delText>Choice 2:</w:delText>
        </w:r>
        <w:r w:rsidDel="0001413C">
          <w:delText xml:space="preserve"> </w:delText>
        </w:r>
      </w:del>
    </w:p>
    <w:p w14:paraId="7FBBA329" w14:textId="77777777" w:rsidR="0001413C" w:rsidRPr="0001413C" w:rsidRDefault="0001413C" w:rsidP="0001413C">
      <w:pPr>
        <w:rPr>
          <w:del w:id="49" w:author="Bauer, Sarah" w:date="2026-03-13T19:01:00Z" w16du:dateUtc="2026-03-13T19:01:17Z"/>
        </w:rPr>
      </w:pPr>
      <w:del w:id="50" w:author="Bauer, Sarah" w:date="2026-03-13T19:01:00Z" w16du:dateUtc="2026-03-13T19:01:17Z">
        <w:r w:rsidDel="0001413C">
          <w:delText>Inappropriate</w:delText>
        </w:r>
      </w:del>
    </w:p>
    <w:p w14:paraId="5C6F4611" w14:textId="77777777" w:rsidR="0001413C" w:rsidRPr="0001413C" w:rsidRDefault="0001413C" w:rsidP="0001413C">
      <w:pPr>
        <w:rPr>
          <w:del w:id="51" w:author="Bauer, Sarah" w:date="2026-03-13T19:01:00Z" w16du:dateUtc="2026-03-13T19:01:17Z"/>
        </w:rPr>
      </w:pPr>
      <w:del w:id="52" w:author="Bauer, Sarah" w:date="2026-03-13T19:01:00Z" w16du:dateUtc="2026-03-13T19:01:17Z">
        <w:r w:rsidRPr="1EEBFF08" w:rsidDel="0001413C">
          <w:rPr>
            <w:b/>
            <w:bCs/>
          </w:rPr>
          <w:delText>Question or Statement 1:</w:delText>
        </w:r>
        <w:r w:rsidDel="0001413C">
          <w:delText xml:space="preserve"> </w:delText>
        </w:r>
      </w:del>
    </w:p>
    <w:p w14:paraId="33DFE2DA" w14:textId="77777777" w:rsidR="0001413C" w:rsidRPr="0001413C" w:rsidRDefault="0001413C" w:rsidP="0001413C">
      <w:pPr>
        <w:rPr>
          <w:del w:id="53" w:author="Bauer, Sarah" w:date="2026-03-13T19:01:00Z" w16du:dateUtc="2026-03-13T19:01:17Z"/>
        </w:rPr>
      </w:pPr>
      <w:del w:id="54" w:author="Bauer, Sarah" w:date="2026-03-13T19:01:00Z" w16du:dateUtc="2026-03-13T19:01:17Z">
        <w:r w:rsidRPr="1EEBFF08" w:rsidDel="0001413C">
          <w:rPr>
            <w:b/>
            <w:bCs/>
          </w:rPr>
          <w:delText xml:space="preserve">Mateo: </w:delText>
        </w:r>
        <w:r w:rsidDel="0001413C">
          <w:delText>I don’t think anybody is asking Jack to compromise his own beliefs. There are countless situations where somebody’s beliefs will conflict with somebody else’s actions. All he needs to do is respect Elizabeth for who they are and how they want to be addressed. It’s really not that difficult.</w:delText>
        </w:r>
      </w:del>
    </w:p>
    <w:p w14:paraId="2F0E9585" w14:textId="77777777" w:rsidR="0001413C" w:rsidRPr="0001413C" w:rsidRDefault="0001413C" w:rsidP="0001413C">
      <w:pPr>
        <w:rPr>
          <w:del w:id="55" w:author="Bauer, Sarah" w:date="2026-03-13T19:01:00Z" w16du:dateUtc="2026-03-13T19:01:17Z"/>
        </w:rPr>
      </w:pPr>
      <w:del w:id="56" w:author="Bauer, Sarah" w:date="2026-03-13T19:01:00Z" w16du:dateUtc="2026-03-13T19:01:17Z">
        <w:r w:rsidRPr="1EEBFF08" w:rsidDel="0001413C">
          <w:rPr>
            <w:b/>
            <w:bCs/>
          </w:rPr>
          <w:delText>Correct Choice ID:</w:delText>
        </w:r>
        <w:r w:rsidDel="0001413C">
          <w:delText xml:space="preserve"> </w:delText>
        </w:r>
      </w:del>
    </w:p>
    <w:p w14:paraId="5D8ADE5D" w14:textId="77777777" w:rsidR="0001413C" w:rsidRPr="0001413C" w:rsidRDefault="0001413C" w:rsidP="0001413C">
      <w:pPr>
        <w:rPr>
          <w:del w:id="57" w:author="Bauer, Sarah" w:date="2026-03-13T19:01:00Z" w16du:dateUtc="2026-03-13T19:01:17Z"/>
        </w:rPr>
      </w:pPr>
      <w:del w:id="58" w:author="Bauer, Sarah" w:date="2026-03-13T19:01:00Z" w16du:dateUtc="2026-03-13T19:01:17Z">
        <w:r w:rsidDel="0001413C">
          <w:delText>Choice 1</w:delText>
        </w:r>
      </w:del>
    </w:p>
    <w:p w14:paraId="338187D4" w14:textId="77777777" w:rsidR="0001413C" w:rsidRPr="0001413C" w:rsidRDefault="0001413C" w:rsidP="1EEBFF08">
      <w:pPr>
        <w:rPr>
          <w:del w:id="59" w:author="Bauer, Sarah" w:date="2026-03-13T19:01:00Z" w16du:dateUtc="2026-03-13T19:01:17Z"/>
          <w:b/>
          <w:bCs/>
        </w:rPr>
      </w:pPr>
      <w:del w:id="60" w:author="Bauer, Sarah" w:date="2026-03-13T19:01:00Z" w16du:dateUtc="2026-03-13T19:01:17Z">
        <w:r w:rsidRPr="1EEBFF08" w:rsidDel="0001413C">
          <w:rPr>
            <w:b/>
            <w:bCs/>
          </w:rPr>
          <w:delText xml:space="preserve">Feedback for Correct: </w:delText>
        </w:r>
      </w:del>
    </w:p>
    <w:p w14:paraId="0B449507" w14:textId="77777777" w:rsidR="0001413C" w:rsidRPr="0001413C" w:rsidRDefault="0001413C" w:rsidP="0001413C">
      <w:pPr>
        <w:rPr>
          <w:del w:id="61" w:author="Bauer, Sarah" w:date="2026-03-13T19:01:00Z" w16du:dateUtc="2026-03-13T19:01:17Z"/>
        </w:rPr>
      </w:pPr>
      <w:del w:id="62" w:author="Bauer, Sarah" w:date="2026-03-13T19:01:00Z" w16du:dateUtc="2026-03-13T19:01:17Z">
        <w:r w:rsidRPr="1EEBFF08" w:rsidDel="0001413C">
          <w:rPr>
            <w:b/>
            <w:bCs/>
          </w:rPr>
          <w:delText>Feedback Title:</w:delText>
        </w:r>
        <w:r w:rsidDel="0001413C">
          <w:delText xml:space="preserve"> </w:delText>
        </w:r>
      </w:del>
    </w:p>
    <w:p w14:paraId="6115EC2E" w14:textId="77777777" w:rsidR="0001413C" w:rsidRPr="0001413C" w:rsidRDefault="0001413C" w:rsidP="0001413C">
      <w:pPr>
        <w:rPr>
          <w:del w:id="63" w:author="Bauer, Sarah" w:date="2026-03-13T19:01:00Z" w16du:dateUtc="2026-03-13T19:01:17Z"/>
        </w:rPr>
      </w:pPr>
      <w:del w:id="64" w:author="Bauer, Sarah" w:date="2026-03-13T19:01:00Z" w16du:dateUtc="2026-03-13T19:01:17Z">
        <w:r w:rsidDel="0001413C">
          <w:delText xml:space="preserve">Correct </w:delText>
        </w:r>
      </w:del>
    </w:p>
    <w:p w14:paraId="21129B39" w14:textId="77777777" w:rsidR="0001413C" w:rsidRPr="0001413C" w:rsidRDefault="0001413C" w:rsidP="0001413C">
      <w:pPr>
        <w:rPr>
          <w:del w:id="65" w:author="Bauer, Sarah" w:date="2026-03-13T19:01:00Z" w16du:dateUtc="2026-03-13T19:01:17Z"/>
        </w:rPr>
      </w:pPr>
      <w:del w:id="66" w:author="Bauer, Sarah" w:date="2026-03-13T19:01:00Z" w16du:dateUtc="2026-03-13T19:01:17Z">
        <w:r w:rsidRPr="1EEBFF08" w:rsidDel="0001413C">
          <w:rPr>
            <w:b/>
            <w:bCs/>
          </w:rPr>
          <w:delText>Feedback Summary:</w:delText>
        </w:r>
        <w:r w:rsidDel="0001413C">
          <w:delText xml:space="preserve"> </w:delText>
        </w:r>
      </w:del>
    </w:p>
    <w:p w14:paraId="61D98C82" w14:textId="77777777" w:rsidR="0001413C" w:rsidRPr="0001413C" w:rsidRDefault="0001413C" w:rsidP="0001413C">
      <w:pPr>
        <w:rPr>
          <w:del w:id="67" w:author="Bauer, Sarah" w:date="2026-03-13T19:01:00Z" w16du:dateUtc="2026-03-13T19:01:17Z"/>
        </w:rPr>
      </w:pPr>
      <w:del w:id="68" w:author="Bauer, Sarah" w:date="2026-03-13T19:01:00Z" w16du:dateUtc="2026-03-13T19:01:17Z">
        <w:r w:rsidDel="0001413C">
          <w:delText>No matter what, we treat our colleagues with respect – the way they want to be treated.</w:delText>
        </w:r>
      </w:del>
    </w:p>
    <w:p w14:paraId="71F036E8" w14:textId="77777777" w:rsidR="0001413C" w:rsidRPr="0001413C" w:rsidRDefault="0001413C" w:rsidP="1EEBFF08">
      <w:pPr>
        <w:rPr>
          <w:del w:id="69" w:author="Bauer, Sarah" w:date="2026-03-13T19:01:00Z" w16du:dateUtc="2026-03-13T19:01:17Z"/>
          <w:b/>
          <w:bCs/>
        </w:rPr>
      </w:pPr>
      <w:del w:id="70" w:author="Bauer, Sarah" w:date="2026-03-13T19:01:00Z" w16du:dateUtc="2026-03-13T19:01:17Z">
        <w:r w:rsidRPr="1EEBFF08" w:rsidDel="0001413C">
          <w:rPr>
            <w:b/>
            <w:bCs/>
          </w:rPr>
          <w:delText xml:space="preserve">Feedback for Incorrect: </w:delText>
        </w:r>
      </w:del>
    </w:p>
    <w:p w14:paraId="277760C3" w14:textId="77777777" w:rsidR="0001413C" w:rsidRPr="0001413C" w:rsidRDefault="0001413C" w:rsidP="0001413C">
      <w:pPr>
        <w:rPr>
          <w:del w:id="71" w:author="Bauer, Sarah" w:date="2026-03-13T19:01:00Z" w16du:dateUtc="2026-03-13T19:01:17Z"/>
        </w:rPr>
      </w:pPr>
      <w:del w:id="72" w:author="Bauer, Sarah" w:date="2026-03-13T19:01:00Z" w16du:dateUtc="2026-03-13T19:01:17Z">
        <w:r w:rsidRPr="1EEBFF08" w:rsidDel="0001413C">
          <w:rPr>
            <w:b/>
            <w:bCs/>
          </w:rPr>
          <w:delText>Feedback Title:</w:delText>
        </w:r>
        <w:r w:rsidDel="0001413C">
          <w:delText xml:space="preserve"> </w:delText>
        </w:r>
      </w:del>
    </w:p>
    <w:p w14:paraId="29C7E3B2" w14:textId="77777777" w:rsidR="0001413C" w:rsidRPr="0001413C" w:rsidRDefault="0001413C" w:rsidP="0001413C">
      <w:pPr>
        <w:rPr>
          <w:del w:id="73" w:author="Bauer, Sarah" w:date="2026-03-13T19:01:00Z" w16du:dateUtc="2026-03-13T19:01:17Z"/>
        </w:rPr>
      </w:pPr>
      <w:del w:id="74" w:author="Bauer, Sarah" w:date="2026-03-13T19:01:00Z" w16du:dateUtc="2026-03-13T19:01:17Z">
        <w:r w:rsidDel="0001413C">
          <w:delText xml:space="preserve">Incorrect </w:delText>
        </w:r>
      </w:del>
    </w:p>
    <w:p w14:paraId="7476E8BF" w14:textId="77777777" w:rsidR="0001413C" w:rsidRPr="0001413C" w:rsidRDefault="0001413C" w:rsidP="0001413C">
      <w:pPr>
        <w:rPr>
          <w:del w:id="75" w:author="Bauer, Sarah" w:date="2026-03-13T19:01:00Z" w16du:dateUtc="2026-03-13T19:01:17Z"/>
        </w:rPr>
      </w:pPr>
      <w:del w:id="76" w:author="Bauer, Sarah" w:date="2026-03-13T19:01:00Z" w16du:dateUtc="2026-03-13T19:01:17Z">
        <w:r w:rsidRPr="1EEBFF08" w:rsidDel="0001413C">
          <w:rPr>
            <w:b/>
            <w:bCs/>
          </w:rPr>
          <w:delText>Feedback Summary:</w:delText>
        </w:r>
        <w:r w:rsidDel="0001413C">
          <w:delText xml:space="preserve"> </w:delText>
        </w:r>
      </w:del>
    </w:p>
    <w:p w14:paraId="10CBD35D" w14:textId="77777777" w:rsidR="0001413C" w:rsidRPr="0001413C" w:rsidRDefault="0001413C" w:rsidP="0001413C">
      <w:pPr>
        <w:rPr>
          <w:del w:id="77" w:author="Bauer, Sarah" w:date="2026-03-13T19:01:00Z" w16du:dateUtc="2026-03-13T19:01:17Z"/>
        </w:rPr>
      </w:pPr>
      <w:del w:id="78" w:author="Bauer, Sarah" w:date="2026-03-13T19:01:00Z" w16du:dateUtc="2026-03-13T19:01:17Z">
        <w:r w:rsidDel="0001413C">
          <w:delText>No matter what, we treat our colleagues with respect – the way they want to be treated.</w:delText>
        </w:r>
      </w:del>
    </w:p>
    <w:p w14:paraId="76784084" w14:textId="77777777" w:rsidR="0001413C" w:rsidRPr="0001413C" w:rsidRDefault="0001413C" w:rsidP="0001413C">
      <w:pPr>
        <w:rPr>
          <w:del w:id="79" w:author="Bauer, Sarah" w:date="2026-03-13T19:01:00Z" w16du:dateUtc="2026-03-13T19:01:17Z"/>
        </w:rPr>
      </w:pPr>
      <w:del w:id="80" w:author="Bauer, Sarah" w:date="2026-03-13T19:01:00Z" w16du:dateUtc="2026-03-13T19:01:17Z">
        <w:r w:rsidRPr="1EEBFF08" w:rsidDel="0001413C">
          <w:rPr>
            <w:b/>
            <w:bCs/>
          </w:rPr>
          <w:delText>Question or Statement 2:</w:delText>
        </w:r>
        <w:r w:rsidDel="0001413C">
          <w:delText xml:space="preserve"> </w:delText>
        </w:r>
      </w:del>
    </w:p>
    <w:p w14:paraId="7E500ED2" w14:textId="77777777" w:rsidR="0001413C" w:rsidRPr="0001413C" w:rsidRDefault="0001413C" w:rsidP="0001413C">
      <w:pPr>
        <w:rPr>
          <w:del w:id="81" w:author="Bauer, Sarah" w:date="2026-03-13T19:01:00Z" w16du:dateUtc="2026-03-13T19:01:17Z"/>
        </w:rPr>
      </w:pPr>
      <w:del w:id="82" w:author="Bauer, Sarah" w:date="2026-03-13T19:01:00Z" w16du:dateUtc="2026-03-13T19:01:17Z">
        <w:r w:rsidRPr="1EEBFF08" w:rsidDel="0001413C">
          <w:rPr>
            <w:b/>
            <w:bCs/>
          </w:rPr>
          <w:delText xml:space="preserve">Manuel: </w:delText>
        </w:r>
        <w:r w:rsidDel="0001413C">
          <w:delText>It’s a tricky one because I sympathize with Jack. I also have my religious beliefs, which are different from Jack’s but do align on this. Maybe he should be asked to be moved to another department to limit his interactions with Elizabeth.</w:delText>
        </w:r>
      </w:del>
    </w:p>
    <w:p w14:paraId="60558CB1" w14:textId="77777777" w:rsidR="0001413C" w:rsidRPr="0001413C" w:rsidRDefault="0001413C" w:rsidP="0001413C">
      <w:pPr>
        <w:rPr>
          <w:del w:id="83" w:author="Bauer, Sarah" w:date="2026-03-13T19:01:00Z" w16du:dateUtc="2026-03-13T19:01:17Z"/>
        </w:rPr>
      </w:pPr>
      <w:del w:id="84" w:author="Bauer, Sarah" w:date="2026-03-13T19:01:00Z" w16du:dateUtc="2026-03-13T19:01:17Z">
        <w:r w:rsidRPr="1EEBFF08" w:rsidDel="0001413C">
          <w:rPr>
            <w:b/>
            <w:bCs/>
          </w:rPr>
          <w:delText>Correct Choice ID:</w:delText>
        </w:r>
        <w:r w:rsidDel="0001413C">
          <w:delText xml:space="preserve"> </w:delText>
        </w:r>
      </w:del>
    </w:p>
    <w:p w14:paraId="4D034CA0" w14:textId="77777777" w:rsidR="0001413C" w:rsidRPr="0001413C" w:rsidRDefault="0001413C" w:rsidP="0001413C">
      <w:pPr>
        <w:rPr>
          <w:del w:id="85" w:author="Bauer, Sarah" w:date="2026-03-13T19:01:00Z" w16du:dateUtc="2026-03-13T19:01:17Z"/>
        </w:rPr>
      </w:pPr>
      <w:del w:id="86" w:author="Bauer, Sarah" w:date="2026-03-13T19:01:00Z" w16du:dateUtc="2026-03-13T19:01:17Z">
        <w:r w:rsidDel="0001413C">
          <w:delText>Choice 2</w:delText>
        </w:r>
      </w:del>
    </w:p>
    <w:p w14:paraId="129F664D" w14:textId="77777777" w:rsidR="0001413C" w:rsidRPr="0001413C" w:rsidRDefault="0001413C" w:rsidP="1EEBFF08">
      <w:pPr>
        <w:rPr>
          <w:del w:id="87" w:author="Bauer, Sarah" w:date="2026-03-13T19:01:00Z" w16du:dateUtc="2026-03-13T19:01:17Z"/>
          <w:b/>
          <w:bCs/>
        </w:rPr>
      </w:pPr>
      <w:del w:id="88" w:author="Bauer, Sarah" w:date="2026-03-13T19:01:00Z" w16du:dateUtc="2026-03-13T19:01:17Z">
        <w:r w:rsidRPr="1EEBFF08" w:rsidDel="0001413C">
          <w:rPr>
            <w:b/>
            <w:bCs/>
          </w:rPr>
          <w:delText xml:space="preserve">Feedback for Correct: </w:delText>
        </w:r>
      </w:del>
    </w:p>
    <w:p w14:paraId="08245917" w14:textId="77777777" w:rsidR="0001413C" w:rsidRPr="0001413C" w:rsidRDefault="0001413C" w:rsidP="0001413C">
      <w:pPr>
        <w:rPr>
          <w:del w:id="89" w:author="Bauer, Sarah" w:date="2026-03-13T19:01:00Z" w16du:dateUtc="2026-03-13T19:01:17Z"/>
        </w:rPr>
      </w:pPr>
      <w:del w:id="90" w:author="Bauer, Sarah" w:date="2026-03-13T19:01:00Z" w16du:dateUtc="2026-03-13T19:01:17Z">
        <w:r w:rsidRPr="1EEBFF08" w:rsidDel="0001413C">
          <w:rPr>
            <w:b/>
            <w:bCs/>
          </w:rPr>
          <w:delText>Feedback Title:</w:delText>
        </w:r>
        <w:r w:rsidDel="0001413C">
          <w:delText xml:space="preserve"> </w:delText>
        </w:r>
      </w:del>
    </w:p>
    <w:p w14:paraId="757A74E9" w14:textId="77777777" w:rsidR="0001413C" w:rsidRPr="0001413C" w:rsidRDefault="0001413C" w:rsidP="0001413C">
      <w:pPr>
        <w:rPr>
          <w:del w:id="91" w:author="Bauer, Sarah" w:date="2026-03-13T19:01:00Z" w16du:dateUtc="2026-03-13T19:01:17Z"/>
        </w:rPr>
      </w:pPr>
      <w:del w:id="92" w:author="Bauer, Sarah" w:date="2026-03-13T19:01:00Z" w16du:dateUtc="2026-03-13T19:01:17Z">
        <w:r w:rsidDel="0001413C">
          <w:delText xml:space="preserve">Correct </w:delText>
        </w:r>
      </w:del>
    </w:p>
    <w:p w14:paraId="75E3F944" w14:textId="77777777" w:rsidR="0001413C" w:rsidRPr="0001413C" w:rsidRDefault="0001413C" w:rsidP="0001413C">
      <w:pPr>
        <w:rPr>
          <w:del w:id="93" w:author="Bauer, Sarah" w:date="2026-03-13T19:01:00Z" w16du:dateUtc="2026-03-13T19:01:17Z"/>
        </w:rPr>
      </w:pPr>
      <w:del w:id="94" w:author="Bauer, Sarah" w:date="2026-03-13T19:01:00Z" w16du:dateUtc="2026-03-13T19:01:17Z">
        <w:r w:rsidRPr="1EEBFF08" w:rsidDel="0001413C">
          <w:rPr>
            <w:b/>
            <w:bCs/>
          </w:rPr>
          <w:delText>Feedback Summary:</w:delText>
        </w:r>
        <w:r w:rsidDel="0001413C">
          <w:delText xml:space="preserve"> </w:delText>
        </w:r>
      </w:del>
    </w:p>
    <w:p w14:paraId="45DE91D3" w14:textId="77777777" w:rsidR="0001413C" w:rsidRPr="0001413C" w:rsidRDefault="0001413C" w:rsidP="0001413C">
      <w:pPr>
        <w:rPr>
          <w:del w:id="95" w:author="Bauer, Sarah" w:date="2026-03-13T19:01:00Z" w16du:dateUtc="2026-03-13T19:01:17Z"/>
        </w:rPr>
      </w:pPr>
      <w:del w:id="96" w:author="Bauer, Sarah" w:date="2026-03-13T19:01:00Z" w16du:dateUtc="2026-03-13T19:01:17Z">
        <w:r w:rsidDel="0001413C">
          <w:delText>Moving to another department and trying to avoid a colleague on the basis of their gender preferences is not the answer. In fact, this could be perceived as discrimination.</w:delText>
        </w:r>
      </w:del>
    </w:p>
    <w:p w14:paraId="068D29B1" w14:textId="77777777" w:rsidR="0001413C" w:rsidRPr="0001413C" w:rsidRDefault="0001413C" w:rsidP="1EEBFF08">
      <w:pPr>
        <w:rPr>
          <w:del w:id="97" w:author="Bauer, Sarah" w:date="2026-03-13T19:01:00Z" w16du:dateUtc="2026-03-13T19:01:17Z"/>
          <w:b/>
          <w:bCs/>
        </w:rPr>
      </w:pPr>
      <w:del w:id="98" w:author="Bauer, Sarah" w:date="2026-03-13T19:01:00Z" w16du:dateUtc="2026-03-13T19:01:17Z">
        <w:r w:rsidRPr="1EEBFF08" w:rsidDel="0001413C">
          <w:rPr>
            <w:b/>
            <w:bCs/>
          </w:rPr>
          <w:delText xml:space="preserve">Feedback for Incorrect: </w:delText>
        </w:r>
      </w:del>
    </w:p>
    <w:p w14:paraId="70851D33" w14:textId="77777777" w:rsidR="0001413C" w:rsidRPr="0001413C" w:rsidRDefault="0001413C" w:rsidP="0001413C">
      <w:pPr>
        <w:rPr>
          <w:del w:id="99" w:author="Bauer, Sarah" w:date="2026-03-13T19:01:00Z" w16du:dateUtc="2026-03-13T19:01:17Z"/>
        </w:rPr>
      </w:pPr>
      <w:del w:id="100" w:author="Bauer, Sarah" w:date="2026-03-13T19:01:00Z" w16du:dateUtc="2026-03-13T19:01:17Z">
        <w:r w:rsidRPr="1EEBFF08" w:rsidDel="0001413C">
          <w:rPr>
            <w:b/>
            <w:bCs/>
          </w:rPr>
          <w:delText>Feedback Title:</w:delText>
        </w:r>
        <w:r w:rsidDel="0001413C">
          <w:delText xml:space="preserve"> </w:delText>
        </w:r>
      </w:del>
    </w:p>
    <w:p w14:paraId="3DBE2CAE" w14:textId="77777777" w:rsidR="0001413C" w:rsidRPr="0001413C" w:rsidRDefault="0001413C" w:rsidP="0001413C">
      <w:pPr>
        <w:rPr>
          <w:del w:id="101" w:author="Bauer, Sarah" w:date="2026-03-13T19:01:00Z" w16du:dateUtc="2026-03-13T19:01:17Z"/>
        </w:rPr>
      </w:pPr>
      <w:del w:id="102" w:author="Bauer, Sarah" w:date="2026-03-13T19:01:00Z" w16du:dateUtc="2026-03-13T19:01:17Z">
        <w:r w:rsidDel="0001413C">
          <w:delText xml:space="preserve">Incorrect </w:delText>
        </w:r>
      </w:del>
    </w:p>
    <w:p w14:paraId="43C4F27E" w14:textId="77777777" w:rsidR="0001413C" w:rsidRPr="0001413C" w:rsidRDefault="0001413C" w:rsidP="0001413C">
      <w:pPr>
        <w:rPr>
          <w:del w:id="103" w:author="Bauer, Sarah" w:date="2026-03-13T19:01:00Z" w16du:dateUtc="2026-03-13T19:01:17Z"/>
        </w:rPr>
      </w:pPr>
      <w:del w:id="104" w:author="Bauer, Sarah" w:date="2026-03-13T19:01:00Z" w16du:dateUtc="2026-03-13T19:01:17Z">
        <w:r w:rsidRPr="1EEBFF08" w:rsidDel="0001413C">
          <w:rPr>
            <w:b/>
            <w:bCs/>
          </w:rPr>
          <w:delText>Feedback Summary:</w:delText>
        </w:r>
        <w:r w:rsidDel="0001413C">
          <w:delText xml:space="preserve"> </w:delText>
        </w:r>
      </w:del>
    </w:p>
    <w:p w14:paraId="75979919" w14:textId="77777777" w:rsidR="0001413C" w:rsidRPr="0001413C" w:rsidRDefault="0001413C" w:rsidP="0001413C">
      <w:pPr>
        <w:rPr>
          <w:del w:id="105" w:author="Bauer, Sarah" w:date="2026-03-13T19:01:00Z" w16du:dateUtc="2026-03-13T19:01:17Z"/>
        </w:rPr>
      </w:pPr>
      <w:del w:id="106" w:author="Bauer, Sarah" w:date="2026-03-13T19:01:00Z" w16du:dateUtc="2026-03-13T19:01:17Z">
        <w:r w:rsidDel="0001413C">
          <w:delText>Moving to another department and trying to avoid a colleague on the basis of their gender preferences is not the answer. In fact, this could be perceived as discrimination.</w:delText>
        </w:r>
      </w:del>
    </w:p>
    <w:p w14:paraId="53D93F4E" w14:textId="77777777" w:rsidR="0001413C" w:rsidRPr="0001413C" w:rsidRDefault="0001413C" w:rsidP="0001413C">
      <w:pPr>
        <w:rPr>
          <w:del w:id="107" w:author="Bauer, Sarah" w:date="2026-03-13T19:01:00Z" w16du:dateUtc="2026-03-13T19:01:17Z"/>
        </w:rPr>
      </w:pPr>
      <w:del w:id="108" w:author="Bauer, Sarah" w:date="2026-03-13T19:01:00Z" w16du:dateUtc="2026-03-13T19:01:17Z">
        <w:r w:rsidRPr="1EEBFF08" w:rsidDel="0001413C">
          <w:rPr>
            <w:b/>
            <w:bCs/>
          </w:rPr>
          <w:delText>Question or Statement 3:</w:delText>
        </w:r>
        <w:r w:rsidDel="0001413C">
          <w:delText xml:space="preserve"> </w:delText>
        </w:r>
      </w:del>
    </w:p>
    <w:p w14:paraId="505E6A7A" w14:textId="77777777" w:rsidR="0001413C" w:rsidRPr="0001413C" w:rsidRDefault="0001413C" w:rsidP="0001413C">
      <w:pPr>
        <w:rPr>
          <w:del w:id="109" w:author="Bauer, Sarah" w:date="2026-03-13T19:01:00Z" w16du:dateUtc="2026-03-13T19:01:17Z"/>
        </w:rPr>
      </w:pPr>
      <w:del w:id="110" w:author="Bauer, Sarah" w:date="2026-03-13T19:01:00Z" w16du:dateUtc="2026-03-13T19:01:17Z">
        <w:r w:rsidRPr="1EEBFF08" w:rsidDel="0001413C">
          <w:rPr>
            <w:b/>
            <w:bCs/>
          </w:rPr>
          <w:delText xml:space="preserve">Amina: </w:delText>
        </w:r>
        <w:r w:rsidDel="0001413C">
          <w:delText>It’s hard not to be swept up by the endless media coverage on this topic, so I understand why Jack feels this way. But what everyone seems to forget is the trans community is made up of people. And we all have our differences, but that’s no reason not to show respect.</w:delText>
        </w:r>
      </w:del>
    </w:p>
    <w:p w14:paraId="5127ADAD" w14:textId="77777777" w:rsidR="0001413C" w:rsidRPr="0001413C" w:rsidRDefault="0001413C" w:rsidP="0001413C">
      <w:pPr>
        <w:rPr>
          <w:del w:id="111" w:author="Bauer, Sarah" w:date="2026-03-13T19:01:00Z" w16du:dateUtc="2026-03-13T19:01:17Z"/>
        </w:rPr>
      </w:pPr>
      <w:del w:id="112" w:author="Bauer, Sarah" w:date="2026-03-13T19:01:00Z" w16du:dateUtc="2026-03-13T19:01:17Z">
        <w:r w:rsidRPr="1EEBFF08" w:rsidDel="0001413C">
          <w:rPr>
            <w:b/>
            <w:bCs/>
          </w:rPr>
          <w:delText>Correct Choice ID:</w:delText>
        </w:r>
        <w:r w:rsidDel="0001413C">
          <w:delText xml:space="preserve"> </w:delText>
        </w:r>
      </w:del>
    </w:p>
    <w:p w14:paraId="7A3E9A24" w14:textId="77777777" w:rsidR="0001413C" w:rsidRPr="0001413C" w:rsidRDefault="0001413C" w:rsidP="0001413C">
      <w:pPr>
        <w:rPr>
          <w:del w:id="113" w:author="Bauer, Sarah" w:date="2026-03-13T19:01:00Z" w16du:dateUtc="2026-03-13T19:01:17Z"/>
        </w:rPr>
      </w:pPr>
      <w:del w:id="114" w:author="Bauer, Sarah" w:date="2026-03-13T19:01:00Z" w16du:dateUtc="2026-03-13T19:01:17Z">
        <w:r w:rsidDel="0001413C">
          <w:delText>Choice 1</w:delText>
        </w:r>
      </w:del>
    </w:p>
    <w:p w14:paraId="4EAC3E2E" w14:textId="77777777" w:rsidR="0001413C" w:rsidRPr="0001413C" w:rsidRDefault="0001413C" w:rsidP="1EEBFF08">
      <w:pPr>
        <w:rPr>
          <w:del w:id="115" w:author="Bauer, Sarah" w:date="2026-03-13T19:01:00Z" w16du:dateUtc="2026-03-13T19:01:17Z"/>
          <w:b/>
          <w:bCs/>
        </w:rPr>
      </w:pPr>
      <w:del w:id="116" w:author="Bauer, Sarah" w:date="2026-03-13T19:01:00Z" w16du:dateUtc="2026-03-13T19:01:17Z">
        <w:r w:rsidRPr="1EEBFF08" w:rsidDel="0001413C">
          <w:rPr>
            <w:b/>
            <w:bCs/>
          </w:rPr>
          <w:delText xml:space="preserve">Feedback for Correct: </w:delText>
        </w:r>
      </w:del>
    </w:p>
    <w:p w14:paraId="40DA4227" w14:textId="77777777" w:rsidR="0001413C" w:rsidRPr="0001413C" w:rsidRDefault="0001413C" w:rsidP="0001413C">
      <w:pPr>
        <w:rPr>
          <w:del w:id="117" w:author="Bauer, Sarah" w:date="2026-03-13T19:01:00Z" w16du:dateUtc="2026-03-13T19:01:17Z"/>
        </w:rPr>
      </w:pPr>
      <w:del w:id="118" w:author="Bauer, Sarah" w:date="2026-03-13T19:01:00Z" w16du:dateUtc="2026-03-13T19:01:17Z">
        <w:r w:rsidRPr="1EEBFF08" w:rsidDel="0001413C">
          <w:rPr>
            <w:b/>
            <w:bCs/>
          </w:rPr>
          <w:delText>Feedback Title:</w:delText>
        </w:r>
        <w:r w:rsidDel="0001413C">
          <w:delText xml:space="preserve"> </w:delText>
        </w:r>
      </w:del>
    </w:p>
    <w:p w14:paraId="1028AB09" w14:textId="77777777" w:rsidR="0001413C" w:rsidRPr="0001413C" w:rsidRDefault="0001413C" w:rsidP="0001413C">
      <w:pPr>
        <w:rPr>
          <w:del w:id="119" w:author="Bauer, Sarah" w:date="2026-03-13T19:01:00Z" w16du:dateUtc="2026-03-13T19:01:17Z"/>
        </w:rPr>
      </w:pPr>
      <w:del w:id="120" w:author="Bauer, Sarah" w:date="2026-03-13T19:01:00Z" w16du:dateUtc="2026-03-13T19:01:17Z">
        <w:r w:rsidDel="0001413C">
          <w:delText xml:space="preserve">Correct </w:delText>
        </w:r>
      </w:del>
    </w:p>
    <w:p w14:paraId="03363C15" w14:textId="77777777" w:rsidR="0001413C" w:rsidRPr="0001413C" w:rsidRDefault="0001413C" w:rsidP="0001413C">
      <w:pPr>
        <w:rPr>
          <w:del w:id="121" w:author="Bauer, Sarah" w:date="2026-03-13T19:01:00Z" w16du:dateUtc="2026-03-13T19:01:17Z"/>
        </w:rPr>
      </w:pPr>
      <w:del w:id="122" w:author="Bauer, Sarah" w:date="2026-03-13T19:01:00Z" w16du:dateUtc="2026-03-13T19:01:17Z">
        <w:r w:rsidRPr="1EEBFF08" w:rsidDel="0001413C">
          <w:rPr>
            <w:b/>
            <w:bCs/>
          </w:rPr>
          <w:delText>Feedback Summary:</w:delText>
        </w:r>
        <w:r w:rsidDel="0001413C">
          <w:delText xml:space="preserve"> </w:delText>
        </w:r>
      </w:del>
    </w:p>
    <w:p w14:paraId="52ABB3DD" w14:textId="77777777" w:rsidR="0001413C" w:rsidRPr="0001413C" w:rsidRDefault="0001413C" w:rsidP="0001413C">
      <w:pPr>
        <w:rPr>
          <w:del w:id="123" w:author="Bauer, Sarah" w:date="2026-03-13T19:01:00Z" w16du:dateUtc="2026-03-13T19:01:17Z"/>
        </w:rPr>
      </w:pPr>
      <w:del w:id="124" w:author="Bauer, Sarah" w:date="2026-03-13T19:01:00Z" w16du:dateUtc="2026-03-13T19:01:17Z">
        <w:r w:rsidDel="0001413C">
          <w:delText>Regardless of differences, you have a responsibility to nurture a respectful work environment. That way, we can focus on what we’re good at and enjoy being at work.</w:delText>
        </w:r>
      </w:del>
    </w:p>
    <w:p w14:paraId="20201502" w14:textId="77777777" w:rsidR="0001413C" w:rsidRPr="0001413C" w:rsidRDefault="0001413C" w:rsidP="1EEBFF08">
      <w:pPr>
        <w:rPr>
          <w:del w:id="125" w:author="Bauer, Sarah" w:date="2026-03-13T19:01:00Z" w16du:dateUtc="2026-03-13T19:01:17Z"/>
          <w:b/>
          <w:bCs/>
        </w:rPr>
      </w:pPr>
      <w:del w:id="126" w:author="Bauer, Sarah" w:date="2026-03-13T19:01:00Z" w16du:dateUtc="2026-03-13T19:01:17Z">
        <w:r w:rsidRPr="1EEBFF08" w:rsidDel="0001413C">
          <w:rPr>
            <w:b/>
            <w:bCs/>
          </w:rPr>
          <w:delText xml:space="preserve">Feedback for Incorrect: </w:delText>
        </w:r>
      </w:del>
    </w:p>
    <w:p w14:paraId="09D2B18A" w14:textId="77777777" w:rsidR="0001413C" w:rsidRPr="0001413C" w:rsidRDefault="0001413C" w:rsidP="0001413C">
      <w:pPr>
        <w:rPr>
          <w:del w:id="127" w:author="Bauer, Sarah" w:date="2026-03-13T19:01:00Z" w16du:dateUtc="2026-03-13T19:01:17Z"/>
        </w:rPr>
      </w:pPr>
      <w:del w:id="128" w:author="Bauer, Sarah" w:date="2026-03-13T19:01:00Z" w16du:dateUtc="2026-03-13T19:01:17Z">
        <w:r w:rsidRPr="1EEBFF08" w:rsidDel="0001413C">
          <w:rPr>
            <w:b/>
            <w:bCs/>
          </w:rPr>
          <w:delText>Feedback Title:</w:delText>
        </w:r>
        <w:r w:rsidDel="0001413C">
          <w:delText xml:space="preserve"> </w:delText>
        </w:r>
      </w:del>
    </w:p>
    <w:p w14:paraId="72F1BD5E" w14:textId="77777777" w:rsidR="0001413C" w:rsidRPr="0001413C" w:rsidRDefault="0001413C" w:rsidP="0001413C">
      <w:pPr>
        <w:rPr>
          <w:del w:id="129" w:author="Bauer, Sarah" w:date="2026-03-13T19:01:00Z" w16du:dateUtc="2026-03-13T19:01:17Z"/>
        </w:rPr>
      </w:pPr>
      <w:del w:id="130" w:author="Bauer, Sarah" w:date="2026-03-13T19:01:00Z" w16du:dateUtc="2026-03-13T19:01:17Z">
        <w:r w:rsidDel="0001413C">
          <w:delText xml:space="preserve">Incorrect </w:delText>
        </w:r>
      </w:del>
    </w:p>
    <w:p w14:paraId="3EFAAEDE" w14:textId="77777777" w:rsidR="0001413C" w:rsidRPr="0001413C" w:rsidRDefault="0001413C" w:rsidP="0001413C">
      <w:pPr>
        <w:rPr>
          <w:del w:id="131" w:author="Bauer, Sarah" w:date="2026-03-13T19:01:00Z" w16du:dateUtc="2026-03-13T19:01:17Z"/>
        </w:rPr>
      </w:pPr>
      <w:del w:id="132" w:author="Bauer, Sarah" w:date="2026-03-13T19:01:00Z" w16du:dateUtc="2026-03-13T19:01:17Z">
        <w:r w:rsidRPr="1EEBFF08" w:rsidDel="0001413C">
          <w:rPr>
            <w:b/>
            <w:bCs/>
          </w:rPr>
          <w:delText>Feedback Summary:</w:delText>
        </w:r>
        <w:r w:rsidDel="0001413C">
          <w:delText xml:space="preserve"> </w:delText>
        </w:r>
      </w:del>
    </w:p>
    <w:p w14:paraId="32134DE5" w14:textId="77777777" w:rsidR="0001413C" w:rsidRPr="0001413C" w:rsidRDefault="0001413C" w:rsidP="0001413C">
      <w:pPr>
        <w:rPr>
          <w:del w:id="133" w:author="Bauer, Sarah" w:date="2026-03-13T19:01:00Z" w16du:dateUtc="2026-03-13T19:01:17Z"/>
        </w:rPr>
      </w:pPr>
      <w:del w:id="134" w:author="Bauer, Sarah" w:date="2026-03-13T19:01:00Z" w16du:dateUtc="2026-03-13T19:01:17Z">
        <w:r w:rsidDel="0001413C">
          <w:delText>Regardless of differences, you have a responsibility to nurture a respectful work environment. That way, we can focus on what we’re good at and enjoy being at work.</w:delText>
        </w:r>
      </w:del>
    </w:p>
    <w:p w14:paraId="29A01C77" w14:textId="77777777" w:rsidR="0001413C" w:rsidRPr="0001413C" w:rsidRDefault="0001413C" w:rsidP="0001413C">
      <w:pPr>
        <w:rPr>
          <w:del w:id="135" w:author="Bauer, Sarah" w:date="2026-03-13T19:01:00Z" w16du:dateUtc="2026-03-13T19:01:17Z"/>
        </w:rPr>
      </w:pPr>
      <w:del w:id="136" w:author="Bauer, Sarah" w:date="2026-03-13T19:01:00Z" w16du:dateUtc="2026-03-13T19:01:17Z">
        <w:r w:rsidRPr="1EEBFF08" w:rsidDel="0001413C">
          <w:rPr>
            <w:b/>
            <w:bCs/>
          </w:rPr>
          <w:delText>Audio Transcript Text:</w:delText>
        </w:r>
        <w:r w:rsidDel="0001413C">
          <w:delText xml:space="preserve"> </w:delText>
        </w:r>
      </w:del>
    </w:p>
    <w:p w14:paraId="7E70C5A3" w14:textId="77777777" w:rsidR="0001413C" w:rsidRPr="0001413C" w:rsidRDefault="0001413C" w:rsidP="0001413C">
      <w:pPr>
        <w:rPr>
          <w:del w:id="137" w:author="Bauer, Sarah" w:date="2026-03-13T19:01:00Z" w16du:dateUtc="2026-03-13T19:01:17Z"/>
        </w:rPr>
      </w:pPr>
      <w:del w:id="138" w:author="Bauer, Sarah" w:date="2026-03-13T19:01:00Z" w16du:dateUtc="2026-03-13T19:01:17Z">
        <w:r w:rsidDel="0001413C">
          <w:delText>One of my colleagues is called Elizabeth. Well, he… she… sorry, they… used to be called Elijah. The thing is, I like Elizabeth, but it’s confusing to be suddenly using different pronouns. And, to be honest, this completely contradicts my religious beliefs. I want to be respectful, but why should I compromise?</w:delText>
        </w:r>
      </w:del>
    </w:p>
    <w:p w14:paraId="475AF833" w14:textId="77777777" w:rsidR="0001413C" w:rsidRPr="0001413C" w:rsidRDefault="0001413C" w:rsidP="0001413C">
      <w:r w:rsidRPr="0001413C">
        <w:br w:type="page"/>
      </w:r>
    </w:p>
    <w:p w14:paraId="07F08B48" w14:textId="77777777" w:rsidR="0001413C" w:rsidRPr="0001413C" w:rsidRDefault="0001413C" w:rsidP="0001413C">
      <w:bookmarkStart w:id="139" w:name="Page_7451281131153200211"/>
      <w:bookmarkEnd w:id="139"/>
      <w:r w:rsidRPr="0001413C">
        <w:rPr>
          <w:b/>
          <w:bCs/>
        </w:rPr>
        <w:t>Page Number:</w:t>
      </w:r>
      <w:r w:rsidRPr="0001413C">
        <w:t xml:space="preserve"> 26 </w:t>
      </w:r>
    </w:p>
    <w:p w14:paraId="321BF8F6" w14:textId="77777777" w:rsidR="0001413C" w:rsidRPr="0001413C" w:rsidRDefault="0001413C" w:rsidP="0001413C">
      <w:r w:rsidRPr="0001413C">
        <w:rPr>
          <w:b/>
          <w:bCs/>
        </w:rPr>
        <w:t>Lesson 3:</w:t>
      </w:r>
      <w:r w:rsidRPr="0001413C">
        <w:t xml:space="preserve"> Respect in the Workplace: Harassment </w:t>
      </w:r>
    </w:p>
    <w:p w14:paraId="762ACADB" w14:textId="77777777" w:rsidR="0001413C" w:rsidRPr="0001413C" w:rsidRDefault="0001413C" w:rsidP="0001413C">
      <w:r w:rsidRPr="0001413C">
        <w:rPr>
          <w:b/>
          <w:bCs/>
        </w:rPr>
        <w:t xml:space="preserve">Video Template </w:t>
      </w:r>
    </w:p>
    <w:p w14:paraId="62B53D6D" w14:textId="77777777" w:rsidR="0001413C" w:rsidRPr="0001413C" w:rsidRDefault="0001413C" w:rsidP="0001413C">
      <w:r w:rsidRPr="0001413C">
        <w:rPr>
          <w:b/>
          <w:bCs/>
        </w:rPr>
        <w:t>Background Content Details:</w:t>
      </w:r>
      <w:r w:rsidRPr="0001413C">
        <w:t xml:space="preserve"> </w:t>
      </w:r>
    </w:p>
    <w:p w14:paraId="5E0260D4" w14:textId="77777777" w:rsidR="0001413C" w:rsidRPr="0001413C" w:rsidRDefault="0001413C" w:rsidP="0001413C">
      <w:r w:rsidRPr="0001413C">
        <w:rPr>
          <w:b/>
          <w:bCs/>
        </w:rPr>
        <w:t>Image Description:</w:t>
      </w:r>
    </w:p>
    <w:p w14:paraId="1C4983E1" w14:textId="77777777" w:rsidR="0001413C" w:rsidRPr="0001413C" w:rsidRDefault="0001413C" w:rsidP="0001413C">
      <w:r w:rsidRPr="0001413C">
        <w:t xml:space="preserve">The whole “team” (Mateo, Amina, Wayne, and Jack) standing together, all in confident poses or appearing united, with Jack standing in the middle </w:t>
      </w:r>
    </w:p>
    <w:p w14:paraId="4B550091" w14:textId="77777777" w:rsidR="0001413C" w:rsidRPr="0001413C" w:rsidRDefault="0001413C" w:rsidP="0001413C">
      <w:r w:rsidRPr="0001413C">
        <w:rPr>
          <w:b/>
          <w:bCs/>
        </w:rPr>
        <w:t>Content Title:</w:t>
      </w:r>
      <w:r w:rsidRPr="0001413C">
        <w:t xml:space="preserve"> </w:t>
      </w:r>
    </w:p>
    <w:p w14:paraId="17038C80" w14:textId="77777777" w:rsidR="0001413C" w:rsidRPr="0001413C" w:rsidRDefault="0001413C" w:rsidP="0001413C">
      <w:r w:rsidRPr="0001413C">
        <w:t xml:space="preserve">Stand Up to Harassment and Discrimination </w:t>
      </w:r>
    </w:p>
    <w:p w14:paraId="7E31CB76" w14:textId="77777777" w:rsidR="0001413C" w:rsidRPr="0001413C" w:rsidRDefault="0001413C" w:rsidP="0001413C">
      <w:r w:rsidRPr="0001413C">
        <w:rPr>
          <w:b/>
          <w:bCs/>
        </w:rPr>
        <w:t>Content Description:</w:t>
      </w:r>
    </w:p>
    <w:p w14:paraId="57575A36" w14:textId="77777777" w:rsidR="0001413C" w:rsidRPr="0001413C" w:rsidRDefault="0001413C" w:rsidP="0001413C">
      <w:r w:rsidRPr="0001413C">
        <w:t>The team worked hard on the project and even harder to resolve and prevent harassment and discrimination from occurring.</w:t>
      </w:r>
    </w:p>
    <w:p w14:paraId="4D2CBCA2" w14:textId="77777777" w:rsidR="0001413C" w:rsidRPr="0001413C" w:rsidRDefault="0001413C" w:rsidP="0001413C">
      <w:r w:rsidRPr="0001413C">
        <w:t>Select Play to review what the team learned.</w:t>
      </w:r>
    </w:p>
    <w:p w14:paraId="484D65B9" w14:textId="77777777" w:rsidR="0001413C" w:rsidRPr="0001413C" w:rsidRDefault="0001413C" w:rsidP="0001413C">
      <w:r w:rsidRPr="0001413C">
        <w:rPr>
          <w:b/>
          <w:bCs/>
        </w:rPr>
        <w:t>Audio Transcript Text:</w:t>
      </w:r>
      <w:r w:rsidRPr="0001413C">
        <w:t xml:space="preserve"> </w:t>
      </w:r>
    </w:p>
    <w:p w14:paraId="5C444000" w14:textId="77777777" w:rsidR="0001413C" w:rsidRPr="0001413C" w:rsidRDefault="0001413C" w:rsidP="0001413C">
      <w:r w:rsidRPr="0001413C">
        <w:t>The team has successfully completed all the product updates and the product is ready to be released to the public. They are pleased to know that their clients will be happy with the product, but they are even happier that they were able to handle the instances of harassment and discrimination in the workplace.</w:t>
      </w:r>
    </w:p>
    <w:p w14:paraId="41581904" w14:textId="77777777" w:rsidR="0001413C" w:rsidRPr="0001413C" w:rsidRDefault="0001413C" w:rsidP="0001413C">
      <w:r w:rsidRPr="0001413C">
        <w:br w:type="page"/>
      </w:r>
    </w:p>
    <w:p w14:paraId="6BC48033" w14:textId="77777777" w:rsidR="0001413C" w:rsidRPr="0001413C" w:rsidRDefault="0001413C" w:rsidP="0001413C">
      <w:bookmarkStart w:id="140" w:name="Page_108316986932268565"/>
      <w:bookmarkEnd w:id="140"/>
      <w:r w:rsidRPr="0001413C">
        <w:rPr>
          <w:b/>
          <w:bCs/>
        </w:rPr>
        <w:t>Page Number:</w:t>
      </w:r>
      <w:r w:rsidRPr="0001413C">
        <w:t xml:space="preserve"> 27 </w:t>
      </w:r>
    </w:p>
    <w:p w14:paraId="6C7704E2" w14:textId="77777777" w:rsidR="0001413C" w:rsidRPr="0001413C" w:rsidRDefault="0001413C" w:rsidP="0001413C">
      <w:r w:rsidRPr="0001413C">
        <w:rPr>
          <w:b/>
          <w:bCs/>
        </w:rPr>
        <w:t>Lesson 4:</w:t>
      </w:r>
      <w:r w:rsidRPr="0001413C">
        <w:t xml:space="preserve"> German Law </w:t>
      </w:r>
    </w:p>
    <w:p w14:paraId="2D0342B8" w14:textId="77777777" w:rsidR="0001413C" w:rsidRPr="0001413C" w:rsidRDefault="0001413C" w:rsidP="0001413C">
      <w:r w:rsidRPr="0001413C">
        <w:rPr>
          <w:b/>
          <w:bCs/>
        </w:rPr>
        <w:t xml:space="preserve">Click and Reveal Template / LTR / Random </w:t>
      </w:r>
    </w:p>
    <w:p w14:paraId="712366FB" w14:textId="77777777" w:rsidR="0001413C" w:rsidRPr="0001413C" w:rsidRDefault="0001413C" w:rsidP="0001413C">
      <w:r w:rsidRPr="0001413C">
        <w:rPr>
          <w:b/>
          <w:bCs/>
        </w:rPr>
        <w:t>Content Title:</w:t>
      </w:r>
      <w:r w:rsidRPr="0001413C">
        <w:t xml:space="preserve"> </w:t>
      </w:r>
    </w:p>
    <w:p w14:paraId="763298BA" w14:textId="77777777" w:rsidR="0001413C" w:rsidRPr="0001413C" w:rsidRDefault="0001413C" w:rsidP="0001413C">
      <w:r w:rsidRPr="0001413C">
        <w:t xml:space="preserve">The General Equal Treatment Act </w:t>
      </w:r>
    </w:p>
    <w:p w14:paraId="0E1A06FE" w14:textId="77777777" w:rsidR="0001413C" w:rsidRPr="0001413C" w:rsidRDefault="0001413C" w:rsidP="0001413C">
      <w:r w:rsidRPr="0001413C">
        <w:rPr>
          <w:b/>
          <w:bCs/>
        </w:rPr>
        <w:t>Content Description:</w:t>
      </w:r>
    </w:p>
    <w:p w14:paraId="178AF5A6" w14:textId="77777777" w:rsidR="0001413C" w:rsidRPr="0001413C" w:rsidRDefault="0001413C" w:rsidP="0001413C">
      <w:r w:rsidRPr="0001413C">
        <w:t>In Germany, the General Equal Treatment Act (GETA) protects employees from workplace harassment and discrimination based on the following protected characteristics: age, disability, race or ethnic origin, religion or belief, sex, and sexual identity. Employees are protected in all areas of employment including pay, working conditions, promotion, terminations, and even before becoming an employee when applying for jobs.</w:t>
      </w:r>
    </w:p>
    <w:p w14:paraId="48FE9DB2" w14:textId="77777777" w:rsidR="0001413C" w:rsidRPr="0001413C" w:rsidRDefault="0001413C" w:rsidP="0001413C">
      <w:r w:rsidRPr="0001413C">
        <w:t>To ensure employees’ protection, the GETA requires all employers to implement necessary preventative measures as well as remedial measures against discrimination and harassment in the workplace. These measures ensure employees are protected against harassment and discrimination from not just their employer and fellow colleagues, but from third parties as well.</w:t>
      </w:r>
    </w:p>
    <w:p w14:paraId="6AF49EF0" w14:textId="77777777" w:rsidR="0001413C" w:rsidRPr="0001413C" w:rsidRDefault="0001413C" w:rsidP="0001413C">
      <w:r w:rsidRPr="0001413C">
        <w:t>Select each numbered panel to learn about the key provisions of the GETA.</w:t>
      </w:r>
    </w:p>
    <w:p w14:paraId="45823EE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518"/>
        <w:gridCol w:w="4235"/>
        <w:gridCol w:w="1441"/>
        <w:gridCol w:w="1158"/>
      </w:tblGrid>
      <w:tr w:rsidR="0001413C" w:rsidRPr="0001413C" w14:paraId="37085B9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B3ABA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7CC5AE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5C7AC0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81F623C" w14:textId="77777777" w:rsidR="0001413C" w:rsidRPr="0001413C" w:rsidRDefault="0001413C" w:rsidP="0001413C">
            <w:pPr>
              <w:rPr>
                <w:b/>
                <w:bCs/>
              </w:rPr>
            </w:pPr>
            <w:r w:rsidRPr="0001413C">
              <w:rPr>
                <w:b/>
                <w:bCs/>
              </w:rPr>
              <w:t>Alternate Text</w:t>
            </w:r>
          </w:p>
        </w:tc>
      </w:tr>
      <w:tr w:rsidR="0001413C" w:rsidRPr="0001413C" w14:paraId="7BD4E3C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AF31E8" w14:textId="77777777" w:rsidR="0001413C" w:rsidRPr="0001413C" w:rsidRDefault="0001413C" w:rsidP="0001413C">
            <w:r w:rsidRPr="0001413C">
              <w:t xml:space="preserve">Discrimination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1A8101" w14:textId="77777777" w:rsidR="0001413C" w:rsidRPr="0001413C" w:rsidRDefault="0001413C" w:rsidP="0001413C">
            <w:r w:rsidRPr="0001413C">
              <w:t>Under the GETA, there are two forms of discrimination – direct and indirect. Direct discrimination occurs when a person is treated less favorably based on one or more of the protected characteristics. An example of direct discrimination is when a woman is denied a promotion for a client-facing role because she wears a hijab. However, there may be times when unequal treatment based on a protected characteristic is acceptable because of a specific work requirement. For example, it would be appropriate for an employer to only accept applications from female candidates for a job that requires employees to work intimately with vulnerable women.</w:t>
            </w:r>
          </w:p>
          <w:p w14:paraId="05D3B02D" w14:textId="77777777" w:rsidR="0001413C" w:rsidRPr="0001413C" w:rsidRDefault="0001413C" w:rsidP="0001413C">
            <w:r w:rsidRPr="0001413C">
              <w:t>Indirect discrimination occurs when seemingly neutral rules, policies, or procedures that apply to everyone create an unfair disadvantage for those with a protected characteristic. An example is a workplace policy that requires all men to be clean-shaven. This can discriminate against those whose religion forbids the cutting or removal of facial hair.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1A534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FA0669" w14:textId="77777777" w:rsidR="0001413C" w:rsidRPr="0001413C" w:rsidRDefault="0001413C" w:rsidP="0001413C"/>
        </w:tc>
      </w:tr>
      <w:tr w:rsidR="0001413C" w:rsidRPr="0001413C" w14:paraId="4AB51B6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323576" w14:textId="77777777" w:rsidR="0001413C" w:rsidRPr="0001413C" w:rsidRDefault="0001413C" w:rsidP="0001413C">
            <w:r w:rsidRPr="0001413C">
              <w:t xml:space="preserve">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39BB51" w14:textId="77777777" w:rsidR="0001413C" w:rsidRPr="0001413C" w:rsidRDefault="0001413C" w:rsidP="0001413C">
            <w:r w:rsidRPr="0001413C">
              <w:t>Harassment and sexual harassment are also prohibited under the GETA. Discriminatory behavior can become harassment if an employee’s dignity is violated or if an employee feels degraded or offended by an action or comment that is based on any of the protected characteristics. An example of harassment is repeated jokes about a colleague’s disability.</w:t>
            </w:r>
          </w:p>
          <w:p w14:paraId="37D40F42" w14:textId="77777777" w:rsidR="0001413C" w:rsidRPr="0001413C" w:rsidRDefault="0001413C" w:rsidP="0001413C">
            <w:r w:rsidRPr="0001413C">
              <w:t>Sexual harassment is a specific form of harassment that occurs when a person is subjected to unwanted behavior of a sexual nature. This kind of behavior violates the victim’s dignity and can include inappropriate sexual remarks, staring or leering, suggestive comments, circulation of pornographic material, and/or physical sexual assault. Like discrimination and harassment, employers have a legal responsibility under the GETA to prevent sexual harassment in the workplace.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5A222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DC2CF2" w14:textId="77777777" w:rsidR="0001413C" w:rsidRPr="0001413C" w:rsidRDefault="0001413C" w:rsidP="0001413C"/>
        </w:tc>
      </w:tr>
      <w:tr w:rsidR="0001413C" w:rsidRPr="0001413C" w14:paraId="1A96B58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E90FF1" w14:textId="77777777" w:rsidR="0001413C" w:rsidRPr="0001413C" w:rsidRDefault="0001413C" w:rsidP="0001413C">
            <w:r w:rsidRPr="0001413C">
              <w:t xml:space="preserve">Criminal Offense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155C01" w14:textId="77777777" w:rsidR="0001413C" w:rsidRPr="0001413C" w:rsidRDefault="0001413C" w:rsidP="0001413C">
            <w:r w:rsidRPr="0001413C">
              <w:t>Sexual harassment can also be a criminal offense under the German Criminal Code (GCC). According to the GCC, sexual harassment occurs when a person is physically touched in a sexual manner by another person when they do not want to be touched in that way. This behavior amounts to harassment particularly when the unwanted touching violates the victim’s sense of well-being or autonomy.</w:t>
            </w:r>
          </w:p>
          <w:p w14:paraId="567768D4" w14:textId="77777777" w:rsidR="0001413C" w:rsidRPr="0001413C" w:rsidRDefault="0001413C" w:rsidP="0001413C">
            <w:r w:rsidRPr="0001413C">
              <w:t>Insulting and stalking of a sexual nature are also criminal offenses under the GCC, but sexual assault, sexual coercion, and rape are the most severe sexual offenses.</w:t>
            </w:r>
          </w:p>
          <w:p w14:paraId="3DFD7E62" w14:textId="77777777" w:rsidR="0001413C" w:rsidRPr="0001413C" w:rsidRDefault="0001413C" w:rsidP="0001413C">
            <w:r w:rsidRPr="0001413C">
              <w:t>It’s also a criminal offense if a group of people puts pressure on one person in that group to commit a sexual offense, in which case, everyone in the group may be liable for the offense, even if none of those people participated in the sexual act itself.</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E6489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7CDF7D" w14:textId="77777777" w:rsidR="0001413C" w:rsidRPr="0001413C" w:rsidRDefault="0001413C" w:rsidP="0001413C"/>
        </w:tc>
      </w:tr>
      <w:tr w:rsidR="0001413C" w:rsidRPr="0001413C" w14:paraId="362D62E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BF8E5C" w14:textId="77777777" w:rsidR="0001413C" w:rsidRPr="0001413C" w:rsidRDefault="0001413C" w:rsidP="0001413C">
            <w:r w:rsidRPr="0001413C">
              <w:t xml:space="preserve">Consequences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C51260" w14:textId="77777777" w:rsidR="0001413C" w:rsidRPr="0001413C" w:rsidRDefault="0001413C" w:rsidP="0001413C">
            <w:r w:rsidRPr="0001413C">
              <w:t>Besides facing disciplinary action, the perpetrators of workplace discrimination and harassment may be held legally accountable for their actions and may be ordered to pay thousands of euros in damages to their victims. Even if the employer was not aware that the discrimination or harassment was occurring, they may also be held legally accountable for their employees’ behavior or the behavior of anyone responsible for carrying out the employer’s duties. If not handled appropriately, workplace harassment and discrimination can be detrimental to an organization’s reputation, which can result in further financial consequences. Both the company and its management may also have to pay an administrative fine if they failed to establish a compliance management system to prevent violations of German law.</w:t>
            </w:r>
          </w:p>
          <w:p w14:paraId="085EB423" w14:textId="77777777" w:rsidR="0001413C" w:rsidRPr="0001413C" w:rsidRDefault="0001413C" w:rsidP="0001413C">
            <w:r w:rsidRPr="0001413C">
              <w:t>However, if an employer has taken appropriate measures to prevent discrimination and harassment, they may be able to avoid liability for damages.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314C3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4618AC" w14:textId="77777777" w:rsidR="0001413C" w:rsidRPr="0001413C" w:rsidRDefault="0001413C" w:rsidP="0001413C"/>
        </w:tc>
      </w:tr>
      <w:tr w:rsidR="0001413C" w:rsidRPr="0001413C" w14:paraId="1F90EE2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378798" w14:textId="77777777" w:rsidR="0001413C" w:rsidRPr="0001413C" w:rsidRDefault="0001413C" w:rsidP="0001413C">
            <w:r w:rsidRPr="0001413C">
              <w:t xml:space="preserve">Reporting 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597FA1" w14:textId="77777777" w:rsidR="0001413C" w:rsidRPr="0001413C" w:rsidRDefault="0001413C" w:rsidP="0001413C">
            <w:r w:rsidRPr="0001413C">
              <w:t>If you are ever the victim of harassment or discrimination, or witness (or suspect) an instance of discrimination or harassment, you should report it as soon as possible through our internal reporting system. You can also file a complaint with your manager, HR, or a works council employee representative. You can find out how to contact HR or your council employee representative in the Contact Details section. Remember, behavior does not need to be a violation of law in order to be in violation of company policy.</w:t>
            </w:r>
          </w:p>
          <w:p w14:paraId="5381F9CF" w14:textId="77777777" w:rsidR="0001413C" w:rsidRPr="0001413C" w:rsidRDefault="0001413C" w:rsidP="0001413C">
            <w:r w:rsidRPr="0001413C">
              <w:t>All complaints will be taken seriously and fully investigated. You can find the details of our investigation procedures in the Complaints Process section where you can also find details of the different protective and remedial measures that can be taken.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596E7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F087A7" w14:textId="77777777" w:rsidR="0001413C" w:rsidRPr="0001413C" w:rsidRDefault="0001413C" w:rsidP="0001413C"/>
        </w:tc>
      </w:tr>
      <w:tr w:rsidR="0001413C" w:rsidRPr="0001413C" w14:paraId="02F7516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0C4760" w14:textId="77777777" w:rsidR="0001413C" w:rsidRPr="0001413C" w:rsidRDefault="0001413C" w:rsidP="0001413C">
            <w:r w:rsidRPr="0001413C">
              <w:t xml:space="preserve">Unfair Treatment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1AEA1D" w14:textId="77777777" w:rsidR="0001413C" w:rsidRPr="0001413C" w:rsidRDefault="0001413C" w:rsidP="0001413C">
            <w:r w:rsidRPr="0001413C">
              <w:t>If someone treats you unfairly because you filed a harassment or discrimination complaint, this is called victimization and is prohibited under both company policy and the GETA. You are also protected from victimization under the EU Whistleblower Protections, which safeguard your job and confidentiality when you speak up and report violations of EU law – such as harassment and discrimination.</w:t>
            </w:r>
          </w:p>
          <w:p w14:paraId="53945C3C" w14:textId="77777777" w:rsidR="0001413C" w:rsidRPr="0001413C" w:rsidRDefault="0001413C" w:rsidP="0001413C">
            <w:r w:rsidRPr="0001413C">
              <w:t>In this course, we often refer to victimization as “retaliation,” so anywhere you see the term “retaliation,” you can take it that it refers to victimization in the German context.</w:t>
            </w:r>
          </w:p>
          <w:p w14:paraId="7DA353D1"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D379F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FA5763" w14:textId="77777777" w:rsidR="0001413C" w:rsidRPr="0001413C" w:rsidRDefault="0001413C" w:rsidP="0001413C"/>
        </w:tc>
      </w:tr>
    </w:tbl>
    <w:p w14:paraId="64FA8720"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9B35C1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1EC4F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784A7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CDC3B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EDA59C8" w14:textId="77777777" w:rsidR="0001413C" w:rsidRPr="0001413C" w:rsidRDefault="0001413C" w:rsidP="0001413C">
            <w:pPr>
              <w:rPr>
                <w:b/>
                <w:bCs/>
              </w:rPr>
            </w:pPr>
            <w:r w:rsidRPr="0001413C">
              <w:rPr>
                <w:b/>
                <w:bCs/>
              </w:rPr>
              <w:t>Alternate Text</w:t>
            </w:r>
          </w:p>
        </w:tc>
      </w:tr>
      <w:tr w:rsidR="0001413C" w:rsidRPr="0001413C" w14:paraId="5F97194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E0EA1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8191B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BF915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368B9E" w14:textId="77777777" w:rsidR="0001413C" w:rsidRPr="0001413C" w:rsidRDefault="0001413C" w:rsidP="0001413C"/>
        </w:tc>
      </w:tr>
    </w:tbl>
    <w:p w14:paraId="42B1430F" w14:textId="77777777" w:rsidR="0001413C" w:rsidRPr="0001413C" w:rsidRDefault="0001413C" w:rsidP="0001413C">
      <w:r w:rsidRPr="0001413C">
        <w:rPr>
          <w:b/>
          <w:bCs/>
        </w:rPr>
        <w:t>Audio Transcript Text:</w:t>
      </w:r>
      <w:r w:rsidRPr="0001413C">
        <w:t xml:space="preserve"> </w:t>
      </w:r>
    </w:p>
    <w:p w14:paraId="25666BDF" w14:textId="77777777" w:rsidR="0001413C" w:rsidRPr="0001413C" w:rsidRDefault="0001413C" w:rsidP="0001413C">
      <w:r w:rsidRPr="0001413C">
        <w:t>Let’s explore the key areas of this topic.</w:t>
      </w:r>
    </w:p>
    <w:p w14:paraId="6545002F" w14:textId="77777777" w:rsidR="0001413C" w:rsidRPr="0001413C" w:rsidRDefault="0001413C" w:rsidP="0001413C">
      <w:r w:rsidRPr="0001413C">
        <w:br w:type="page"/>
      </w:r>
    </w:p>
    <w:p w14:paraId="2324F16E" w14:textId="77777777" w:rsidR="0001413C" w:rsidRPr="0001413C" w:rsidRDefault="0001413C" w:rsidP="0001413C">
      <w:bookmarkStart w:id="141" w:name="Page_421235868374166459"/>
      <w:bookmarkEnd w:id="141"/>
      <w:r w:rsidRPr="0001413C">
        <w:rPr>
          <w:b/>
          <w:bCs/>
        </w:rPr>
        <w:t>Page Number:</w:t>
      </w:r>
      <w:r w:rsidRPr="0001413C">
        <w:t xml:space="preserve"> 28 </w:t>
      </w:r>
    </w:p>
    <w:p w14:paraId="5B4EC115" w14:textId="77777777" w:rsidR="0001413C" w:rsidRPr="0001413C" w:rsidRDefault="0001413C" w:rsidP="0001413C">
      <w:r w:rsidRPr="0001413C">
        <w:rPr>
          <w:b/>
          <w:bCs/>
        </w:rPr>
        <w:t>Lesson 5:</w:t>
      </w:r>
      <w:r w:rsidRPr="0001413C">
        <w:t xml:space="preserve"> Equality Law in Great Britain and Northern Ireland </w:t>
      </w:r>
    </w:p>
    <w:p w14:paraId="77521E57" w14:textId="77777777" w:rsidR="0001413C" w:rsidRPr="0001413C" w:rsidRDefault="0001413C" w:rsidP="0001413C">
      <w:r w:rsidRPr="0001413C">
        <w:rPr>
          <w:b/>
          <w:bCs/>
        </w:rPr>
        <w:t xml:space="preserve">Click and Reveal Template / LTR / Random </w:t>
      </w:r>
    </w:p>
    <w:p w14:paraId="2462D609" w14:textId="77777777" w:rsidR="0001413C" w:rsidRPr="0001413C" w:rsidRDefault="0001413C" w:rsidP="0001413C">
      <w:r w:rsidRPr="0001413C">
        <w:rPr>
          <w:b/>
          <w:bCs/>
        </w:rPr>
        <w:t>Content Title:</w:t>
      </w:r>
      <w:r w:rsidRPr="0001413C">
        <w:t xml:space="preserve"> </w:t>
      </w:r>
    </w:p>
    <w:p w14:paraId="7EB9D66E" w14:textId="77777777" w:rsidR="0001413C" w:rsidRPr="0001413C" w:rsidRDefault="0001413C" w:rsidP="0001413C">
      <w:r w:rsidRPr="0001413C">
        <w:t xml:space="preserve">Workplace Discrimination </w:t>
      </w:r>
    </w:p>
    <w:p w14:paraId="3A643EE2" w14:textId="77777777" w:rsidR="0001413C" w:rsidRPr="0001413C" w:rsidRDefault="0001413C" w:rsidP="0001413C">
      <w:r w:rsidRPr="0001413C">
        <w:rPr>
          <w:b/>
          <w:bCs/>
        </w:rPr>
        <w:t>Content Description:</w:t>
      </w:r>
    </w:p>
    <w:p w14:paraId="32CD46EF" w14:textId="77777777" w:rsidR="0001413C" w:rsidRPr="0001413C" w:rsidRDefault="0001413C" w:rsidP="0001413C">
      <w:r w:rsidRPr="0001413C">
        <w:t>In GB, the Equality Act 2010 (the Act) protects individuals from discrimination in employment. Under the Act, it is unlawful to discriminate against someone because of one or more of the following so-called “protected characteristics”: age, disability, gender reassignment, marriage and civil partnership, pregnancy and maternity, race (including color, nationality, and ethnic or national origin), religion or belief, sex, and sexual orientation.</w:t>
      </w:r>
    </w:p>
    <w:p w14:paraId="082708B5" w14:textId="77777777" w:rsidR="0001413C" w:rsidRPr="0001413C" w:rsidRDefault="0001413C" w:rsidP="0001413C">
      <w:r w:rsidRPr="0001413C">
        <w:t>In 2025, the Supreme Court ruled that the definition of “sex” under the Equality Act 2010 is determined by a person’s biology at the time of birth and that a Gender Recognition Certificate cannot be utilized to alter a person’s “sex” according to this definition. It is important to note that transgender persons are still protected under the Act under the “gender reassignment” characteristic.</w:t>
      </w:r>
    </w:p>
    <w:p w14:paraId="5C85BEFA" w14:textId="77777777" w:rsidR="0001413C" w:rsidRPr="0001413C" w:rsidRDefault="0001413C" w:rsidP="0001413C">
      <w:r w:rsidRPr="0001413C">
        <w:t>Unlike GB, Northern Ireland (NI) does not have a single piece of legislation that protects these characteristics – also known as “equality grounds”– listed above. Instead, NI anti-discrimination law is comprised of several separate pieces of legislation. These are:</w:t>
      </w:r>
    </w:p>
    <w:p w14:paraId="11FC51A4" w14:textId="77777777" w:rsidR="0001413C" w:rsidRPr="0001413C" w:rsidRDefault="0001413C" w:rsidP="0001413C">
      <w:pPr>
        <w:numPr>
          <w:ilvl w:val="0"/>
          <w:numId w:val="10"/>
        </w:numPr>
      </w:pPr>
      <w:r w:rsidRPr="0001413C">
        <w:rPr>
          <w:i/>
          <w:iCs/>
        </w:rPr>
        <w:t>Equal Pay Act (NI) 1970</w:t>
      </w:r>
    </w:p>
    <w:p w14:paraId="17D4CBBC" w14:textId="77777777" w:rsidR="0001413C" w:rsidRPr="0001413C" w:rsidRDefault="0001413C" w:rsidP="0001413C">
      <w:pPr>
        <w:numPr>
          <w:ilvl w:val="0"/>
          <w:numId w:val="10"/>
        </w:numPr>
      </w:pPr>
      <w:r w:rsidRPr="0001413C">
        <w:rPr>
          <w:i/>
          <w:iCs/>
        </w:rPr>
        <w:t xml:space="preserve">Sex Discrimination (NI) Order 1976 </w:t>
      </w:r>
    </w:p>
    <w:p w14:paraId="5998A5E4" w14:textId="77777777" w:rsidR="0001413C" w:rsidRPr="0001413C" w:rsidRDefault="0001413C" w:rsidP="0001413C">
      <w:pPr>
        <w:numPr>
          <w:ilvl w:val="0"/>
          <w:numId w:val="10"/>
        </w:numPr>
      </w:pPr>
      <w:r w:rsidRPr="0001413C">
        <w:rPr>
          <w:i/>
          <w:iCs/>
        </w:rPr>
        <w:t xml:space="preserve">Race Relations (NI) Order 1997 </w:t>
      </w:r>
    </w:p>
    <w:p w14:paraId="5020F751" w14:textId="77777777" w:rsidR="0001413C" w:rsidRPr="0001413C" w:rsidRDefault="0001413C" w:rsidP="0001413C">
      <w:pPr>
        <w:numPr>
          <w:ilvl w:val="0"/>
          <w:numId w:val="10"/>
        </w:numPr>
      </w:pPr>
      <w:r w:rsidRPr="0001413C">
        <w:rPr>
          <w:i/>
          <w:iCs/>
        </w:rPr>
        <w:t xml:space="preserve">Disability Discrimination Act 1995 </w:t>
      </w:r>
    </w:p>
    <w:p w14:paraId="1BBCAFF3" w14:textId="77777777" w:rsidR="0001413C" w:rsidRPr="0001413C" w:rsidRDefault="0001413C" w:rsidP="0001413C">
      <w:pPr>
        <w:numPr>
          <w:ilvl w:val="0"/>
          <w:numId w:val="10"/>
        </w:numPr>
      </w:pPr>
      <w:r w:rsidRPr="0001413C">
        <w:rPr>
          <w:i/>
          <w:iCs/>
        </w:rPr>
        <w:t xml:space="preserve">Fair Employment and Treatment (NI) Order 1998 </w:t>
      </w:r>
    </w:p>
    <w:p w14:paraId="30B6C8BB" w14:textId="77777777" w:rsidR="0001413C" w:rsidRPr="0001413C" w:rsidRDefault="0001413C" w:rsidP="0001413C">
      <w:pPr>
        <w:numPr>
          <w:ilvl w:val="0"/>
          <w:numId w:val="10"/>
        </w:numPr>
      </w:pPr>
      <w:r w:rsidRPr="0001413C">
        <w:rPr>
          <w:i/>
          <w:iCs/>
        </w:rPr>
        <w:t xml:space="preserve">Section 75 Northern Ireland Act 1998 </w:t>
      </w:r>
    </w:p>
    <w:p w14:paraId="6F3F8466" w14:textId="77777777" w:rsidR="0001413C" w:rsidRPr="0001413C" w:rsidRDefault="0001413C" w:rsidP="0001413C">
      <w:pPr>
        <w:numPr>
          <w:ilvl w:val="0"/>
          <w:numId w:val="10"/>
        </w:numPr>
      </w:pPr>
      <w:r w:rsidRPr="0001413C">
        <w:rPr>
          <w:i/>
          <w:iCs/>
        </w:rPr>
        <w:t xml:space="preserve">Employment Equality (Sexual Orientation) Regulations (NI) 2003 </w:t>
      </w:r>
    </w:p>
    <w:p w14:paraId="72C72E6B" w14:textId="77777777" w:rsidR="0001413C" w:rsidRPr="0001413C" w:rsidRDefault="0001413C" w:rsidP="0001413C">
      <w:pPr>
        <w:numPr>
          <w:ilvl w:val="0"/>
          <w:numId w:val="10"/>
        </w:numPr>
      </w:pPr>
      <w:r w:rsidRPr="0001413C">
        <w:rPr>
          <w:i/>
          <w:iCs/>
        </w:rPr>
        <w:t>Equality Act (Sexual Orientation) Regulations (NI) 2006</w:t>
      </w:r>
    </w:p>
    <w:p w14:paraId="5E4CB854" w14:textId="77777777" w:rsidR="0001413C" w:rsidRPr="0001413C" w:rsidRDefault="0001413C" w:rsidP="0001413C">
      <w:pPr>
        <w:numPr>
          <w:ilvl w:val="0"/>
          <w:numId w:val="10"/>
        </w:numPr>
      </w:pPr>
      <w:r w:rsidRPr="0001413C">
        <w:rPr>
          <w:i/>
          <w:iCs/>
        </w:rPr>
        <w:t>Employment Equality (Age) Regulations (NI) 2006</w:t>
      </w:r>
    </w:p>
    <w:p w14:paraId="4048594A" w14:textId="77777777" w:rsidR="0001413C" w:rsidRPr="0001413C" w:rsidRDefault="0001413C" w:rsidP="0001413C">
      <w:r w:rsidRPr="0001413C">
        <w:t>Select each numbered panel to learn more about the different types of workplace discrimination and how to report it.</w:t>
      </w:r>
    </w:p>
    <w:p w14:paraId="32963F81"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708"/>
        <w:gridCol w:w="4058"/>
        <w:gridCol w:w="1433"/>
        <w:gridCol w:w="1153"/>
      </w:tblGrid>
      <w:tr w:rsidR="0001413C" w:rsidRPr="0001413C" w14:paraId="7144AC0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0F069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07D8B3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521F62"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8AD61C" w14:textId="77777777" w:rsidR="0001413C" w:rsidRPr="0001413C" w:rsidRDefault="0001413C" w:rsidP="0001413C">
            <w:pPr>
              <w:rPr>
                <w:b/>
                <w:bCs/>
              </w:rPr>
            </w:pPr>
            <w:r w:rsidRPr="0001413C">
              <w:rPr>
                <w:b/>
                <w:bCs/>
              </w:rPr>
              <w:t>Alternate Text</w:t>
            </w:r>
          </w:p>
        </w:tc>
      </w:tr>
      <w:tr w:rsidR="0001413C" w:rsidRPr="0001413C" w14:paraId="2485AD8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88DA7D" w14:textId="77777777" w:rsidR="0001413C" w:rsidRPr="0001413C" w:rsidRDefault="0001413C" w:rsidP="0001413C">
            <w:r w:rsidRPr="0001413C">
              <w:t xml:space="preserve">Direct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32EC1E" w14:textId="77777777" w:rsidR="0001413C" w:rsidRPr="0001413C" w:rsidRDefault="0001413C" w:rsidP="0001413C">
            <w:r w:rsidRPr="0001413C">
              <w:t xml:space="preserve">Direct discrimination occurs when someone with a protected characteristic is treated less favorably than others. An example of direct discrimination is when a Muslim woman is not promoted to a customer-facing role because her manager believes her headscarf will make customers feel uncomfortable.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98F45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E3A033" w14:textId="77777777" w:rsidR="0001413C" w:rsidRPr="0001413C" w:rsidRDefault="0001413C" w:rsidP="0001413C"/>
        </w:tc>
      </w:tr>
      <w:tr w:rsidR="0001413C" w:rsidRPr="0001413C" w14:paraId="6FF1653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5DF3B3" w14:textId="77777777" w:rsidR="0001413C" w:rsidRPr="0001413C" w:rsidRDefault="0001413C" w:rsidP="0001413C">
            <w:r w:rsidRPr="0001413C">
              <w:t xml:space="preserve">Indirect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5AD898" w14:textId="77777777" w:rsidR="0001413C" w:rsidRPr="0001413C" w:rsidRDefault="0001413C" w:rsidP="0001413C">
            <w:r w:rsidRPr="0001413C">
              <w:t>Indirect discrimination occurs when a rule or policy is in place that applies to everyone but creates an unfair disadvantage for those with a protected characteristic(s). An example of indirect discrimination is a workplace policy that requires all men to be clean-shaven. This could discriminate against those whose religion forbids the cutting or removal of hair.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340C6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CC5BFA" w14:textId="77777777" w:rsidR="0001413C" w:rsidRPr="0001413C" w:rsidRDefault="0001413C" w:rsidP="0001413C"/>
        </w:tc>
      </w:tr>
      <w:tr w:rsidR="0001413C" w:rsidRPr="0001413C" w14:paraId="07780EF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C45E80" w14:textId="77777777" w:rsidR="0001413C" w:rsidRPr="0001413C" w:rsidRDefault="0001413C" w:rsidP="0001413C">
            <w:r w:rsidRPr="0001413C">
              <w:t xml:space="preserve">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6A0979" w14:textId="77777777" w:rsidR="0001413C" w:rsidRPr="0001413C" w:rsidRDefault="0001413C" w:rsidP="0001413C">
            <w:r w:rsidRPr="0001413C">
              <w:t>Harassment is unwanted conduct or behavior linked to a protected characteristic, or is of a sexual nature, that violates someone’s dignity or creates an offensive environment. While the Act doesn’t state that it protects employees from harassment on the grounds of marital status, civil partnership status, pregnancy, or maternity, this behavior is still prohibited under company policy.</w:t>
            </w:r>
          </w:p>
          <w:p w14:paraId="50FA50E8" w14:textId="77777777" w:rsidR="0001413C" w:rsidRPr="0001413C" w:rsidRDefault="0001413C" w:rsidP="0001413C">
            <w:r w:rsidRPr="0001413C">
              <w:t>You’ll learn more about harassment and sexual harassment on the next screen.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FEA82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84B748" w14:textId="77777777" w:rsidR="0001413C" w:rsidRPr="0001413C" w:rsidRDefault="0001413C" w:rsidP="0001413C"/>
        </w:tc>
      </w:tr>
      <w:tr w:rsidR="0001413C" w:rsidRPr="0001413C" w14:paraId="4929FD1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E2C9FD" w14:textId="77777777" w:rsidR="0001413C" w:rsidRPr="0001413C" w:rsidRDefault="0001413C" w:rsidP="0001413C">
            <w:r w:rsidRPr="0001413C">
              <w:t xml:space="preserve">Victimization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6BA17C" w14:textId="77777777" w:rsidR="0001413C" w:rsidRPr="0001413C" w:rsidRDefault="0001413C" w:rsidP="0001413C">
            <w:r w:rsidRPr="0001413C">
              <w:t>Victimization, which is also known as retaliation, occurs when someone is treated unfairly because they made a complaint about discrimination or harassment. You’ll learn more about victimization later in this lesson.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1F033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CA2CEA" w14:textId="77777777" w:rsidR="0001413C" w:rsidRPr="0001413C" w:rsidRDefault="0001413C" w:rsidP="0001413C"/>
        </w:tc>
      </w:tr>
      <w:tr w:rsidR="0001413C" w:rsidRPr="0001413C" w14:paraId="08E371B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DF9E18" w14:textId="77777777" w:rsidR="0001413C" w:rsidRPr="0001413C" w:rsidRDefault="0001413C" w:rsidP="0001413C">
            <w:r w:rsidRPr="0001413C">
              <w:t xml:space="preserve">Reporting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C0DBC8" w14:textId="77777777" w:rsidR="0001413C" w:rsidRPr="0001413C" w:rsidRDefault="0001413C" w:rsidP="0001413C">
            <w:r w:rsidRPr="0001413C">
              <w:t>If you feel that you have been the victim of discrimination in your workplace, you should report this to your manager or a representative from HR. You can find out how to contact them in the Contact Details section.</w:t>
            </w:r>
          </w:p>
          <w:p w14:paraId="44BC5236"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AAB13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5C7AE5" w14:textId="77777777" w:rsidR="0001413C" w:rsidRPr="0001413C" w:rsidRDefault="0001413C" w:rsidP="0001413C"/>
        </w:tc>
      </w:tr>
    </w:tbl>
    <w:p w14:paraId="188E611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B8B66B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302AAB"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7E19E2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7C9182"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E71E89" w14:textId="77777777" w:rsidR="0001413C" w:rsidRPr="0001413C" w:rsidRDefault="0001413C" w:rsidP="0001413C">
            <w:pPr>
              <w:rPr>
                <w:b/>
                <w:bCs/>
              </w:rPr>
            </w:pPr>
            <w:r w:rsidRPr="0001413C">
              <w:rPr>
                <w:b/>
                <w:bCs/>
              </w:rPr>
              <w:t>Alternate Text</w:t>
            </w:r>
          </w:p>
        </w:tc>
      </w:tr>
      <w:tr w:rsidR="0001413C" w:rsidRPr="0001413C" w14:paraId="58F3F55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EFE7D3"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9D5AB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AE599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AF4B98" w14:textId="77777777" w:rsidR="0001413C" w:rsidRPr="0001413C" w:rsidRDefault="0001413C" w:rsidP="0001413C"/>
        </w:tc>
      </w:tr>
    </w:tbl>
    <w:p w14:paraId="2217CC65" w14:textId="77777777" w:rsidR="0001413C" w:rsidRPr="0001413C" w:rsidRDefault="0001413C" w:rsidP="0001413C">
      <w:r w:rsidRPr="0001413C">
        <w:rPr>
          <w:b/>
          <w:bCs/>
        </w:rPr>
        <w:t>Audio Transcript Text:</w:t>
      </w:r>
      <w:r w:rsidRPr="0001413C">
        <w:t xml:space="preserve"> </w:t>
      </w:r>
    </w:p>
    <w:p w14:paraId="0609049A" w14:textId="77777777" w:rsidR="0001413C" w:rsidRPr="0001413C" w:rsidRDefault="0001413C" w:rsidP="0001413C">
      <w:r w:rsidRPr="0001413C">
        <w:t>We’ll begin by examining some important facts about this topic.</w:t>
      </w:r>
    </w:p>
    <w:p w14:paraId="23024D7B" w14:textId="77777777" w:rsidR="0001413C" w:rsidRPr="0001413C" w:rsidRDefault="0001413C" w:rsidP="0001413C">
      <w:r w:rsidRPr="0001413C">
        <w:br w:type="page"/>
      </w:r>
    </w:p>
    <w:p w14:paraId="2A6330BE" w14:textId="77777777" w:rsidR="0001413C" w:rsidRPr="0001413C" w:rsidRDefault="0001413C" w:rsidP="0001413C">
      <w:bookmarkStart w:id="142" w:name="Page_465852936699474397"/>
      <w:bookmarkEnd w:id="142"/>
      <w:r w:rsidRPr="0001413C">
        <w:rPr>
          <w:b/>
          <w:bCs/>
        </w:rPr>
        <w:t>Page Number:</w:t>
      </w:r>
      <w:r w:rsidRPr="0001413C">
        <w:t xml:space="preserve"> 29 </w:t>
      </w:r>
    </w:p>
    <w:p w14:paraId="3A51A052" w14:textId="77777777" w:rsidR="0001413C" w:rsidRPr="0001413C" w:rsidRDefault="0001413C" w:rsidP="0001413C">
      <w:r w:rsidRPr="0001413C">
        <w:rPr>
          <w:b/>
          <w:bCs/>
        </w:rPr>
        <w:t>Lesson 5:</w:t>
      </w:r>
      <w:r w:rsidRPr="0001413C">
        <w:t xml:space="preserve"> Equality Law in Great Britain and Northern Ireland </w:t>
      </w:r>
    </w:p>
    <w:p w14:paraId="68804593" w14:textId="77777777" w:rsidR="0001413C" w:rsidRPr="0001413C" w:rsidRDefault="0001413C" w:rsidP="0001413C">
      <w:r w:rsidRPr="0001413C">
        <w:rPr>
          <w:b/>
          <w:bCs/>
        </w:rPr>
        <w:t xml:space="preserve">Click and Reveal Template / LTR / Random </w:t>
      </w:r>
    </w:p>
    <w:p w14:paraId="1BFA05CD" w14:textId="77777777" w:rsidR="0001413C" w:rsidRPr="0001413C" w:rsidRDefault="0001413C" w:rsidP="0001413C">
      <w:r w:rsidRPr="0001413C">
        <w:rPr>
          <w:b/>
          <w:bCs/>
        </w:rPr>
        <w:t>Content Title:</w:t>
      </w:r>
      <w:r w:rsidRPr="0001413C">
        <w:t xml:space="preserve"> </w:t>
      </w:r>
    </w:p>
    <w:p w14:paraId="61BD4471" w14:textId="77777777" w:rsidR="0001413C" w:rsidRPr="0001413C" w:rsidRDefault="0001413C" w:rsidP="0001413C">
      <w:r w:rsidRPr="0001413C">
        <w:t xml:space="preserve">What Is Harassment? </w:t>
      </w:r>
    </w:p>
    <w:p w14:paraId="34F77B05" w14:textId="77777777" w:rsidR="0001413C" w:rsidRPr="0001413C" w:rsidRDefault="0001413C" w:rsidP="0001413C">
      <w:r w:rsidRPr="0001413C">
        <w:rPr>
          <w:b/>
          <w:bCs/>
        </w:rPr>
        <w:t>Content Description:</w:t>
      </w:r>
    </w:p>
    <w:p w14:paraId="15372BBC" w14:textId="77777777" w:rsidR="0001413C" w:rsidRPr="0001413C" w:rsidRDefault="0001413C" w:rsidP="0001413C">
      <w:r w:rsidRPr="0001413C">
        <w:t>Both the Equality Act 2010 (the Act) and NI anti-discrimination law, recognize harassment as a form of unlawful discrimination.</w:t>
      </w:r>
    </w:p>
    <w:p w14:paraId="009598A1" w14:textId="77777777" w:rsidR="0001413C" w:rsidRPr="0001413C" w:rsidRDefault="0001413C" w:rsidP="0001413C">
      <w:r w:rsidRPr="0001413C">
        <w:t>There are three types of harassment. These are:</w:t>
      </w:r>
    </w:p>
    <w:p w14:paraId="060CF6FD" w14:textId="77777777" w:rsidR="0001413C" w:rsidRPr="0001413C" w:rsidRDefault="0001413C" w:rsidP="0001413C">
      <w:pPr>
        <w:numPr>
          <w:ilvl w:val="0"/>
          <w:numId w:val="11"/>
        </w:numPr>
      </w:pPr>
      <w:r w:rsidRPr="0001413C">
        <w:t>Harassment involving unwanted conduct, which is related to a relevant protected characteristic such as age, race, sex, etc., and has the purpose or effect of creating an intimidating, hostile, degrading, humiliating, or offensive environment for the victim or of violating the victim’s dignity.</w:t>
      </w:r>
    </w:p>
    <w:p w14:paraId="3A6BF89E" w14:textId="77777777" w:rsidR="0001413C" w:rsidRPr="0001413C" w:rsidRDefault="0001413C" w:rsidP="0001413C">
      <w:pPr>
        <w:numPr>
          <w:ilvl w:val="0"/>
          <w:numId w:val="11"/>
        </w:numPr>
      </w:pPr>
      <w:r w:rsidRPr="0001413C">
        <w:t>Unwanted conduct of a sexual nature (sexual harassment).</w:t>
      </w:r>
    </w:p>
    <w:p w14:paraId="5B2D86EB" w14:textId="77777777" w:rsidR="0001413C" w:rsidRPr="0001413C" w:rsidRDefault="0001413C" w:rsidP="0001413C">
      <w:pPr>
        <w:numPr>
          <w:ilvl w:val="0"/>
          <w:numId w:val="11"/>
        </w:numPr>
      </w:pPr>
      <w:r w:rsidRPr="0001413C">
        <w:t>Treating a person less favorably than another person because they have either submitted to, or did not submit to, sexual harassment or harassment related to sex or gender reassignment.</w:t>
      </w:r>
    </w:p>
    <w:p w14:paraId="7C9DC4D4" w14:textId="77777777" w:rsidR="0001413C" w:rsidRPr="0001413C" w:rsidRDefault="0001413C" w:rsidP="0001413C">
      <w:r w:rsidRPr="0001413C">
        <w:t>Select each image panel to examine each of the three types of harassment in more detail.</w:t>
      </w:r>
    </w:p>
    <w:p w14:paraId="4B94E297"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804"/>
        <w:gridCol w:w="1440"/>
        <w:gridCol w:w="1158"/>
      </w:tblGrid>
      <w:tr w:rsidR="0001413C" w:rsidRPr="0001413C" w14:paraId="7759B77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C5922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8486B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631A65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C78C2E" w14:textId="77777777" w:rsidR="0001413C" w:rsidRPr="0001413C" w:rsidRDefault="0001413C" w:rsidP="0001413C">
            <w:pPr>
              <w:rPr>
                <w:b/>
                <w:bCs/>
              </w:rPr>
            </w:pPr>
            <w:r w:rsidRPr="0001413C">
              <w:rPr>
                <w:b/>
                <w:bCs/>
              </w:rPr>
              <w:t>Alternate Text</w:t>
            </w:r>
          </w:p>
        </w:tc>
      </w:tr>
      <w:tr w:rsidR="0001413C" w:rsidRPr="0001413C" w14:paraId="416C12A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E0730D" w14:textId="77777777" w:rsidR="0001413C" w:rsidRPr="0001413C" w:rsidRDefault="0001413C" w:rsidP="0001413C">
            <w:r w:rsidRPr="0001413C">
              <w:t xml:space="preserve">Type 1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AA8853" w14:textId="77777777" w:rsidR="0001413C" w:rsidRPr="0001413C" w:rsidRDefault="0001413C" w:rsidP="0001413C">
            <w:r w:rsidRPr="0001413C">
              <w:t xml:space="preserve">The first type of harassment is defined as unwanted conduct that is related to a protected characteristic and has the purpose or the effect of: </w:t>
            </w:r>
          </w:p>
          <w:p w14:paraId="113CA063" w14:textId="77777777" w:rsidR="0001413C" w:rsidRPr="0001413C" w:rsidRDefault="0001413C" w:rsidP="0001413C">
            <w:pPr>
              <w:numPr>
                <w:ilvl w:val="0"/>
                <w:numId w:val="12"/>
              </w:numPr>
            </w:pPr>
            <w:r w:rsidRPr="0001413C">
              <w:t>Violating the worker’s dignity; or</w:t>
            </w:r>
          </w:p>
          <w:p w14:paraId="5DE1AD56" w14:textId="77777777" w:rsidR="0001413C" w:rsidRPr="0001413C" w:rsidRDefault="0001413C" w:rsidP="0001413C">
            <w:pPr>
              <w:numPr>
                <w:ilvl w:val="0"/>
                <w:numId w:val="12"/>
              </w:numPr>
            </w:pPr>
            <w:r w:rsidRPr="0001413C">
              <w:t xml:space="preserve">Creating an intimidating, hostile, degrading, humiliating, or offensive environment for that worker. Harassment related to the protected characteristics of sex does not have to be sexual in nature. An example of non-sexual harassment on the grounds of sex is when a manager always assigns the task of minute-taking to women because it’s a “woman’s job.” </w:t>
            </w:r>
          </w:p>
          <w:p w14:paraId="35C39F00" w14:textId="77777777" w:rsidR="0001413C" w:rsidRPr="0001413C" w:rsidRDefault="0001413C" w:rsidP="0001413C">
            <w:r w:rsidRPr="0001413C">
              <w:t xml:space="preserve">Unwanted conduct only has to create one of these effects for it to amount to harassment. Conduct that results in one of these effects can be considered harassment even if that effect was not intended. </w:t>
            </w:r>
          </w:p>
          <w:p w14:paraId="2CB785EA" w14:textId="77777777" w:rsidR="0001413C" w:rsidRPr="0001413C" w:rsidRDefault="0001413C" w:rsidP="0001413C">
            <w:r w:rsidRPr="0001413C">
              <w:t xml:space="preserve">Examples of unwanted conduct may include, but are not limited to, spoken or written words, banter, posts or contact on social media, imagery, graffiti, physical gestures, facial expressions, mimicry, jokes or pranks, acts affecting a person’s surroundings, aggression, and/or physical behavior toward a person or their property. </w:t>
            </w:r>
          </w:p>
          <w:p w14:paraId="17991D5B" w14:textId="77777777" w:rsidR="0001413C" w:rsidRPr="0001413C" w:rsidRDefault="0001413C" w:rsidP="0001413C">
            <w:r w:rsidRPr="0001413C">
              <w:t xml:space="preserve">An example of unwanted conduct that creates an intimidating environment for a victim could be bullying, which happens when a single person or a group of people engage in any physical, verbal, or non-verbal behavior that is unwanted and makes the recipient feel frightened, less respected or put down, made fun of, or upset. </w:t>
            </w:r>
          </w:p>
          <w:p w14:paraId="6807DA23" w14:textId="77777777" w:rsidR="0001413C" w:rsidRPr="0001413C" w:rsidRDefault="0001413C" w:rsidP="0001413C">
            <w:r w:rsidRPr="0001413C">
              <w:t>It is also important to note that while unwanted conduct must have an enduring effect to create an intimidating, hostile, degrading, humiliating, or offensive environment, a single act of unwanted conduct can also be considered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4865C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746C50" w14:textId="77777777" w:rsidR="0001413C" w:rsidRPr="0001413C" w:rsidRDefault="0001413C" w:rsidP="0001413C"/>
        </w:tc>
      </w:tr>
      <w:tr w:rsidR="0001413C" w:rsidRPr="0001413C" w14:paraId="732570A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1559FA" w14:textId="77777777" w:rsidR="0001413C" w:rsidRPr="0001413C" w:rsidRDefault="0001413C" w:rsidP="0001413C">
            <w:r w:rsidRPr="0001413C">
              <w:t xml:space="preserve">Type 2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29B193" w14:textId="77777777" w:rsidR="0001413C" w:rsidRPr="0001413C" w:rsidRDefault="0001413C" w:rsidP="0001413C">
            <w:r w:rsidRPr="0001413C">
              <w:t>Sexual harassment is defined as unwanted conduct of a sexual nature from someone of the same or different sex.</w:t>
            </w:r>
          </w:p>
          <w:p w14:paraId="6A8E2180" w14:textId="77777777" w:rsidR="0001413C" w:rsidRPr="0001413C" w:rsidRDefault="0001413C" w:rsidP="0001413C">
            <w:r w:rsidRPr="0001413C">
              <w:t>Any conduct of a sexual nature can constitute sexual harassment. It does not need to be sexually motivated. It’s important to note that sexual conduct that was once welcome between two consenting individuals in the past can now be considered unwanted.</w:t>
            </w:r>
          </w:p>
          <w:p w14:paraId="69A8282E" w14:textId="77777777" w:rsidR="0001413C" w:rsidRPr="0001413C" w:rsidRDefault="0001413C" w:rsidP="0001413C">
            <w:r w:rsidRPr="0001413C">
              <w:t>Sexual harassment occurs where: the perpetrator engages in conduct of a sexual nature; that conduct is unwanted by the victim; and, the conduct has the purpose or effect of violating the victim’s dignity or creating an environment that is intimidating, hostile, degrading, humiliating, or offensive to the victim. Behaviour can be considered sexual harassment even if the behaviour has one of these effects even if it was not intended, or if it was intended to have one of these effects even if it did not have that effect.</w:t>
            </w:r>
          </w:p>
          <w:p w14:paraId="731A5023" w14:textId="77777777" w:rsidR="0001413C" w:rsidRPr="0001413C" w:rsidRDefault="0001413C" w:rsidP="0001413C">
            <w:r w:rsidRPr="0001413C">
              <w:t>Examples of conduct of a sexual nature include but are not limited to:</w:t>
            </w:r>
          </w:p>
          <w:p w14:paraId="53815057" w14:textId="77777777" w:rsidR="0001413C" w:rsidRPr="0001413C" w:rsidRDefault="0001413C" w:rsidP="0001413C">
            <w:pPr>
              <w:numPr>
                <w:ilvl w:val="0"/>
                <w:numId w:val="13"/>
              </w:numPr>
            </w:pPr>
            <w:r w:rsidRPr="0001413C">
              <w:t>Sexual comments or jokes.</w:t>
            </w:r>
          </w:p>
          <w:p w14:paraId="22F3FCBD" w14:textId="77777777" w:rsidR="0001413C" w:rsidRPr="0001413C" w:rsidRDefault="0001413C" w:rsidP="0001413C">
            <w:pPr>
              <w:numPr>
                <w:ilvl w:val="0"/>
                <w:numId w:val="13"/>
              </w:numPr>
            </w:pPr>
            <w:r w:rsidRPr="0001413C">
              <w:t>Displaying sexually graphic pictures, posters, or photos.</w:t>
            </w:r>
          </w:p>
          <w:p w14:paraId="05339E0E" w14:textId="77777777" w:rsidR="0001413C" w:rsidRPr="0001413C" w:rsidRDefault="0001413C" w:rsidP="0001413C">
            <w:pPr>
              <w:numPr>
                <w:ilvl w:val="0"/>
                <w:numId w:val="13"/>
              </w:numPr>
            </w:pPr>
            <w:r w:rsidRPr="0001413C">
              <w:t>Suggestive looks, staring, or leering.</w:t>
            </w:r>
          </w:p>
          <w:p w14:paraId="284325D3" w14:textId="77777777" w:rsidR="0001413C" w:rsidRPr="0001413C" w:rsidRDefault="0001413C" w:rsidP="0001413C">
            <w:pPr>
              <w:numPr>
                <w:ilvl w:val="0"/>
                <w:numId w:val="13"/>
              </w:numPr>
            </w:pPr>
            <w:r w:rsidRPr="0001413C">
              <w:t>Propositions and sexual advances.</w:t>
            </w:r>
          </w:p>
          <w:p w14:paraId="330EE5F9" w14:textId="77777777" w:rsidR="0001413C" w:rsidRPr="0001413C" w:rsidRDefault="0001413C" w:rsidP="0001413C">
            <w:pPr>
              <w:numPr>
                <w:ilvl w:val="0"/>
                <w:numId w:val="13"/>
              </w:numPr>
            </w:pPr>
            <w:r w:rsidRPr="0001413C">
              <w:t>Making promises in return for sexual favors (also known as quid pro quo, a Latin phrase that translates to “this for that”).</w:t>
            </w:r>
          </w:p>
          <w:p w14:paraId="5D993E86" w14:textId="77777777" w:rsidR="0001413C" w:rsidRPr="0001413C" w:rsidRDefault="0001413C" w:rsidP="0001413C">
            <w:pPr>
              <w:numPr>
                <w:ilvl w:val="0"/>
                <w:numId w:val="13"/>
              </w:numPr>
            </w:pPr>
            <w:r w:rsidRPr="0001413C">
              <w:t>Sexual gestures.</w:t>
            </w:r>
          </w:p>
          <w:p w14:paraId="5B0075F1" w14:textId="77777777" w:rsidR="0001413C" w:rsidRPr="0001413C" w:rsidRDefault="0001413C" w:rsidP="0001413C">
            <w:pPr>
              <w:numPr>
                <w:ilvl w:val="0"/>
                <w:numId w:val="13"/>
              </w:numPr>
            </w:pPr>
            <w:r w:rsidRPr="0001413C">
              <w:t>Intrusive questions about a person’s private or sex life, or a person discussing their own sex life.</w:t>
            </w:r>
          </w:p>
          <w:p w14:paraId="3BB98188" w14:textId="77777777" w:rsidR="0001413C" w:rsidRPr="0001413C" w:rsidRDefault="0001413C" w:rsidP="0001413C">
            <w:pPr>
              <w:numPr>
                <w:ilvl w:val="0"/>
                <w:numId w:val="13"/>
              </w:numPr>
            </w:pPr>
            <w:r w:rsidRPr="0001413C">
              <w:t>Sexual posts or contact on social media.</w:t>
            </w:r>
          </w:p>
          <w:p w14:paraId="56AB1639" w14:textId="77777777" w:rsidR="0001413C" w:rsidRPr="0001413C" w:rsidRDefault="0001413C" w:rsidP="0001413C">
            <w:pPr>
              <w:numPr>
                <w:ilvl w:val="0"/>
                <w:numId w:val="13"/>
              </w:numPr>
            </w:pPr>
            <w:r w:rsidRPr="0001413C">
              <w:t>Spreading sexual rumors about a person.</w:t>
            </w:r>
          </w:p>
          <w:p w14:paraId="7C805E0C" w14:textId="77777777" w:rsidR="0001413C" w:rsidRPr="0001413C" w:rsidRDefault="0001413C" w:rsidP="0001413C">
            <w:pPr>
              <w:numPr>
                <w:ilvl w:val="0"/>
                <w:numId w:val="13"/>
              </w:numPr>
            </w:pPr>
            <w:r w:rsidRPr="0001413C">
              <w:t>Sending sexually explicit emails or text messages.</w:t>
            </w:r>
          </w:p>
          <w:p w14:paraId="63A4EE4A" w14:textId="77777777" w:rsidR="0001413C" w:rsidRPr="0001413C" w:rsidRDefault="0001413C" w:rsidP="0001413C">
            <w:pPr>
              <w:numPr>
                <w:ilvl w:val="0"/>
                <w:numId w:val="13"/>
              </w:numPr>
            </w:pPr>
            <w:r w:rsidRPr="0001413C">
              <w:t>Unwelcome touching, hugging, kissing, or massaging, for example, of a “gender-neutral” part of the body.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56778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337BEA" w14:textId="77777777" w:rsidR="0001413C" w:rsidRPr="0001413C" w:rsidRDefault="0001413C" w:rsidP="0001413C"/>
        </w:tc>
      </w:tr>
      <w:tr w:rsidR="0001413C" w:rsidRPr="0001413C" w14:paraId="17F04C0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5EF2A1" w14:textId="77777777" w:rsidR="0001413C" w:rsidRPr="0001413C" w:rsidRDefault="0001413C" w:rsidP="0001413C">
            <w:r w:rsidRPr="0001413C">
              <w:t xml:space="preserve">Type 3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8F0D64" w14:textId="77777777" w:rsidR="0001413C" w:rsidRPr="0001413C" w:rsidRDefault="0001413C" w:rsidP="0001413C">
            <w:r w:rsidRPr="0001413C">
              <w:t>Less favorable treatment of a worker because they submit to, or reject, sexual harassment or harassment related to the protected characteristics of sex or gender reassignment occurs when:</w:t>
            </w:r>
          </w:p>
          <w:p w14:paraId="5A017564" w14:textId="77777777" w:rsidR="0001413C" w:rsidRPr="0001413C" w:rsidRDefault="0001413C" w:rsidP="0001413C">
            <w:pPr>
              <w:numPr>
                <w:ilvl w:val="0"/>
                <w:numId w:val="14"/>
              </w:numPr>
            </w:pPr>
            <w:r w:rsidRPr="0001413C">
              <w:t>A worker is subjected to unwanted conduct of a sexual nature, or conduct that is related to sex or gender reassignment.</w:t>
            </w:r>
          </w:p>
          <w:p w14:paraId="050162C9" w14:textId="77777777" w:rsidR="0001413C" w:rsidRPr="0001413C" w:rsidRDefault="0001413C" w:rsidP="0001413C">
            <w:pPr>
              <w:numPr>
                <w:ilvl w:val="0"/>
                <w:numId w:val="14"/>
              </w:numPr>
            </w:pPr>
            <w:r w:rsidRPr="0001413C">
              <w:t>The unwanted conduct has the purpose or effect of violating the worker’s dignity, or creating an intimidating, hostile, degrading, humiliating, or offensive environment; and</w:t>
            </w:r>
          </w:p>
          <w:p w14:paraId="21376A40" w14:textId="77777777" w:rsidR="0001413C" w:rsidRPr="0001413C" w:rsidRDefault="0001413C" w:rsidP="0001413C">
            <w:pPr>
              <w:numPr>
                <w:ilvl w:val="0"/>
                <w:numId w:val="14"/>
              </w:numPr>
            </w:pPr>
            <w:r w:rsidRPr="0001413C">
              <w:t>The worker is treated less favorably because they submitted to or rejected the unwanted conduct.</w:t>
            </w:r>
          </w:p>
          <w:p w14:paraId="65F3D9B0" w14:textId="77777777" w:rsidR="0001413C" w:rsidRPr="0001413C" w:rsidRDefault="0001413C" w:rsidP="0001413C">
            <w:r w:rsidRPr="0001413C">
              <w:t>This type of harassment occurs even if an employee is treated less favorably by someone other than the person who initiated the unwelcome conduct.</w:t>
            </w:r>
          </w:p>
          <w:p w14:paraId="56F316DE" w14:textId="77777777" w:rsidR="0001413C" w:rsidRPr="0001413C" w:rsidRDefault="0001413C" w:rsidP="0001413C">
            <w:r w:rsidRPr="0001413C">
              <w:t>If you ever experience or witness workplace harassment, find out who to contact in the Contact Details section.</w:t>
            </w:r>
          </w:p>
          <w:p w14:paraId="46C12BF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C1BE4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AED363" w14:textId="77777777" w:rsidR="0001413C" w:rsidRPr="0001413C" w:rsidRDefault="0001413C" w:rsidP="0001413C"/>
        </w:tc>
      </w:tr>
    </w:tbl>
    <w:p w14:paraId="78A10121"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1791C5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B53A5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8CC07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4C1C99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606115" w14:textId="77777777" w:rsidR="0001413C" w:rsidRPr="0001413C" w:rsidRDefault="0001413C" w:rsidP="0001413C">
            <w:pPr>
              <w:rPr>
                <w:b/>
                <w:bCs/>
              </w:rPr>
            </w:pPr>
            <w:r w:rsidRPr="0001413C">
              <w:rPr>
                <w:b/>
                <w:bCs/>
              </w:rPr>
              <w:t>Alternate Text</w:t>
            </w:r>
          </w:p>
        </w:tc>
      </w:tr>
      <w:tr w:rsidR="0001413C" w:rsidRPr="0001413C" w14:paraId="1135D11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4070B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322BF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CEC2F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1A0B71" w14:textId="77777777" w:rsidR="0001413C" w:rsidRPr="0001413C" w:rsidRDefault="0001413C" w:rsidP="0001413C"/>
        </w:tc>
      </w:tr>
    </w:tbl>
    <w:p w14:paraId="58A3D797" w14:textId="77777777" w:rsidR="0001413C" w:rsidRPr="0001413C" w:rsidRDefault="0001413C" w:rsidP="0001413C">
      <w:r w:rsidRPr="0001413C">
        <w:rPr>
          <w:b/>
          <w:bCs/>
        </w:rPr>
        <w:t>Audio Transcript Text:</w:t>
      </w:r>
      <w:r w:rsidRPr="0001413C">
        <w:t xml:space="preserve"> </w:t>
      </w:r>
    </w:p>
    <w:p w14:paraId="2092B371" w14:textId="77777777" w:rsidR="0001413C" w:rsidRPr="0001413C" w:rsidRDefault="0001413C" w:rsidP="0001413C">
      <w:r w:rsidRPr="0001413C">
        <w:t>Let’s take a look at some key concepts around this important topic.</w:t>
      </w:r>
    </w:p>
    <w:p w14:paraId="36FACBFF" w14:textId="77777777" w:rsidR="0001413C" w:rsidRPr="0001413C" w:rsidRDefault="0001413C" w:rsidP="0001413C">
      <w:r w:rsidRPr="0001413C">
        <w:br w:type="page"/>
      </w:r>
    </w:p>
    <w:p w14:paraId="4E70B639" w14:textId="77777777" w:rsidR="0001413C" w:rsidRPr="0001413C" w:rsidRDefault="0001413C" w:rsidP="0001413C">
      <w:bookmarkStart w:id="143" w:name="Page_450980579159382652"/>
      <w:bookmarkEnd w:id="143"/>
      <w:r w:rsidRPr="0001413C">
        <w:rPr>
          <w:b/>
          <w:bCs/>
        </w:rPr>
        <w:t>Page Number:</w:t>
      </w:r>
      <w:r w:rsidRPr="0001413C">
        <w:t xml:space="preserve"> 30 </w:t>
      </w:r>
    </w:p>
    <w:p w14:paraId="550B9893" w14:textId="77777777" w:rsidR="0001413C" w:rsidRPr="0001413C" w:rsidRDefault="0001413C" w:rsidP="0001413C">
      <w:r w:rsidRPr="0001413C">
        <w:rPr>
          <w:b/>
          <w:bCs/>
        </w:rPr>
        <w:t>Lesson 5:</w:t>
      </w:r>
      <w:r w:rsidRPr="0001413C">
        <w:t xml:space="preserve"> Equality Law in Great Britain and Northern Ireland </w:t>
      </w:r>
    </w:p>
    <w:p w14:paraId="38E92083" w14:textId="77777777" w:rsidR="0001413C" w:rsidRPr="0001413C" w:rsidRDefault="0001413C" w:rsidP="0001413C">
      <w:r w:rsidRPr="0001413C">
        <w:rPr>
          <w:b/>
          <w:bCs/>
        </w:rPr>
        <w:t xml:space="preserve">Click and Reveal Template / LTR / Random </w:t>
      </w:r>
    </w:p>
    <w:p w14:paraId="629104A6" w14:textId="77777777" w:rsidR="0001413C" w:rsidRPr="0001413C" w:rsidRDefault="0001413C" w:rsidP="0001413C">
      <w:r w:rsidRPr="0001413C">
        <w:rPr>
          <w:b/>
          <w:bCs/>
        </w:rPr>
        <w:t>Content Title:</w:t>
      </w:r>
      <w:r w:rsidRPr="0001413C">
        <w:t xml:space="preserve"> </w:t>
      </w:r>
    </w:p>
    <w:p w14:paraId="706C43F2" w14:textId="77777777" w:rsidR="0001413C" w:rsidRPr="0001413C" w:rsidRDefault="0001413C" w:rsidP="0001413C">
      <w:r w:rsidRPr="0001413C">
        <w:t xml:space="preserve">The Worker Protection Act 2023 </w:t>
      </w:r>
    </w:p>
    <w:p w14:paraId="04778D7C" w14:textId="77777777" w:rsidR="0001413C" w:rsidRPr="0001413C" w:rsidRDefault="0001413C" w:rsidP="0001413C">
      <w:r w:rsidRPr="0001413C">
        <w:rPr>
          <w:b/>
          <w:bCs/>
        </w:rPr>
        <w:t>Content Description:</w:t>
      </w:r>
    </w:p>
    <w:p w14:paraId="797B772E" w14:textId="77777777" w:rsidR="0001413C" w:rsidRPr="0001413C" w:rsidRDefault="0001413C" w:rsidP="0001413C">
      <w:r w:rsidRPr="0001413C">
        <w:t>The Worker Protection Act 2023 (an amendment to the Equality Act 2010) was implemented GB in October 26, 2024.</w:t>
      </w:r>
    </w:p>
    <w:p w14:paraId="10981534" w14:textId="77777777" w:rsidR="0001413C" w:rsidRPr="0001413C" w:rsidRDefault="0001413C" w:rsidP="0001413C">
      <w:r w:rsidRPr="0001413C">
        <w:t>The new legislation is designed to enhance existing sexual harassment provisions in GB and places a new duty on employers to take “reasonable steps” to prevent sexual harassment in the workplace. The new legislation also increases the current compensation awarded by tribunals by up to 25% if they find an employer has breached their duty under the legislation. It is important to note that the legislation also applies to employees when working outside of an office setting, and whilst attending work-related social events.</w:t>
      </w:r>
    </w:p>
    <w:p w14:paraId="3572182D" w14:textId="77777777" w:rsidR="0001413C" w:rsidRPr="0001413C" w:rsidRDefault="0001413C" w:rsidP="0001413C">
      <w:r w:rsidRPr="0001413C">
        <w:t>One of the key themes of the legislation is the requirement to proactively prevent sexual harassment in the workplace. This places a duty on employers to take “reasonable steps” to prevent such behavior by ensuring organizational culture aligns with the new legislation, and through the implementation of appropriate policies, training, reporting mechanisms, and monitoring.</w:t>
      </w:r>
    </w:p>
    <w:p w14:paraId="7516373C" w14:textId="77777777" w:rsidR="0001413C" w:rsidRPr="0001413C" w:rsidRDefault="0001413C" w:rsidP="0001413C">
      <w:r w:rsidRPr="0001413C">
        <w:t>Our employee relations expert is here to help answer some questions about the Worker Protection Act.</w:t>
      </w:r>
    </w:p>
    <w:p w14:paraId="7051DE2C" w14:textId="77777777" w:rsidR="0001413C" w:rsidRPr="0001413C" w:rsidRDefault="0001413C" w:rsidP="0001413C">
      <w:r w:rsidRPr="0001413C">
        <w:t>Select each question to see what they have to say.</w:t>
      </w:r>
    </w:p>
    <w:p w14:paraId="0FC5350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53"/>
        <w:gridCol w:w="2300"/>
        <w:gridCol w:w="1381"/>
        <w:gridCol w:w="1118"/>
      </w:tblGrid>
      <w:tr w:rsidR="0001413C" w:rsidRPr="0001413C" w14:paraId="4B26BC3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90D8F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EE039C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1523B2"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071113" w14:textId="77777777" w:rsidR="0001413C" w:rsidRPr="0001413C" w:rsidRDefault="0001413C" w:rsidP="0001413C">
            <w:pPr>
              <w:rPr>
                <w:b/>
                <w:bCs/>
              </w:rPr>
            </w:pPr>
            <w:r w:rsidRPr="0001413C">
              <w:rPr>
                <w:b/>
                <w:bCs/>
              </w:rPr>
              <w:t>Alternate Text</w:t>
            </w:r>
          </w:p>
        </w:tc>
      </w:tr>
      <w:tr w:rsidR="0001413C" w:rsidRPr="0001413C" w14:paraId="3F6880E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0FCAFF" w14:textId="77777777" w:rsidR="0001413C" w:rsidRPr="0001413C" w:rsidRDefault="0001413C" w:rsidP="0001413C">
            <w:r w:rsidRPr="0001413C">
              <w:t xml:space="preserve">Who Is Protected by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EB6EE2" w14:textId="77777777" w:rsidR="0001413C" w:rsidRPr="0001413C" w:rsidRDefault="0001413C" w:rsidP="0001413C">
            <w:r w:rsidRPr="0001413C">
              <w:t>The law (as outlined under the Equality Act 2010) protects the following people against sexual harassment at work:</w:t>
            </w:r>
          </w:p>
          <w:p w14:paraId="63098A33" w14:textId="77777777" w:rsidR="0001413C" w:rsidRPr="0001413C" w:rsidRDefault="0001413C" w:rsidP="0001413C">
            <w:pPr>
              <w:numPr>
                <w:ilvl w:val="0"/>
                <w:numId w:val="15"/>
              </w:numPr>
            </w:pPr>
            <w:r w:rsidRPr="0001413C">
              <w:t>Employees and workers</w:t>
            </w:r>
          </w:p>
          <w:p w14:paraId="0007A5EB" w14:textId="77777777" w:rsidR="0001413C" w:rsidRPr="0001413C" w:rsidRDefault="0001413C" w:rsidP="0001413C">
            <w:pPr>
              <w:numPr>
                <w:ilvl w:val="0"/>
                <w:numId w:val="15"/>
              </w:numPr>
            </w:pPr>
            <w:r w:rsidRPr="0001413C">
              <w:t>Contractors and self-employed people hired to personally do the work</w:t>
            </w:r>
          </w:p>
          <w:p w14:paraId="4074C9B7" w14:textId="77777777" w:rsidR="0001413C" w:rsidRPr="0001413C" w:rsidRDefault="0001413C" w:rsidP="0001413C">
            <w:pPr>
              <w:numPr>
                <w:ilvl w:val="0"/>
                <w:numId w:val="15"/>
              </w:numPr>
            </w:pPr>
            <w:r w:rsidRPr="0001413C">
              <w:t>Job applicants</w:t>
            </w:r>
          </w:p>
          <w:p w14:paraId="5B6B44CD" w14:textId="77777777" w:rsidR="0001413C" w:rsidRPr="0001413C" w:rsidRDefault="0001413C" w:rsidP="0001413C">
            <w:r w:rsidRPr="0001413C">
              <w:t>Sexual harassment can happen to men, women, and people of any sexual orientation. It can be carried out by anyone of the same sex or another sex, or anyone of any sexual orientation.</w:t>
            </w:r>
          </w:p>
          <w:p w14:paraId="3D3B535A" w14:textId="77777777" w:rsidR="0001413C" w:rsidRPr="0001413C" w:rsidRDefault="0001413C" w:rsidP="0001413C">
            <w:r w:rsidRPr="0001413C">
              <w:t>You can experience sexual harassment from anyone you come into contact with because of your job, including:</w:t>
            </w:r>
          </w:p>
          <w:p w14:paraId="27F9663C" w14:textId="77777777" w:rsidR="0001413C" w:rsidRPr="0001413C" w:rsidRDefault="0001413C" w:rsidP="0001413C">
            <w:pPr>
              <w:numPr>
                <w:ilvl w:val="0"/>
                <w:numId w:val="16"/>
              </w:numPr>
            </w:pPr>
            <w:r w:rsidRPr="0001413C">
              <w:t>Someone you work with.</w:t>
            </w:r>
          </w:p>
          <w:p w14:paraId="25D3CAAA" w14:textId="77777777" w:rsidR="0001413C" w:rsidRPr="0001413C" w:rsidRDefault="0001413C" w:rsidP="0001413C">
            <w:pPr>
              <w:numPr>
                <w:ilvl w:val="0"/>
                <w:numId w:val="16"/>
              </w:numPr>
            </w:pPr>
            <w:r w:rsidRPr="0001413C">
              <w:t>A manager, supervisor, or someone else in a position of authority.</w:t>
            </w:r>
          </w:p>
          <w:p w14:paraId="49129E72" w14:textId="77777777" w:rsidR="0001413C" w:rsidRPr="0001413C" w:rsidRDefault="0001413C" w:rsidP="0001413C">
            <w:pPr>
              <w:numPr>
                <w:ilvl w:val="0"/>
                <w:numId w:val="16"/>
              </w:numPr>
            </w:pPr>
            <w:r w:rsidRPr="0001413C">
              <w:t>Third parties – for example customers, clients, and members of the public.</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55483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C046C9" w14:textId="77777777" w:rsidR="0001413C" w:rsidRPr="0001413C" w:rsidRDefault="0001413C" w:rsidP="0001413C"/>
        </w:tc>
      </w:tr>
      <w:tr w:rsidR="0001413C" w:rsidRPr="0001413C" w14:paraId="5390A6E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272A97" w14:textId="77777777" w:rsidR="0001413C" w:rsidRPr="0001413C" w:rsidRDefault="0001413C" w:rsidP="0001413C">
            <w:r w:rsidRPr="0001413C">
              <w:t xml:space="preserve">What Is Meant by Third Parties?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99AD90" w14:textId="77777777" w:rsidR="0001413C" w:rsidRPr="0001413C" w:rsidRDefault="0001413C" w:rsidP="0001413C">
            <w:r w:rsidRPr="0001413C">
              <w:t>Third parties may include:</w:t>
            </w:r>
          </w:p>
          <w:p w14:paraId="36A42476" w14:textId="77777777" w:rsidR="0001413C" w:rsidRPr="0001413C" w:rsidRDefault="0001413C" w:rsidP="0001413C">
            <w:pPr>
              <w:numPr>
                <w:ilvl w:val="0"/>
                <w:numId w:val="17"/>
              </w:numPr>
            </w:pPr>
            <w:r w:rsidRPr="0001413C">
              <w:t>Customers</w:t>
            </w:r>
          </w:p>
          <w:p w14:paraId="521790B8" w14:textId="77777777" w:rsidR="0001413C" w:rsidRPr="0001413C" w:rsidRDefault="0001413C" w:rsidP="0001413C">
            <w:pPr>
              <w:numPr>
                <w:ilvl w:val="0"/>
                <w:numId w:val="17"/>
              </w:numPr>
            </w:pPr>
            <w:r w:rsidRPr="0001413C">
              <w:t>Clients</w:t>
            </w:r>
          </w:p>
          <w:p w14:paraId="6D17B21E" w14:textId="77777777" w:rsidR="0001413C" w:rsidRPr="0001413C" w:rsidRDefault="0001413C" w:rsidP="0001413C">
            <w:pPr>
              <w:numPr>
                <w:ilvl w:val="0"/>
                <w:numId w:val="17"/>
              </w:numPr>
            </w:pPr>
            <w:r w:rsidRPr="0001413C">
              <w:t>Service users</w:t>
            </w:r>
          </w:p>
          <w:p w14:paraId="4119097B" w14:textId="77777777" w:rsidR="0001413C" w:rsidRPr="0001413C" w:rsidRDefault="0001413C" w:rsidP="0001413C">
            <w:pPr>
              <w:numPr>
                <w:ilvl w:val="0"/>
                <w:numId w:val="17"/>
              </w:numPr>
            </w:pPr>
            <w:r w:rsidRPr="0001413C">
              <w:t>Members of the public</w:t>
            </w:r>
          </w:p>
          <w:p w14:paraId="788D92C4" w14:textId="77777777" w:rsidR="0001413C" w:rsidRPr="0001413C" w:rsidRDefault="0001413C" w:rsidP="0001413C">
            <w:pPr>
              <w:numPr>
                <w:ilvl w:val="0"/>
                <w:numId w:val="17"/>
              </w:numPr>
            </w:pPr>
            <w:r w:rsidRPr="0001413C">
              <w:t>Self-employed consultants</w:t>
            </w:r>
          </w:p>
          <w:p w14:paraId="6A44564C" w14:textId="77777777" w:rsidR="0001413C" w:rsidRPr="0001413C" w:rsidRDefault="0001413C" w:rsidP="0001413C">
            <w:pPr>
              <w:numPr>
                <w:ilvl w:val="0"/>
                <w:numId w:val="17"/>
              </w:numPr>
            </w:pPr>
            <w:r w:rsidRPr="0001413C">
              <w:t>Other attendees at conferences or events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AF8D6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D19D6A" w14:textId="77777777" w:rsidR="0001413C" w:rsidRPr="0001413C" w:rsidRDefault="0001413C" w:rsidP="0001413C"/>
        </w:tc>
      </w:tr>
      <w:tr w:rsidR="0001413C" w:rsidRPr="0001413C" w14:paraId="2735995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60AD82" w14:textId="77777777" w:rsidR="0001413C" w:rsidRPr="0001413C" w:rsidRDefault="0001413C" w:rsidP="0001413C">
            <w:r w:rsidRPr="0001413C">
              <w:t xml:space="preserve">What Are the Duties Placed upon Employers?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ED4524" w14:textId="77777777" w:rsidR="0001413C" w:rsidRPr="0001413C" w:rsidRDefault="0001413C" w:rsidP="0001413C">
            <w:r w:rsidRPr="0001413C">
              <w:t>In accordance with the Worker Protection Act, all employers must take reasonable steps to prevent sexual harassment of their employees.</w:t>
            </w:r>
          </w:p>
          <w:p w14:paraId="2B826C17" w14:textId="77777777" w:rsidR="0001413C" w:rsidRPr="0001413C" w:rsidRDefault="0001413C" w:rsidP="0001413C">
            <w:r w:rsidRPr="0001413C">
              <w:t>Employers must take action to assess risks and put measures in place. Employers cannot wait until sexual harassment has already occurred. However, if sexual harassment has already occurred, employers must take action to prevent it from reoccurring.</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798B7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E93225" w14:textId="77777777" w:rsidR="0001413C" w:rsidRPr="0001413C" w:rsidRDefault="0001413C" w:rsidP="0001413C"/>
        </w:tc>
      </w:tr>
      <w:tr w:rsidR="0001413C" w:rsidRPr="0001413C" w14:paraId="0EC0AA0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47BD7F" w14:textId="77777777" w:rsidR="0001413C" w:rsidRPr="0001413C" w:rsidRDefault="0001413C" w:rsidP="0001413C">
            <w:r w:rsidRPr="0001413C">
              <w:t xml:space="preserve">Employer Liability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3DA1C1" w14:textId="77777777" w:rsidR="0001413C" w:rsidRPr="0001413C" w:rsidRDefault="0001413C" w:rsidP="0001413C">
            <w:r w:rsidRPr="0001413C">
              <w:t>Employers may be held vicariously liable for acts of sexual harassment carried out by their employees, even if they were unaware of the acts and would not have approved of them.</w:t>
            </w:r>
            <w:r w:rsidRPr="0001413C">
              <w:br/>
              <w:t>Employers now also have a legal duty to proactively take reasonable steps to prevent sexual harassment.</w:t>
            </w:r>
          </w:p>
          <w:p w14:paraId="2473432E" w14:textId="77777777" w:rsidR="0001413C" w:rsidRPr="0001413C" w:rsidRDefault="0001413C" w:rsidP="0001413C">
            <w:r w:rsidRPr="0001413C">
              <w:rPr>
                <w:b/>
                <w:bCs/>
              </w:rPr>
              <w:t>Third-Party Harassment</w:t>
            </w:r>
          </w:p>
          <w:p w14:paraId="74E4FBEC" w14:textId="77777777" w:rsidR="0001413C" w:rsidRPr="0001413C" w:rsidRDefault="0001413C" w:rsidP="0001413C">
            <w:r w:rsidRPr="0001413C">
              <w:t>In updated guidance from the Equality and Human Rights Commission (EHRC), the EHRC make clear that they would also consider a failure to take reasonable steps to prevent sexual harassment by third parties to be a breach of the new duty for which they could take enforcement action.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A1802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BD1AF9" w14:textId="77777777" w:rsidR="0001413C" w:rsidRPr="0001413C" w:rsidRDefault="0001413C" w:rsidP="0001413C"/>
        </w:tc>
      </w:tr>
      <w:tr w:rsidR="0001413C" w:rsidRPr="0001413C" w14:paraId="3289E2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46E99E" w14:textId="77777777" w:rsidR="0001413C" w:rsidRPr="0001413C" w:rsidRDefault="0001413C" w:rsidP="0001413C">
            <w:r w:rsidRPr="0001413C">
              <w:t xml:space="preserve">Determining Sexual Harassment Risks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7D128A" w14:textId="77777777" w:rsidR="0001413C" w:rsidRPr="0001413C" w:rsidRDefault="0001413C" w:rsidP="0001413C">
            <w:r w:rsidRPr="0001413C">
              <w:t>In September 2024, the EHRC updated the “Sexual harassment and harassment at work: technical guidance” to reflect the new legal provisions.</w:t>
            </w:r>
          </w:p>
          <w:p w14:paraId="583CFE31" w14:textId="77777777" w:rsidR="0001413C" w:rsidRPr="0001413C" w:rsidRDefault="0001413C" w:rsidP="0001413C">
            <w:r w:rsidRPr="0001413C">
              <w:t>In order to meet the requirements of the Worker Protection Act, employers must assess the risks of sexual harassment within their workplace, taking into consideration a range of factors including:</w:t>
            </w:r>
          </w:p>
          <w:p w14:paraId="36F07146" w14:textId="77777777" w:rsidR="0001413C" w:rsidRPr="0001413C" w:rsidRDefault="0001413C" w:rsidP="0001413C">
            <w:pPr>
              <w:numPr>
                <w:ilvl w:val="0"/>
                <w:numId w:val="18"/>
              </w:numPr>
            </w:pPr>
            <w:r w:rsidRPr="0001413C">
              <w:t>The sector.</w:t>
            </w:r>
          </w:p>
          <w:p w14:paraId="41364B3E" w14:textId="77777777" w:rsidR="0001413C" w:rsidRPr="0001413C" w:rsidRDefault="0001413C" w:rsidP="0001413C">
            <w:pPr>
              <w:numPr>
                <w:ilvl w:val="0"/>
                <w:numId w:val="18"/>
              </w:numPr>
            </w:pPr>
            <w:r w:rsidRPr="0001413C">
              <w:t>The type of work undertaken.</w:t>
            </w:r>
          </w:p>
          <w:p w14:paraId="5AF167EF" w14:textId="77777777" w:rsidR="0001413C" w:rsidRPr="0001413C" w:rsidRDefault="0001413C" w:rsidP="0001413C">
            <w:pPr>
              <w:numPr>
                <w:ilvl w:val="0"/>
                <w:numId w:val="18"/>
              </w:numPr>
            </w:pPr>
            <w:r w:rsidRPr="0001413C">
              <w:t>The various ways of working employed by the organization, including working from home, night working, and lone working.</w:t>
            </w:r>
          </w:p>
          <w:p w14:paraId="7A2D1091" w14:textId="77777777" w:rsidR="0001413C" w:rsidRPr="0001413C" w:rsidRDefault="0001413C" w:rsidP="0001413C">
            <w:pPr>
              <w:numPr>
                <w:ilvl w:val="0"/>
                <w:numId w:val="18"/>
              </w:numPr>
            </w:pPr>
            <w:r w:rsidRPr="0001413C">
              <w:t>The variety of roles within the organization.</w:t>
            </w:r>
          </w:p>
          <w:p w14:paraId="2DE1753A" w14:textId="77777777" w:rsidR="0001413C" w:rsidRPr="0001413C" w:rsidRDefault="0001413C" w:rsidP="0001413C">
            <w:pPr>
              <w:numPr>
                <w:ilvl w:val="0"/>
                <w:numId w:val="18"/>
              </w:numPr>
            </w:pPr>
            <w:r w:rsidRPr="0001413C">
              <w:t>Younger employees, including interns and apprentices.</w:t>
            </w:r>
          </w:p>
          <w:p w14:paraId="3D5AF0F0" w14:textId="77777777" w:rsidR="0001413C" w:rsidRPr="0001413C" w:rsidRDefault="0001413C" w:rsidP="0001413C">
            <w:pPr>
              <w:numPr>
                <w:ilvl w:val="0"/>
                <w:numId w:val="18"/>
              </w:numPr>
            </w:pPr>
            <w:r w:rsidRPr="0001413C">
              <w:t>Employees with learning difficulties.</w:t>
            </w:r>
          </w:p>
          <w:p w14:paraId="64D9E9DF" w14:textId="77777777" w:rsidR="0001413C" w:rsidRPr="0001413C" w:rsidRDefault="0001413C" w:rsidP="0001413C">
            <w:pPr>
              <w:numPr>
                <w:ilvl w:val="0"/>
                <w:numId w:val="18"/>
              </w:numPr>
            </w:pPr>
            <w:r w:rsidRPr="0001413C">
              <w:t>Whether there is the occurrence of work-related social events (including those involving the use of alcohol).</w:t>
            </w:r>
          </w:p>
          <w:p w14:paraId="16EE032E" w14:textId="77777777" w:rsidR="0001413C" w:rsidRPr="0001413C" w:rsidRDefault="0001413C" w:rsidP="0001413C">
            <w:pPr>
              <w:numPr>
                <w:ilvl w:val="0"/>
                <w:numId w:val="18"/>
              </w:numPr>
            </w:pPr>
            <w:r w:rsidRPr="0001413C">
              <w:t>Whether there is the presence of power imbalances between employees.</w:t>
            </w:r>
          </w:p>
          <w:p w14:paraId="43FCB628" w14:textId="77777777" w:rsidR="0001413C" w:rsidRPr="0001413C" w:rsidRDefault="0001413C" w:rsidP="0001413C">
            <w:pPr>
              <w:numPr>
                <w:ilvl w:val="0"/>
                <w:numId w:val="18"/>
              </w:numPr>
            </w:pPr>
            <w:r w:rsidRPr="0001413C">
              <w:t>Any work-related travel (particularly where it involves overnight stays).</w:t>
            </w:r>
          </w:p>
          <w:p w14:paraId="50E4EA15" w14:textId="77777777" w:rsidR="0001413C" w:rsidRPr="0001413C" w:rsidRDefault="0001413C" w:rsidP="0001413C">
            <w:pPr>
              <w:numPr>
                <w:ilvl w:val="0"/>
                <w:numId w:val="18"/>
              </w:numPr>
            </w:pPr>
            <w:r w:rsidRPr="0001413C">
              <w:t>The likeliness of meeting clients or other parties alone.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F5016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434A65" w14:textId="77777777" w:rsidR="0001413C" w:rsidRPr="0001413C" w:rsidRDefault="0001413C" w:rsidP="0001413C"/>
        </w:tc>
      </w:tr>
      <w:tr w:rsidR="0001413C" w:rsidRPr="0001413C" w14:paraId="232BB7B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BA929C" w14:textId="77777777" w:rsidR="0001413C" w:rsidRPr="0001413C" w:rsidRDefault="0001413C" w:rsidP="0001413C">
            <w:r w:rsidRPr="0001413C">
              <w:t xml:space="preserve">Power Imbalances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975C31" w14:textId="77777777" w:rsidR="0001413C" w:rsidRPr="0001413C" w:rsidRDefault="0001413C" w:rsidP="0001413C">
            <w:r w:rsidRPr="0001413C">
              <w:t>A power imbalance between a victim and their harasser is a common feature of many sexual harassment cases.</w:t>
            </w:r>
          </w:p>
          <w:p w14:paraId="77B87E77" w14:textId="77777777" w:rsidR="0001413C" w:rsidRPr="0001413C" w:rsidRDefault="0001413C" w:rsidP="0001413C">
            <w:r w:rsidRPr="0001413C">
              <w:t>An example of a power imbalance is where a junior employee is subject to sexual harassment by a manager or other more senior employee.</w:t>
            </w:r>
          </w:p>
          <w:p w14:paraId="7BD8A40C" w14:textId="77777777" w:rsidR="0001413C" w:rsidRPr="0001413C" w:rsidRDefault="0001413C" w:rsidP="0001413C">
            <w:r w:rsidRPr="0001413C">
              <w:t>When considering sexual harassment cases, it is important to consider the presence of any power imbalances as this can have an impact on the determination of any action or the outcome of such investigations. For example, it is important to consider whether the complainant consented to engage in the behavior out of fear of reprisal.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1A544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1FDB45" w14:textId="77777777" w:rsidR="0001413C" w:rsidRPr="0001413C" w:rsidRDefault="0001413C" w:rsidP="0001413C"/>
        </w:tc>
      </w:tr>
      <w:tr w:rsidR="0001413C" w:rsidRPr="0001413C" w14:paraId="2DA8805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34A70C" w14:textId="77777777" w:rsidR="0001413C" w:rsidRPr="0001413C" w:rsidRDefault="0001413C" w:rsidP="0001413C">
            <w:r w:rsidRPr="0001413C">
              <w:t xml:space="preserve">Determining Appropriate Preventative Measures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F96BF4" w14:textId="77777777" w:rsidR="0001413C" w:rsidRPr="0001413C" w:rsidRDefault="0001413C" w:rsidP="0001413C">
            <w:r w:rsidRPr="0001413C">
              <w:t>When determining which preventative measures should be employed, employers must conduct a risk assessment relating to harassment, sexual harassment, and victimization. As part of this process, employers should consider:</w:t>
            </w:r>
          </w:p>
          <w:p w14:paraId="58AF1507" w14:textId="77777777" w:rsidR="0001413C" w:rsidRPr="0001413C" w:rsidRDefault="0001413C" w:rsidP="0001413C">
            <w:pPr>
              <w:numPr>
                <w:ilvl w:val="0"/>
                <w:numId w:val="19"/>
              </w:numPr>
            </w:pPr>
            <w:r w:rsidRPr="0001413C">
              <w:t>The size of the organization.</w:t>
            </w:r>
          </w:p>
          <w:p w14:paraId="4FC69FE3" w14:textId="77777777" w:rsidR="0001413C" w:rsidRPr="0001413C" w:rsidRDefault="0001413C" w:rsidP="0001413C">
            <w:pPr>
              <w:numPr>
                <w:ilvl w:val="0"/>
                <w:numId w:val="19"/>
              </w:numPr>
            </w:pPr>
            <w:r w:rsidRPr="0001413C">
              <w:t>The nature of work undertaken by employees.</w:t>
            </w:r>
          </w:p>
          <w:p w14:paraId="11F098FD" w14:textId="77777777" w:rsidR="0001413C" w:rsidRPr="0001413C" w:rsidRDefault="0001413C" w:rsidP="0001413C">
            <w:pPr>
              <w:numPr>
                <w:ilvl w:val="0"/>
                <w:numId w:val="19"/>
              </w:numPr>
            </w:pPr>
            <w:r w:rsidRPr="0001413C">
              <w:t>What risks of sexual harassment there might be in the working environment.</w:t>
            </w:r>
          </w:p>
          <w:p w14:paraId="5629ED5D" w14:textId="77777777" w:rsidR="0001413C" w:rsidRPr="0001413C" w:rsidRDefault="0001413C" w:rsidP="0001413C">
            <w:pPr>
              <w:numPr>
                <w:ilvl w:val="0"/>
                <w:numId w:val="19"/>
              </w:numPr>
            </w:pPr>
            <w:r w:rsidRPr="0001413C">
              <w:t>Who employees might have contact with as part of their work.</w:t>
            </w:r>
          </w:p>
          <w:p w14:paraId="2183DF41" w14:textId="77777777" w:rsidR="0001413C" w:rsidRPr="0001413C" w:rsidRDefault="0001413C" w:rsidP="0001413C">
            <w:pPr>
              <w:numPr>
                <w:ilvl w:val="0"/>
                <w:numId w:val="19"/>
              </w:numPr>
            </w:pPr>
            <w:r w:rsidRPr="0001413C">
              <w:t>How often employees are in contact with third parties.</w:t>
            </w:r>
          </w:p>
          <w:p w14:paraId="5B188B9D" w14:textId="77777777" w:rsidR="0001413C" w:rsidRPr="0001413C" w:rsidRDefault="0001413C" w:rsidP="0001413C">
            <w:pPr>
              <w:numPr>
                <w:ilvl w:val="0"/>
                <w:numId w:val="19"/>
              </w:numPr>
            </w:pPr>
            <w:r w:rsidRPr="0001413C">
              <w:t>Whether instances of sexual harassment have occurred before and any near misses.</w:t>
            </w:r>
          </w:p>
          <w:p w14:paraId="57B0FF6B" w14:textId="77777777" w:rsidR="0001413C" w:rsidRPr="0001413C" w:rsidRDefault="0001413C" w:rsidP="0001413C">
            <w:pPr>
              <w:numPr>
                <w:ilvl w:val="0"/>
                <w:numId w:val="19"/>
              </w:numPr>
            </w:pPr>
            <w:r w:rsidRPr="0001413C">
              <w:t>The resources available to the organization.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438F9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E8D7B9" w14:textId="77777777" w:rsidR="0001413C" w:rsidRPr="0001413C" w:rsidRDefault="0001413C" w:rsidP="0001413C"/>
        </w:tc>
      </w:tr>
      <w:tr w:rsidR="0001413C" w:rsidRPr="0001413C" w14:paraId="4FC1858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5062EC" w14:textId="77777777" w:rsidR="0001413C" w:rsidRPr="0001413C" w:rsidRDefault="0001413C" w:rsidP="0001413C">
            <w:r w:rsidRPr="0001413C">
              <w:t xml:space="preserve">Preventative Measures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EFBEFF" w14:textId="77777777" w:rsidR="0001413C" w:rsidRPr="0001413C" w:rsidRDefault="0001413C" w:rsidP="0001413C">
            <w:r w:rsidRPr="0001413C">
              <w:t>There are several preventative measures that can be implemented by organizations. These include, but are not limited to:</w:t>
            </w:r>
          </w:p>
          <w:p w14:paraId="2A7EE626" w14:textId="77777777" w:rsidR="0001413C" w:rsidRPr="0001413C" w:rsidRDefault="0001413C" w:rsidP="0001413C">
            <w:r w:rsidRPr="0001413C">
              <w:rPr>
                <w:b/>
                <w:bCs/>
              </w:rPr>
              <w:t>Communication and Culture</w:t>
            </w:r>
          </w:p>
          <w:p w14:paraId="61500B68" w14:textId="77777777" w:rsidR="0001413C" w:rsidRPr="0001413C" w:rsidRDefault="0001413C" w:rsidP="0001413C">
            <w:pPr>
              <w:numPr>
                <w:ilvl w:val="0"/>
                <w:numId w:val="20"/>
              </w:numPr>
            </w:pPr>
            <w:r w:rsidRPr="0001413C">
              <w:t>Effectively communicate the organization’s zero tolerance of sexual harassment.</w:t>
            </w:r>
          </w:p>
          <w:p w14:paraId="56D2792F" w14:textId="77777777" w:rsidR="0001413C" w:rsidRPr="0001413C" w:rsidRDefault="0001413C" w:rsidP="0001413C">
            <w:pPr>
              <w:numPr>
                <w:ilvl w:val="0"/>
                <w:numId w:val="20"/>
              </w:numPr>
            </w:pPr>
            <w:r w:rsidRPr="0001413C">
              <w:t>Have senior management champion a sexual harassment–free culture.</w:t>
            </w:r>
          </w:p>
          <w:p w14:paraId="637FE932" w14:textId="77777777" w:rsidR="0001413C" w:rsidRPr="0001413C" w:rsidRDefault="0001413C" w:rsidP="0001413C">
            <w:pPr>
              <w:numPr>
                <w:ilvl w:val="0"/>
                <w:numId w:val="20"/>
              </w:numPr>
            </w:pPr>
            <w:r w:rsidRPr="0001413C">
              <w:t>Set standards of behavior for a variety of situations, e.g., work-related social events.</w:t>
            </w:r>
          </w:p>
          <w:p w14:paraId="3D221D4C" w14:textId="77777777" w:rsidR="0001413C" w:rsidRPr="0001413C" w:rsidRDefault="0001413C" w:rsidP="0001413C">
            <w:pPr>
              <w:numPr>
                <w:ilvl w:val="0"/>
                <w:numId w:val="20"/>
              </w:numPr>
            </w:pPr>
            <w:r w:rsidRPr="0001413C">
              <w:t>Encourage the reporting of incidences, however minor.</w:t>
            </w:r>
          </w:p>
          <w:p w14:paraId="60CAC94B" w14:textId="77777777" w:rsidR="0001413C" w:rsidRPr="0001413C" w:rsidRDefault="0001413C" w:rsidP="0001413C">
            <w:pPr>
              <w:numPr>
                <w:ilvl w:val="0"/>
                <w:numId w:val="20"/>
              </w:numPr>
            </w:pPr>
            <w:r w:rsidRPr="0001413C">
              <w:t>Introduce physical safety measures, such as panic alarms, where appropriate.</w:t>
            </w:r>
          </w:p>
          <w:p w14:paraId="5E993689" w14:textId="77777777" w:rsidR="0001413C" w:rsidRPr="0001413C" w:rsidRDefault="0001413C" w:rsidP="0001413C">
            <w:r w:rsidRPr="0001413C">
              <w:rPr>
                <w:b/>
                <w:bCs/>
              </w:rPr>
              <w:t>Policies and Procedures</w:t>
            </w:r>
          </w:p>
          <w:p w14:paraId="36CDFC03" w14:textId="77777777" w:rsidR="0001413C" w:rsidRPr="0001413C" w:rsidRDefault="0001413C" w:rsidP="0001413C">
            <w:pPr>
              <w:numPr>
                <w:ilvl w:val="0"/>
                <w:numId w:val="21"/>
              </w:numPr>
            </w:pPr>
            <w:r w:rsidRPr="0001413C">
              <w:t>Ensure adequate sexual harassment policies and procedures are in place and that they are reviewed regularly.</w:t>
            </w:r>
          </w:p>
          <w:p w14:paraId="1749DB8E" w14:textId="77777777" w:rsidR="0001413C" w:rsidRPr="0001413C" w:rsidRDefault="0001413C" w:rsidP="0001413C">
            <w:pPr>
              <w:numPr>
                <w:ilvl w:val="0"/>
                <w:numId w:val="21"/>
              </w:numPr>
            </w:pPr>
            <w:r w:rsidRPr="0001413C">
              <w:t>Ensure that reporting and complaints-handling processes are clearly documented and available.</w:t>
            </w:r>
          </w:p>
          <w:p w14:paraId="07788F9C" w14:textId="77777777" w:rsidR="0001413C" w:rsidRPr="0001413C" w:rsidRDefault="0001413C" w:rsidP="0001413C">
            <w:pPr>
              <w:numPr>
                <w:ilvl w:val="0"/>
                <w:numId w:val="21"/>
              </w:numPr>
            </w:pPr>
            <w:r w:rsidRPr="0001413C">
              <w:t>Ensure that complaints are addressed promptly, fairly, and thoroughly.</w:t>
            </w:r>
          </w:p>
          <w:p w14:paraId="372A0FEA" w14:textId="77777777" w:rsidR="0001413C" w:rsidRPr="0001413C" w:rsidRDefault="0001413C" w:rsidP="0001413C">
            <w:pPr>
              <w:numPr>
                <w:ilvl w:val="0"/>
                <w:numId w:val="21"/>
              </w:numPr>
            </w:pPr>
            <w:r w:rsidRPr="0001413C">
              <w:t>Ensure that sexual harassment policies and procedures work in harmony with other related policies, e.g., the social media policy.</w:t>
            </w:r>
          </w:p>
          <w:p w14:paraId="63B15F58" w14:textId="77777777" w:rsidR="0001413C" w:rsidRPr="0001413C" w:rsidRDefault="0001413C" w:rsidP="0001413C">
            <w:r w:rsidRPr="0001413C">
              <w:rPr>
                <w:b/>
                <w:bCs/>
              </w:rPr>
              <w:t>Training and Education</w:t>
            </w:r>
          </w:p>
          <w:p w14:paraId="26A39CEB" w14:textId="77777777" w:rsidR="0001413C" w:rsidRPr="0001413C" w:rsidRDefault="0001413C" w:rsidP="0001413C">
            <w:pPr>
              <w:numPr>
                <w:ilvl w:val="0"/>
                <w:numId w:val="22"/>
              </w:numPr>
            </w:pPr>
            <w:r w:rsidRPr="0001413C">
              <w:t>Provide adequate and regular training on sexual harassment (including at induction stage) for all employees.</w:t>
            </w:r>
          </w:p>
          <w:p w14:paraId="6DC7B710" w14:textId="77777777" w:rsidR="0001413C" w:rsidRPr="0001413C" w:rsidRDefault="0001413C" w:rsidP="0001413C">
            <w:pPr>
              <w:numPr>
                <w:ilvl w:val="0"/>
                <w:numId w:val="22"/>
              </w:numPr>
            </w:pPr>
            <w:r w:rsidRPr="0001413C">
              <w:t>Provide tailored training for managers to assist them in managing and responding to sexual harassment risks and incidences.</w:t>
            </w:r>
          </w:p>
          <w:p w14:paraId="21C6DCE5" w14:textId="77777777" w:rsidR="0001413C" w:rsidRPr="0001413C" w:rsidRDefault="0001413C" w:rsidP="0001413C">
            <w:r w:rsidRPr="0001413C">
              <w:t>Training should be reviewed and updated on a regular basis.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150F3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F66D06" w14:textId="77777777" w:rsidR="0001413C" w:rsidRPr="0001413C" w:rsidRDefault="0001413C" w:rsidP="0001413C"/>
        </w:tc>
      </w:tr>
      <w:tr w:rsidR="0001413C" w:rsidRPr="0001413C" w14:paraId="0439024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2C59BE" w14:textId="77777777" w:rsidR="0001413C" w:rsidRPr="0001413C" w:rsidRDefault="0001413C" w:rsidP="0001413C">
            <w:r w:rsidRPr="0001413C">
              <w:t xml:space="preserve">Penalties for Non-compliance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7BB5BA" w14:textId="77777777" w:rsidR="0001413C" w:rsidRPr="0001413C" w:rsidRDefault="0001413C" w:rsidP="0001413C">
            <w:r w:rsidRPr="0001413C">
              <w:t>Employers that do not take reasonable steps to prevent sexual harassment, may be subject to action by the EHRC.</w:t>
            </w:r>
          </w:p>
          <w:p w14:paraId="22F76309" w14:textId="77777777" w:rsidR="0001413C" w:rsidRPr="0001413C" w:rsidRDefault="0001413C" w:rsidP="0001413C">
            <w:r w:rsidRPr="0001413C">
              <w:t>Employers may also be liable for the payment of higher rates of compensation if an employee should make a successful claim at an employment tribunal. This may result in a compensation increase of up to 25% more than what was originally awarded if it is determined that the employer breached their duty to take preventative steps.</w:t>
            </w:r>
          </w:p>
          <w:p w14:paraId="079F082B"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09206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2DE864" w14:textId="77777777" w:rsidR="0001413C" w:rsidRPr="0001413C" w:rsidRDefault="0001413C" w:rsidP="0001413C"/>
        </w:tc>
      </w:tr>
    </w:tbl>
    <w:p w14:paraId="1A19D968"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419B0F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B61C4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168DF0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40478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0053D9D" w14:textId="77777777" w:rsidR="0001413C" w:rsidRPr="0001413C" w:rsidRDefault="0001413C" w:rsidP="0001413C">
            <w:pPr>
              <w:rPr>
                <w:b/>
                <w:bCs/>
              </w:rPr>
            </w:pPr>
            <w:r w:rsidRPr="0001413C">
              <w:rPr>
                <w:b/>
                <w:bCs/>
              </w:rPr>
              <w:t>Alternate Text</w:t>
            </w:r>
          </w:p>
        </w:tc>
      </w:tr>
      <w:tr w:rsidR="0001413C" w:rsidRPr="0001413C" w14:paraId="77A65E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A7A49D"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62F88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E5E0B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EA7565" w14:textId="77777777" w:rsidR="0001413C" w:rsidRPr="0001413C" w:rsidRDefault="0001413C" w:rsidP="0001413C"/>
        </w:tc>
      </w:tr>
    </w:tbl>
    <w:p w14:paraId="44735266" w14:textId="77777777" w:rsidR="0001413C" w:rsidRPr="0001413C" w:rsidRDefault="0001413C" w:rsidP="0001413C">
      <w:r w:rsidRPr="0001413C">
        <w:rPr>
          <w:b/>
          <w:bCs/>
        </w:rPr>
        <w:t>Audio Transcript Text:</w:t>
      </w:r>
      <w:r w:rsidRPr="0001413C">
        <w:t xml:space="preserve"> </w:t>
      </w:r>
    </w:p>
    <w:p w14:paraId="172CE1A8" w14:textId="77777777" w:rsidR="0001413C" w:rsidRPr="0001413C" w:rsidRDefault="0001413C" w:rsidP="0001413C">
      <w:r w:rsidRPr="0001413C">
        <w:t>Let’s take a look at some key elements of this topic.</w:t>
      </w:r>
    </w:p>
    <w:p w14:paraId="2FD9B243" w14:textId="77777777" w:rsidR="0001413C" w:rsidRPr="0001413C" w:rsidRDefault="0001413C" w:rsidP="0001413C">
      <w:r w:rsidRPr="0001413C">
        <w:br w:type="page"/>
      </w:r>
    </w:p>
    <w:p w14:paraId="4D989213" w14:textId="77777777" w:rsidR="0001413C" w:rsidRPr="0001413C" w:rsidRDefault="0001413C" w:rsidP="0001413C">
      <w:bookmarkStart w:id="144" w:name="Page_376618800048858522"/>
      <w:bookmarkEnd w:id="144"/>
      <w:r w:rsidRPr="0001413C">
        <w:rPr>
          <w:b/>
          <w:bCs/>
        </w:rPr>
        <w:t>Page Number:</w:t>
      </w:r>
      <w:r w:rsidRPr="0001413C">
        <w:t xml:space="preserve"> 31 </w:t>
      </w:r>
    </w:p>
    <w:p w14:paraId="7128C5A8" w14:textId="77777777" w:rsidR="0001413C" w:rsidRPr="0001413C" w:rsidRDefault="0001413C" w:rsidP="0001413C">
      <w:r w:rsidRPr="0001413C">
        <w:rPr>
          <w:b/>
          <w:bCs/>
        </w:rPr>
        <w:t>Lesson 5:</w:t>
      </w:r>
      <w:r w:rsidRPr="0001413C">
        <w:t xml:space="preserve"> Equality Law in Great Britain and Northern Ireland </w:t>
      </w:r>
    </w:p>
    <w:p w14:paraId="4433A74E" w14:textId="77777777" w:rsidR="0001413C" w:rsidRPr="0001413C" w:rsidRDefault="0001413C" w:rsidP="0001413C">
      <w:r w:rsidRPr="0001413C">
        <w:rPr>
          <w:b/>
          <w:bCs/>
        </w:rPr>
        <w:t xml:space="preserve">Text and Image Template / Text Only </w:t>
      </w:r>
    </w:p>
    <w:p w14:paraId="0CA63D1F" w14:textId="77777777" w:rsidR="0001413C" w:rsidRPr="0001413C" w:rsidRDefault="0001413C" w:rsidP="0001413C">
      <w:r w:rsidRPr="0001413C">
        <w:rPr>
          <w:b/>
          <w:bCs/>
        </w:rPr>
        <w:t>Content Title:</w:t>
      </w:r>
      <w:r w:rsidRPr="0001413C">
        <w:t xml:space="preserve"> </w:t>
      </w:r>
    </w:p>
    <w:p w14:paraId="6083834F" w14:textId="77777777" w:rsidR="0001413C" w:rsidRPr="0001413C" w:rsidRDefault="0001413C" w:rsidP="0001413C">
      <w:r w:rsidRPr="0001413C">
        <w:t xml:space="preserve">Victimization </w:t>
      </w:r>
    </w:p>
    <w:p w14:paraId="30515E9E" w14:textId="77777777" w:rsidR="0001413C" w:rsidRPr="0001413C" w:rsidRDefault="0001413C" w:rsidP="0001413C">
      <w:r w:rsidRPr="0001413C">
        <w:br/>
      </w:r>
      <w:r w:rsidRPr="0001413C">
        <w:rPr>
          <w:b/>
          <w:bCs/>
        </w:rPr>
        <w:t>Column 1 Text:</w:t>
      </w:r>
      <w:r w:rsidRPr="0001413C">
        <w:t xml:space="preserve"> </w:t>
      </w:r>
    </w:p>
    <w:p w14:paraId="3CA7A2F9" w14:textId="77777777" w:rsidR="0001413C" w:rsidRPr="0001413C" w:rsidRDefault="0001413C" w:rsidP="0001413C">
      <w:r w:rsidRPr="0001413C">
        <w:t>In the UK, retaliation against an employee who brings a complaint of discrimination or harassment is unlawful and is called “victimization.” Victimization means treating a worker badly (subjecting them to a detriment) because they have done a protected act, for example making a complaint of harassment. Victimization also means subjecting a worker to a detriment because it is believed they have done or are going to do a protected act. The worker does not actually need to have done the protected act.</w:t>
      </w:r>
    </w:p>
    <w:p w14:paraId="0624008E" w14:textId="77777777" w:rsidR="0001413C" w:rsidRPr="0001413C" w:rsidRDefault="0001413C" w:rsidP="0001413C">
      <w:r w:rsidRPr="0001413C">
        <w:t>It is important that employers recognize the significant role that the fear of victimization plays in sexual harassment cases. They should remain cognizant of this when determining their approach sexual harassment in the workplace. This consideration is a key factor in employers’ ability to fulfill their duty to prevent and protect employees from sexual harassment.</w:t>
      </w:r>
    </w:p>
    <w:p w14:paraId="2E35EFC0" w14:textId="77777777" w:rsidR="0001413C" w:rsidRPr="0001413C" w:rsidRDefault="0001413C" w:rsidP="0001413C">
      <w:r w:rsidRPr="0001413C">
        <w:t>Victimization is unlawful because it’s one of the biggest reasons employees are afraid to report workplace harassment and discrimination. It is for this reason that it’s also a serious disciplinary offense under company policy that may constitute gross misconduct and could result in dismissal.</w:t>
      </w:r>
    </w:p>
    <w:p w14:paraId="663B5A03" w14:textId="77777777" w:rsidR="0001413C" w:rsidRPr="0001413C" w:rsidRDefault="0001413C" w:rsidP="0001413C">
      <w:r w:rsidRPr="0001413C">
        <w:t>In this course, we often refer to victimization as “retaliation,” so anywhere you see the term “retaliation,” you can take it that it refers to victimization in the UK context.</w:t>
      </w:r>
    </w:p>
    <w:p w14:paraId="0DF906F3" w14:textId="77777777" w:rsidR="0001413C" w:rsidRPr="0001413C" w:rsidRDefault="0001413C" w:rsidP="0001413C">
      <w:r w:rsidRPr="0001413C">
        <w:t>Select the Next arrow to continue.</w:t>
      </w:r>
      <w:r w:rsidRPr="0001413C">
        <w:br/>
        <w:t> </w:t>
      </w:r>
    </w:p>
    <w:p w14:paraId="258C544C" w14:textId="77777777" w:rsidR="0001413C" w:rsidRPr="0001413C" w:rsidRDefault="0001413C" w:rsidP="0001413C">
      <w:r w:rsidRPr="0001413C">
        <w:t> </w:t>
      </w:r>
    </w:p>
    <w:p w14:paraId="138AAE0C" w14:textId="77777777" w:rsidR="0001413C" w:rsidRPr="0001413C" w:rsidRDefault="0001413C" w:rsidP="0001413C">
      <w:r w:rsidRPr="0001413C">
        <w:rPr>
          <w:b/>
          <w:bCs/>
        </w:rPr>
        <w:t>Audio Transcript Text:</w:t>
      </w:r>
      <w:r w:rsidRPr="0001413C">
        <w:t xml:space="preserve"> </w:t>
      </w:r>
    </w:p>
    <w:p w14:paraId="4A43ABF2" w14:textId="77777777" w:rsidR="0001413C" w:rsidRPr="0001413C" w:rsidRDefault="0001413C" w:rsidP="0001413C">
      <w:r w:rsidRPr="0001413C">
        <w:t>Here are some key considerations.</w:t>
      </w:r>
    </w:p>
    <w:p w14:paraId="2128357D" w14:textId="77777777" w:rsidR="0001413C" w:rsidRPr="0001413C" w:rsidRDefault="0001413C" w:rsidP="0001413C">
      <w:r w:rsidRPr="0001413C">
        <w:br w:type="page"/>
      </w:r>
    </w:p>
    <w:p w14:paraId="1E98B655" w14:textId="77777777" w:rsidR="0001413C" w:rsidRPr="0001413C" w:rsidRDefault="0001413C" w:rsidP="0001413C">
      <w:bookmarkStart w:id="145" w:name="Page_1326790007196761981"/>
      <w:bookmarkEnd w:id="145"/>
      <w:r w:rsidRPr="0001413C">
        <w:rPr>
          <w:b/>
          <w:bCs/>
        </w:rPr>
        <w:t>Page Number:</w:t>
      </w:r>
      <w:r w:rsidRPr="0001413C">
        <w:t xml:space="preserve"> 32 </w:t>
      </w:r>
    </w:p>
    <w:p w14:paraId="63979E03" w14:textId="77777777" w:rsidR="0001413C" w:rsidRPr="0001413C" w:rsidRDefault="0001413C" w:rsidP="0001413C">
      <w:r w:rsidRPr="0001413C">
        <w:rPr>
          <w:b/>
          <w:bCs/>
        </w:rPr>
        <w:t>Lesson 6:</w:t>
      </w:r>
      <w:r w:rsidRPr="0001413C">
        <w:t xml:space="preserve"> Canadian Law </w:t>
      </w:r>
    </w:p>
    <w:p w14:paraId="4A95CFB3" w14:textId="77777777" w:rsidR="0001413C" w:rsidRPr="0001413C" w:rsidRDefault="0001413C" w:rsidP="0001413C">
      <w:r w:rsidRPr="0001413C">
        <w:rPr>
          <w:b/>
          <w:bCs/>
        </w:rPr>
        <w:t xml:space="preserve">Click and Reveal Template / LTR / Random </w:t>
      </w:r>
    </w:p>
    <w:p w14:paraId="704DF478" w14:textId="77777777" w:rsidR="0001413C" w:rsidRPr="0001413C" w:rsidRDefault="0001413C" w:rsidP="0001413C">
      <w:r w:rsidRPr="0001413C">
        <w:rPr>
          <w:b/>
          <w:bCs/>
        </w:rPr>
        <w:t>Content Title:</w:t>
      </w:r>
      <w:r w:rsidRPr="0001413C">
        <w:t xml:space="preserve"> </w:t>
      </w:r>
    </w:p>
    <w:p w14:paraId="79A895C1" w14:textId="77777777" w:rsidR="0001413C" w:rsidRPr="0001413C" w:rsidRDefault="0001413C" w:rsidP="0001413C">
      <w:r w:rsidRPr="0001413C">
        <w:t xml:space="preserve">Canadian Law </w:t>
      </w:r>
    </w:p>
    <w:p w14:paraId="5385F82F" w14:textId="77777777" w:rsidR="0001413C" w:rsidRPr="0001413C" w:rsidRDefault="0001413C" w:rsidP="0001413C">
      <w:r w:rsidRPr="0001413C">
        <w:rPr>
          <w:b/>
          <w:bCs/>
        </w:rPr>
        <w:t>Content Description:</w:t>
      </w:r>
    </w:p>
    <w:p w14:paraId="558F12A4" w14:textId="77777777" w:rsidR="0001413C" w:rsidRPr="0001413C" w:rsidRDefault="0001413C" w:rsidP="0001413C">
      <w:r>
        <w:t>Anti-discrimination laws in Canada are founded on human rights (HR) law.</w:t>
      </w:r>
      <w:commentRangeStart w:id="146"/>
      <w:r>
        <w:t xml:space="preserve"> </w:t>
      </w:r>
      <w:del w:id="147" w:author="Bauer, Sarah" w:date="2026-03-13T18:56:00Z" w16du:dateUtc="2026-03-13T18:56:35Z">
        <w:r w:rsidDel="0001413C">
          <w:delText>Fundamental HR protections are codified in federal government legislation. However, federal HR legislation only applies to those employed by the federal government or First Nations Government and federally regulated industries.</w:delText>
        </w:r>
      </w:del>
      <w:r>
        <w:t xml:space="preserve"> </w:t>
      </w:r>
      <w:commentRangeEnd w:id="146"/>
      <w:r>
        <w:commentReference w:id="146"/>
      </w:r>
      <w:r>
        <w:t>For most job sectors, the laws that provide workplace protections have been established in the provincial and territorial human rights laws.</w:t>
      </w:r>
    </w:p>
    <w:p w14:paraId="6CCB092C" w14:textId="77777777" w:rsidR="0001413C" w:rsidRPr="0001413C" w:rsidRDefault="0001413C" w:rsidP="0001413C">
      <w:r w:rsidRPr="0001413C">
        <w:t>HR legislation in Canada’s provinces and territories prohibit workplace harassment and discrimination based on prohibited grounds of discrimination. But provincial and territorial laws can vary in the range of grounds that they protect.</w:t>
      </w:r>
    </w:p>
    <w:p w14:paraId="442BD6E5" w14:textId="77777777" w:rsidR="0001413C" w:rsidRPr="0001413C" w:rsidRDefault="0001413C" w:rsidP="0001413C">
      <w:r w:rsidRPr="0001413C">
        <w:t>Select each topic to explore the prohibited grounds of discrimination across Canada.</w:t>
      </w:r>
    </w:p>
    <w:p w14:paraId="60DFD70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978"/>
        <w:gridCol w:w="2875"/>
        <w:gridCol w:w="1381"/>
        <w:gridCol w:w="1118"/>
      </w:tblGrid>
      <w:tr w:rsidR="0001413C" w:rsidRPr="0001413C" w14:paraId="0759D7D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649C89F"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A2266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A7D81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C19DDAB" w14:textId="77777777" w:rsidR="0001413C" w:rsidRPr="0001413C" w:rsidRDefault="0001413C" w:rsidP="0001413C">
            <w:pPr>
              <w:rPr>
                <w:b/>
                <w:bCs/>
              </w:rPr>
            </w:pPr>
            <w:r w:rsidRPr="0001413C">
              <w:rPr>
                <w:b/>
                <w:bCs/>
              </w:rPr>
              <w:t>Alternate Text</w:t>
            </w:r>
          </w:p>
        </w:tc>
      </w:tr>
      <w:tr w:rsidR="0001413C" w:rsidRPr="0001413C" w14:paraId="70CC234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BB3C0A" w14:textId="77777777" w:rsidR="0001413C" w:rsidRPr="0001413C" w:rsidRDefault="0001413C" w:rsidP="0001413C">
            <w:r w:rsidRPr="0001413C">
              <w:t xml:space="preserve">Prohibited in Every Locale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FAFDAF" w14:textId="77777777" w:rsidR="0001413C" w:rsidRPr="0001413C" w:rsidRDefault="0001413C" w:rsidP="0001413C">
            <w:r w:rsidRPr="0001413C">
              <w:t>Discrimination based on age, race, color, physical/mental disability, sex or gender (including pregnancy), sexual orientation, gender identity, or place of origin/nationality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E3094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E8A9EF" w14:textId="77777777" w:rsidR="0001413C" w:rsidRPr="0001413C" w:rsidRDefault="0001413C" w:rsidP="0001413C"/>
        </w:tc>
      </w:tr>
      <w:tr w:rsidR="0001413C" w:rsidRPr="0001413C" w14:paraId="0E01869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72DC8B" w14:textId="77777777" w:rsidR="0001413C" w:rsidRPr="0001413C" w:rsidRDefault="0001413C" w:rsidP="0001413C">
            <w:r w:rsidRPr="0001413C">
              <w:t xml:space="preserve">Prohibited in Most Locales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83BAB4" w14:textId="77777777" w:rsidR="0001413C" w:rsidRPr="0001413C" w:rsidRDefault="0001413C" w:rsidP="0001413C">
            <w:r w:rsidRPr="0001413C">
              <w:t>Discrimination based on marital/family status, religion/creed, gender identity/expression, source of income, ethnic/linguistic background/origin, ancestry, political beliefs, criminal conviction/record/offense, pay equity, or association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9E6F0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16E950" w14:textId="77777777" w:rsidR="0001413C" w:rsidRPr="0001413C" w:rsidRDefault="0001413C" w:rsidP="0001413C"/>
        </w:tc>
      </w:tr>
      <w:tr w:rsidR="0001413C" w:rsidRPr="0001413C" w14:paraId="608491E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962C18" w14:textId="77777777" w:rsidR="0001413C" w:rsidRPr="0001413C" w:rsidRDefault="0001413C" w:rsidP="0001413C">
            <w:r w:rsidRPr="0001413C">
              <w:t xml:space="preserve">Prohibited in Some or Single Jurisdictions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26869B" w14:textId="77777777" w:rsidR="0001413C" w:rsidRPr="0001413C" w:rsidRDefault="0001413C" w:rsidP="0001413C">
            <w:r w:rsidRPr="0001413C">
              <w:t>Discrimination based on genetic characteristics, social disadvantage/condition, citizenship, language, aboriginal origin, irrational fear of contracting illness/disease, or disfigurement; others may be included</w:t>
            </w:r>
          </w:p>
          <w:p w14:paraId="1006EC1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9CB52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DD8D5A" w14:textId="77777777" w:rsidR="0001413C" w:rsidRPr="0001413C" w:rsidRDefault="0001413C" w:rsidP="0001413C"/>
        </w:tc>
      </w:tr>
    </w:tbl>
    <w:p w14:paraId="58DF484D"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E2C416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8E5A0F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5C17C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08885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63CFEA" w14:textId="77777777" w:rsidR="0001413C" w:rsidRPr="0001413C" w:rsidRDefault="0001413C" w:rsidP="0001413C">
            <w:pPr>
              <w:rPr>
                <w:b/>
                <w:bCs/>
              </w:rPr>
            </w:pPr>
            <w:r w:rsidRPr="0001413C">
              <w:rPr>
                <w:b/>
                <w:bCs/>
              </w:rPr>
              <w:t>Alternate Text</w:t>
            </w:r>
          </w:p>
        </w:tc>
      </w:tr>
      <w:tr w:rsidR="0001413C" w:rsidRPr="0001413C" w14:paraId="0AE9166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D7423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146B2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5EDCC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49A26E" w14:textId="77777777" w:rsidR="0001413C" w:rsidRPr="0001413C" w:rsidRDefault="0001413C" w:rsidP="0001413C"/>
        </w:tc>
      </w:tr>
    </w:tbl>
    <w:p w14:paraId="2B0D28FD" w14:textId="77777777" w:rsidR="0001413C" w:rsidRPr="0001413C" w:rsidRDefault="0001413C" w:rsidP="0001413C">
      <w:r w:rsidRPr="0001413C">
        <w:rPr>
          <w:b/>
          <w:bCs/>
        </w:rPr>
        <w:t>Audio Transcript Text:</w:t>
      </w:r>
      <w:r w:rsidRPr="0001413C">
        <w:t xml:space="preserve"> </w:t>
      </w:r>
    </w:p>
    <w:p w14:paraId="32EA34E6" w14:textId="77777777" w:rsidR="0001413C" w:rsidRPr="0001413C" w:rsidRDefault="0001413C" w:rsidP="0001413C">
      <w:r w:rsidRPr="0001413C">
        <w:t>We'll begin by examining some important facts about this topic.</w:t>
      </w:r>
    </w:p>
    <w:p w14:paraId="5DFC1DDD" w14:textId="77777777" w:rsidR="0001413C" w:rsidRPr="0001413C" w:rsidRDefault="0001413C" w:rsidP="0001413C">
      <w:r w:rsidRPr="0001413C">
        <w:br w:type="page"/>
      </w:r>
    </w:p>
    <w:p w14:paraId="2C129DF9" w14:textId="77777777" w:rsidR="0001413C" w:rsidRPr="0001413C" w:rsidRDefault="0001413C" w:rsidP="0001413C">
      <w:bookmarkStart w:id="148" w:name="Page_1371407071227102622"/>
      <w:bookmarkEnd w:id="148"/>
      <w:r w:rsidRPr="0001413C">
        <w:rPr>
          <w:b/>
          <w:bCs/>
        </w:rPr>
        <w:t>Page Number:</w:t>
      </w:r>
      <w:r w:rsidRPr="0001413C">
        <w:t xml:space="preserve"> 33 </w:t>
      </w:r>
    </w:p>
    <w:p w14:paraId="61432881" w14:textId="77777777" w:rsidR="0001413C" w:rsidRPr="0001413C" w:rsidRDefault="0001413C" w:rsidP="0001413C">
      <w:r w:rsidRPr="0001413C">
        <w:rPr>
          <w:b/>
          <w:bCs/>
        </w:rPr>
        <w:t>Lesson 6:</w:t>
      </w:r>
      <w:r w:rsidRPr="0001413C">
        <w:t xml:space="preserve"> Canadian Law </w:t>
      </w:r>
    </w:p>
    <w:p w14:paraId="6875CEE7" w14:textId="77777777" w:rsidR="0001413C" w:rsidRPr="0001413C" w:rsidRDefault="0001413C" w:rsidP="0001413C">
      <w:r w:rsidRPr="0001413C">
        <w:rPr>
          <w:b/>
          <w:bCs/>
        </w:rPr>
        <w:t xml:space="preserve">Click and Reveal Template / LTR / Random </w:t>
      </w:r>
    </w:p>
    <w:p w14:paraId="0A8F5F4B" w14:textId="77777777" w:rsidR="0001413C" w:rsidRPr="0001413C" w:rsidRDefault="0001413C" w:rsidP="0001413C">
      <w:r w:rsidRPr="0001413C">
        <w:rPr>
          <w:b/>
          <w:bCs/>
        </w:rPr>
        <w:t>Content Title:</w:t>
      </w:r>
      <w:r w:rsidRPr="0001413C">
        <w:t xml:space="preserve"> </w:t>
      </w:r>
    </w:p>
    <w:p w14:paraId="39477EE3" w14:textId="77777777" w:rsidR="0001413C" w:rsidRPr="0001413C" w:rsidRDefault="0001413C" w:rsidP="0001413C">
      <w:r w:rsidRPr="0001413C">
        <w:t xml:space="preserve">Provincial and Territorial Laws </w:t>
      </w:r>
    </w:p>
    <w:p w14:paraId="06DB9E9D" w14:textId="77777777" w:rsidR="0001413C" w:rsidRPr="0001413C" w:rsidRDefault="0001413C" w:rsidP="0001413C">
      <w:r w:rsidRPr="0001413C">
        <w:rPr>
          <w:b/>
          <w:bCs/>
        </w:rPr>
        <w:t>Content Description:</w:t>
      </w:r>
    </w:p>
    <w:p w14:paraId="32609FD6" w14:textId="77777777" w:rsidR="0001413C" w:rsidRPr="0001413C" w:rsidRDefault="0001413C" w:rsidP="0001413C">
      <w:r w:rsidRPr="0001413C">
        <w:t>Besides human rights laws, many provinces and territories also have anti-harassment and workplace violence protections embedded in their respective occupational health and safety laws.</w:t>
      </w:r>
    </w:p>
    <w:p w14:paraId="3FE0B46D" w14:textId="77777777" w:rsidR="0001413C" w:rsidRPr="0001413C" w:rsidRDefault="0001413C" w:rsidP="0001413C">
      <w:r w:rsidRPr="0001413C">
        <w:t>Select each province to learn more about the workplace harassment and violence laws in that region.</w:t>
      </w:r>
    </w:p>
    <w:p w14:paraId="2A7691B7"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089"/>
        <w:gridCol w:w="3697"/>
        <w:gridCol w:w="1421"/>
        <w:gridCol w:w="1145"/>
      </w:tblGrid>
      <w:tr w:rsidR="0001413C" w:rsidRPr="0001413C" w14:paraId="6658BEB4"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1C0E45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0047C5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7226820"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0163A7" w14:textId="77777777" w:rsidR="0001413C" w:rsidRPr="0001413C" w:rsidRDefault="0001413C" w:rsidP="0001413C">
            <w:pPr>
              <w:rPr>
                <w:b/>
                <w:bCs/>
              </w:rPr>
            </w:pPr>
            <w:r w:rsidRPr="0001413C">
              <w:rPr>
                <w:b/>
                <w:bCs/>
              </w:rPr>
              <w:t>Alternate Text</w:t>
            </w:r>
          </w:p>
        </w:tc>
      </w:tr>
      <w:tr w:rsidR="0001413C" w:rsidRPr="0001413C" w14:paraId="7CA163E9"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98F2B4" w14:textId="77777777" w:rsidR="0001413C" w:rsidRPr="0001413C" w:rsidRDefault="0001413C" w:rsidP="0001413C">
            <w:r w:rsidRPr="0001413C">
              <w:t xml:space="preserve">Alberta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A3D223" w14:textId="77777777" w:rsidR="0001413C" w:rsidRPr="0001413C" w:rsidRDefault="0001413C" w:rsidP="0001413C">
            <w:r w:rsidRPr="0001413C">
              <w:t>In Alberta, harassment is considered an occupational hazard as well as workplace violence. Workers in Alberta are protected from these hazards under the province’s Occupational Health and Safety (OHS) Act, OHS Regulation, and OHS Code.</w:t>
            </w:r>
          </w:p>
          <w:p w14:paraId="32C14E2D" w14:textId="77777777" w:rsidR="0001413C" w:rsidRPr="0001413C" w:rsidRDefault="0001413C" w:rsidP="0001413C">
            <w:r w:rsidRPr="0001413C">
              <w:t>According to Alberta’s OHS Act, violence, whether at a work site or work-related, is defined as “the threatened, attempted, or actual conduct of a person that causes or is likely to cause physical or psychological injury or harm and includes domestic violence or sexual violence.”</w:t>
            </w:r>
          </w:p>
          <w:p w14:paraId="3CE0D66F" w14:textId="77777777" w:rsidR="0001413C" w:rsidRPr="0001413C" w:rsidRDefault="0001413C" w:rsidP="0001413C">
            <w:r w:rsidRPr="0001413C">
              <w:t>Alberta’s OHS Act defines harassment as any single or repeated incident of objectionable or unwelcome conduct, comments, bullying, or action that is based on one or more of the prohibited grounds of discrimination that the person responsible knows would cause offense or humiliation to a worker, or adversely affects the worker’s health and safety. It also includes a sexual solicitation or advance.</w:t>
            </w:r>
          </w:p>
          <w:p w14:paraId="188F421C" w14:textId="77777777" w:rsidR="0001413C" w:rsidRPr="0001413C" w:rsidRDefault="0001413C" w:rsidP="0001413C">
            <w:r w:rsidRPr="0001413C">
              <w:t>Sexual harassment is also prohibited under the Alberta Human Rights Act, which is a form of discrimination on the ground of gender, including transgender.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E7E13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B81243" w14:textId="77777777" w:rsidR="0001413C" w:rsidRPr="0001413C" w:rsidRDefault="0001413C" w:rsidP="0001413C"/>
        </w:tc>
      </w:tr>
      <w:tr w:rsidR="0001413C" w:rsidRPr="0001413C" w14:paraId="55E3A534"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82DE19" w14:textId="77777777" w:rsidR="0001413C" w:rsidRPr="0001413C" w:rsidRDefault="0001413C" w:rsidP="0001413C">
            <w:del w:id="149" w:author="Bauer, Sarah" w:date="2026-03-13T18:57:00Z" w16du:dateUtc="2026-03-13T18:57:22Z">
              <w:r w:rsidDel="0001413C">
                <w:delText xml:space="preserve">British Columbia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8F5A0B" w14:textId="77777777" w:rsidR="0001413C" w:rsidRPr="0001413C" w:rsidRDefault="0001413C" w:rsidP="0001413C">
            <w:pPr>
              <w:rPr>
                <w:del w:id="150" w:author="Bauer, Sarah" w:date="2026-03-13T18:57:00Z" w16du:dateUtc="2026-03-13T18:57:22Z"/>
              </w:rPr>
            </w:pPr>
            <w:del w:id="151" w:author="Bauer, Sarah" w:date="2026-03-13T18:57:00Z" w16du:dateUtc="2026-03-13T18:57:22Z">
              <w:r w:rsidDel="0001413C">
                <w:delText>In British Columbia (BC), the rules for the health, safety, and wellbeing of employees fall under the province’s Workers Compensation Act (WCA) and the Occupational Health and Safety Regulation (the Regulation).</w:delText>
              </w:r>
            </w:del>
          </w:p>
          <w:p w14:paraId="177E4698" w14:textId="77777777" w:rsidR="0001413C" w:rsidRPr="0001413C" w:rsidRDefault="0001413C" w:rsidP="0001413C">
            <w:pPr>
              <w:rPr>
                <w:del w:id="152" w:author="Bauer, Sarah" w:date="2026-03-13T18:57:00Z" w16du:dateUtc="2026-03-13T18:57:22Z"/>
              </w:rPr>
            </w:pPr>
            <w:del w:id="153" w:author="Bauer, Sarah" w:date="2026-03-13T18:57:00Z" w16du:dateUtc="2026-03-13T18:57:22Z">
              <w:r w:rsidDel="0001413C">
                <w:delText>Under the WCA, harassment and bullying are defined as any inappropriate conduct or comment by a person toward a worker that the person knew would cause that worker to be humiliated or intimidated.</w:delText>
              </w:r>
            </w:del>
          </w:p>
          <w:p w14:paraId="6266EC97" w14:textId="77777777" w:rsidR="0001413C" w:rsidRPr="0001413C" w:rsidRDefault="0001413C" w:rsidP="0001413C">
            <w:pPr>
              <w:rPr>
                <w:del w:id="154" w:author="Bauer, Sarah" w:date="2026-03-13T18:57:00Z" w16du:dateUtc="2026-03-13T18:57:22Z"/>
              </w:rPr>
            </w:pPr>
            <w:del w:id="155" w:author="Bauer, Sarah" w:date="2026-03-13T18:57:00Z" w16du:dateUtc="2026-03-13T18:57:22Z">
              <w:r w:rsidDel="0001413C">
                <w:delText>Under the Regulation, workplace violence is an occupational hazard that employees must be protected from. The Regulation has separate provisions for workplace violence committed by third parties and violence committed by employees. Violence committed by employees is defined as any improper activity or behavior in the workplace that might create or constitute a hazard to themselves or any other person.</w:delText>
              </w:r>
            </w:del>
          </w:p>
          <w:p w14:paraId="218F3F9D" w14:textId="77777777" w:rsidR="0001413C" w:rsidRPr="0001413C" w:rsidRDefault="0001413C" w:rsidP="0001413C">
            <w:del w:id="156" w:author="Bauer, Sarah" w:date="2026-03-13T18:57:00Z" w16du:dateUtc="2026-03-13T18:57:22Z">
              <w:r w:rsidDel="0001413C">
                <w:delText>Neither the WCA nor OHSR has specific provisions for sexual harassment, however sexual harassment is prohibited under the BC Human Rights Code which is a form of sex discrimination.</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882CF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31219E" w14:textId="77777777" w:rsidR="0001413C" w:rsidRPr="0001413C" w:rsidRDefault="0001413C" w:rsidP="0001413C"/>
        </w:tc>
      </w:tr>
      <w:tr w:rsidR="0001413C" w:rsidRPr="0001413C" w14:paraId="70A40AC1"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45B102" w14:textId="77777777" w:rsidR="0001413C" w:rsidRPr="0001413C" w:rsidRDefault="0001413C" w:rsidP="0001413C">
            <w:del w:id="157" w:author="Bauer, Sarah" w:date="2026-03-13T18:57:00Z" w16du:dateUtc="2026-03-13T18:57:22Z">
              <w:r w:rsidDel="0001413C">
                <w:delText xml:space="preserve">Manitoba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A44988" w14:textId="77777777" w:rsidR="0001413C" w:rsidRPr="0001413C" w:rsidRDefault="0001413C" w:rsidP="0001413C">
            <w:pPr>
              <w:rPr>
                <w:del w:id="158" w:author="Bauer, Sarah" w:date="2026-03-13T18:57:00Z" w16du:dateUtc="2026-03-13T18:57:22Z"/>
              </w:rPr>
            </w:pPr>
            <w:del w:id="159" w:author="Bauer, Sarah" w:date="2026-03-13T18:57:00Z" w16du:dateUtc="2026-03-13T18:57:22Z">
              <w:r w:rsidDel="0001413C">
                <w:delText>Manitoba’s Workplace Safety and Health Act (the Act) and associated regulations protect the health and safety of workers in Manitoba. The Act has separate provisions for both workplace harassment and violence.</w:delText>
              </w:r>
            </w:del>
          </w:p>
          <w:p w14:paraId="36A5BBE6" w14:textId="77777777" w:rsidR="0001413C" w:rsidRPr="0001413C" w:rsidRDefault="0001413C" w:rsidP="0001413C">
            <w:pPr>
              <w:rPr>
                <w:del w:id="160" w:author="Bauer, Sarah" w:date="2026-03-13T18:57:00Z" w16du:dateUtc="2026-03-13T18:57:22Z"/>
              </w:rPr>
            </w:pPr>
            <w:del w:id="161" w:author="Bauer, Sarah" w:date="2026-03-13T18:57:00Z" w16du:dateUtc="2026-03-13T18:57:22Z">
              <w:r w:rsidDel="0001413C">
                <w:delText>The Act defines violence as the attempted or actual exercise of physical force against a person; and any threatening statement or behavior that gives a person reasonable cause to believe that physical force will be used against the person.</w:delText>
              </w:r>
            </w:del>
          </w:p>
          <w:p w14:paraId="0F264A10" w14:textId="77777777" w:rsidR="0001413C" w:rsidRPr="0001413C" w:rsidRDefault="0001413C" w:rsidP="0001413C">
            <w:pPr>
              <w:rPr>
                <w:del w:id="162" w:author="Bauer, Sarah" w:date="2026-03-13T18:57:00Z" w16du:dateUtc="2026-03-13T18:57:22Z"/>
              </w:rPr>
            </w:pPr>
            <w:del w:id="163" w:author="Bauer, Sarah" w:date="2026-03-13T18:57:00Z" w16du:dateUtc="2026-03-13T18:57:22Z">
              <w:r w:rsidDel="0001413C">
                <w:delText>Harassment is defined as any objectionable conduct that creates a risk to the health of a worker; or severe conduct that could reasonably cause a worker to be humiliated or intimidated, and adversely affects a worker’s psychological or physical well-being.</w:delText>
              </w:r>
            </w:del>
          </w:p>
          <w:p w14:paraId="4AF403AE" w14:textId="77777777" w:rsidR="0001413C" w:rsidRPr="0001413C" w:rsidRDefault="0001413C" w:rsidP="0001413C">
            <w:del w:id="164" w:author="Bauer, Sarah" w:date="2026-03-13T18:57:00Z" w16du:dateUtc="2026-03-13T18:57:22Z">
              <w:r w:rsidDel="0001413C">
                <w:delText>The Act does not have a specific provision for sexual harassment, however sexual harassment is prohibited under the Manitoba Human Rights Code, which states that a series of objectionable and unwelcome sexual solicitations or advances constitutes harassment.</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3E091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EECFBA" w14:textId="77777777" w:rsidR="0001413C" w:rsidRPr="0001413C" w:rsidRDefault="0001413C" w:rsidP="0001413C"/>
        </w:tc>
      </w:tr>
      <w:tr w:rsidR="0001413C" w:rsidRPr="0001413C" w14:paraId="022B369C"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3D7570" w14:textId="77777777" w:rsidR="0001413C" w:rsidRPr="0001413C" w:rsidRDefault="0001413C" w:rsidP="0001413C">
            <w:r w:rsidRPr="0001413C">
              <w:t xml:space="preserve">New Brunswick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CF361C" w14:textId="77777777" w:rsidR="0001413C" w:rsidRPr="0001413C" w:rsidRDefault="0001413C" w:rsidP="0001413C">
            <w:r w:rsidRPr="0001413C">
              <w:t>In New Brunswick (NB), regulations under the Occupational Health and Safety Act (OH&amp;S Act) identify workplace harassment and violence as health and safety hazards from which employees must be protected.</w:t>
            </w:r>
          </w:p>
          <w:p w14:paraId="185BA3A5" w14:textId="77777777" w:rsidR="0001413C" w:rsidRPr="0001413C" w:rsidRDefault="0001413C" w:rsidP="0001413C">
            <w:r w:rsidRPr="0001413C">
              <w:t>The NB OH&amp;S Act defines harassment as any objectionable or offensive behavior that is known to be unwelcome, including bullying or any other conduct, comment, or display made on either a one-time or repeated basis that threatens the health or safety of an employee, and includes sexual harassment.</w:t>
            </w:r>
          </w:p>
          <w:p w14:paraId="0EA1B1C2" w14:textId="77777777" w:rsidR="0001413C" w:rsidRPr="0001413C" w:rsidRDefault="0001413C" w:rsidP="0001413C">
            <w:r w:rsidRPr="0001413C">
              <w:t>Violence is defined as the attempted or actual use of physical force against an employee, or any threatening statement or behavior that gives an employee reasonable cause to believe that physical force will be used against the employee. This includes sexual violence, intimate partner violence, and domestic violence.</w:t>
            </w:r>
          </w:p>
          <w:p w14:paraId="6C2D1785" w14:textId="77777777" w:rsidR="0001413C" w:rsidRPr="0001413C" w:rsidRDefault="0001413C" w:rsidP="0001413C">
            <w:r w:rsidRPr="0001413C">
              <w:t>Sexual harassment is also prohibited under the NB Human Rights Act and is defined as “engaging in vexatious comment or conduct of a sexual nature that is known or ought reasonably to be known to be unwelcome.”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EC446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09CDDC" w14:textId="77777777" w:rsidR="0001413C" w:rsidRPr="0001413C" w:rsidRDefault="0001413C" w:rsidP="0001413C"/>
        </w:tc>
      </w:tr>
      <w:tr w:rsidR="0001413C" w:rsidRPr="0001413C" w14:paraId="297565ED"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DAAF4D" w14:textId="77777777" w:rsidR="0001413C" w:rsidRPr="0001413C" w:rsidRDefault="0001413C" w:rsidP="0001413C">
            <w:del w:id="165" w:author="Bauer, Sarah" w:date="2026-03-13T18:57:00Z" w16du:dateUtc="2026-03-13T18:57:35Z">
              <w:r w:rsidDel="0001413C">
                <w:delText xml:space="preserve">Newfoundland and Labrador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83F265" w14:textId="77777777" w:rsidR="0001413C" w:rsidRPr="0001413C" w:rsidRDefault="0001413C" w:rsidP="0001413C">
            <w:pPr>
              <w:rPr>
                <w:del w:id="166" w:author="Bauer, Sarah" w:date="2026-03-13T18:57:00Z" w16du:dateUtc="2026-03-13T18:57:35Z"/>
              </w:rPr>
            </w:pPr>
            <w:del w:id="167" w:author="Bauer, Sarah" w:date="2026-03-13T18:57:00Z" w16du:dateUtc="2026-03-13T18:57:35Z">
              <w:r w:rsidDel="0001413C">
                <w:delText>In Newfoundland and Labrador, workplace harassment and violence are occupational health and safety hazards that workers must be protected from under the Occupational Health and Safety (OHS) Act.</w:delText>
              </w:r>
            </w:del>
          </w:p>
          <w:p w14:paraId="7EF6D9DD" w14:textId="77777777" w:rsidR="0001413C" w:rsidRPr="0001413C" w:rsidRDefault="0001413C" w:rsidP="0001413C">
            <w:pPr>
              <w:rPr>
                <w:del w:id="168" w:author="Bauer, Sarah" w:date="2026-03-13T18:57:00Z" w16du:dateUtc="2026-03-13T18:57:35Z"/>
              </w:rPr>
            </w:pPr>
            <w:del w:id="169" w:author="Bauer, Sarah" w:date="2026-03-13T18:57:00Z" w16du:dateUtc="2026-03-13T18:57:35Z">
              <w:r w:rsidDel="0001413C">
                <w:delText>Under the province’s OHS Act, harassment is defined as any inappropriate or vexatious conduct or comment that the person responsible for the conduct knew would cause the victim to be humiliated, offended, or intimidated.</w:delText>
              </w:r>
            </w:del>
          </w:p>
          <w:p w14:paraId="5F10F6EF" w14:textId="77777777" w:rsidR="0001413C" w:rsidRPr="0001413C" w:rsidRDefault="0001413C" w:rsidP="0001413C">
            <w:pPr>
              <w:rPr>
                <w:del w:id="170" w:author="Bauer, Sarah" w:date="2026-03-13T18:57:00Z" w16du:dateUtc="2026-03-13T18:57:35Z"/>
              </w:rPr>
            </w:pPr>
            <w:del w:id="171" w:author="Bauer, Sarah" w:date="2026-03-13T18:57:00Z" w16du:dateUtc="2026-03-13T18:57:35Z">
              <w:r w:rsidDel="0001413C">
                <w:delText>Workplace violence is defined as the attempted or actual exercise of physical force to cause injury to a worker and includes threatening statements or behavior which give a worker reason to believe that they are at risk of injury. Employers also have additional responsibilities to protect workers from family violence, or domestic violence in the workplace.</w:delText>
              </w:r>
            </w:del>
          </w:p>
          <w:p w14:paraId="28DE0E36" w14:textId="77777777" w:rsidR="0001413C" w:rsidRPr="0001413C" w:rsidRDefault="0001413C" w:rsidP="0001413C">
            <w:del w:id="172" w:author="Bauer, Sarah" w:date="2026-03-13T18:57:00Z" w16du:dateUtc="2026-03-13T18:57:35Z">
              <w:r w:rsidDel="0001413C">
                <w:delText>The province’s OHS Act does not have a specific provision for sexual harassment. However sexual harassment and gender-based harassment are prohibited under the Newfoundland and Labrador Human Rights Act (the Act), which are forms of sex discrimination. The Act also specifically prohibits sexual solicitation.</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D3E9D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BF7843" w14:textId="77777777" w:rsidR="0001413C" w:rsidRPr="0001413C" w:rsidRDefault="0001413C" w:rsidP="0001413C"/>
        </w:tc>
      </w:tr>
      <w:tr w:rsidR="0001413C" w:rsidRPr="0001413C" w14:paraId="3E9170ED"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D408CC" w14:textId="77777777" w:rsidR="0001413C" w:rsidRPr="0001413C" w:rsidRDefault="0001413C" w:rsidP="0001413C">
            <w:r w:rsidRPr="0001413C">
              <w:t xml:space="preserve">Nova Scotia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624078" w14:textId="77777777" w:rsidR="0001413C" w:rsidRPr="0001413C" w:rsidRDefault="0001413C" w:rsidP="0001413C">
            <w:r w:rsidRPr="0001413C">
              <w:t>Under the Nova Scotia Human Rights Act (the Act), it is unlawful to harass someone based on any of the prohibited grounds of discrimination. The Act defines harassment as engaging in a course of vexatious conduct or comment that is known to be unwelcome. Sexual harassment is also prohibited under the Act which is a form of discrimination based on sex.</w:t>
            </w:r>
          </w:p>
          <w:p w14:paraId="20500493" w14:textId="77777777" w:rsidR="0001413C" w:rsidRPr="0001413C" w:rsidRDefault="0001413C" w:rsidP="0001413C">
            <w:r w:rsidRPr="0001413C">
              <w:t>In Nova Scotia, violence is a health and safety hazard that employees must be protected from under the Nova Scotia Occupational Health and Safety (OHS) Act, which defines violence as any of the following:</w:t>
            </w:r>
          </w:p>
          <w:p w14:paraId="38CC5218" w14:textId="77777777" w:rsidR="0001413C" w:rsidRPr="0001413C" w:rsidRDefault="0001413C" w:rsidP="0001413C">
            <w:pPr>
              <w:numPr>
                <w:ilvl w:val="0"/>
                <w:numId w:val="23"/>
              </w:numPr>
            </w:pPr>
            <w:r w:rsidRPr="0001413C">
              <w:t>Threats, including a threatening statement or threatening behavior that gives an employee reasonable cause to believe that they are at risk of physical injury</w:t>
            </w:r>
          </w:p>
          <w:p w14:paraId="117642A1" w14:textId="77777777" w:rsidR="0001413C" w:rsidRPr="0001413C" w:rsidRDefault="0001413C" w:rsidP="0001413C">
            <w:pPr>
              <w:numPr>
                <w:ilvl w:val="0"/>
                <w:numId w:val="23"/>
              </w:numPr>
            </w:pPr>
            <w:r w:rsidRPr="0001413C">
              <w:t>Conduct or attempted conduct of a person that endangers the physical health or physical safety of an employee</w:t>
            </w:r>
          </w:p>
          <w:p w14:paraId="00E6E126" w14:textId="77777777" w:rsidR="0001413C" w:rsidRPr="0001413C" w:rsidRDefault="0001413C" w:rsidP="0001413C">
            <w:r w:rsidRPr="0001413C">
              <w:t>Bill No. 464 the ‘Stronger Workplaces for Nova Scotia Act’ passed in 2024, expands workplace safety requirements to include psychological health and mandates that all employers have harassment prevention policies in place by September 2025.</w:t>
            </w:r>
          </w:p>
          <w:p w14:paraId="34582D4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CE82D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7D78D5" w14:textId="77777777" w:rsidR="0001413C" w:rsidRPr="0001413C" w:rsidRDefault="0001413C" w:rsidP="0001413C"/>
        </w:tc>
      </w:tr>
    </w:tbl>
    <w:p w14:paraId="6CA5FD00"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431CB1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6E7DF1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866330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C0337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831E63" w14:textId="77777777" w:rsidR="0001413C" w:rsidRPr="0001413C" w:rsidRDefault="0001413C" w:rsidP="0001413C">
            <w:pPr>
              <w:rPr>
                <w:b/>
                <w:bCs/>
              </w:rPr>
            </w:pPr>
            <w:r w:rsidRPr="0001413C">
              <w:rPr>
                <w:b/>
                <w:bCs/>
              </w:rPr>
              <w:t>Alternate Text</w:t>
            </w:r>
          </w:p>
        </w:tc>
      </w:tr>
      <w:tr w:rsidR="0001413C" w:rsidRPr="0001413C" w14:paraId="4A906DE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4895B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A4199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77AC9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2445A4" w14:textId="77777777" w:rsidR="0001413C" w:rsidRPr="0001413C" w:rsidRDefault="0001413C" w:rsidP="0001413C"/>
        </w:tc>
      </w:tr>
    </w:tbl>
    <w:p w14:paraId="21D63CFF" w14:textId="77777777" w:rsidR="0001413C" w:rsidRPr="0001413C" w:rsidRDefault="0001413C" w:rsidP="0001413C">
      <w:r w:rsidRPr="0001413C">
        <w:rPr>
          <w:b/>
          <w:bCs/>
        </w:rPr>
        <w:t>Audio Transcript Text:</w:t>
      </w:r>
      <w:r w:rsidRPr="0001413C">
        <w:t xml:space="preserve"> </w:t>
      </w:r>
    </w:p>
    <w:p w14:paraId="32EECDF1" w14:textId="77777777" w:rsidR="0001413C" w:rsidRPr="0001413C" w:rsidRDefault="0001413C" w:rsidP="0001413C">
      <w:r w:rsidRPr="0001413C">
        <w:t>Let's examine some key concepts in this area.</w:t>
      </w:r>
    </w:p>
    <w:p w14:paraId="0E5F5F16" w14:textId="77777777" w:rsidR="0001413C" w:rsidRPr="0001413C" w:rsidRDefault="0001413C" w:rsidP="0001413C">
      <w:r w:rsidRPr="0001413C">
        <w:br w:type="page"/>
      </w:r>
    </w:p>
    <w:p w14:paraId="7BCF7BDF" w14:textId="77777777" w:rsidR="0001413C" w:rsidRPr="0001413C" w:rsidRDefault="0001413C" w:rsidP="0001413C">
      <w:bookmarkStart w:id="173" w:name="Page_1356534713687010878"/>
      <w:bookmarkEnd w:id="173"/>
      <w:r w:rsidRPr="0001413C">
        <w:rPr>
          <w:b/>
          <w:bCs/>
        </w:rPr>
        <w:t>Page Number:</w:t>
      </w:r>
      <w:r w:rsidRPr="0001413C">
        <w:t xml:space="preserve"> 34 </w:t>
      </w:r>
    </w:p>
    <w:p w14:paraId="61D012A5" w14:textId="77777777" w:rsidR="0001413C" w:rsidRPr="0001413C" w:rsidRDefault="0001413C" w:rsidP="0001413C">
      <w:r w:rsidRPr="0001413C">
        <w:rPr>
          <w:b/>
          <w:bCs/>
        </w:rPr>
        <w:t>Lesson 6:</w:t>
      </w:r>
      <w:r w:rsidRPr="0001413C">
        <w:t xml:space="preserve"> Canadian Law </w:t>
      </w:r>
    </w:p>
    <w:p w14:paraId="06682EDE" w14:textId="77777777" w:rsidR="0001413C" w:rsidRPr="0001413C" w:rsidRDefault="0001413C" w:rsidP="0001413C">
      <w:r w:rsidRPr="0001413C">
        <w:rPr>
          <w:b/>
          <w:bCs/>
        </w:rPr>
        <w:t xml:space="preserve">Click and Reveal Template / LTR / Random </w:t>
      </w:r>
    </w:p>
    <w:p w14:paraId="65DAB5D7" w14:textId="77777777" w:rsidR="0001413C" w:rsidRPr="0001413C" w:rsidRDefault="0001413C" w:rsidP="0001413C">
      <w:r w:rsidRPr="0001413C">
        <w:rPr>
          <w:b/>
          <w:bCs/>
        </w:rPr>
        <w:t>Content Title:</w:t>
      </w:r>
      <w:r w:rsidRPr="0001413C">
        <w:t xml:space="preserve"> </w:t>
      </w:r>
    </w:p>
    <w:p w14:paraId="127EE5FB" w14:textId="77777777" w:rsidR="0001413C" w:rsidRPr="0001413C" w:rsidRDefault="0001413C" w:rsidP="0001413C">
      <w:r w:rsidRPr="0001413C">
        <w:t xml:space="preserve">Key Points </w:t>
      </w:r>
    </w:p>
    <w:p w14:paraId="29497EBD" w14:textId="77777777" w:rsidR="0001413C" w:rsidRPr="0001413C" w:rsidRDefault="0001413C" w:rsidP="0001413C">
      <w:r w:rsidRPr="0001413C">
        <w:rPr>
          <w:b/>
          <w:bCs/>
        </w:rPr>
        <w:t>Content Description:</w:t>
      </w:r>
    </w:p>
    <w:p w14:paraId="038FE71D" w14:textId="77777777" w:rsidR="0001413C" w:rsidRPr="0001413C" w:rsidRDefault="0001413C" w:rsidP="0001413C">
      <w:r w:rsidRPr="0001413C">
        <w:t>Select each province to learn more about the workplace harassment and violence laws in that region.</w:t>
      </w:r>
    </w:p>
    <w:p w14:paraId="42A1FDD4"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666"/>
        <w:gridCol w:w="3158"/>
        <w:gridCol w:w="1398"/>
        <w:gridCol w:w="1130"/>
      </w:tblGrid>
      <w:tr w:rsidR="0001413C" w:rsidRPr="0001413C" w14:paraId="62179F44"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B9393F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7A15948"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3EAE91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FDBBBA" w14:textId="77777777" w:rsidR="0001413C" w:rsidRPr="0001413C" w:rsidRDefault="0001413C" w:rsidP="0001413C">
            <w:pPr>
              <w:rPr>
                <w:b/>
                <w:bCs/>
              </w:rPr>
            </w:pPr>
            <w:r w:rsidRPr="0001413C">
              <w:rPr>
                <w:b/>
                <w:bCs/>
              </w:rPr>
              <w:t>Alternate Text</w:t>
            </w:r>
          </w:p>
        </w:tc>
      </w:tr>
      <w:tr w:rsidR="0001413C" w:rsidRPr="0001413C" w14:paraId="0BCDCB3C"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45E598" w14:textId="77777777" w:rsidR="0001413C" w:rsidRPr="0001413C" w:rsidRDefault="0001413C" w:rsidP="0001413C">
            <w:r w:rsidRPr="0001413C">
              <w:t xml:space="preserve">Ontario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85D5A7" w14:textId="77777777" w:rsidR="0001413C" w:rsidRPr="0001413C" w:rsidRDefault="0001413C" w:rsidP="0001413C">
            <w:r w:rsidRPr="0001413C">
              <w:t>In Ontario, the Occupational Health and Safety Act (OHSA) includes provisions on workplace violence and harassment, including sexual harassment.</w:t>
            </w:r>
          </w:p>
          <w:p w14:paraId="646254E9" w14:textId="77777777" w:rsidR="0001413C" w:rsidRPr="0001413C" w:rsidRDefault="0001413C" w:rsidP="0001413C">
            <w:r w:rsidRPr="0001413C">
              <w:t>The OHSA defines workplace harassment as “engaging in a course of vexatious comment or conduct against a worker in a workplace that is known or ought reasonably to be known to be unwelcome.”</w:t>
            </w:r>
          </w:p>
          <w:p w14:paraId="2B60688E" w14:textId="77777777" w:rsidR="0001413C" w:rsidRPr="0001413C" w:rsidRDefault="0001413C" w:rsidP="0001413C">
            <w:r w:rsidRPr="0001413C">
              <w:t>Workplace violence is defined in the OHSA as:</w:t>
            </w:r>
          </w:p>
          <w:p w14:paraId="2C97D75E" w14:textId="77777777" w:rsidR="0001413C" w:rsidRPr="0001413C" w:rsidRDefault="0001413C" w:rsidP="0001413C">
            <w:pPr>
              <w:numPr>
                <w:ilvl w:val="0"/>
                <w:numId w:val="24"/>
              </w:numPr>
            </w:pPr>
            <w:r w:rsidRPr="0001413C">
              <w:t>The exercise of physical force by a person against a worker, in a workplace, that causes or could cause physical injury to the worker</w:t>
            </w:r>
          </w:p>
          <w:p w14:paraId="582E0B70" w14:textId="77777777" w:rsidR="0001413C" w:rsidRPr="0001413C" w:rsidRDefault="0001413C" w:rsidP="0001413C">
            <w:pPr>
              <w:numPr>
                <w:ilvl w:val="0"/>
                <w:numId w:val="24"/>
              </w:numPr>
            </w:pPr>
            <w:r w:rsidRPr="0001413C">
              <w:t>An attempt to exercise physical force against a worker, in a workplace, that could cause physical injury to the worker.</w:t>
            </w:r>
          </w:p>
          <w:p w14:paraId="79799CCE" w14:textId="77777777" w:rsidR="0001413C" w:rsidRPr="0001413C" w:rsidRDefault="0001413C" w:rsidP="0001413C">
            <w:pPr>
              <w:numPr>
                <w:ilvl w:val="0"/>
                <w:numId w:val="24"/>
              </w:numPr>
            </w:pPr>
            <w:r w:rsidRPr="0001413C">
              <w:t>A statement or behavior that it is reasonable for a worker to interpret as a threat to exercise physical force against the worker, in a workplace, that could cause physical injury to the worker [subsection 1(1)].</w:t>
            </w:r>
          </w:p>
          <w:p w14:paraId="498171DD" w14:textId="77777777" w:rsidR="0001413C" w:rsidRPr="0001413C" w:rsidRDefault="0001413C" w:rsidP="0001413C">
            <w:r w:rsidRPr="0001413C">
              <w:t>Employers also have a duty to protect workers from domestic violence if it is likely to expose a worker to physical injury in the workplace.</w:t>
            </w:r>
          </w:p>
          <w:p w14:paraId="05F9FBD6" w14:textId="77777777" w:rsidR="0001413C" w:rsidRPr="0001413C" w:rsidRDefault="0001413C" w:rsidP="0001413C">
            <w:r w:rsidRPr="0001413C">
              <w:t>In 2016, the Sexual Violence and Harassment Action Plan came into force which amended the OHSA by placing additional responsibilities on employers to protect employees from sexual harassment and violence. The OHSA defines workplace sexual harassment as “a course of vexatious and unwelcome comment or conduct against a worker because of sex, sexual orientation, gender identity, or gender expression.” It also includes an “unwelcome sexual solicitation or advance by a person in a position to confer, grant, or deny a benefit or advancement to the worker.”</w:t>
            </w:r>
          </w:p>
          <w:p w14:paraId="623EFE55" w14:textId="77777777" w:rsidR="0001413C" w:rsidRPr="0001413C" w:rsidRDefault="0001413C" w:rsidP="0001413C">
            <w:r w:rsidRPr="0001413C">
              <w:t>Sexual harassment is also prohibited under the Ontario Human Rights Code.</w:t>
            </w:r>
          </w:p>
          <w:p w14:paraId="25AFE88F" w14:textId="77777777" w:rsidR="0001413C" w:rsidRPr="0001413C" w:rsidRDefault="0001413C" w:rsidP="0001413C">
            <w:r w:rsidRPr="0001413C">
              <w:t>Bill 190, implemented in 2024, expands the harassment definition to include virtual harassment and virtual sexual harassment. This includes harassment conducted via virtual interactions, such as via email or social media.</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797C1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9A0C12" w14:textId="77777777" w:rsidR="0001413C" w:rsidRPr="0001413C" w:rsidRDefault="0001413C" w:rsidP="0001413C"/>
        </w:tc>
      </w:tr>
      <w:tr w:rsidR="0001413C" w:rsidRPr="0001413C" w14:paraId="7809F40B"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FA7537" w14:textId="77777777" w:rsidR="0001413C" w:rsidRPr="0001413C" w:rsidRDefault="0001413C" w:rsidP="0001413C">
            <w:del w:id="174" w:author="Bauer, Sarah" w:date="2026-03-13T18:59:00Z" w16du:dateUtc="2026-03-13T18:59:13Z">
              <w:r w:rsidDel="0001413C">
                <w:delText xml:space="preserve">Prince Edward Island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6FB691" w14:textId="77777777" w:rsidR="0001413C" w:rsidRPr="0001413C" w:rsidRDefault="0001413C" w:rsidP="0001413C">
            <w:pPr>
              <w:rPr>
                <w:del w:id="175" w:author="Bauer, Sarah" w:date="2026-03-13T18:59:00Z" w16du:dateUtc="2026-03-13T18:59:13Z"/>
              </w:rPr>
            </w:pPr>
            <w:del w:id="176" w:author="Bauer, Sarah" w:date="2026-03-13T18:59:00Z" w16du:dateUtc="2026-03-13T18:59:13Z">
              <w:r w:rsidDel="0001413C">
                <w:delText>In Prince Edward Island (PEI) harassment and workplace violence are considered occupational hazards that employees are protected from under the Occupational Health and Safety (OHS) Act.</w:delText>
              </w:r>
            </w:del>
          </w:p>
          <w:p w14:paraId="7FBBAE9D" w14:textId="77777777" w:rsidR="0001413C" w:rsidRPr="0001413C" w:rsidRDefault="0001413C" w:rsidP="0001413C">
            <w:pPr>
              <w:rPr>
                <w:del w:id="177" w:author="Bauer, Sarah" w:date="2026-03-13T18:59:00Z" w16du:dateUtc="2026-03-13T18:59:13Z"/>
              </w:rPr>
            </w:pPr>
            <w:del w:id="178" w:author="Bauer, Sarah" w:date="2026-03-13T18:59:00Z" w16du:dateUtc="2026-03-13T18:59:13Z">
              <w:r w:rsidDel="0001413C">
                <w:delText>The OHS Act defines harassment as any repeated or single incident of inappropriate conduct, comment, display, action or gesture, or bullying that could have a harmful effect on a worker’s psychological or physical health or safety which includes:</w:delText>
              </w:r>
            </w:del>
          </w:p>
          <w:p w14:paraId="5E26CA59" w14:textId="77777777" w:rsidR="0001413C" w:rsidRPr="0001413C" w:rsidRDefault="0001413C" w:rsidP="0001413C">
            <w:pPr>
              <w:numPr>
                <w:ilvl w:val="0"/>
                <w:numId w:val="25"/>
              </w:numPr>
              <w:rPr>
                <w:del w:id="179" w:author="Bauer, Sarah" w:date="2026-03-13T18:59:00Z" w16du:dateUtc="2026-03-13T18:59:13Z"/>
              </w:rPr>
            </w:pPr>
            <w:del w:id="180" w:author="Bauer, Sarah" w:date="2026-03-13T18:59:00Z" w16du:dateUtc="2026-03-13T18:59:13Z">
              <w:r w:rsidDel="0001413C">
                <w:delText>Conduct that is based on any of the protected characteristics.</w:delText>
              </w:r>
            </w:del>
          </w:p>
          <w:p w14:paraId="112DA85A" w14:textId="77777777" w:rsidR="0001413C" w:rsidRPr="0001413C" w:rsidRDefault="0001413C" w:rsidP="0001413C">
            <w:pPr>
              <w:numPr>
                <w:ilvl w:val="0"/>
                <w:numId w:val="25"/>
              </w:numPr>
              <w:rPr>
                <w:del w:id="181" w:author="Bauer, Sarah" w:date="2026-03-13T18:59:00Z" w16du:dateUtc="2026-03-13T18:59:13Z"/>
              </w:rPr>
            </w:pPr>
            <w:del w:id="182" w:author="Bauer, Sarah" w:date="2026-03-13T18:59:00Z" w16du:dateUtc="2026-03-13T18:59:13Z">
              <w:r w:rsidDel="0001413C">
                <w:delText>Inappropriate sexual conduct that is known or ought reasonably to be known to be unwelcome, including, but not limited to, sexual solicitations or advances.</w:delText>
              </w:r>
            </w:del>
          </w:p>
          <w:p w14:paraId="1FA04D61" w14:textId="77777777" w:rsidR="0001413C" w:rsidRPr="0001413C" w:rsidRDefault="0001413C" w:rsidP="0001413C">
            <w:pPr>
              <w:rPr>
                <w:del w:id="183" w:author="Bauer, Sarah" w:date="2026-03-13T18:59:00Z" w16du:dateUtc="2026-03-13T18:59:13Z"/>
              </w:rPr>
            </w:pPr>
            <w:del w:id="184" w:author="Bauer, Sarah" w:date="2026-03-13T18:59:00Z" w16du:dateUtc="2026-03-13T18:59:13Z">
              <w:r w:rsidDel="0001413C">
                <w:delText>The PEI Employment Standards Act also prohibits sexual harassment in the workplace, which is defined as any “conduct, comment, gesture, or contact of a sexual nature that is likely to cause offense or humiliation to any employee; or that might be perceived as placing a condition of a sexual nature on employment or on any opportunity for training or promotion.” Sexual harassment is also prohibited under the PEI Human Rights Act.</w:delText>
              </w:r>
            </w:del>
          </w:p>
          <w:p w14:paraId="63C53D0E" w14:textId="77777777" w:rsidR="0001413C" w:rsidRPr="0001413C" w:rsidRDefault="0001413C" w:rsidP="0001413C">
            <w:del w:id="185" w:author="Bauer, Sarah" w:date="2026-03-13T18:59:00Z" w16du:dateUtc="2026-03-13T18:59:13Z">
              <w:r w:rsidDel="0001413C">
                <w:delText>The OHS Act defines violence as the threatened, attempted, or actual exercise of any physical force that can cause, or that causes, injury to a worker, and includes any threatening statement or behavior that gives a worker reasonable cause to believe that they are at risk of injury.</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C4327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D15DD8" w14:textId="77777777" w:rsidR="0001413C" w:rsidRPr="0001413C" w:rsidRDefault="0001413C" w:rsidP="0001413C"/>
        </w:tc>
      </w:tr>
      <w:tr w:rsidR="0001413C" w:rsidRPr="0001413C" w14:paraId="63250465"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E43C43" w14:textId="77777777" w:rsidR="0001413C" w:rsidRPr="0001413C" w:rsidRDefault="0001413C" w:rsidP="0001413C">
            <w:r w:rsidRPr="0001413C">
              <w:t xml:space="preserve">Québec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E8B054" w14:textId="77777777" w:rsidR="0001413C" w:rsidRPr="0001413C" w:rsidRDefault="0001413C" w:rsidP="0001413C">
            <w:r w:rsidRPr="0001413C">
              <w:t>In Québec, harassment and violence are considered forms of psychological harassment. The Act Respecting Labour Standards (ALS) provides employees with protection from psychological harassment in the workplace.</w:t>
            </w:r>
          </w:p>
          <w:p w14:paraId="7FC1661F" w14:textId="77777777" w:rsidR="0001413C" w:rsidRPr="0001413C" w:rsidRDefault="0001413C" w:rsidP="0001413C">
            <w:r w:rsidRPr="0001413C">
              <w:t>The ALS defines psychological harassment as “any vexatious behavior in the form of repeated and hostile or unwanted conduct, verbal comments, actions, or gestures, that affects an employee’s dignity or psychological or physical integrity and that results in a harmful work environment for the employee. A single serious incidence of such behavior that has a lasting harmful effect on an employee may also constitute psychological harassment.”</w:t>
            </w:r>
          </w:p>
          <w:p w14:paraId="3977AAC6" w14:textId="77777777" w:rsidR="0001413C" w:rsidRPr="0001413C" w:rsidRDefault="0001413C" w:rsidP="0001413C">
            <w:r w:rsidRPr="0001413C">
              <w:t>Sexual harassment is also prohibited under the Québec Charter of Human Rights and Freedoms which is a form of discrimination based on sex.</w:t>
            </w:r>
          </w:p>
          <w:p w14:paraId="3EDF3CFB" w14:textId="77777777" w:rsidR="0001413C" w:rsidRPr="0001413C" w:rsidRDefault="0001413C" w:rsidP="0001413C">
            <w:r w:rsidRPr="0001413C">
              <w:t xml:space="preserve">In March 2024, Québec passed Bill 42, ‘An Act to prevent and fight psychological harassment and sexual violence in the workplace’, expanding an employer’s obligations to protect Québec-based employees from workplace harassment and violence (including sexual violence). </w:t>
            </w:r>
          </w:p>
          <w:p w14:paraId="153334DD" w14:textId="77777777" w:rsidR="0001413C" w:rsidRPr="0001413C" w:rsidRDefault="0001413C" w:rsidP="0001413C">
            <w:r w:rsidRPr="0001413C">
              <w:t>Bill 42 also provided a definition of sexual violence, which is defined as “any form of violence targeting sexuality or any other misconduct, including unwanted gestures, practices, comments, behaviours or attitudes with sexual connotations, whether they occur once or repeatedly, including violence relating to sexual and gender diversity”.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7FC74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0D6D41" w14:textId="77777777" w:rsidR="0001413C" w:rsidRPr="0001413C" w:rsidRDefault="0001413C" w:rsidP="0001413C"/>
        </w:tc>
      </w:tr>
      <w:tr w:rsidR="0001413C" w:rsidRPr="0001413C" w14:paraId="74D1202F"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266FDC" w14:textId="77777777" w:rsidR="0001413C" w:rsidRPr="0001413C" w:rsidRDefault="0001413C" w:rsidP="0001413C">
            <w:del w:id="186" w:author="Bauer, Sarah" w:date="2026-03-13T18:59:00Z" w16du:dateUtc="2026-03-13T18:59:26Z">
              <w:r w:rsidDel="0001413C">
                <w:delText xml:space="preserve">Saskatchewan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9E043E" w14:textId="77777777" w:rsidR="0001413C" w:rsidRPr="0001413C" w:rsidRDefault="0001413C" w:rsidP="0001413C">
            <w:pPr>
              <w:rPr>
                <w:del w:id="187" w:author="Bauer, Sarah" w:date="2026-03-13T18:59:00Z" w16du:dateUtc="2026-03-13T18:59:26Z"/>
              </w:rPr>
            </w:pPr>
            <w:del w:id="188" w:author="Bauer, Sarah" w:date="2026-03-13T18:59:00Z" w16du:dateUtc="2026-03-13T18:59:26Z">
              <w:r w:rsidDel="0001413C">
                <w:delText>In Saskatchewan, separate rules for the prevention of workplace harassment and violence fall under the Occupational Health and Safety (OHS) Regulations and the Saskatchewan Employment Act (the Act).</w:delText>
              </w:r>
            </w:del>
          </w:p>
          <w:p w14:paraId="201596A4" w14:textId="77777777" w:rsidR="0001413C" w:rsidRPr="0001413C" w:rsidRDefault="0001413C" w:rsidP="0001413C">
            <w:pPr>
              <w:rPr>
                <w:del w:id="189" w:author="Bauer, Sarah" w:date="2026-03-13T18:59:00Z" w16du:dateUtc="2026-03-13T18:59:26Z"/>
              </w:rPr>
            </w:pPr>
            <w:del w:id="190" w:author="Bauer, Sarah" w:date="2026-03-13T18:59:00Z" w16du:dateUtc="2026-03-13T18:59:26Z">
              <w:r w:rsidDel="0001413C">
                <w:delText>Under the OHS Regulations, violence is defined as the attempted, threatened, or actual conduct of a person that causes or is likely to cause injury. It includes any threatening statement or behavior that gives a worker reasonable cause to believe that they are at risk of injury.</w:delText>
              </w:r>
            </w:del>
          </w:p>
          <w:p w14:paraId="7740DC6E" w14:textId="77777777" w:rsidR="0001413C" w:rsidRPr="0001413C" w:rsidRDefault="0001413C" w:rsidP="0001413C">
            <w:pPr>
              <w:rPr>
                <w:del w:id="191" w:author="Bauer, Sarah" w:date="2026-03-13T18:59:00Z" w16du:dateUtc="2026-03-13T18:59:26Z"/>
              </w:rPr>
            </w:pPr>
            <w:del w:id="192" w:author="Bauer, Sarah" w:date="2026-03-13T18:59:00Z" w16du:dateUtc="2026-03-13T18:59:26Z">
              <w:r w:rsidDel="0001413C">
                <w:delText>The Act defines harassment as any inappropriate conduct, comment, display, action, or gesture by a person that is based on one or more of the prohibited grounds of discrimination, adversely affects the worker’s psychological or physical well-being, causes a worker to be humiliated or intimidated, and constitutes a threat to the health or safety of the worker.</w:delText>
              </w:r>
            </w:del>
          </w:p>
          <w:p w14:paraId="0E555369" w14:textId="77777777" w:rsidR="0001413C" w:rsidRPr="0001413C" w:rsidRDefault="0001413C" w:rsidP="0001413C">
            <w:del w:id="193" w:author="Bauer, Sarah" w:date="2026-03-13T18:59:00Z" w16du:dateUtc="2026-03-13T18:59:26Z">
              <w:r w:rsidDel="0001413C">
                <w:delText>The Act and the Saskatchewan Human Rights Code also prohibit sexual harassment. The Act defines sexual harassment as any conduct, comment, display, action, or gesture of a sexual nature that the person knows or ought reasonably to know is unwelcome.</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6DA8E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F583E0" w14:textId="77777777" w:rsidR="0001413C" w:rsidRPr="0001413C" w:rsidRDefault="0001413C" w:rsidP="0001413C"/>
        </w:tc>
      </w:tr>
      <w:tr w:rsidR="0001413C" w:rsidRPr="0001413C" w14:paraId="7649C0E8"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CC95ED" w14:textId="77777777" w:rsidR="0001413C" w:rsidRPr="0001413C" w:rsidRDefault="0001413C" w:rsidP="0001413C">
            <w:del w:id="194" w:author="Bauer, Sarah" w:date="2026-03-13T18:59:00Z" w16du:dateUtc="2026-03-13T18:59:34Z">
              <w:r w:rsidDel="0001413C">
                <w:delText xml:space="preserve">Nunavut and Northwest Territories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A05978" w14:textId="77777777" w:rsidR="0001413C" w:rsidRPr="0001413C" w:rsidRDefault="0001413C" w:rsidP="0001413C">
            <w:pPr>
              <w:rPr>
                <w:del w:id="195" w:author="Bauer, Sarah" w:date="2026-03-13T18:59:00Z" w16du:dateUtc="2026-03-13T18:59:34Z"/>
              </w:rPr>
            </w:pPr>
            <w:del w:id="196" w:author="Bauer, Sarah" w:date="2026-03-13T18:59:00Z" w16du:dateUtc="2026-03-13T18:59:34Z">
              <w:r w:rsidDel="0001413C">
                <w:delText>Nunavut and Northwest Territories have combined occupational health and safety legislation under the Workers’ Safety &amp; Compensation Commission (WSSC). The Occupational Health and Safety (OHS) Regulations include provisions for both workplace harassment and violence.</w:delText>
              </w:r>
            </w:del>
          </w:p>
          <w:p w14:paraId="76954F85" w14:textId="77777777" w:rsidR="0001413C" w:rsidRPr="0001413C" w:rsidRDefault="0001413C" w:rsidP="0001413C">
            <w:pPr>
              <w:rPr>
                <w:del w:id="197" w:author="Bauer, Sarah" w:date="2026-03-13T18:59:00Z" w16du:dateUtc="2026-03-13T18:59:34Z"/>
              </w:rPr>
            </w:pPr>
            <w:del w:id="198" w:author="Bauer, Sarah" w:date="2026-03-13T18:59:00Z" w16du:dateUtc="2026-03-13T18:59:34Z">
              <w:r w:rsidDel="0001413C">
                <w:delText>Under the OHS Regulations, violence is defined as any attempted, threatened, or actual conduct that causes or is likely to cause injury such as a threatening statement of behavior that gives a worker reasonable cause to believe they are at risk of injury.</w:delText>
              </w:r>
            </w:del>
          </w:p>
          <w:p w14:paraId="591895FB" w14:textId="77777777" w:rsidR="0001413C" w:rsidRPr="0001413C" w:rsidRDefault="0001413C" w:rsidP="0001413C">
            <w:pPr>
              <w:rPr>
                <w:del w:id="199" w:author="Bauer, Sarah" w:date="2026-03-13T18:59:00Z" w16du:dateUtc="2026-03-13T18:59:34Z"/>
              </w:rPr>
            </w:pPr>
            <w:del w:id="200" w:author="Bauer, Sarah" w:date="2026-03-13T18:59:00Z" w16du:dateUtc="2026-03-13T18:59:34Z">
              <w:r w:rsidDel="0001413C">
                <w:delText>Harassment is defined as a course of vexatious comment or conduct that is known to be unwelcome and constitutes a threat to the health or safety of a worker.</w:delText>
              </w:r>
            </w:del>
          </w:p>
          <w:p w14:paraId="1F3E90FB" w14:textId="77777777" w:rsidR="0001413C" w:rsidRPr="0001413C" w:rsidRDefault="0001413C" w:rsidP="0001413C">
            <w:pPr>
              <w:rPr>
                <w:del w:id="201" w:author="Bauer, Sarah" w:date="2026-03-13T18:59:00Z" w16du:dateUtc="2026-03-13T18:59:34Z"/>
              </w:rPr>
            </w:pPr>
            <w:del w:id="202" w:author="Bauer, Sarah" w:date="2026-03-13T18:59:00Z" w16du:dateUtc="2026-03-13T18:59:34Z">
              <w:r w:rsidDel="0001413C">
                <w:delText>The WSCC produced an industry Harassment Code of Practice (COP) in accordance with the Northwest Territories and Nunavut Safety Acts. The COP does not have the same legal force as the Occupational Health and Safety Regulations, but it does provide a definition for sexual harassment which is: “conduct, comment gesture or contact of a sexual nature that is offensive, unsolicited or unwelcome.”</w:delText>
              </w:r>
            </w:del>
          </w:p>
          <w:p w14:paraId="3E4CBC02" w14:textId="77777777" w:rsidR="0001413C" w:rsidRPr="0001413C" w:rsidRDefault="0001413C" w:rsidP="0001413C">
            <w:del w:id="203" w:author="Bauer, Sarah" w:date="2026-03-13T18:59:00Z" w16du:dateUtc="2026-03-13T18:59:34Z">
              <w:r w:rsidDel="0001413C">
                <w:delText>The Nunavut Human Rights Act and the Northwest Territories Human Rights Act also prohibit sexual harassment and gender-based harassment which is recognized as a form of discrimination.</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D575D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1770A8" w14:textId="77777777" w:rsidR="0001413C" w:rsidRPr="0001413C" w:rsidRDefault="0001413C" w:rsidP="0001413C"/>
        </w:tc>
      </w:tr>
      <w:tr w:rsidR="0001413C" w:rsidRPr="0001413C" w14:paraId="124EEF19"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7A895C" w14:textId="77777777" w:rsidR="0001413C" w:rsidRPr="0001413C" w:rsidRDefault="0001413C" w:rsidP="0001413C">
            <w:del w:id="204" w:author="Bauer, Sarah" w:date="2026-03-13T18:59:00Z" w16du:dateUtc="2026-03-13T18:59:43Z">
              <w:r w:rsidDel="0001413C">
                <w:delText xml:space="preserve">Yukon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F43250" w14:textId="77777777" w:rsidR="0001413C" w:rsidRPr="0001413C" w:rsidRDefault="0001413C" w:rsidP="0001413C">
            <w:pPr>
              <w:rPr>
                <w:del w:id="205" w:author="Bauer, Sarah" w:date="2026-03-13T18:59:00Z" w16du:dateUtc="2026-03-13T18:59:43Z"/>
              </w:rPr>
            </w:pPr>
            <w:del w:id="206" w:author="Bauer, Sarah" w:date="2026-03-13T18:59:00Z" w16du:dateUtc="2026-03-13T18:59:43Z">
              <w:r w:rsidDel="0001413C">
                <w:delText>In Yukon, the Violence and Harassment Prevention Regulation prohibits workplace harassment and violence. The Yukon Human Rights Act (the Act) also protects employees from discrimination and harassment, including sexual harassment.</w:delText>
              </w:r>
            </w:del>
          </w:p>
          <w:p w14:paraId="243B0121" w14:textId="77777777" w:rsidR="0001413C" w:rsidRPr="0001413C" w:rsidRDefault="0001413C" w:rsidP="0001413C">
            <w:pPr>
              <w:rPr>
                <w:del w:id="207" w:author="Bauer, Sarah" w:date="2026-03-13T18:59:00Z" w16du:dateUtc="2026-03-13T18:59:43Z"/>
              </w:rPr>
            </w:pPr>
            <w:del w:id="208" w:author="Bauer, Sarah" w:date="2026-03-13T18:59:00Z" w16du:dateUtc="2026-03-13T18:59:43Z">
              <w:r w:rsidDel="0001413C">
                <w:delText>The Act defines harassment as any behavior, action, comment, or display that demeans, humiliates, or embarrasses another person and that:</w:delText>
              </w:r>
            </w:del>
          </w:p>
          <w:p w14:paraId="06A70F35" w14:textId="77777777" w:rsidR="0001413C" w:rsidRPr="0001413C" w:rsidRDefault="0001413C" w:rsidP="0001413C">
            <w:pPr>
              <w:numPr>
                <w:ilvl w:val="0"/>
                <w:numId w:val="26"/>
              </w:numPr>
              <w:rPr>
                <w:del w:id="209" w:author="Bauer, Sarah" w:date="2026-03-13T18:59:00Z" w16du:dateUtc="2026-03-13T18:59:43Z"/>
              </w:rPr>
            </w:pPr>
            <w:del w:id="210" w:author="Bauer, Sarah" w:date="2026-03-13T18:59:00Z" w16du:dateUtc="2026-03-13T18:59:43Z">
              <w:r w:rsidDel="0001413C">
                <w:delText>Creates an intimidating, hostile, or offensive working environment.</w:delText>
              </w:r>
            </w:del>
          </w:p>
          <w:p w14:paraId="51FF0AEB" w14:textId="77777777" w:rsidR="0001413C" w:rsidRPr="0001413C" w:rsidRDefault="0001413C" w:rsidP="0001413C">
            <w:pPr>
              <w:numPr>
                <w:ilvl w:val="0"/>
                <w:numId w:val="26"/>
              </w:numPr>
              <w:rPr>
                <w:del w:id="211" w:author="Bauer, Sarah" w:date="2026-03-13T18:59:00Z" w16du:dateUtc="2026-03-13T18:59:43Z"/>
              </w:rPr>
            </w:pPr>
            <w:del w:id="212" w:author="Bauer, Sarah" w:date="2026-03-13T18:59:00Z" w16du:dateUtc="2026-03-13T18:59:43Z">
              <w:r w:rsidDel="0001413C">
                <w:delText>Unreasonably interferes with an individual’s work performance.</w:delText>
              </w:r>
            </w:del>
          </w:p>
          <w:p w14:paraId="4052A8B8" w14:textId="77777777" w:rsidR="0001413C" w:rsidRPr="0001413C" w:rsidRDefault="0001413C" w:rsidP="0001413C">
            <w:pPr>
              <w:numPr>
                <w:ilvl w:val="0"/>
                <w:numId w:val="26"/>
              </w:numPr>
              <w:rPr>
                <w:del w:id="213" w:author="Bauer, Sarah" w:date="2026-03-13T18:59:00Z" w16du:dateUtc="2026-03-13T18:59:43Z"/>
              </w:rPr>
            </w:pPr>
            <w:del w:id="214" w:author="Bauer, Sarah" w:date="2026-03-13T18:59:00Z" w16du:dateUtc="2026-03-13T18:59:43Z">
              <w:r w:rsidDel="0001413C">
                <w:delText>Has a negative effect on an individual’s employment opportunities.</w:delText>
              </w:r>
            </w:del>
          </w:p>
          <w:p w14:paraId="3E1F8265" w14:textId="77777777" w:rsidR="0001413C" w:rsidRPr="0001413C" w:rsidRDefault="0001413C" w:rsidP="0001413C">
            <w:pPr>
              <w:rPr>
                <w:del w:id="215" w:author="Bauer, Sarah" w:date="2026-03-13T18:59:00Z" w16du:dateUtc="2026-03-13T18:59:43Z"/>
              </w:rPr>
            </w:pPr>
            <w:del w:id="216" w:author="Bauer, Sarah" w:date="2026-03-13T18:59:00Z" w16du:dateUtc="2026-03-13T18:59:43Z">
              <w:r w:rsidDel="0001413C">
                <w:delText>The Act defines sexual harassment as any deliberate and unwelcome behavior that is unwanted or offensive. It also involves quid pro quo (this for that), which is promising favors, rewards, or advantages in return for giving in to sexual advances.</w:delText>
              </w:r>
            </w:del>
          </w:p>
          <w:p w14:paraId="59DA3794" w14:textId="77777777" w:rsidR="0001413C" w:rsidRPr="0001413C" w:rsidRDefault="0001413C" w:rsidP="0001413C">
            <w:del w:id="217" w:author="Bauer, Sarah" w:date="2026-03-13T18:59:00Z" w16du:dateUtc="2026-03-13T18:59:43Z">
              <w:r w:rsidDel="0001413C">
                <w:delText>Select the Next arrow to continue.</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930F4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BD901F" w14:textId="77777777" w:rsidR="0001413C" w:rsidRPr="0001413C" w:rsidRDefault="0001413C" w:rsidP="0001413C"/>
        </w:tc>
      </w:tr>
    </w:tbl>
    <w:p w14:paraId="793752E4"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9E8E3B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A73F99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E3B5DB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686137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0A66120" w14:textId="77777777" w:rsidR="0001413C" w:rsidRPr="0001413C" w:rsidRDefault="0001413C" w:rsidP="0001413C">
            <w:pPr>
              <w:rPr>
                <w:b/>
                <w:bCs/>
              </w:rPr>
            </w:pPr>
            <w:r w:rsidRPr="0001413C">
              <w:rPr>
                <w:b/>
                <w:bCs/>
              </w:rPr>
              <w:t>Alternate Text</w:t>
            </w:r>
          </w:p>
        </w:tc>
      </w:tr>
      <w:tr w:rsidR="0001413C" w:rsidRPr="0001413C" w14:paraId="52F1729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759EB5"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563F7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CCF35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A16020" w14:textId="77777777" w:rsidR="0001413C" w:rsidRPr="0001413C" w:rsidRDefault="0001413C" w:rsidP="0001413C"/>
        </w:tc>
      </w:tr>
    </w:tbl>
    <w:p w14:paraId="13C5987F" w14:textId="77777777" w:rsidR="0001413C" w:rsidRPr="0001413C" w:rsidRDefault="0001413C" w:rsidP="0001413C">
      <w:r w:rsidRPr="0001413C">
        <w:rPr>
          <w:b/>
          <w:bCs/>
        </w:rPr>
        <w:t>Audio Transcript Text:</w:t>
      </w:r>
      <w:r w:rsidRPr="0001413C">
        <w:t xml:space="preserve"> </w:t>
      </w:r>
    </w:p>
    <w:p w14:paraId="1E77F5DD" w14:textId="77777777" w:rsidR="0001413C" w:rsidRPr="0001413C" w:rsidRDefault="0001413C" w:rsidP="0001413C">
      <w:r w:rsidRPr="0001413C">
        <w:t>Here are some key considerations.</w:t>
      </w:r>
    </w:p>
    <w:p w14:paraId="7B1FDBD3" w14:textId="77777777" w:rsidR="0001413C" w:rsidRPr="0001413C" w:rsidRDefault="0001413C" w:rsidP="0001413C">
      <w:r w:rsidRPr="0001413C">
        <w:br w:type="page"/>
      </w:r>
    </w:p>
    <w:p w14:paraId="104124DE" w14:textId="77777777" w:rsidR="0001413C" w:rsidRPr="0001413C" w:rsidRDefault="0001413C" w:rsidP="0001413C">
      <w:bookmarkStart w:id="218" w:name="Page_1282172938871454044"/>
      <w:bookmarkEnd w:id="218"/>
      <w:r w:rsidRPr="0001413C">
        <w:rPr>
          <w:b/>
          <w:bCs/>
        </w:rPr>
        <w:t>Page Number:</w:t>
      </w:r>
      <w:r w:rsidRPr="0001413C">
        <w:t xml:space="preserve"> 35 </w:t>
      </w:r>
    </w:p>
    <w:p w14:paraId="2E300BD3" w14:textId="77777777" w:rsidR="0001413C" w:rsidRPr="0001413C" w:rsidRDefault="0001413C" w:rsidP="0001413C">
      <w:r w:rsidRPr="0001413C">
        <w:rPr>
          <w:b/>
          <w:bCs/>
        </w:rPr>
        <w:t>Lesson 6:</w:t>
      </w:r>
      <w:r w:rsidRPr="0001413C">
        <w:t xml:space="preserve"> Canadian Law </w:t>
      </w:r>
    </w:p>
    <w:p w14:paraId="044279D1" w14:textId="77777777" w:rsidR="0001413C" w:rsidRPr="0001413C" w:rsidRDefault="0001413C" w:rsidP="0001413C">
      <w:r w:rsidRPr="0001413C">
        <w:rPr>
          <w:b/>
          <w:bCs/>
        </w:rPr>
        <w:t xml:space="preserve">Text and Image Template / Text Only </w:t>
      </w:r>
    </w:p>
    <w:p w14:paraId="05480A71" w14:textId="77777777" w:rsidR="0001413C" w:rsidRPr="0001413C" w:rsidRDefault="0001413C" w:rsidP="0001413C">
      <w:r w:rsidRPr="0001413C">
        <w:rPr>
          <w:b/>
          <w:bCs/>
        </w:rPr>
        <w:t>Content Title:</w:t>
      </w:r>
      <w:r w:rsidRPr="0001413C">
        <w:t xml:space="preserve"> </w:t>
      </w:r>
    </w:p>
    <w:p w14:paraId="37C5376A" w14:textId="77777777" w:rsidR="0001413C" w:rsidRPr="0001413C" w:rsidRDefault="0001413C" w:rsidP="0001413C">
      <w:r w:rsidRPr="0001413C">
        <w:t xml:space="preserve">The Law on Retaliation </w:t>
      </w:r>
    </w:p>
    <w:p w14:paraId="23EBB759" w14:textId="77777777" w:rsidR="0001413C" w:rsidRPr="0001413C" w:rsidRDefault="0001413C" w:rsidP="0001413C">
      <w:r w:rsidRPr="0001413C">
        <w:br/>
      </w:r>
      <w:r w:rsidRPr="0001413C">
        <w:rPr>
          <w:b/>
          <w:bCs/>
        </w:rPr>
        <w:t>Column 1 Text:</w:t>
      </w:r>
      <w:r w:rsidRPr="0001413C">
        <w:t xml:space="preserve"> </w:t>
      </w:r>
    </w:p>
    <w:p w14:paraId="24E5A301" w14:textId="77777777" w:rsidR="0001413C" w:rsidRPr="0001413C" w:rsidRDefault="0001413C" w:rsidP="0001413C">
      <w:r w:rsidRPr="0001413C">
        <w:t>In Canada, retaliation may be unlawful and is sometimes referred to as “reprisal.”</w:t>
      </w:r>
    </w:p>
    <w:p w14:paraId="18AB36C1" w14:textId="77777777" w:rsidR="0001413C" w:rsidRPr="0001413C" w:rsidRDefault="0001413C" w:rsidP="0001413C">
      <w:r w:rsidRPr="0001413C">
        <w:t>Reprisal against an individual can occur as a result of the individual:</w:t>
      </w:r>
    </w:p>
    <w:p w14:paraId="7B605856" w14:textId="77777777" w:rsidR="0001413C" w:rsidRPr="0001413C" w:rsidRDefault="0001413C" w:rsidP="0001413C">
      <w:pPr>
        <w:numPr>
          <w:ilvl w:val="0"/>
          <w:numId w:val="27"/>
        </w:numPr>
      </w:pPr>
      <w:r w:rsidRPr="0001413C">
        <w:t>Submitting a harassment or discrimination complaint.</w:t>
      </w:r>
    </w:p>
    <w:p w14:paraId="3A29CD5C" w14:textId="77777777" w:rsidR="0001413C" w:rsidRPr="0001413C" w:rsidRDefault="0001413C" w:rsidP="0001413C">
      <w:pPr>
        <w:numPr>
          <w:ilvl w:val="0"/>
          <w:numId w:val="27"/>
        </w:numPr>
      </w:pPr>
      <w:r w:rsidRPr="0001413C">
        <w:t>Participating in disciplinary proceedings, either as a witness or complainant.</w:t>
      </w:r>
    </w:p>
    <w:p w14:paraId="70B80E79" w14:textId="77777777" w:rsidR="0001413C" w:rsidRPr="0001413C" w:rsidRDefault="0001413C" w:rsidP="0001413C">
      <w:pPr>
        <w:numPr>
          <w:ilvl w:val="0"/>
          <w:numId w:val="27"/>
        </w:numPr>
      </w:pPr>
      <w:r w:rsidRPr="0001413C">
        <w:t>Refusing to deny another person the right to be free from harassment or discrimination.</w:t>
      </w:r>
    </w:p>
    <w:p w14:paraId="60101FCE" w14:textId="77777777" w:rsidR="0001413C" w:rsidRPr="0001413C" w:rsidRDefault="0001413C" w:rsidP="0001413C">
      <w:r w:rsidRPr="0001413C">
        <w:t>It is a serious disciplinary offense under company policy that may constitute gross misconduct and could result in dismissal.</w:t>
      </w:r>
    </w:p>
    <w:p w14:paraId="65A118BF" w14:textId="77777777" w:rsidR="0001413C" w:rsidRPr="0001413C" w:rsidRDefault="0001413C" w:rsidP="0001413C">
      <w:r w:rsidRPr="0001413C">
        <w:t>In this course, we refer to reprisal as ‘retaliation,’ so anywhere you see the term retaliation, you can take it that it refers to reprisal in the Canadian context.</w:t>
      </w:r>
    </w:p>
    <w:p w14:paraId="703F3B57" w14:textId="77777777" w:rsidR="0001413C" w:rsidRPr="0001413C" w:rsidRDefault="0001413C" w:rsidP="0001413C">
      <w:r w:rsidRPr="0001413C">
        <w:t>Select the Next arrow to continue.</w:t>
      </w:r>
    </w:p>
    <w:p w14:paraId="44D45E48" w14:textId="77777777" w:rsidR="0001413C" w:rsidRPr="0001413C" w:rsidRDefault="0001413C" w:rsidP="0001413C">
      <w:r w:rsidRPr="0001413C">
        <w:rPr>
          <w:b/>
          <w:bCs/>
        </w:rPr>
        <w:t>Audio Transcript Text:</w:t>
      </w:r>
      <w:r w:rsidRPr="0001413C">
        <w:t xml:space="preserve"> </w:t>
      </w:r>
    </w:p>
    <w:p w14:paraId="2231DCBB" w14:textId="77777777" w:rsidR="0001413C" w:rsidRPr="0001413C" w:rsidRDefault="0001413C" w:rsidP="0001413C">
      <w:r w:rsidRPr="0001413C">
        <w:t>Here are some key considerations.</w:t>
      </w:r>
    </w:p>
    <w:p w14:paraId="6DEDACFA" w14:textId="77777777" w:rsidR="0001413C" w:rsidRPr="0001413C" w:rsidRDefault="0001413C" w:rsidP="0001413C">
      <w:r w:rsidRPr="0001413C">
        <w:br w:type="page"/>
      </w:r>
    </w:p>
    <w:p w14:paraId="5211D1C1" w14:textId="77777777" w:rsidR="0001413C" w:rsidRPr="0001413C" w:rsidRDefault="0001413C" w:rsidP="0001413C">
      <w:r w:rsidRPr="0001413C">
        <w:rPr>
          <w:b/>
          <w:bCs/>
        </w:rPr>
        <w:t>Lesson 7:</w:t>
      </w:r>
      <w:r w:rsidRPr="0001413C">
        <w:t xml:space="preserve"> French Law </w:t>
      </w:r>
    </w:p>
    <w:p w14:paraId="10A8B85A" w14:textId="77777777" w:rsidR="0001413C" w:rsidRPr="0001413C" w:rsidRDefault="0001413C" w:rsidP="0001413C">
      <w:r w:rsidRPr="0001413C">
        <w:rPr>
          <w:b/>
          <w:bCs/>
        </w:rPr>
        <w:t>Quick Quiz Lesson</w:t>
      </w:r>
      <w:r w:rsidRPr="0001413C">
        <w:t xml:space="preserve"> </w:t>
      </w:r>
    </w:p>
    <w:p w14:paraId="33B50301" w14:textId="77777777" w:rsidR="0001413C" w:rsidRPr="0001413C" w:rsidRDefault="0001413C" w:rsidP="0001413C">
      <w:r w:rsidRPr="0001413C">
        <w:rPr>
          <w:b/>
          <w:bCs/>
        </w:rPr>
        <w:t>Lesson Type :</w:t>
      </w:r>
      <w:r w:rsidRPr="0001413C">
        <w:t xml:space="preserve"> </w:t>
      </w:r>
    </w:p>
    <w:p w14:paraId="4240FA94" w14:textId="77777777" w:rsidR="0001413C" w:rsidRPr="0001413C" w:rsidRDefault="0001413C" w:rsidP="0001413C">
      <w:r w:rsidRPr="0001413C">
        <w:t xml:space="preserve">Quick Quiz </w:t>
      </w:r>
    </w:p>
    <w:p w14:paraId="51D9E8F7" w14:textId="77777777" w:rsidR="0001413C" w:rsidRPr="0001413C" w:rsidRDefault="0001413C" w:rsidP="0001413C">
      <w:r w:rsidRPr="0001413C">
        <w:rPr>
          <w:b/>
          <w:bCs/>
        </w:rPr>
        <w:t>Select Type :</w:t>
      </w:r>
      <w:r w:rsidRPr="0001413C">
        <w:t xml:space="preserve"> </w:t>
      </w:r>
    </w:p>
    <w:p w14:paraId="2FCB2678" w14:textId="77777777" w:rsidR="0001413C" w:rsidRPr="0001413C" w:rsidRDefault="0001413C" w:rsidP="0001413C">
      <w:r w:rsidRPr="0001413C">
        <w:t xml:space="preserve">Post Lesson Quick Quiz </w:t>
      </w:r>
    </w:p>
    <w:p w14:paraId="1F8FA229" w14:textId="77777777" w:rsidR="0001413C" w:rsidRPr="0001413C" w:rsidRDefault="0001413C" w:rsidP="0001413C">
      <w:r w:rsidRPr="0001413C">
        <w:rPr>
          <w:b/>
          <w:bCs/>
        </w:rPr>
        <w:t>Page Title :</w:t>
      </w:r>
      <w:r w:rsidRPr="0001413C">
        <w:t xml:space="preserve"> </w:t>
      </w:r>
    </w:p>
    <w:p w14:paraId="644CCD31" w14:textId="77777777" w:rsidR="0001413C" w:rsidRPr="0001413C" w:rsidRDefault="0001413C" w:rsidP="0001413C">
      <w:r w:rsidRPr="0001413C">
        <w:t xml:space="preserve">Ready for a quick assessment? </w:t>
      </w:r>
    </w:p>
    <w:p w14:paraId="7168C9E2" w14:textId="77777777" w:rsidR="0001413C" w:rsidRPr="0001413C" w:rsidRDefault="0001413C" w:rsidP="0001413C">
      <w:r w:rsidRPr="0001413C">
        <w:rPr>
          <w:b/>
          <w:bCs/>
        </w:rPr>
        <w:t>Quick Quiz Assessment</w:t>
      </w:r>
      <w:r w:rsidRPr="0001413C">
        <w:t xml:space="preserve"> </w:t>
      </w:r>
    </w:p>
    <w:p w14:paraId="5C15D152" w14:textId="77777777" w:rsidR="0001413C" w:rsidRPr="0001413C" w:rsidRDefault="0001413C" w:rsidP="0001413C">
      <w:r w:rsidRPr="0001413C">
        <w:rPr>
          <w:b/>
          <w:bCs/>
        </w:rPr>
        <w:t>Questions</w:t>
      </w:r>
      <w:r w:rsidRPr="0001413C">
        <w:t xml:space="preserve"> </w:t>
      </w:r>
    </w:p>
    <w:p w14:paraId="4C0C181F" w14:textId="77777777" w:rsidR="0001413C" w:rsidRPr="0001413C" w:rsidRDefault="0001413C" w:rsidP="0001413C">
      <w:r w:rsidRPr="0001413C">
        <w:rPr>
          <w:b/>
          <w:bCs/>
        </w:rPr>
        <w:t>1. Question :</w:t>
      </w:r>
      <w:r w:rsidRPr="0001413C">
        <w:t xml:space="preserve"> </w:t>
      </w:r>
    </w:p>
    <w:p w14:paraId="0706353B" w14:textId="77777777" w:rsidR="0001413C" w:rsidRPr="0001413C" w:rsidRDefault="0001413C" w:rsidP="0001413C">
      <w:r w:rsidRPr="0001413C">
        <w:t>Moral harassment is unwelcome conduct that may be physical, sexual, verbal, or visual in nature and can leave the victim physically or emotionally damaged.</w:t>
      </w:r>
    </w:p>
    <w:p w14:paraId="1434D55A" w14:textId="77777777" w:rsidR="0001413C" w:rsidRPr="0001413C" w:rsidRDefault="0001413C" w:rsidP="0001413C">
      <w:r w:rsidRPr="0001413C">
        <w:rPr>
          <w:b/>
          <w:bCs/>
        </w:rPr>
        <w:t xml:space="preserve">1. Answer: Correct </w:t>
      </w:r>
    </w:p>
    <w:p w14:paraId="49E9AB05" w14:textId="77777777" w:rsidR="0001413C" w:rsidRPr="0001413C" w:rsidRDefault="0001413C" w:rsidP="0001413C">
      <w:r w:rsidRPr="0001413C">
        <w:t>True</w:t>
      </w:r>
    </w:p>
    <w:p w14:paraId="2452CA0A" w14:textId="77777777" w:rsidR="0001413C" w:rsidRPr="0001413C" w:rsidRDefault="0001413C" w:rsidP="0001413C">
      <w:r w:rsidRPr="0001413C">
        <w:rPr>
          <w:b/>
          <w:bCs/>
        </w:rPr>
        <w:t xml:space="preserve">2. Answer: Incorrect </w:t>
      </w:r>
    </w:p>
    <w:p w14:paraId="171DB8B4" w14:textId="77777777" w:rsidR="0001413C" w:rsidRPr="0001413C" w:rsidRDefault="0001413C" w:rsidP="0001413C">
      <w:r w:rsidRPr="0001413C">
        <w:t>False</w:t>
      </w:r>
    </w:p>
    <w:p w14:paraId="6A438769" w14:textId="77777777" w:rsidR="0001413C" w:rsidRPr="0001413C" w:rsidRDefault="0001413C" w:rsidP="0001413C">
      <w:r w:rsidRPr="0001413C">
        <w:rPr>
          <w:b/>
          <w:bCs/>
        </w:rPr>
        <w:t>2. Question :</w:t>
      </w:r>
      <w:r w:rsidRPr="0001413C">
        <w:t xml:space="preserve"> </w:t>
      </w:r>
    </w:p>
    <w:p w14:paraId="3BAEC5EC" w14:textId="77777777" w:rsidR="0001413C" w:rsidRPr="0001413C" w:rsidRDefault="0001413C" w:rsidP="0001413C">
      <w:r w:rsidRPr="0001413C">
        <w:t>Nathalie works with Juan. After a successful client meeting, Juan tells them, “You did a great job today.”</w:t>
      </w:r>
    </w:p>
    <w:p w14:paraId="3AEBD576" w14:textId="77777777" w:rsidR="0001413C" w:rsidRPr="0001413C" w:rsidRDefault="0001413C" w:rsidP="0001413C">
      <w:r w:rsidRPr="0001413C">
        <w:t>Could this be considered harassment?</w:t>
      </w:r>
    </w:p>
    <w:p w14:paraId="0468EAD6" w14:textId="77777777" w:rsidR="0001413C" w:rsidRPr="0001413C" w:rsidRDefault="0001413C" w:rsidP="0001413C">
      <w:r w:rsidRPr="0001413C">
        <w:rPr>
          <w:b/>
          <w:bCs/>
        </w:rPr>
        <w:t xml:space="preserve">1. Answer: Incorrect </w:t>
      </w:r>
    </w:p>
    <w:p w14:paraId="4805B47C" w14:textId="77777777" w:rsidR="0001413C" w:rsidRPr="0001413C" w:rsidRDefault="0001413C" w:rsidP="0001413C">
      <w:r w:rsidRPr="0001413C">
        <w:t>Yes</w:t>
      </w:r>
    </w:p>
    <w:p w14:paraId="1DE9E159" w14:textId="77777777" w:rsidR="0001413C" w:rsidRPr="0001413C" w:rsidRDefault="0001413C" w:rsidP="0001413C">
      <w:r w:rsidRPr="0001413C">
        <w:rPr>
          <w:b/>
          <w:bCs/>
        </w:rPr>
        <w:t xml:space="preserve">2. Answer: Correct </w:t>
      </w:r>
    </w:p>
    <w:p w14:paraId="3076E72E" w14:textId="77777777" w:rsidR="0001413C" w:rsidRPr="0001413C" w:rsidRDefault="0001413C" w:rsidP="0001413C">
      <w:r w:rsidRPr="0001413C">
        <w:t>No</w:t>
      </w:r>
    </w:p>
    <w:p w14:paraId="5C8F8D00" w14:textId="77777777" w:rsidR="0001413C" w:rsidRPr="0001413C" w:rsidRDefault="0001413C" w:rsidP="0001413C">
      <w:r w:rsidRPr="0001413C">
        <w:rPr>
          <w:b/>
          <w:bCs/>
        </w:rPr>
        <w:t>3. Question :</w:t>
      </w:r>
      <w:r w:rsidRPr="0001413C">
        <w:t xml:space="preserve"> </w:t>
      </w:r>
    </w:p>
    <w:p w14:paraId="0A21292C" w14:textId="77777777" w:rsidR="0001413C" w:rsidRPr="0001413C" w:rsidRDefault="0001413C" w:rsidP="0001413C">
      <w:r w:rsidRPr="0001413C">
        <w:t>Youssef wears religious headgear. Sandra teases him about how “stupid it looks.”</w:t>
      </w:r>
    </w:p>
    <w:p w14:paraId="35352D3D" w14:textId="77777777" w:rsidR="0001413C" w:rsidRPr="0001413C" w:rsidRDefault="0001413C" w:rsidP="0001413C">
      <w:r w:rsidRPr="0001413C">
        <w:t>Could this be considered harassment?</w:t>
      </w:r>
    </w:p>
    <w:p w14:paraId="54155619" w14:textId="77777777" w:rsidR="0001413C" w:rsidRPr="0001413C" w:rsidRDefault="0001413C" w:rsidP="0001413C">
      <w:r w:rsidRPr="0001413C">
        <w:rPr>
          <w:b/>
          <w:bCs/>
        </w:rPr>
        <w:t xml:space="preserve">1. Answer: Correct </w:t>
      </w:r>
    </w:p>
    <w:p w14:paraId="5194EE39" w14:textId="77777777" w:rsidR="0001413C" w:rsidRPr="0001413C" w:rsidRDefault="0001413C" w:rsidP="0001413C">
      <w:r w:rsidRPr="0001413C">
        <w:t>Yes</w:t>
      </w:r>
    </w:p>
    <w:p w14:paraId="5983E52F" w14:textId="77777777" w:rsidR="0001413C" w:rsidRPr="0001413C" w:rsidRDefault="0001413C" w:rsidP="0001413C">
      <w:r w:rsidRPr="0001413C">
        <w:rPr>
          <w:b/>
          <w:bCs/>
        </w:rPr>
        <w:t xml:space="preserve">2. Answer: Incorrect </w:t>
      </w:r>
    </w:p>
    <w:p w14:paraId="33FC2C2B" w14:textId="77777777" w:rsidR="0001413C" w:rsidRPr="0001413C" w:rsidRDefault="0001413C" w:rsidP="0001413C">
      <w:r w:rsidRPr="0001413C">
        <w:t>No</w:t>
      </w:r>
    </w:p>
    <w:p w14:paraId="6C373D44" w14:textId="77777777" w:rsidR="0001413C" w:rsidRPr="0001413C" w:rsidRDefault="0001413C" w:rsidP="0001413C">
      <w:r w:rsidRPr="0001413C">
        <w:rPr>
          <w:b/>
          <w:bCs/>
        </w:rPr>
        <w:t>4. Question :</w:t>
      </w:r>
      <w:r w:rsidRPr="0001413C">
        <w:t xml:space="preserve"> </w:t>
      </w:r>
    </w:p>
    <w:p w14:paraId="1E365D21" w14:textId="77777777" w:rsidR="0001413C" w:rsidRPr="0001413C" w:rsidRDefault="0001413C" w:rsidP="0001413C">
      <w:r w:rsidRPr="0001413C">
        <w:t>Josephine was recently diagnosed with a medical condition, which has led to her being granted permission to work from home three days a week. Ever since, her colleagues have given her the silent treatment and won’t sit with her at lunch like they used to.</w:t>
      </w:r>
    </w:p>
    <w:p w14:paraId="269F858B" w14:textId="77777777" w:rsidR="0001413C" w:rsidRPr="0001413C" w:rsidRDefault="0001413C" w:rsidP="0001413C">
      <w:r w:rsidRPr="0001413C">
        <w:t>Could this be considered harassment?</w:t>
      </w:r>
    </w:p>
    <w:p w14:paraId="50D2F512" w14:textId="77777777" w:rsidR="0001413C" w:rsidRPr="0001413C" w:rsidRDefault="0001413C" w:rsidP="0001413C">
      <w:r w:rsidRPr="0001413C">
        <w:rPr>
          <w:b/>
          <w:bCs/>
        </w:rPr>
        <w:t xml:space="preserve">1. Answer: Correct </w:t>
      </w:r>
    </w:p>
    <w:p w14:paraId="481089A2" w14:textId="77777777" w:rsidR="0001413C" w:rsidRPr="0001413C" w:rsidRDefault="0001413C" w:rsidP="0001413C">
      <w:r w:rsidRPr="0001413C">
        <w:t>Yes</w:t>
      </w:r>
    </w:p>
    <w:p w14:paraId="3D7CDA60" w14:textId="77777777" w:rsidR="0001413C" w:rsidRPr="0001413C" w:rsidRDefault="0001413C" w:rsidP="0001413C">
      <w:r w:rsidRPr="0001413C">
        <w:rPr>
          <w:b/>
          <w:bCs/>
        </w:rPr>
        <w:t xml:space="preserve">2. Answer: Incorrect </w:t>
      </w:r>
    </w:p>
    <w:p w14:paraId="79D27C7F" w14:textId="77777777" w:rsidR="0001413C" w:rsidRPr="0001413C" w:rsidRDefault="0001413C" w:rsidP="0001413C">
      <w:r w:rsidRPr="0001413C">
        <w:t>No</w:t>
      </w:r>
    </w:p>
    <w:p w14:paraId="1AFF1C5C" w14:textId="77777777" w:rsidR="0001413C" w:rsidRPr="0001413C" w:rsidRDefault="0001413C" w:rsidP="0001413C">
      <w:r w:rsidRPr="0001413C">
        <w:rPr>
          <w:b/>
          <w:bCs/>
        </w:rPr>
        <w:t>5. Question :</w:t>
      </w:r>
      <w:r w:rsidRPr="0001413C">
        <w:t xml:space="preserve"> </w:t>
      </w:r>
    </w:p>
    <w:p w14:paraId="47EFB197" w14:textId="77777777" w:rsidR="0001413C" w:rsidRPr="0001413C" w:rsidRDefault="0001413C" w:rsidP="0001413C">
      <w:r w:rsidRPr="0001413C">
        <w:t>Ana is a systems analyst and the only woman on the team. Her manager constantly asks her to pick up his dry cleaning and to do other personal tasks but never asks anyone else on the team.</w:t>
      </w:r>
    </w:p>
    <w:p w14:paraId="517CC239" w14:textId="77777777" w:rsidR="0001413C" w:rsidRPr="0001413C" w:rsidRDefault="0001413C" w:rsidP="0001413C">
      <w:r w:rsidRPr="0001413C">
        <w:t>Could this be considered harassment?</w:t>
      </w:r>
    </w:p>
    <w:p w14:paraId="3A33F2C7" w14:textId="77777777" w:rsidR="0001413C" w:rsidRPr="0001413C" w:rsidRDefault="0001413C" w:rsidP="0001413C">
      <w:r w:rsidRPr="0001413C">
        <w:rPr>
          <w:b/>
          <w:bCs/>
        </w:rPr>
        <w:t xml:space="preserve">1. Answer: Correct </w:t>
      </w:r>
    </w:p>
    <w:p w14:paraId="75F58F9C" w14:textId="77777777" w:rsidR="0001413C" w:rsidRPr="0001413C" w:rsidRDefault="0001413C" w:rsidP="0001413C">
      <w:r w:rsidRPr="0001413C">
        <w:t>Yes</w:t>
      </w:r>
    </w:p>
    <w:p w14:paraId="68935346" w14:textId="77777777" w:rsidR="0001413C" w:rsidRPr="0001413C" w:rsidRDefault="0001413C" w:rsidP="0001413C">
      <w:r w:rsidRPr="0001413C">
        <w:rPr>
          <w:b/>
          <w:bCs/>
        </w:rPr>
        <w:t xml:space="preserve">2. Answer: Incorrect </w:t>
      </w:r>
    </w:p>
    <w:p w14:paraId="76EE8B27" w14:textId="77777777" w:rsidR="0001413C" w:rsidRPr="0001413C" w:rsidRDefault="0001413C" w:rsidP="0001413C">
      <w:r w:rsidRPr="0001413C">
        <w:t>No</w:t>
      </w:r>
    </w:p>
    <w:p w14:paraId="385D587F" w14:textId="77777777" w:rsidR="0001413C" w:rsidRPr="0001413C" w:rsidRDefault="0001413C" w:rsidP="0001413C">
      <w:r w:rsidRPr="0001413C">
        <w:rPr>
          <w:b/>
          <w:bCs/>
        </w:rPr>
        <w:t>6. Question :</w:t>
      </w:r>
      <w:r w:rsidRPr="0001413C">
        <w:t xml:space="preserve"> </w:t>
      </w:r>
    </w:p>
    <w:p w14:paraId="7018C764" w14:textId="77777777" w:rsidR="0001413C" w:rsidRPr="0001413C" w:rsidRDefault="0001413C" w:rsidP="0001413C">
      <w:r w:rsidRPr="0001413C">
        <w:t>The way in which someone perceives a comment or action is more important than how the comment or action was intended.</w:t>
      </w:r>
    </w:p>
    <w:p w14:paraId="01A63D92" w14:textId="77777777" w:rsidR="0001413C" w:rsidRPr="0001413C" w:rsidRDefault="0001413C" w:rsidP="0001413C">
      <w:r w:rsidRPr="0001413C">
        <w:rPr>
          <w:b/>
          <w:bCs/>
        </w:rPr>
        <w:t xml:space="preserve">1. Answer: Correct </w:t>
      </w:r>
    </w:p>
    <w:p w14:paraId="6194AF6D" w14:textId="77777777" w:rsidR="0001413C" w:rsidRPr="0001413C" w:rsidRDefault="0001413C" w:rsidP="0001413C">
      <w:r w:rsidRPr="0001413C">
        <w:t>True</w:t>
      </w:r>
    </w:p>
    <w:p w14:paraId="201ADAF1" w14:textId="77777777" w:rsidR="0001413C" w:rsidRPr="0001413C" w:rsidRDefault="0001413C" w:rsidP="0001413C">
      <w:r w:rsidRPr="0001413C">
        <w:rPr>
          <w:b/>
          <w:bCs/>
        </w:rPr>
        <w:t xml:space="preserve">2. Answer: Incorrect </w:t>
      </w:r>
    </w:p>
    <w:p w14:paraId="414E1589" w14:textId="77777777" w:rsidR="0001413C" w:rsidRPr="0001413C" w:rsidRDefault="0001413C" w:rsidP="0001413C">
      <w:r w:rsidRPr="0001413C">
        <w:t>False</w:t>
      </w:r>
    </w:p>
    <w:p w14:paraId="6B9CF545" w14:textId="77777777" w:rsidR="0001413C" w:rsidRPr="0001413C" w:rsidRDefault="0001413C" w:rsidP="0001413C">
      <w:r w:rsidRPr="0001413C">
        <w:rPr>
          <w:b/>
          <w:bCs/>
        </w:rPr>
        <w:t>7. Question :</w:t>
      </w:r>
      <w:r w:rsidRPr="0001413C">
        <w:t xml:space="preserve"> </w:t>
      </w:r>
    </w:p>
    <w:p w14:paraId="7F7A435C" w14:textId="77777777" w:rsidR="0001413C" w:rsidRPr="0001413C" w:rsidRDefault="0001413C" w:rsidP="0001413C">
      <w:r w:rsidRPr="0001413C">
        <w:t>John is in his 50s, so he is a lot older than the majority of his team who are in their 20s. They often refer to John as “grandpa” or an “old-timer.” Whenever he has issues with his computer, they say it’s typical that an old person can’t work a computer.</w:t>
      </w:r>
    </w:p>
    <w:p w14:paraId="107724D3" w14:textId="77777777" w:rsidR="0001413C" w:rsidRPr="0001413C" w:rsidRDefault="0001413C" w:rsidP="0001413C">
      <w:r w:rsidRPr="0001413C">
        <w:t>Could this be considered harassment?</w:t>
      </w:r>
    </w:p>
    <w:p w14:paraId="45CC64A1" w14:textId="77777777" w:rsidR="0001413C" w:rsidRPr="0001413C" w:rsidRDefault="0001413C" w:rsidP="0001413C">
      <w:r w:rsidRPr="0001413C">
        <w:rPr>
          <w:b/>
          <w:bCs/>
        </w:rPr>
        <w:t xml:space="preserve">1. Answer: Correct </w:t>
      </w:r>
    </w:p>
    <w:p w14:paraId="4D3D543F" w14:textId="77777777" w:rsidR="0001413C" w:rsidRPr="0001413C" w:rsidRDefault="0001413C" w:rsidP="0001413C">
      <w:r w:rsidRPr="0001413C">
        <w:t>Yes</w:t>
      </w:r>
    </w:p>
    <w:p w14:paraId="44D5D3F9" w14:textId="77777777" w:rsidR="0001413C" w:rsidRPr="0001413C" w:rsidRDefault="0001413C" w:rsidP="0001413C">
      <w:r w:rsidRPr="0001413C">
        <w:rPr>
          <w:b/>
          <w:bCs/>
        </w:rPr>
        <w:t xml:space="preserve">2. Answer: Incorrect </w:t>
      </w:r>
    </w:p>
    <w:p w14:paraId="5A31BE30" w14:textId="77777777" w:rsidR="0001413C" w:rsidRPr="0001413C" w:rsidRDefault="0001413C" w:rsidP="0001413C">
      <w:r w:rsidRPr="0001413C">
        <w:t>No</w:t>
      </w:r>
    </w:p>
    <w:p w14:paraId="415A2342" w14:textId="77777777" w:rsidR="0001413C" w:rsidRPr="0001413C" w:rsidRDefault="0001413C" w:rsidP="0001413C">
      <w:r w:rsidRPr="0001413C">
        <w:rPr>
          <w:b/>
          <w:bCs/>
        </w:rPr>
        <w:t>8. Question :</w:t>
      </w:r>
      <w:r w:rsidRPr="0001413C">
        <w:t xml:space="preserve"> </w:t>
      </w:r>
    </w:p>
    <w:p w14:paraId="3A07836D" w14:textId="77777777" w:rsidR="0001413C" w:rsidRPr="0001413C" w:rsidRDefault="0001413C" w:rsidP="0001413C">
      <w:r w:rsidRPr="0001413C">
        <w:t>Ciara’s team is planning a team outing, and they’d like to go to a cocktail bar. Ciara knows her colleague, Javid, doesn’t drink alcohol. She’s not sure if it’s for religious or personal reasons, so she says they should consider options that don’t involve alcohol.</w:t>
      </w:r>
    </w:p>
    <w:p w14:paraId="4D49CE61" w14:textId="77777777" w:rsidR="0001413C" w:rsidRPr="0001413C" w:rsidRDefault="0001413C" w:rsidP="0001413C">
      <w:r w:rsidRPr="0001413C">
        <w:t>Could this be considered harassment?</w:t>
      </w:r>
    </w:p>
    <w:p w14:paraId="237F3AA7" w14:textId="77777777" w:rsidR="0001413C" w:rsidRPr="0001413C" w:rsidRDefault="0001413C" w:rsidP="0001413C">
      <w:r w:rsidRPr="0001413C">
        <w:rPr>
          <w:b/>
          <w:bCs/>
        </w:rPr>
        <w:t xml:space="preserve">1. Answer: Incorrect </w:t>
      </w:r>
    </w:p>
    <w:p w14:paraId="62F9E338" w14:textId="77777777" w:rsidR="0001413C" w:rsidRPr="0001413C" w:rsidRDefault="0001413C" w:rsidP="0001413C">
      <w:r w:rsidRPr="0001413C">
        <w:t>Yes</w:t>
      </w:r>
    </w:p>
    <w:p w14:paraId="278ED148" w14:textId="77777777" w:rsidR="0001413C" w:rsidRPr="0001413C" w:rsidRDefault="0001413C" w:rsidP="0001413C">
      <w:r w:rsidRPr="0001413C">
        <w:rPr>
          <w:b/>
          <w:bCs/>
        </w:rPr>
        <w:t xml:space="preserve">2. Answer: Correct </w:t>
      </w:r>
    </w:p>
    <w:p w14:paraId="2CFF8D40" w14:textId="77777777" w:rsidR="0001413C" w:rsidRPr="0001413C" w:rsidRDefault="0001413C" w:rsidP="0001413C">
      <w:r w:rsidRPr="0001413C">
        <w:t>No</w:t>
      </w:r>
    </w:p>
    <w:p w14:paraId="62DA9EC6" w14:textId="77777777" w:rsidR="0001413C" w:rsidRPr="0001413C" w:rsidRDefault="0001413C" w:rsidP="0001413C">
      <w:r w:rsidRPr="0001413C">
        <w:rPr>
          <w:b/>
          <w:bCs/>
        </w:rPr>
        <w:t>9. Question :</w:t>
      </w:r>
      <w:r w:rsidRPr="0001413C">
        <w:t xml:space="preserve"> </w:t>
      </w:r>
    </w:p>
    <w:p w14:paraId="7809F98D" w14:textId="77777777" w:rsidR="0001413C" w:rsidRPr="0001413C" w:rsidRDefault="0001413C" w:rsidP="0001413C">
      <w:r w:rsidRPr="0001413C">
        <w:t>Bijan’s colleague, Daniel, had a stroke a few months ago, and they still experience difficulty speaking. Bijan finds it difficult to understand Daniel at times, so he says, “I want to make sure that we are communicating effectively, so would you be comfortable with my following up on our conversations with an email outlining our action items?”</w:t>
      </w:r>
    </w:p>
    <w:p w14:paraId="31B79E72" w14:textId="77777777" w:rsidR="0001413C" w:rsidRPr="0001413C" w:rsidRDefault="0001413C" w:rsidP="0001413C">
      <w:r w:rsidRPr="0001413C">
        <w:t>Could this be considered harassment?</w:t>
      </w:r>
    </w:p>
    <w:p w14:paraId="6C463794" w14:textId="77777777" w:rsidR="0001413C" w:rsidRPr="0001413C" w:rsidRDefault="0001413C" w:rsidP="0001413C">
      <w:r w:rsidRPr="0001413C">
        <w:rPr>
          <w:b/>
          <w:bCs/>
        </w:rPr>
        <w:t xml:space="preserve">1. Answer: Incorrect </w:t>
      </w:r>
    </w:p>
    <w:p w14:paraId="5CCF237F" w14:textId="77777777" w:rsidR="0001413C" w:rsidRPr="0001413C" w:rsidRDefault="0001413C" w:rsidP="0001413C">
      <w:r w:rsidRPr="0001413C">
        <w:t>Yes</w:t>
      </w:r>
    </w:p>
    <w:p w14:paraId="1191AD5C" w14:textId="77777777" w:rsidR="0001413C" w:rsidRPr="0001413C" w:rsidRDefault="0001413C" w:rsidP="0001413C">
      <w:r w:rsidRPr="0001413C">
        <w:rPr>
          <w:b/>
          <w:bCs/>
        </w:rPr>
        <w:t xml:space="preserve">2. Answer: Correct </w:t>
      </w:r>
    </w:p>
    <w:p w14:paraId="1CB45D51" w14:textId="77777777" w:rsidR="0001413C" w:rsidRPr="0001413C" w:rsidRDefault="0001413C" w:rsidP="0001413C">
      <w:r w:rsidRPr="0001413C">
        <w:t>No</w:t>
      </w:r>
    </w:p>
    <w:p w14:paraId="4E6CBD6C" w14:textId="77777777" w:rsidR="0001413C" w:rsidRPr="0001413C" w:rsidRDefault="0001413C" w:rsidP="0001413C">
      <w:r w:rsidRPr="0001413C">
        <w:rPr>
          <w:b/>
          <w:bCs/>
        </w:rPr>
        <w:t>10. Question :</w:t>
      </w:r>
      <w:r w:rsidRPr="0001413C">
        <w:t xml:space="preserve"> </w:t>
      </w:r>
    </w:p>
    <w:p w14:paraId="3CABBFA3" w14:textId="77777777" w:rsidR="0001413C" w:rsidRPr="0001413C" w:rsidRDefault="0001413C" w:rsidP="0001413C">
      <w:r w:rsidRPr="0001413C">
        <w:t>Julia just got back to the office after a two-week vacation in the sun. When her colleague, Tom, sees her, he says, “Wow, you’ve got a great tan.”</w:t>
      </w:r>
    </w:p>
    <w:p w14:paraId="23E39D2B" w14:textId="77777777" w:rsidR="0001413C" w:rsidRPr="0001413C" w:rsidRDefault="0001413C" w:rsidP="0001413C">
      <w:r w:rsidRPr="0001413C">
        <w:t>Could this be considered harassment?</w:t>
      </w:r>
    </w:p>
    <w:p w14:paraId="6E114300" w14:textId="77777777" w:rsidR="0001413C" w:rsidRPr="0001413C" w:rsidRDefault="0001413C" w:rsidP="0001413C">
      <w:r w:rsidRPr="0001413C">
        <w:rPr>
          <w:b/>
          <w:bCs/>
        </w:rPr>
        <w:t xml:space="preserve">1. Answer: Incorrect </w:t>
      </w:r>
    </w:p>
    <w:p w14:paraId="274442AC" w14:textId="77777777" w:rsidR="0001413C" w:rsidRPr="0001413C" w:rsidRDefault="0001413C" w:rsidP="0001413C">
      <w:r w:rsidRPr="0001413C">
        <w:t>Yes</w:t>
      </w:r>
    </w:p>
    <w:p w14:paraId="00BE9B14" w14:textId="77777777" w:rsidR="0001413C" w:rsidRPr="0001413C" w:rsidRDefault="0001413C" w:rsidP="0001413C">
      <w:r w:rsidRPr="0001413C">
        <w:rPr>
          <w:b/>
          <w:bCs/>
        </w:rPr>
        <w:t xml:space="preserve">2. Answer: Correct </w:t>
      </w:r>
    </w:p>
    <w:p w14:paraId="2B4FF288" w14:textId="77777777" w:rsidR="0001413C" w:rsidRPr="0001413C" w:rsidRDefault="0001413C" w:rsidP="0001413C">
      <w:r w:rsidRPr="0001413C">
        <w:t>No</w:t>
      </w:r>
    </w:p>
    <w:p w14:paraId="351821F3" w14:textId="77777777" w:rsidR="0001413C" w:rsidRPr="0001413C" w:rsidRDefault="0001413C" w:rsidP="0001413C">
      <w:r w:rsidRPr="0001413C">
        <w:rPr>
          <w:b/>
          <w:bCs/>
        </w:rPr>
        <w:t xml:space="preserve">Number of questions needed to pass ? : </w:t>
      </w:r>
    </w:p>
    <w:p w14:paraId="79DB44BF" w14:textId="77777777" w:rsidR="0001413C" w:rsidRPr="0001413C" w:rsidRDefault="0001413C" w:rsidP="0001413C">
      <w:r w:rsidRPr="0001413C">
        <w:t xml:space="preserve">4 </w:t>
      </w:r>
    </w:p>
    <w:p w14:paraId="6BE9574C" w14:textId="77777777" w:rsidR="0001413C" w:rsidRPr="0001413C" w:rsidRDefault="0001413C" w:rsidP="0001413C">
      <w:r w:rsidRPr="0001413C">
        <w:rPr>
          <w:b/>
          <w:bCs/>
        </w:rPr>
        <w:t>Passed Message</w:t>
      </w:r>
      <w:r w:rsidRPr="0001413C">
        <w:t xml:space="preserve"> </w:t>
      </w:r>
    </w:p>
    <w:p w14:paraId="71C6E33C" w14:textId="77777777" w:rsidR="0001413C" w:rsidRPr="0001413C" w:rsidRDefault="0001413C" w:rsidP="0001413C">
      <w:r w:rsidRPr="0001413C">
        <w:rPr>
          <w:b/>
          <w:bCs/>
        </w:rPr>
        <w:t xml:space="preserve">Message text: </w:t>
      </w:r>
    </w:p>
    <w:p w14:paraId="760872E6" w14:textId="77777777" w:rsidR="0001413C" w:rsidRPr="0001413C" w:rsidRDefault="0001413C" w:rsidP="0001413C">
      <w:r w:rsidRPr="0001413C">
        <w:t>Well done!</w:t>
      </w:r>
    </w:p>
    <w:p w14:paraId="3D2CD65E" w14:textId="77777777" w:rsidR="0001413C" w:rsidRPr="0001413C" w:rsidRDefault="0001413C" w:rsidP="0001413C">
      <w:r w:rsidRPr="0001413C">
        <w:rPr>
          <w:b/>
          <w:bCs/>
        </w:rPr>
        <w:t>Failed Message</w:t>
      </w:r>
      <w:r w:rsidRPr="0001413C">
        <w:t xml:space="preserve"> </w:t>
      </w:r>
    </w:p>
    <w:p w14:paraId="7C28B4E1" w14:textId="77777777" w:rsidR="0001413C" w:rsidRPr="0001413C" w:rsidRDefault="0001413C" w:rsidP="0001413C">
      <w:r w:rsidRPr="0001413C">
        <w:rPr>
          <w:b/>
          <w:bCs/>
        </w:rPr>
        <w:t xml:space="preserve">Message text: </w:t>
      </w:r>
    </w:p>
    <w:p w14:paraId="40B008AF" w14:textId="77777777" w:rsidR="0001413C" w:rsidRPr="0001413C" w:rsidRDefault="0001413C" w:rsidP="0001413C">
      <w:r w:rsidRPr="0001413C">
        <w:t>You’ll need to review this assessment.</w:t>
      </w:r>
    </w:p>
    <w:p w14:paraId="3C49FF9C" w14:textId="77777777" w:rsidR="0001413C" w:rsidRPr="0001413C" w:rsidRDefault="0001413C" w:rsidP="0001413C">
      <w:r w:rsidRPr="0001413C">
        <w:br w:type="page"/>
      </w:r>
    </w:p>
    <w:p w14:paraId="7DDFDBEF" w14:textId="77777777" w:rsidR="0001413C" w:rsidRPr="0001413C" w:rsidRDefault="0001413C" w:rsidP="0001413C">
      <w:bookmarkStart w:id="219" w:name="Page_9197350137960026354"/>
      <w:bookmarkEnd w:id="219"/>
      <w:r w:rsidRPr="0001413C">
        <w:rPr>
          <w:b/>
          <w:bCs/>
        </w:rPr>
        <w:t>Page Number:</w:t>
      </w:r>
      <w:r w:rsidRPr="0001413C">
        <w:t xml:space="preserve"> 36 </w:t>
      </w:r>
    </w:p>
    <w:p w14:paraId="10055EFB" w14:textId="77777777" w:rsidR="0001413C" w:rsidRPr="0001413C" w:rsidRDefault="0001413C" w:rsidP="0001413C">
      <w:r w:rsidRPr="0001413C">
        <w:rPr>
          <w:b/>
          <w:bCs/>
        </w:rPr>
        <w:t>Lesson 7:</w:t>
      </w:r>
      <w:r w:rsidRPr="0001413C">
        <w:t xml:space="preserve"> French Law </w:t>
      </w:r>
    </w:p>
    <w:p w14:paraId="3919801A" w14:textId="77777777" w:rsidR="0001413C" w:rsidRPr="0001413C" w:rsidRDefault="0001413C" w:rsidP="0001413C">
      <w:r w:rsidRPr="0001413C">
        <w:rPr>
          <w:b/>
          <w:bCs/>
        </w:rPr>
        <w:t xml:space="preserve">Click and Reveal Template / LTR / Random </w:t>
      </w:r>
    </w:p>
    <w:p w14:paraId="225432C6" w14:textId="77777777" w:rsidR="0001413C" w:rsidRPr="0001413C" w:rsidRDefault="0001413C" w:rsidP="0001413C">
      <w:r w:rsidRPr="0001413C">
        <w:rPr>
          <w:b/>
          <w:bCs/>
        </w:rPr>
        <w:t>Content Title:</w:t>
      </w:r>
      <w:r w:rsidRPr="0001413C">
        <w:t xml:space="preserve"> </w:t>
      </w:r>
    </w:p>
    <w:p w14:paraId="132C9ACB" w14:textId="77777777" w:rsidR="0001413C" w:rsidRPr="0001413C" w:rsidRDefault="0001413C" w:rsidP="0001413C">
      <w:r w:rsidRPr="0001413C">
        <w:t xml:space="preserve">Workplace Discrimination </w:t>
      </w:r>
    </w:p>
    <w:p w14:paraId="313B0E73" w14:textId="77777777" w:rsidR="0001413C" w:rsidRPr="0001413C" w:rsidRDefault="0001413C" w:rsidP="0001413C">
      <w:r w:rsidRPr="0001413C">
        <w:rPr>
          <w:b/>
          <w:bCs/>
        </w:rPr>
        <w:t>Content Description:</w:t>
      </w:r>
    </w:p>
    <w:p w14:paraId="41A62E2A" w14:textId="77777777" w:rsidR="0001413C" w:rsidRPr="0001413C" w:rsidRDefault="0001413C" w:rsidP="0001413C">
      <w:r w:rsidRPr="0001413C">
        <w:t>The Labor Code (Code du Travail) prohibits discrimination throughout the employment relationship and in the workplace. The prohibitions apply to recruitment, access to placement or in-company training programs, pay, job classifications, promotions, transfers from one workplace to another, terminations, and renewal of employment contracts. Employers may face both civil and criminal liability for violations of anti-discrimination laws.</w:t>
      </w:r>
    </w:p>
    <w:p w14:paraId="1F45D9AD" w14:textId="77777777" w:rsidR="0001413C" w:rsidRPr="0001413C" w:rsidRDefault="0001413C" w:rsidP="0001413C">
      <w:r w:rsidRPr="0001413C">
        <w:t>Discrimination is a criminal offense punishable by:</w:t>
      </w:r>
    </w:p>
    <w:p w14:paraId="55BC8236" w14:textId="77777777" w:rsidR="0001413C" w:rsidRPr="0001413C" w:rsidRDefault="0001413C" w:rsidP="0001413C">
      <w:pPr>
        <w:numPr>
          <w:ilvl w:val="0"/>
          <w:numId w:val="28"/>
        </w:numPr>
      </w:pPr>
      <w:r w:rsidRPr="0001413C">
        <w:t>Up to three years’ imprisonment and a fine of EUR€45,000 for the employer’s legal representative (typically the Chief Executive Officer); and</w:t>
      </w:r>
    </w:p>
    <w:p w14:paraId="3BDC2C95" w14:textId="77777777" w:rsidR="0001413C" w:rsidRPr="0001413C" w:rsidRDefault="0001413C" w:rsidP="0001413C">
      <w:pPr>
        <w:numPr>
          <w:ilvl w:val="0"/>
          <w:numId w:val="28"/>
        </w:numPr>
      </w:pPr>
      <w:r w:rsidRPr="0001413C">
        <w:t>A fine of up to EUR€225,000 for the employer as a company.</w:t>
      </w:r>
    </w:p>
    <w:p w14:paraId="08A7173D" w14:textId="77777777" w:rsidR="0001413C" w:rsidRPr="0001413C" w:rsidRDefault="0001413C" w:rsidP="0001413C">
      <w:r w:rsidRPr="0001413C">
        <w:t>Select each item to find out who the Labor Code protects and against which types of discrimination.</w:t>
      </w:r>
    </w:p>
    <w:p w14:paraId="0D33411A"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707"/>
        <w:gridCol w:w="4077"/>
        <w:gridCol w:w="1422"/>
        <w:gridCol w:w="1146"/>
      </w:tblGrid>
      <w:tr w:rsidR="0001413C" w:rsidRPr="0001413C" w14:paraId="1546733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552FE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91C7AC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9E07E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DA2AFFD" w14:textId="77777777" w:rsidR="0001413C" w:rsidRPr="0001413C" w:rsidRDefault="0001413C" w:rsidP="0001413C">
            <w:pPr>
              <w:rPr>
                <w:b/>
                <w:bCs/>
              </w:rPr>
            </w:pPr>
            <w:r w:rsidRPr="0001413C">
              <w:rPr>
                <w:b/>
                <w:bCs/>
              </w:rPr>
              <w:t>Alternate Text</w:t>
            </w:r>
          </w:p>
        </w:tc>
      </w:tr>
      <w:tr w:rsidR="0001413C" w:rsidRPr="0001413C" w14:paraId="6705F3D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BF245A" w14:textId="77777777" w:rsidR="0001413C" w:rsidRPr="0001413C" w:rsidRDefault="0001413C" w:rsidP="0001413C">
            <w:r w:rsidRPr="0001413C">
              <w:t xml:space="preserve">Discrimination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E277F3" w14:textId="77777777" w:rsidR="0001413C" w:rsidRPr="0001413C" w:rsidRDefault="0001413C" w:rsidP="0001413C">
            <w:r w:rsidRPr="0001413C">
              <w:t>The Labor Code prohibits employers from punishing or dismissing employees, or excluding potential employees from the recruitment process, on the basis of the following characteristics:</w:t>
            </w:r>
          </w:p>
          <w:p w14:paraId="0820644C" w14:textId="77777777" w:rsidR="0001413C" w:rsidRPr="0001413C" w:rsidRDefault="0001413C" w:rsidP="0001413C">
            <w:pPr>
              <w:numPr>
                <w:ilvl w:val="0"/>
                <w:numId w:val="29"/>
              </w:numPr>
            </w:pPr>
            <w:r w:rsidRPr="0001413C">
              <w:t>Origin</w:t>
            </w:r>
          </w:p>
          <w:p w14:paraId="5DB461DE" w14:textId="77777777" w:rsidR="0001413C" w:rsidRPr="0001413C" w:rsidRDefault="0001413C" w:rsidP="0001413C">
            <w:pPr>
              <w:numPr>
                <w:ilvl w:val="0"/>
                <w:numId w:val="29"/>
              </w:numPr>
            </w:pPr>
            <w:r w:rsidRPr="0001413C">
              <w:t>Gender</w:t>
            </w:r>
          </w:p>
          <w:p w14:paraId="6C1B6C92" w14:textId="77777777" w:rsidR="0001413C" w:rsidRPr="0001413C" w:rsidRDefault="0001413C" w:rsidP="0001413C">
            <w:pPr>
              <w:numPr>
                <w:ilvl w:val="0"/>
                <w:numId w:val="29"/>
              </w:numPr>
            </w:pPr>
            <w:r w:rsidRPr="0001413C">
              <w:t>Morals</w:t>
            </w:r>
          </w:p>
          <w:p w14:paraId="7320FE98" w14:textId="77777777" w:rsidR="0001413C" w:rsidRPr="0001413C" w:rsidRDefault="0001413C" w:rsidP="0001413C">
            <w:pPr>
              <w:numPr>
                <w:ilvl w:val="0"/>
                <w:numId w:val="29"/>
              </w:numPr>
            </w:pPr>
            <w:r w:rsidRPr="0001413C">
              <w:t>Sexual orientation</w:t>
            </w:r>
          </w:p>
          <w:p w14:paraId="53D3FA3D" w14:textId="77777777" w:rsidR="0001413C" w:rsidRPr="0001413C" w:rsidRDefault="0001413C" w:rsidP="0001413C">
            <w:pPr>
              <w:numPr>
                <w:ilvl w:val="0"/>
                <w:numId w:val="29"/>
              </w:numPr>
            </w:pPr>
            <w:r w:rsidRPr="0001413C">
              <w:t>Gender identity</w:t>
            </w:r>
          </w:p>
          <w:p w14:paraId="0633DB18" w14:textId="77777777" w:rsidR="0001413C" w:rsidRPr="0001413C" w:rsidRDefault="0001413C" w:rsidP="0001413C">
            <w:pPr>
              <w:numPr>
                <w:ilvl w:val="0"/>
                <w:numId w:val="29"/>
              </w:numPr>
            </w:pPr>
            <w:r w:rsidRPr="0001413C">
              <w:t>Age</w:t>
            </w:r>
          </w:p>
          <w:p w14:paraId="0E68CE89" w14:textId="77777777" w:rsidR="0001413C" w:rsidRPr="0001413C" w:rsidRDefault="0001413C" w:rsidP="0001413C">
            <w:pPr>
              <w:numPr>
                <w:ilvl w:val="0"/>
                <w:numId w:val="29"/>
              </w:numPr>
            </w:pPr>
            <w:r w:rsidRPr="0001413C">
              <w:t>Marital status</w:t>
            </w:r>
          </w:p>
          <w:p w14:paraId="65C814B1" w14:textId="77777777" w:rsidR="0001413C" w:rsidRPr="0001413C" w:rsidRDefault="0001413C" w:rsidP="0001413C">
            <w:pPr>
              <w:numPr>
                <w:ilvl w:val="0"/>
                <w:numId w:val="29"/>
              </w:numPr>
            </w:pPr>
            <w:r w:rsidRPr="0001413C">
              <w:t>Pregnancy</w:t>
            </w:r>
          </w:p>
          <w:p w14:paraId="47CEA99C" w14:textId="77777777" w:rsidR="0001413C" w:rsidRPr="0001413C" w:rsidRDefault="0001413C" w:rsidP="0001413C">
            <w:pPr>
              <w:numPr>
                <w:ilvl w:val="0"/>
                <w:numId w:val="29"/>
              </w:numPr>
            </w:pPr>
            <w:r w:rsidRPr="0001413C">
              <w:t>Genetic characteristics</w:t>
            </w:r>
          </w:p>
          <w:p w14:paraId="5E4DA14F" w14:textId="77777777" w:rsidR="0001413C" w:rsidRPr="0001413C" w:rsidRDefault="0001413C" w:rsidP="0001413C">
            <w:pPr>
              <w:numPr>
                <w:ilvl w:val="0"/>
                <w:numId w:val="29"/>
              </w:numPr>
            </w:pPr>
            <w:r w:rsidRPr="0001413C">
              <w:t>Particular vulnerability due to the apparent or known economic condition</w:t>
            </w:r>
          </w:p>
          <w:p w14:paraId="63323328" w14:textId="77777777" w:rsidR="0001413C" w:rsidRPr="0001413C" w:rsidRDefault="0001413C" w:rsidP="0001413C">
            <w:pPr>
              <w:numPr>
                <w:ilvl w:val="0"/>
                <w:numId w:val="29"/>
              </w:numPr>
            </w:pPr>
            <w:r w:rsidRPr="0001413C">
              <w:t>Nationality</w:t>
            </w:r>
          </w:p>
          <w:p w14:paraId="17E16F1C" w14:textId="77777777" w:rsidR="0001413C" w:rsidRPr="0001413C" w:rsidRDefault="0001413C" w:rsidP="0001413C">
            <w:pPr>
              <w:numPr>
                <w:ilvl w:val="0"/>
                <w:numId w:val="29"/>
              </w:numPr>
            </w:pPr>
            <w:r w:rsidRPr="0001413C">
              <w:t>Ethnic or racial origin</w:t>
            </w:r>
          </w:p>
          <w:p w14:paraId="3E703607" w14:textId="77777777" w:rsidR="0001413C" w:rsidRPr="0001413C" w:rsidRDefault="0001413C" w:rsidP="0001413C">
            <w:pPr>
              <w:numPr>
                <w:ilvl w:val="0"/>
                <w:numId w:val="29"/>
              </w:numPr>
            </w:pPr>
            <w:r w:rsidRPr="0001413C">
              <w:t>Political opinions</w:t>
            </w:r>
          </w:p>
          <w:p w14:paraId="71D56E80" w14:textId="77777777" w:rsidR="0001413C" w:rsidRPr="0001413C" w:rsidRDefault="0001413C" w:rsidP="0001413C">
            <w:pPr>
              <w:numPr>
                <w:ilvl w:val="0"/>
                <w:numId w:val="29"/>
              </w:numPr>
            </w:pPr>
            <w:r w:rsidRPr="0001413C">
              <w:t>Trade union activities</w:t>
            </w:r>
          </w:p>
          <w:p w14:paraId="23FD1B0A" w14:textId="77777777" w:rsidR="0001413C" w:rsidRPr="0001413C" w:rsidRDefault="0001413C" w:rsidP="0001413C">
            <w:pPr>
              <w:numPr>
                <w:ilvl w:val="0"/>
                <w:numId w:val="29"/>
              </w:numPr>
            </w:pPr>
            <w:r w:rsidRPr="0001413C">
              <w:t>Religious beliefs</w:t>
            </w:r>
          </w:p>
          <w:p w14:paraId="40030FE5" w14:textId="77777777" w:rsidR="0001413C" w:rsidRPr="0001413C" w:rsidRDefault="0001413C" w:rsidP="0001413C">
            <w:pPr>
              <w:numPr>
                <w:ilvl w:val="0"/>
                <w:numId w:val="29"/>
              </w:numPr>
            </w:pPr>
            <w:r w:rsidRPr="0001413C">
              <w:t>Physical appearance</w:t>
            </w:r>
          </w:p>
          <w:p w14:paraId="5085A60C" w14:textId="77777777" w:rsidR="0001413C" w:rsidRPr="0001413C" w:rsidRDefault="0001413C" w:rsidP="0001413C">
            <w:pPr>
              <w:numPr>
                <w:ilvl w:val="0"/>
                <w:numId w:val="29"/>
              </w:numPr>
            </w:pPr>
            <w:r w:rsidRPr="0001413C">
              <w:t>Family name</w:t>
            </w:r>
          </w:p>
          <w:p w14:paraId="323FFCBE" w14:textId="77777777" w:rsidR="0001413C" w:rsidRPr="0001413C" w:rsidRDefault="0001413C" w:rsidP="0001413C">
            <w:pPr>
              <w:numPr>
                <w:ilvl w:val="0"/>
                <w:numId w:val="29"/>
              </w:numPr>
            </w:pPr>
            <w:r w:rsidRPr="0001413C">
              <w:t>Place of residence</w:t>
            </w:r>
          </w:p>
          <w:p w14:paraId="5BCFCB74" w14:textId="77777777" w:rsidR="0001413C" w:rsidRPr="0001413C" w:rsidRDefault="0001413C" w:rsidP="0001413C">
            <w:pPr>
              <w:numPr>
                <w:ilvl w:val="0"/>
                <w:numId w:val="29"/>
              </w:numPr>
            </w:pPr>
            <w:r w:rsidRPr="0001413C">
              <w:t>Banking domiciliation</w:t>
            </w:r>
          </w:p>
          <w:p w14:paraId="4DBD1774" w14:textId="77777777" w:rsidR="0001413C" w:rsidRPr="0001413C" w:rsidRDefault="0001413C" w:rsidP="0001413C">
            <w:pPr>
              <w:numPr>
                <w:ilvl w:val="0"/>
                <w:numId w:val="29"/>
              </w:numPr>
            </w:pPr>
            <w:r w:rsidRPr="0001413C">
              <w:t>Medical condition</w:t>
            </w:r>
          </w:p>
          <w:p w14:paraId="6A398FB6" w14:textId="77777777" w:rsidR="0001413C" w:rsidRPr="0001413C" w:rsidRDefault="0001413C" w:rsidP="0001413C">
            <w:pPr>
              <w:numPr>
                <w:ilvl w:val="0"/>
                <w:numId w:val="29"/>
              </w:numPr>
            </w:pPr>
            <w:r w:rsidRPr="0001413C">
              <w:t>Disability</w:t>
            </w:r>
          </w:p>
          <w:p w14:paraId="3D4B1967" w14:textId="77777777" w:rsidR="0001413C" w:rsidRPr="0001413C" w:rsidRDefault="0001413C" w:rsidP="0001413C">
            <w:pPr>
              <w:numPr>
                <w:ilvl w:val="0"/>
                <w:numId w:val="29"/>
              </w:numPr>
            </w:pPr>
            <w:r w:rsidRPr="0001413C">
              <w:t>Ability to speak another language other than French</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1A478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37E2D5" w14:textId="77777777" w:rsidR="0001413C" w:rsidRPr="0001413C" w:rsidRDefault="0001413C" w:rsidP="0001413C"/>
        </w:tc>
      </w:tr>
      <w:tr w:rsidR="0001413C" w:rsidRPr="0001413C" w14:paraId="5025BF4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67B573" w14:textId="77777777" w:rsidR="0001413C" w:rsidRPr="0001413C" w:rsidRDefault="0001413C" w:rsidP="0001413C">
            <w:r w:rsidRPr="0001413C">
              <w:t xml:space="preserve">Direct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A8E7C7" w14:textId="77777777" w:rsidR="0001413C" w:rsidRPr="0001413C" w:rsidRDefault="0001413C" w:rsidP="0001413C">
            <w:r w:rsidRPr="0001413C">
              <w:t>There are two types of discrimination, direct and indirect. Direct discrimination occurs when someone with one of the protected characteristics is treated less favorably than another person in a similar situation.</w:t>
            </w:r>
          </w:p>
          <w:p w14:paraId="15D07F75" w14:textId="77777777" w:rsidR="0001413C" w:rsidRPr="0001413C" w:rsidRDefault="0001413C" w:rsidP="0001413C">
            <w:r w:rsidRPr="0001413C">
              <w:t>An example of direct discrimination is when a manager overlooks a woman for a customer-facing role because they believe the employee’s headscarf will make customers uncomfortable.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B66DE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A29B1F" w14:textId="77777777" w:rsidR="0001413C" w:rsidRPr="0001413C" w:rsidRDefault="0001413C" w:rsidP="0001413C"/>
        </w:tc>
      </w:tr>
      <w:tr w:rsidR="0001413C" w:rsidRPr="0001413C" w14:paraId="50718A1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2766B9" w14:textId="77777777" w:rsidR="0001413C" w:rsidRPr="0001413C" w:rsidRDefault="0001413C" w:rsidP="0001413C">
            <w:r w:rsidRPr="0001413C">
              <w:t xml:space="preserve">Indirect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9CAAF0" w14:textId="77777777" w:rsidR="0001413C" w:rsidRPr="0001413C" w:rsidRDefault="0001413C" w:rsidP="0001413C">
            <w:r w:rsidRPr="0001413C">
              <w:t>Indirect discrimination occurs when a policy, rule, or requirement that applies to everyone appears to be fair but actually creates a disadvantage for colleagues with a protected characteristic, who may find it difficult to comply.</w:t>
            </w:r>
          </w:p>
          <w:p w14:paraId="7A5689F5" w14:textId="77777777" w:rsidR="0001413C" w:rsidRPr="0001413C" w:rsidRDefault="0001413C" w:rsidP="0001413C">
            <w:r w:rsidRPr="0001413C">
              <w:t>An example of indirect discrimination is when a grooming policy requires all men to be clean-shaven, which can discriminate against men of certain religions that forbid the cutting of facial hair.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F774D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4B1BAE" w14:textId="77777777" w:rsidR="0001413C" w:rsidRPr="0001413C" w:rsidRDefault="0001413C" w:rsidP="0001413C"/>
        </w:tc>
      </w:tr>
      <w:tr w:rsidR="0001413C" w:rsidRPr="0001413C" w14:paraId="4F694E7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CAC6A8" w14:textId="77777777" w:rsidR="0001413C" w:rsidRPr="0001413C" w:rsidRDefault="0001413C" w:rsidP="0001413C">
            <w:r w:rsidRPr="0001413C">
              <w:t xml:space="preserve">Reporting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33E702" w14:textId="77777777" w:rsidR="0001413C" w:rsidRPr="0001413C" w:rsidRDefault="0001413C" w:rsidP="0001413C">
            <w:r w:rsidRPr="0001413C">
              <w:t>If you ever experience or witness discrimination, you have a moral responsibility to speak up and report it to your manager or HR representative. You can find out how to contact your HR representative in the Contact Details section. We know that speaking up can be daunting, but failing to report discrimination allows discriminatory behavior to continue. Such behavior creates an unaccepting work environment where opportunities to thrive and succeed are unfairly denied to certain people.</w:t>
            </w:r>
          </w:p>
          <w:p w14:paraId="4632189C" w14:textId="77777777" w:rsidR="0001413C" w:rsidRPr="0001413C" w:rsidRDefault="0001413C" w:rsidP="0001413C">
            <w:r w:rsidRPr="0001413C">
              <w:t>Select the Next arrow to find out how the Labor Code defines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E6ED3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264671" w14:textId="77777777" w:rsidR="0001413C" w:rsidRPr="0001413C" w:rsidRDefault="0001413C" w:rsidP="0001413C"/>
        </w:tc>
      </w:tr>
    </w:tbl>
    <w:p w14:paraId="15F511C4"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EF57F0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5B7457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F01DEE"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B8DC2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EE2697B" w14:textId="77777777" w:rsidR="0001413C" w:rsidRPr="0001413C" w:rsidRDefault="0001413C" w:rsidP="0001413C">
            <w:pPr>
              <w:rPr>
                <w:b/>
                <w:bCs/>
              </w:rPr>
            </w:pPr>
            <w:r w:rsidRPr="0001413C">
              <w:rPr>
                <w:b/>
                <w:bCs/>
              </w:rPr>
              <w:t>Alternate Text</w:t>
            </w:r>
          </w:p>
        </w:tc>
      </w:tr>
      <w:tr w:rsidR="0001413C" w:rsidRPr="0001413C" w14:paraId="517B11B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18212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BD237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05A86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1B398A" w14:textId="77777777" w:rsidR="0001413C" w:rsidRPr="0001413C" w:rsidRDefault="0001413C" w:rsidP="0001413C"/>
        </w:tc>
      </w:tr>
    </w:tbl>
    <w:p w14:paraId="796458BF" w14:textId="77777777" w:rsidR="0001413C" w:rsidRPr="0001413C" w:rsidRDefault="0001413C" w:rsidP="0001413C">
      <w:r w:rsidRPr="0001413C">
        <w:rPr>
          <w:b/>
          <w:bCs/>
        </w:rPr>
        <w:t>Audio Transcript Text:</w:t>
      </w:r>
      <w:r w:rsidRPr="0001413C">
        <w:t xml:space="preserve"> </w:t>
      </w:r>
    </w:p>
    <w:p w14:paraId="19AD9678" w14:textId="77777777" w:rsidR="0001413C" w:rsidRPr="0001413C" w:rsidRDefault="0001413C" w:rsidP="0001413C">
      <w:r w:rsidRPr="0001413C">
        <w:t>We’ll begin by examining some important facts about this topic.</w:t>
      </w:r>
    </w:p>
    <w:p w14:paraId="33722F78" w14:textId="77777777" w:rsidR="0001413C" w:rsidRPr="0001413C" w:rsidRDefault="0001413C" w:rsidP="0001413C">
      <w:r w:rsidRPr="0001413C">
        <w:br w:type="page"/>
      </w:r>
    </w:p>
    <w:p w14:paraId="3E93D913" w14:textId="77777777" w:rsidR="0001413C" w:rsidRPr="0001413C" w:rsidRDefault="0001413C" w:rsidP="0001413C">
      <w:bookmarkStart w:id="220" w:name="Page_9182477784714901905"/>
      <w:bookmarkEnd w:id="220"/>
      <w:r w:rsidRPr="0001413C">
        <w:rPr>
          <w:b/>
          <w:bCs/>
        </w:rPr>
        <w:t>Page Number:</w:t>
      </w:r>
      <w:r w:rsidRPr="0001413C">
        <w:t xml:space="preserve"> 37 </w:t>
      </w:r>
    </w:p>
    <w:p w14:paraId="48FB7682" w14:textId="77777777" w:rsidR="0001413C" w:rsidRPr="0001413C" w:rsidRDefault="0001413C" w:rsidP="0001413C">
      <w:r w:rsidRPr="0001413C">
        <w:rPr>
          <w:b/>
          <w:bCs/>
        </w:rPr>
        <w:t>Lesson 7:</w:t>
      </w:r>
      <w:r w:rsidRPr="0001413C">
        <w:t xml:space="preserve"> French Law </w:t>
      </w:r>
    </w:p>
    <w:p w14:paraId="71FE3370" w14:textId="77777777" w:rsidR="0001413C" w:rsidRPr="0001413C" w:rsidRDefault="0001413C" w:rsidP="0001413C">
      <w:r w:rsidRPr="0001413C">
        <w:rPr>
          <w:b/>
          <w:bCs/>
        </w:rPr>
        <w:t xml:space="preserve">Click and Reveal Template / LTR / Random </w:t>
      </w:r>
    </w:p>
    <w:p w14:paraId="40084434" w14:textId="77777777" w:rsidR="0001413C" w:rsidRPr="0001413C" w:rsidRDefault="0001413C" w:rsidP="0001413C">
      <w:r w:rsidRPr="0001413C">
        <w:rPr>
          <w:b/>
          <w:bCs/>
        </w:rPr>
        <w:t>Content Title:</w:t>
      </w:r>
      <w:r w:rsidRPr="0001413C">
        <w:t xml:space="preserve"> </w:t>
      </w:r>
    </w:p>
    <w:p w14:paraId="182D43C1" w14:textId="77777777" w:rsidR="0001413C" w:rsidRPr="0001413C" w:rsidRDefault="0001413C" w:rsidP="0001413C">
      <w:r w:rsidRPr="0001413C">
        <w:t xml:space="preserve">Workplace Harassment </w:t>
      </w:r>
    </w:p>
    <w:p w14:paraId="1B8CF3D2" w14:textId="77777777" w:rsidR="0001413C" w:rsidRPr="0001413C" w:rsidRDefault="0001413C" w:rsidP="0001413C">
      <w:r w:rsidRPr="0001413C">
        <w:rPr>
          <w:b/>
          <w:bCs/>
        </w:rPr>
        <w:t>Content Description:</w:t>
      </w:r>
    </w:p>
    <w:p w14:paraId="09727551" w14:textId="77777777" w:rsidR="0001413C" w:rsidRPr="0001413C" w:rsidRDefault="0001413C" w:rsidP="0001413C">
      <w:r w:rsidRPr="0001413C">
        <w:t>As well as discrimination, the Labor Code also protects employees from sexual and moral harassment, which are criminal offenses punishable by up to two years’ imprisonment and a maximum fine of EUR€30,000. In 2012, the law was amended to toughen sanctions against persons guilty of harassment.</w:t>
      </w:r>
    </w:p>
    <w:p w14:paraId="070B567B" w14:textId="77777777" w:rsidR="0001413C" w:rsidRPr="0001413C" w:rsidRDefault="0001413C" w:rsidP="0001413C">
      <w:r w:rsidRPr="0001413C">
        <w:t>Select each numbered panel to find out how moral harassment and sexual harassment are defined, and what this prohibited conduct looks like in the workplace.</w:t>
      </w:r>
    </w:p>
    <w:p w14:paraId="59016D0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822"/>
        <w:gridCol w:w="3009"/>
        <w:gridCol w:w="1394"/>
        <w:gridCol w:w="1127"/>
      </w:tblGrid>
      <w:tr w:rsidR="0001413C" w:rsidRPr="0001413C" w14:paraId="2FD30AD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6C1405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CD774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B65074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DD502A3" w14:textId="77777777" w:rsidR="0001413C" w:rsidRPr="0001413C" w:rsidRDefault="0001413C" w:rsidP="0001413C">
            <w:pPr>
              <w:rPr>
                <w:b/>
                <w:bCs/>
              </w:rPr>
            </w:pPr>
            <w:r w:rsidRPr="0001413C">
              <w:rPr>
                <w:b/>
                <w:bCs/>
              </w:rPr>
              <w:t>Alternate Text</w:t>
            </w:r>
          </w:p>
        </w:tc>
      </w:tr>
      <w:tr w:rsidR="0001413C" w:rsidRPr="0001413C" w14:paraId="782DD6E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54D6D1" w14:textId="77777777" w:rsidR="0001413C" w:rsidRPr="0001413C" w:rsidRDefault="0001413C" w:rsidP="0001413C">
            <w:r w:rsidRPr="0001413C">
              <w:t xml:space="preserve">Defining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C1E68B" w14:textId="77777777" w:rsidR="0001413C" w:rsidRPr="0001413C" w:rsidRDefault="0001413C" w:rsidP="0001413C">
            <w:r w:rsidRPr="0001413C">
              <w:t>Moral harassment is defined as repeated conduct that intentionally or unintentionally deteriorates an employee’s working conditions and is likely to harm their rights and dignity, damage their physical or mental health, or compromise their professional future.</w:t>
            </w:r>
          </w:p>
          <w:p w14:paraId="54B63B6F" w14:textId="77777777" w:rsidR="0001413C" w:rsidRPr="0001413C" w:rsidRDefault="0001413C" w:rsidP="0001413C">
            <w:r w:rsidRPr="0001413C">
              <w:t>Sexual harassment is repeated unwelcome verbal or physical conduct of a sexual nature that violates a person’s dignity because of their humiliating or demeaning content, or because they create an intimidating, hostile, or offensive environment. Any form of intense pressure, even if not repeated, with the actual or perceived goal of obtaining sexual favors for the offender or a third party is also considered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13027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5273B5" w14:textId="77777777" w:rsidR="0001413C" w:rsidRPr="0001413C" w:rsidRDefault="0001413C" w:rsidP="0001413C"/>
        </w:tc>
      </w:tr>
      <w:tr w:rsidR="0001413C" w:rsidRPr="0001413C" w14:paraId="57760BA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9AF25B" w14:textId="77777777" w:rsidR="0001413C" w:rsidRPr="0001413C" w:rsidRDefault="0001413C" w:rsidP="0001413C">
            <w:r w:rsidRPr="0001413C">
              <w:t xml:space="preserve">Recognizing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503FA4" w14:textId="77777777" w:rsidR="0001413C" w:rsidRPr="0001413C" w:rsidRDefault="0001413C" w:rsidP="0001413C">
            <w:r w:rsidRPr="0001413C">
              <w:t>Moral harassment in the workplace can take many forms. The words or gestures of a colleague can be moral harassment, as can exposing colleagues to potentially offensive material. While there is no definitive list of what constitutes moral harassment, look out for these common signs in the workplace:</w:t>
            </w:r>
          </w:p>
          <w:p w14:paraId="21A61AFF" w14:textId="77777777" w:rsidR="0001413C" w:rsidRPr="0001413C" w:rsidRDefault="0001413C" w:rsidP="0001413C">
            <w:pPr>
              <w:numPr>
                <w:ilvl w:val="0"/>
                <w:numId w:val="30"/>
              </w:numPr>
            </w:pPr>
            <w:r w:rsidRPr="0001413C">
              <w:t>Verbal harassment through jokes, comments, ridicule, or songs</w:t>
            </w:r>
          </w:p>
          <w:p w14:paraId="7C6666C0" w14:textId="77777777" w:rsidR="0001413C" w:rsidRPr="0001413C" w:rsidRDefault="0001413C" w:rsidP="0001413C">
            <w:pPr>
              <w:numPr>
                <w:ilvl w:val="0"/>
                <w:numId w:val="30"/>
              </w:numPr>
            </w:pPr>
            <w:r w:rsidRPr="0001413C">
              <w:t>Written harassment through faxes, text messages, emails, or notices</w:t>
            </w:r>
          </w:p>
          <w:p w14:paraId="7F80D23A" w14:textId="77777777" w:rsidR="0001413C" w:rsidRPr="0001413C" w:rsidRDefault="0001413C" w:rsidP="0001413C">
            <w:pPr>
              <w:numPr>
                <w:ilvl w:val="0"/>
                <w:numId w:val="30"/>
              </w:numPr>
            </w:pPr>
            <w:r w:rsidRPr="0001413C">
              <w:t>Physical harassment like jostling, shoving, or any form of assault</w:t>
            </w:r>
          </w:p>
          <w:p w14:paraId="0C0DEC4A" w14:textId="77777777" w:rsidR="0001413C" w:rsidRPr="0001413C" w:rsidRDefault="0001413C" w:rsidP="0001413C">
            <w:pPr>
              <w:numPr>
                <w:ilvl w:val="0"/>
                <w:numId w:val="30"/>
              </w:numPr>
            </w:pPr>
            <w:r w:rsidRPr="0001413C">
              <w:t>Intimidating harassment like gestures, posturing, or threatening poses</w:t>
            </w:r>
          </w:p>
          <w:p w14:paraId="0D2E980C" w14:textId="77777777" w:rsidR="0001413C" w:rsidRPr="0001413C" w:rsidRDefault="0001413C" w:rsidP="0001413C">
            <w:pPr>
              <w:numPr>
                <w:ilvl w:val="0"/>
                <w:numId w:val="30"/>
              </w:numPr>
            </w:pPr>
            <w:r w:rsidRPr="0001413C">
              <w:t>Visual displays like posters, emblems, images, videos, or badges</w:t>
            </w:r>
          </w:p>
          <w:p w14:paraId="4F8BAA92" w14:textId="77777777" w:rsidR="0001413C" w:rsidRPr="0001413C" w:rsidRDefault="0001413C" w:rsidP="0001413C">
            <w:pPr>
              <w:numPr>
                <w:ilvl w:val="0"/>
                <w:numId w:val="30"/>
              </w:numPr>
            </w:pPr>
            <w:r w:rsidRPr="0001413C">
              <w:t>Isolation or exclusion from social activities</w:t>
            </w:r>
          </w:p>
          <w:p w14:paraId="3C1B954E" w14:textId="77777777" w:rsidR="0001413C" w:rsidRPr="0001413C" w:rsidRDefault="0001413C" w:rsidP="0001413C">
            <w:pPr>
              <w:numPr>
                <w:ilvl w:val="0"/>
                <w:numId w:val="30"/>
              </w:numPr>
            </w:pPr>
            <w:r w:rsidRPr="0001413C">
              <w:t>Unreasonably changing a person’s job content or targets</w:t>
            </w:r>
          </w:p>
          <w:p w14:paraId="093BAB41" w14:textId="77777777" w:rsidR="0001413C" w:rsidRPr="0001413C" w:rsidRDefault="0001413C" w:rsidP="0001413C">
            <w:pPr>
              <w:numPr>
                <w:ilvl w:val="0"/>
                <w:numId w:val="30"/>
              </w:numPr>
            </w:pPr>
            <w:r w:rsidRPr="0001413C">
              <w:t>Pressure to behave in a way that the employee finds inappropriate, for example, being required to wear clothes inappropriate to the employee’s ethnic or religious background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258EE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E79619" w14:textId="77777777" w:rsidR="0001413C" w:rsidRPr="0001413C" w:rsidRDefault="0001413C" w:rsidP="0001413C"/>
        </w:tc>
      </w:tr>
      <w:tr w:rsidR="0001413C" w:rsidRPr="0001413C" w14:paraId="2BDE8EB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AB00CE" w14:textId="77777777" w:rsidR="0001413C" w:rsidRPr="0001413C" w:rsidRDefault="0001413C" w:rsidP="0001413C">
            <w:r w:rsidRPr="0001413C">
              <w:t xml:space="preserve">Unwanted Behavior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4ABC92" w14:textId="77777777" w:rsidR="0001413C" w:rsidRPr="0001413C" w:rsidRDefault="0001413C" w:rsidP="0001413C">
            <w:r w:rsidRPr="0001413C">
              <w:t>Sexual harassment is behavior that is:</w:t>
            </w:r>
          </w:p>
          <w:p w14:paraId="53310FCB" w14:textId="77777777" w:rsidR="0001413C" w:rsidRPr="0001413C" w:rsidRDefault="0001413C" w:rsidP="0001413C">
            <w:pPr>
              <w:numPr>
                <w:ilvl w:val="0"/>
                <w:numId w:val="31"/>
              </w:numPr>
            </w:pPr>
            <w:r w:rsidRPr="0001413C">
              <w:t>Unwanted.</w:t>
            </w:r>
          </w:p>
          <w:p w14:paraId="1C37C806" w14:textId="77777777" w:rsidR="0001413C" w:rsidRPr="0001413C" w:rsidRDefault="0001413C" w:rsidP="0001413C">
            <w:pPr>
              <w:numPr>
                <w:ilvl w:val="0"/>
                <w:numId w:val="31"/>
              </w:numPr>
            </w:pPr>
            <w:r w:rsidRPr="0001413C">
              <w:t>Violates a person’s dignity.</w:t>
            </w:r>
          </w:p>
          <w:p w14:paraId="23014986" w14:textId="77777777" w:rsidR="0001413C" w:rsidRPr="0001413C" w:rsidRDefault="0001413C" w:rsidP="0001413C">
            <w:pPr>
              <w:numPr>
                <w:ilvl w:val="0"/>
                <w:numId w:val="31"/>
              </w:numPr>
            </w:pPr>
            <w:r w:rsidRPr="0001413C">
              <w:t>Creates an intimidating, hostile, degrading, humiliating, or offensive environment for that person.</w:t>
            </w:r>
          </w:p>
          <w:p w14:paraId="036E6E21" w14:textId="77777777" w:rsidR="0001413C" w:rsidRPr="0001413C" w:rsidRDefault="0001413C" w:rsidP="0001413C">
            <w:r w:rsidRPr="0001413C">
              <w:t>Each colleague decides what behavior is unwelcome, and from whom this behavior is welcome or unwelcome, regardless of the thoughts and opinions of other people.</w:t>
            </w:r>
          </w:p>
          <w:p w14:paraId="3E83904D" w14:textId="77777777" w:rsidR="0001413C" w:rsidRPr="0001413C" w:rsidRDefault="0001413C" w:rsidP="0001413C">
            <w:r w:rsidRPr="0001413C">
              <w:t>And just because certain behavior was welcome in the past, it doesn’t mean it can’t become unwelcome in the future. For example, even if an employee was in a consensual, sexual relationship with a colleague in the past, that colleague’s future behavior toward the employee may be considered harassment if it’s unwelcome and unwanted.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43A92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BDD699" w14:textId="77777777" w:rsidR="0001413C" w:rsidRPr="0001413C" w:rsidRDefault="0001413C" w:rsidP="0001413C"/>
        </w:tc>
      </w:tr>
      <w:tr w:rsidR="0001413C" w:rsidRPr="0001413C" w14:paraId="1149326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15C1DF" w14:textId="77777777" w:rsidR="0001413C" w:rsidRPr="0001413C" w:rsidRDefault="0001413C" w:rsidP="0001413C">
            <w:r w:rsidRPr="0001413C">
              <w:t xml:space="preserve">Harassment Outside the Workplace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BB551D" w14:textId="77777777" w:rsidR="0001413C" w:rsidRPr="0001413C" w:rsidRDefault="0001413C" w:rsidP="0001413C">
            <w:r w:rsidRPr="0001413C">
              <w:t>Even behavior outside the physical workplace may be considered moral harassment or sexual harassment. We prohibit harassment whether the activity is work-related or not.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BD0FD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1601A0" w14:textId="77777777" w:rsidR="0001413C" w:rsidRPr="0001413C" w:rsidRDefault="0001413C" w:rsidP="0001413C"/>
        </w:tc>
      </w:tr>
      <w:tr w:rsidR="0001413C" w:rsidRPr="0001413C" w14:paraId="0542EF1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1EE2F2" w14:textId="77777777" w:rsidR="0001413C" w:rsidRPr="0001413C" w:rsidRDefault="0001413C" w:rsidP="0001413C">
            <w:r w:rsidRPr="0001413C">
              <w:t xml:space="preserve">Examples of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F535BA" w14:textId="77777777" w:rsidR="0001413C" w:rsidRPr="0001413C" w:rsidRDefault="0001413C" w:rsidP="0001413C">
            <w:r w:rsidRPr="0001413C">
              <w:t>Like moral harassment, there isn’t a definitive list of what qualifies as sexual harassment, but look out for behaviors like the following in the workplace:</w:t>
            </w:r>
          </w:p>
          <w:p w14:paraId="091B1C48" w14:textId="77777777" w:rsidR="0001413C" w:rsidRPr="0001413C" w:rsidRDefault="0001413C" w:rsidP="0001413C">
            <w:pPr>
              <w:numPr>
                <w:ilvl w:val="0"/>
                <w:numId w:val="32"/>
              </w:numPr>
            </w:pPr>
            <w:r w:rsidRPr="0001413C">
              <w:t>Unwanted physical contact, such as unnecessary touching, patting, pinching, or brushing against another employee’s body; assault; and rape</w:t>
            </w:r>
          </w:p>
          <w:p w14:paraId="7018A56F" w14:textId="77777777" w:rsidR="0001413C" w:rsidRPr="0001413C" w:rsidRDefault="0001413C" w:rsidP="0001413C">
            <w:pPr>
              <w:numPr>
                <w:ilvl w:val="0"/>
                <w:numId w:val="32"/>
              </w:numPr>
            </w:pPr>
            <w:r w:rsidRPr="0001413C">
              <w:t>Unwanted communication like sexual advances, propositions, or pressure for sexual activity; repeated invitations to meet outside of work despite rejecting the invitation; flirtations, suggestive remarks, innuendos, or lewd comments; and leering, whistling, or making sexually suggestive gestures</w:t>
            </w:r>
          </w:p>
          <w:p w14:paraId="7C8F84C3" w14:textId="77777777" w:rsidR="0001413C" w:rsidRPr="0001413C" w:rsidRDefault="0001413C" w:rsidP="0001413C">
            <w:pPr>
              <w:numPr>
                <w:ilvl w:val="0"/>
                <w:numId w:val="32"/>
              </w:numPr>
            </w:pPr>
            <w:r w:rsidRPr="0001413C">
              <w:t>Display or circulation of pornographic or sexually suggestive pictures, objects, or written materials shared in-person, virtually, or via emails, text messages, or faxes</w:t>
            </w:r>
          </w:p>
          <w:p w14:paraId="28E52D58" w14:textId="77777777" w:rsidR="0001413C" w:rsidRPr="0001413C" w:rsidRDefault="0001413C" w:rsidP="0001413C">
            <w:pPr>
              <w:numPr>
                <w:ilvl w:val="0"/>
                <w:numId w:val="32"/>
              </w:numPr>
            </w:pPr>
            <w:r w:rsidRPr="0001413C">
              <w:t>Conduct that belittles or ridicules a person based on their sex or gender, such as commenting that a woman’s place is in the kitchen, and intimidating or physically or verbally abusive conduct toward an employee because of sex or gender</w:t>
            </w:r>
          </w:p>
          <w:p w14:paraId="7B095039" w14:textId="77777777" w:rsidR="0001413C" w:rsidRPr="0001413C" w:rsidRDefault="0001413C" w:rsidP="0001413C">
            <w:r w:rsidRPr="0001413C">
              <w:t>Select the Next arrow to find out how to make a harassment complaint.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5790F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605FAB" w14:textId="77777777" w:rsidR="0001413C" w:rsidRPr="0001413C" w:rsidRDefault="0001413C" w:rsidP="0001413C"/>
        </w:tc>
      </w:tr>
    </w:tbl>
    <w:p w14:paraId="73DB72F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EB4BFB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4D6424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B866E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F502A4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172730F" w14:textId="77777777" w:rsidR="0001413C" w:rsidRPr="0001413C" w:rsidRDefault="0001413C" w:rsidP="0001413C">
            <w:pPr>
              <w:rPr>
                <w:b/>
                <w:bCs/>
              </w:rPr>
            </w:pPr>
            <w:r w:rsidRPr="0001413C">
              <w:rPr>
                <w:b/>
                <w:bCs/>
              </w:rPr>
              <w:t>Alternate Text</w:t>
            </w:r>
          </w:p>
        </w:tc>
      </w:tr>
      <w:tr w:rsidR="0001413C" w:rsidRPr="0001413C" w14:paraId="1051C86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2AE0D1"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FF660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FA60F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67B9DA" w14:textId="77777777" w:rsidR="0001413C" w:rsidRPr="0001413C" w:rsidRDefault="0001413C" w:rsidP="0001413C"/>
        </w:tc>
      </w:tr>
    </w:tbl>
    <w:p w14:paraId="2C82A430" w14:textId="77777777" w:rsidR="0001413C" w:rsidRPr="0001413C" w:rsidRDefault="0001413C" w:rsidP="0001413C">
      <w:r w:rsidRPr="0001413C">
        <w:rPr>
          <w:b/>
          <w:bCs/>
        </w:rPr>
        <w:t>Audio Transcript Text:</w:t>
      </w:r>
      <w:r w:rsidRPr="0001413C">
        <w:t xml:space="preserve"> </w:t>
      </w:r>
    </w:p>
    <w:p w14:paraId="2AE18DD2" w14:textId="77777777" w:rsidR="0001413C" w:rsidRPr="0001413C" w:rsidRDefault="0001413C" w:rsidP="0001413C">
      <w:r w:rsidRPr="0001413C">
        <w:t>Let’s take a look at some key concepts around this important topic.</w:t>
      </w:r>
    </w:p>
    <w:p w14:paraId="2A0A7699" w14:textId="77777777" w:rsidR="0001413C" w:rsidRPr="0001413C" w:rsidRDefault="0001413C" w:rsidP="0001413C">
      <w:r w:rsidRPr="0001413C">
        <w:br w:type="page"/>
      </w:r>
    </w:p>
    <w:p w14:paraId="6E74A618" w14:textId="77777777" w:rsidR="0001413C" w:rsidRPr="0001413C" w:rsidRDefault="0001413C" w:rsidP="0001413C">
      <w:bookmarkStart w:id="221" w:name="Page_8480172108386502176"/>
      <w:bookmarkEnd w:id="221"/>
      <w:r w:rsidRPr="0001413C">
        <w:rPr>
          <w:b/>
          <w:bCs/>
        </w:rPr>
        <w:t>Page Number:</w:t>
      </w:r>
      <w:r w:rsidRPr="0001413C">
        <w:t xml:space="preserve"> 38 </w:t>
      </w:r>
    </w:p>
    <w:p w14:paraId="0C14D0BF" w14:textId="77777777" w:rsidR="0001413C" w:rsidRPr="0001413C" w:rsidRDefault="0001413C" w:rsidP="0001413C">
      <w:r w:rsidRPr="0001413C">
        <w:rPr>
          <w:b/>
          <w:bCs/>
        </w:rPr>
        <w:t>Lesson 7:</w:t>
      </w:r>
      <w:r w:rsidRPr="0001413C">
        <w:t xml:space="preserve"> French Law </w:t>
      </w:r>
    </w:p>
    <w:p w14:paraId="1598E3C4" w14:textId="77777777" w:rsidR="0001413C" w:rsidRPr="0001413C" w:rsidRDefault="0001413C" w:rsidP="0001413C">
      <w:r w:rsidRPr="0001413C">
        <w:rPr>
          <w:b/>
          <w:bCs/>
        </w:rPr>
        <w:t xml:space="preserve">Click and Reveal Template / LTR / Random </w:t>
      </w:r>
    </w:p>
    <w:p w14:paraId="25668868" w14:textId="77777777" w:rsidR="0001413C" w:rsidRPr="0001413C" w:rsidRDefault="0001413C" w:rsidP="0001413C">
      <w:r w:rsidRPr="0001413C">
        <w:rPr>
          <w:b/>
          <w:bCs/>
        </w:rPr>
        <w:t>Content Title:</w:t>
      </w:r>
      <w:r w:rsidRPr="0001413C">
        <w:t xml:space="preserve"> </w:t>
      </w:r>
    </w:p>
    <w:p w14:paraId="698BCC14" w14:textId="77777777" w:rsidR="0001413C" w:rsidRPr="0001413C" w:rsidRDefault="0001413C" w:rsidP="0001413C">
      <w:r w:rsidRPr="0001413C">
        <w:t xml:space="preserve">Workplace Harassment Complaints </w:t>
      </w:r>
    </w:p>
    <w:p w14:paraId="3321145A" w14:textId="77777777" w:rsidR="0001413C" w:rsidRPr="0001413C" w:rsidRDefault="0001413C" w:rsidP="0001413C">
      <w:r w:rsidRPr="0001413C">
        <w:rPr>
          <w:b/>
          <w:bCs/>
        </w:rPr>
        <w:t>Content Description:</w:t>
      </w:r>
    </w:p>
    <w:p w14:paraId="1716888E" w14:textId="77777777" w:rsidR="0001413C" w:rsidRPr="0001413C" w:rsidRDefault="0001413C" w:rsidP="0001413C">
      <w:r w:rsidRPr="0001413C">
        <w:t>At our company, we want everyone to feel empowered to speak up and report moral harassment and sexual harassment. Not just because it’s the right thing to do, but because reporting harassment is a crucial first step that needs to happen to make sure we can put an end to such harmful workplace behavior, and create a safe and welcoming work environment for everyone.</w:t>
      </w:r>
    </w:p>
    <w:p w14:paraId="56816A7B" w14:textId="77777777" w:rsidR="0001413C" w:rsidRPr="0001413C" w:rsidRDefault="0001413C" w:rsidP="0001413C">
      <w:r w:rsidRPr="0001413C">
        <w:t>Select each heading to find out how to report harassment and what steps we take to prevent harassment in the workplace.</w:t>
      </w:r>
    </w:p>
    <w:p w14:paraId="3DDEC1AE"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184"/>
        <w:gridCol w:w="2635"/>
        <w:gridCol w:w="1401"/>
        <w:gridCol w:w="1132"/>
      </w:tblGrid>
      <w:tr w:rsidR="0001413C" w:rsidRPr="0001413C" w14:paraId="0F49041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5B9179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CBAEF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04E84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504A8E" w14:textId="77777777" w:rsidR="0001413C" w:rsidRPr="0001413C" w:rsidRDefault="0001413C" w:rsidP="0001413C">
            <w:pPr>
              <w:rPr>
                <w:b/>
                <w:bCs/>
              </w:rPr>
            </w:pPr>
            <w:r w:rsidRPr="0001413C">
              <w:rPr>
                <w:b/>
                <w:bCs/>
              </w:rPr>
              <w:t>Alternate Text</w:t>
            </w:r>
          </w:p>
        </w:tc>
      </w:tr>
      <w:tr w:rsidR="0001413C" w:rsidRPr="0001413C" w14:paraId="7AB14FA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2F1D1A" w14:textId="77777777" w:rsidR="0001413C" w:rsidRPr="0001413C" w:rsidRDefault="0001413C" w:rsidP="0001413C">
            <w:r w:rsidRPr="0001413C">
              <w:t xml:space="preserve">Reporting Workplace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7C6F79" w14:textId="77777777" w:rsidR="0001413C" w:rsidRPr="0001413C" w:rsidRDefault="0001413C" w:rsidP="0001413C">
            <w:r w:rsidRPr="0001413C">
              <w:t>If you ever experience or witness moral harassment and/or sexual harassment, please don’t hesitate to speak up and report it to your manager or HR representative. You can find out how to contact your HR representative in the Contact Details section.</w:t>
            </w:r>
          </w:p>
          <w:p w14:paraId="39CD46B4" w14:textId="77777777" w:rsidR="0001413C" w:rsidRPr="0001413C" w:rsidRDefault="0001413C" w:rsidP="0001413C">
            <w:r w:rsidRPr="0001413C">
              <w:t>All complaints of harassment will be handled sensitively, with the seriousness they deserve, and confidentially to the fullest extent possible. You can find details of our internal processes for handling and addressing harassment complaints in the Complaints Process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1E47C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B35ADC" w14:textId="77777777" w:rsidR="0001413C" w:rsidRPr="0001413C" w:rsidRDefault="0001413C" w:rsidP="0001413C"/>
        </w:tc>
      </w:tr>
      <w:tr w:rsidR="0001413C" w:rsidRPr="0001413C" w14:paraId="0D643C6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4ADB64" w14:textId="77777777" w:rsidR="0001413C" w:rsidRPr="0001413C" w:rsidRDefault="0001413C" w:rsidP="0001413C">
            <w:r w:rsidRPr="0001413C">
              <w:t xml:space="preserve">Preventing and Remedying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CF7E0A" w14:textId="77777777" w:rsidR="0001413C" w:rsidRPr="0001413C" w:rsidRDefault="0001413C" w:rsidP="0001413C">
            <w:r w:rsidRPr="0001413C">
              <w:t>To create a work environment free from harassment, we have taken all reasonably practical steps to prevent harassment in the workplace and to ensure everyone is treated equally and fairly. Despite taking all the necessary steps, we know that harassment can still happen, which is why we take all complaints seriously, investigate them, and take steps to remedy the effect of the harassment on the victim and anyone else affected.</w:t>
            </w:r>
          </w:p>
          <w:p w14:paraId="3423496F" w14:textId="77777777" w:rsidR="0001413C" w:rsidRPr="0001413C" w:rsidRDefault="0001413C" w:rsidP="0001413C">
            <w:r w:rsidRPr="0001413C">
              <w:t>While these steps have the added benefit of protecting the company from liability, their primary goal is to protect all employees from workplace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C4EE4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F61A85" w14:textId="77777777" w:rsidR="0001413C" w:rsidRPr="0001413C" w:rsidRDefault="0001413C" w:rsidP="0001413C"/>
        </w:tc>
      </w:tr>
      <w:tr w:rsidR="0001413C" w:rsidRPr="0001413C" w14:paraId="2F8A2EC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6E1E52" w14:textId="77777777" w:rsidR="0001413C" w:rsidRPr="0001413C" w:rsidRDefault="0001413C" w:rsidP="0001413C">
            <w:r w:rsidRPr="0001413C">
              <w:t xml:space="preserve">Reasonably Practical Steps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8E26FF" w14:textId="77777777" w:rsidR="0001413C" w:rsidRPr="0001413C" w:rsidRDefault="0001413C" w:rsidP="0001413C">
            <w:r w:rsidRPr="0001413C">
              <w:t>The steps we take to prevent workplace harassment include comprehensive, accessible, and effective policies that focus on the prevention of harassment. These policies outline best practices for handling complaints of harassment and the type of remedial action that can be taken. Most importantly, we have an accessible and effective complaints procedure, which we encourage all employees to follow if they witness or are subjected to workplace harassment.</w:t>
            </w:r>
          </w:p>
          <w:p w14:paraId="187B0478" w14:textId="77777777" w:rsidR="0001413C" w:rsidRPr="0001413C" w:rsidRDefault="0001413C" w:rsidP="0001413C">
            <w:r w:rsidRPr="0001413C">
              <w:t>We understand that simply having policies and procedures isn’t enough to prevent workplace harassment, which is why we take measures to put them into practice. This training course is one of the many measures we have taken to ensure policies and procedures are effectively implemented.</w:t>
            </w:r>
          </w:p>
          <w:p w14:paraId="42671E93"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0CC2F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A08E91" w14:textId="77777777" w:rsidR="0001413C" w:rsidRPr="0001413C" w:rsidRDefault="0001413C" w:rsidP="0001413C"/>
        </w:tc>
      </w:tr>
    </w:tbl>
    <w:p w14:paraId="6331B440"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10F380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DCF64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BE10BB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8C147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FFB26E0" w14:textId="77777777" w:rsidR="0001413C" w:rsidRPr="0001413C" w:rsidRDefault="0001413C" w:rsidP="0001413C">
            <w:pPr>
              <w:rPr>
                <w:b/>
                <w:bCs/>
              </w:rPr>
            </w:pPr>
            <w:r w:rsidRPr="0001413C">
              <w:rPr>
                <w:b/>
                <w:bCs/>
              </w:rPr>
              <w:t>Alternate Text</w:t>
            </w:r>
          </w:p>
        </w:tc>
      </w:tr>
      <w:tr w:rsidR="0001413C" w:rsidRPr="0001413C" w14:paraId="08BC8C5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E4C6B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A875D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BC4E8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1C8F91" w14:textId="77777777" w:rsidR="0001413C" w:rsidRPr="0001413C" w:rsidRDefault="0001413C" w:rsidP="0001413C"/>
        </w:tc>
      </w:tr>
    </w:tbl>
    <w:p w14:paraId="445F9C59" w14:textId="77777777" w:rsidR="0001413C" w:rsidRPr="0001413C" w:rsidRDefault="0001413C" w:rsidP="0001413C">
      <w:r w:rsidRPr="0001413C">
        <w:rPr>
          <w:b/>
          <w:bCs/>
        </w:rPr>
        <w:t>Audio Transcript Text:</w:t>
      </w:r>
      <w:r w:rsidRPr="0001413C">
        <w:t xml:space="preserve"> </w:t>
      </w:r>
    </w:p>
    <w:p w14:paraId="22FDE085" w14:textId="77777777" w:rsidR="0001413C" w:rsidRPr="0001413C" w:rsidRDefault="0001413C" w:rsidP="0001413C">
      <w:r w:rsidRPr="0001413C">
        <w:t>Let’s consider some of the key concepts in this area.</w:t>
      </w:r>
    </w:p>
    <w:p w14:paraId="009B0E29" w14:textId="77777777" w:rsidR="0001413C" w:rsidRPr="0001413C" w:rsidRDefault="0001413C" w:rsidP="0001413C">
      <w:r w:rsidRPr="0001413C">
        <w:br w:type="page"/>
      </w:r>
    </w:p>
    <w:p w14:paraId="577AE514" w14:textId="77777777" w:rsidR="0001413C" w:rsidRPr="0001413C" w:rsidRDefault="0001413C" w:rsidP="0001413C">
      <w:bookmarkStart w:id="222" w:name="Page_844709038440740701"/>
      <w:bookmarkEnd w:id="222"/>
      <w:r w:rsidRPr="0001413C">
        <w:rPr>
          <w:b/>
          <w:bCs/>
        </w:rPr>
        <w:t>Page Number:</w:t>
      </w:r>
      <w:r w:rsidRPr="0001413C">
        <w:t xml:space="preserve"> 39 </w:t>
      </w:r>
    </w:p>
    <w:p w14:paraId="20B31439" w14:textId="77777777" w:rsidR="0001413C" w:rsidRPr="0001413C" w:rsidRDefault="0001413C" w:rsidP="0001413C">
      <w:r w:rsidRPr="0001413C">
        <w:rPr>
          <w:b/>
          <w:bCs/>
        </w:rPr>
        <w:t>Lesson 8:</w:t>
      </w:r>
      <w:r w:rsidRPr="0001413C">
        <w:t xml:space="preserve"> Indian Law </w:t>
      </w:r>
    </w:p>
    <w:p w14:paraId="111B997D" w14:textId="77777777" w:rsidR="0001413C" w:rsidRPr="0001413C" w:rsidRDefault="0001413C" w:rsidP="0001413C">
      <w:r w:rsidRPr="0001413C">
        <w:rPr>
          <w:b/>
          <w:bCs/>
        </w:rPr>
        <w:t xml:space="preserve">Text and Image Template / Text Only </w:t>
      </w:r>
    </w:p>
    <w:p w14:paraId="6ADC0E86" w14:textId="77777777" w:rsidR="0001413C" w:rsidRPr="0001413C" w:rsidRDefault="0001413C" w:rsidP="0001413C">
      <w:r w:rsidRPr="0001413C">
        <w:rPr>
          <w:b/>
          <w:bCs/>
        </w:rPr>
        <w:t>Content Title:</w:t>
      </w:r>
      <w:r w:rsidRPr="0001413C">
        <w:t xml:space="preserve"> </w:t>
      </w:r>
    </w:p>
    <w:p w14:paraId="17261AC6" w14:textId="77777777" w:rsidR="0001413C" w:rsidRPr="0001413C" w:rsidRDefault="0001413C" w:rsidP="0001413C">
      <w:r w:rsidRPr="0001413C">
        <w:t xml:space="preserve">Sexual Harassment of Women at Workplace Act </w:t>
      </w:r>
    </w:p>
    <w:p w14:paraId="2BDDED94" w14:textId="77777777" w:rsidR="0001413C" w:rsidRPr="0001413C" w:rsidRDefault="0001413C" w:rsidP="0001413C">
      <w:r w:rsidRPr="0001413C">
        <w:br/>
      </w:r>
      <w:r w:rsidRPr="0001413C">
        <w:rPr>
          <w:b/>
          <w:bCs/>
        </w:rPr>
        <w:t>Column 1 Text:</w:t>
      </w:r>
      <w:r w:rsidRPr="0001413C">
        <w:t xml:space="preserve"> </w:t>
      </w:r>
    </w:p>
    <w:p w14:paraId="7BF023D3" w14:textId="77777777" w:rsidR="0001413C" w:rsidRPr="0001413C" w:rsidRDefault="0001413C" w:rsidP="0001413C">
      <w:r w:rsidRPr="0001413C">
        <w:t>In 2013, the Sexual Harassment of Women at Workplace (Prevention, Prohibition and Redressal) Act, or POSH Act as it is commonly referred to, was enacted in India. The aim of the act is to protect women in the workplace from sexual harassment.</w:t>
      </w:r>
    </w:p>
    <w:p w14:paraId="469B466B" w14:textId="77777777" w:rsidR="0001413C" w:rsidRPr="0001413C" w:rsidRDefault="0001413C" w:rsidP="0001413C">
      <w:r w:rsidRPr="0001413C">
        <w:t>Under the Act, all employers with at least 10 employees are required to implement an Internal Committee (IC) to provide female employees with an extra avenue for raising sexual harassment complaints.</w:t>
      </w:r>
    </w:p>
    <w:p w14:paraId="4DE95EF2" w14:textId="77777777" w:rsidR="0001413C" w:rsidRPr="0001413C" w:rsidRDefault="0001413C" w:rsidP="0001413C">
      <w:r w:rsidRPr="0001413C">
        <w:t>The intent of the IC is to hear, investigate, and make recommendations on sexual harassment complaints. In 2024, the Supreme Court of India issued a directive requiring all government offices and public sector enterprises to establish ICs.</w:t>
      </w:r>
    </w:p>
    <w:p w14:paraId="0CEC4F38" w14:textId="77777777" w:rsidR="0001413C" w:rsidRPr="0001413C" w:rsidRDefault="0001413C" w:rsidP="0001413C">
      <w:r w:rsidRPr="0001413C">
        <w:t>Complaints must be filed within 3 months of any incident.</w:t>
      </w:r>
    </w:p>
    <w:p w14:paraId="60A7E0FF" w14:textId="77777777" w:rsidR="0001413C" w:rsidRPr="0001413C" w:rsidRDefault="0001413C" w:rsidP="0001413C">
      <w:r w:rsidRPr="0001413C">
        <w:t>In addition to the IC (or any member of the IC), you can report any instances of sexual harassment to:</w:t>
      </w:r>
    </w:p>
    <w:p w14:paraId="236F85AF" w14:textId="77777777" w:rsidR="0001413C" w:rsidRPr="0001413C" w:rsidRDefault="0001413C" w:rsidP="0001413C">
      <w:pPr>
        <w:numPr>
          <w:ilvl w:val="0"/>
          <w:numId w:val="33"/>
        </w:numPr>
      </w:pPr>
      <w:r w:rsidRPr="0001413C">
        <w:t>Your manager or any other manager</w:t>
      </w:r>
    </w:p>
    <w:p w14:paraId="08684566" w14:textId="77777777" w:rsidR="0001413C" w:rsidRPr="0001413C" w:rsidRDefault="0001413C" w:rsidP="0001413C">
      <w:pPr>
        <w:numPr>
          <w:ilvl w:val="0"/>
          <w:numId w:val="33"/>
        </w:numPr>
      </w:pPr>
      <w:r w:rsidRPr="0001413C">
        <w:t>Human Resources</w:t>
      </w:r>
    </w:p>
    <w:p w14:paraId="233AFDB9" w14:textId="77777777" w:rsidR="0001413C" w:rsidRPr="0001413C" w:rsidRDefault="0001413C" w:rsidP="0001413C">
      <w:pPr>
        <w:numPr>
          <w:ilvl w:val="0"/>
          <w:numId w:val="33"/>
        </w:numPr>
      </w:pPr>
      <w:r w:rsidRPr="0001413C">
        <w:t>Legal</w:t>
      </w:r>
    </w:p>
    <w:p w14:paraId="2924675E" w14:textId="77777777" w:rsidR="0001413C" w:rsidRPr="0001413C" w:rsidRDefault="0001413C" w:rsidP="0001413C">
      <w:r w:rsidRPr="0001413C">
        <w:t>Select the Next arrow to continue.</w:t>
      </w:r>
    </w:p>
    <w:p w14:paraId="749E4DB9" w14:textId="77777777" w:rsidR="0001413C" w:rsidRPr="0001413C" w:rsidRDefault="0001413C" w:rsidP="0001413C">
      <w:r w:rsidRPr="0001413C">
        <w:rPr>
          <w:b/>
          <w:bCs/>
        </w:rPr>
        <w:t>Audio Transcript Text:</w:t>
      </w:r>
      <w:r w:rsidRPr="0001413C">
        <w:t xml:space="preserve"> </w:t>
      </w:r>
    </w:p>
    <w:p w14:paraId="7818A478" w14:textId="77777777" w:rsidR="0001413C" w:rsidRPr="0001413C" w:rsidRDefault="0001413C" w:rsidP="0001413C">
      <w:r w:rsidRPr="0001413C">
        <w:t>Here are some things you always need to consider.</w:t>
      </w:r>
    </w:p>
    <w:p w14:paraId="646A8FF2" w14:textId="77777777" w:rsidR="0001413C" w:rsidRPr="0001413C" w:rsidRDefault="0001413C" w:rsidP="0001413C">
      <w:r w:rsidRPr="0001413C">
        <w:br w:type="page"/>
      </w:r>
    </w:p>
    <w:p w14:paraId="67211698" w14:textId="77777777" w:rsidR="0001413C" w:rsidRPr="0001413C" w:rsidRDefault="0001413C" w:rsidP="0001413C">
      <w:bookmarkStart w:id="223" w:name="Page_5741450580949716945"/>
      <w:bookmarkEnd w:id="223"/>
      <w:r w:rsidRPr="0001413C">
        <w:rPr>
          <w:b/>
          <w:bCs/>
        </w:rPr>
        <w:t>Page Number:</w:t>
      </w:r>
      <w:r w:rsidRPr="0001413C">
        <w:t xml:space="preserve"> 40 </w:t>
      </w:r>
    </w:p>
    <w:p w14:paraId="7B6CC3B2" w14:textId="77777777" w:rsidR="0001413C" w:rsidRPr="0001413C" w:rsidRDefault="0001413C" w:rsidP="0001413C">
      <w:r w:rsidRPr="0001413C">
        <w:rPr>
          <w:b/>
          <w:bCs/>
        </w:rPr>
        <w:t>Lesson 8:</w:t>
      </w:r>
      <w:r w:rsidRPr="0001413C">
        <w:t xml:space="preserve"> Indian Law </w:t>
      </w:r>
    </w:p>
    <w:p w14:paraId="169C74E2" w14:textId="77777777" w:rsidR="0001413C" w:rsidRPr="0001413C" w:rsidRDefault="0001413C" w:rsidP="0001413C">
      <w:r w:rsidRPr="0001413C">
        <w:rPr>
          <w:b/>
          <w:bCs/>
        </w:rPr>
        <w:t xml:space="preserve">Text and Image Template / Text Only </w:t>
      </w:r>
    </w:p>
    <w:p w14:paraId="0B3CC744" w14:textId="77777777" w:rsidR="0001413C" w:rsidRPr="0001413C" w:rsidRDefault="0001413C" w:rsidP="0001413C">
      <w:r w:rsidRPr="0001413C">
        <w:rPr>
          <w:b/>
          <w:bCs/>
        </w:rPr>
        <w:t>Content Title:</w:t>
      </w:r>
      <w:r w:rsidRPr="0001413C">
        <w:t xml:space="preserve"> </w:t>
      </w:r>
    </w:p>
    <w:p w14:paraId="35B521EB" w14:textId="77777777" w:rsidR="0001413C" w:rsidRPr="0001413C" w:rsidRDefault="0001413C" w:rsidP="0001413C">
      <w:r w:rsidRPr="0001413C">
        <w:t xml:space="preserve">Discrimination and Harassment in India </w:t>
      </w:r>
    </w:p>
    <w:p w14:paraId="00E30047" w14:textId="77777777" w:rsidR="0001413C" w:rsidRPr="0001413C" w:rsidRDefault="0001413C" w:rsidP="0001413C">
      <w:r w:rsidRPr="0001413C">
        <w:br/>
      </w:r>
      <w:r w:rsidRPr="0001413C">
        <w:rPr>
          <w:b/>
          <w:bCs/>
        </w:rPr>
        <w:t>Column 1 Text:</w:t>
      </w:r>
      <w:r w:rsidRPr="0001413C">
        <w:t xml:space="preserve"> </w:t>
      </w:r>
    </w:p>
    <w:p w14:paraId="1F8E5759" w14:textId="77777777" w:rsidR="0001413C" w:rsidRPr="0001413C" w:rsidRDefault="0001413C" w:rsidP="0001413C">
      <w:r w:rsidRPr="0001413C">
        <w:rPr>
          <w:b/>
          <w:bCs/>
        </w:rPr>
        <w:t>Discrimination</w:t>
      </w:r>
    </w:p>
    <w:p w14:paraId="32B9A39C" w14:textId="77777777" w:rsidR="0001413C" w:rsidRPr="0001413C" w:rsidRDefault="0001413C" w:rsidP="0001413C">
      <w:r w:rsidRPr="0001413C">
        <w:t>The Indian Constitution provides for equality and anti-discrimination on grounds of religion, race, caste, sex, and place of birth. The determinations within the constitution form the basis of India’s labor and employment laws, which protect employees from unfair treatment in respect of labor- and employment-related processes such as hiring, promotion, and remuneration. However, the provisions of the Constitution generally apply to State or Government bodies. There are also specific laws that protect those with specific characteristics in a workplace context, including disability, HIV/AIDS, and transgender persons.</w:t>
      </w:r>
    </w:p>
    <w:p w14:paraId="16C67872" w14:textId="77777777" w:rsidR="0001413C" w:rsidRPr="0001413C" w:rsidRDefault="0001413C" w:rsidP="0001413C">
      <w:r w:rsidRPr="0001413C">
        <w:rPr>
          <w:b/>
          <w:bCs/>
        </w:rPr>
        <w:t>Column 2 Text:</w:t>
      </w:r>
      <w:r w:rsidRPr="0001413C">
        <w:t xml:space="preserve"> </w:t>
      </w:r>
    </w:p>
    <w:p w14:paraId="5707644C" w14:textId="77777777" w:rsidR="0001413C" w:rsidRPr="0001413C" w:rsidRDefault="0001413C" w:rsidP="0001413C">
      <w:r w:rsidRPr="0001413C">
        <w:rPr>
          <w:b/>
          <w:bCs/>
        </w:rPr>
        <w:t xml:space="preserve">Harassment </w:t>
      </w:r>
    </w:p>
    <w:p w14:paraId="519FA69D" w14:textId="77777777" w:rsidR="0001413C" w:rsidRPr="0001413C" w:rsidRDefault="0001413C" w:rsidP="0001413C">
      <w:r w:rsidRPr="0001413C">
        <w:t>India has no specific statute relating to generic harassment in the workplace where it falls outside of the definition of sexual harassment against women under the POSH Act. However, certain types of behavior in the workplace, including threatening, abusive, or hostile conduct are usually governed by the employer’s own internal policies and procedures. Generally, internal policies should clearly stipulate the conduct that would be considered harassment, the process for conducting an internal inquiry, and the nature of the disciplinary action that might be undertaken following an investigation.</w:t>
      </w:r>
    </w:p>
    <w:p w14:paraId="74C7C5E0" w14:textId="77777777" w:rsidR="0001413C" w:rsidRPr="0001413C" w:rsidRDefault="0001413C" w:rsidP="0001413C">
      <w:r w:rsidRPr="0001413C">
        <w:t>Select the Next arrow to continue.</w:t>
      </w:r>
    </w:p>
    <w:p w14:paraId="2EFF1158" w14:textId="77777777" w:rsidR="0001413C" w:rsidRPr="0001413C" w:rsidRDefault="0001413C" w:rsidP="0001413C">
      <w:r w:rsidRPr="0001413C">
        <w:rPr>
          <w:b/>
          <w:bCs/>
        </w:rPr>
        <w:t>Audio Transcript Text:</w:t>
      </w:r>
      <w:r w:rsidRPr="0001413C">
        <w:t xml:space="preserve"> </w:t>
      </w:r>
    </w:p>
    <w:p w14:paraId="0A493743" w14:textId="77777777" w:rsidR="0001413C" w:rsidRPr="0001413C" w:rsidRDefault="0001413C" w:rsidP="0001413C">
      <w:r w:rsidRPr="0001413C">
        <w:t>Here are some things you always need to consider.</w:t>
      </w:r>
    </w:p>
    <w:p w14:paraId="35D9B419" w14:textId="77777777" w:rsidR="0001413C" w:rsidRPr="0001413C" w:rsidRDefault="0001413C" w:rsidP="0001413C">
      <w:r w:rsidRPr="0001413C">
        <w:br w:type="page"/>
      </w:r>
    </w:p>
    <w:p w14:paraId="7BDEE3BE" w14:textId="77777777" w:rsidR="0001413C" w:rsidRPr="0001413C" w:rsidRDefault="0001413C" w:rsidP="0001413C">
      <w:bookmarkStart w:id="224" w:name="Page_1993666439708529092"/>
      <w:bookmarkEnd w:id="224"/>
      <w:r w:rsidRPr="0001413C">
        <w:rPr>
          <w:b/>
          <w:bCs/>
        </w:rPr>
        <w:t>Page Number:</w:t>
      </w:r>
      <w:r w:rsidRPr="0001413C">
        <w:t xml:space="preserve"> 41 </w:t>
      </w:r>
    </w:p>
    <w:p w14:paraId="30D3E6DC" w14:textId="77777777" w:rsidR="0001413C" w:rsidRPr="0001413C" w:rsidRDefault="0001413C" w:rsidP="0001413C">
      <w:r w:rsidRPr="0001413C">
        <w:rPr>
          <w:b/>
          <w:bCs/>
        </w:rPr>
        <w:t>Lesson 8:</w:t>
      </w:r>
      <w:r w:rsidRPr="0001413C">
        <w:t xml:space="preserve"> Indian Law </w:t>
      </w:r>
    </w:p>
    <w:p w14:paraId="4C4C630F" w14:textId="77777777" w:rsidR="0001413C" w:rsidRPr="0001413C" w:rsidRDefault="0001413C" w:rsidP="0001413C">
      <w:r w:rsidRPr="0001413C">
        <w:rPr>
          <w:b/>
          <w:bCs/>
        </w:rPr>
        <w:t xml:space="preserve">Click and Reveal Template / LTR / Random </w:t>
      </w:r>
    </w:p>
    <w:p w14:paraId="298107D3" w14:textId="77777777" w:rsidR="0001413C" w:rsidRPr="0001413C" w:rsidRDefault="0001413C" w:rsidP="0001413C">
      <w:r w:rsidRPr="0001413C">
        <w:rPr>
          <w:b/>
          <w:bCs/>
        </w:rPr>
        <w:t>Content Title:</w:t>
      </w:r>
      <w:r w:rsidRPr="0001413C">
        <w:t xml:space="preserve"> </w:t>
      </w:r>
    </w:p>
    <w:p w14:paraId="5615E72B" w14:textId="77777777" w:rsidR="0001413C" w:rsidRPr="0001413C" w:rsidRDefault="0001413C" w:rsidP="0001413C">
      <w:r w:rsidRPr="0001413C">
        <w:t xml:space="preserve">Prevention, Prohibition, Redress </w:t>
      </w:r>
    </w:p>
    <w:p w14:paraId="21523B55" w14:textId="77777777" w:rsidR="0001413C" w:rsidRPr="0001413C" w:rsidRDefault="0001413C" w:rsidP="0001413C">
      <w:r w:rsidRPr="0001413C">
        <w:rPr>
          <w:b/>
          <w:bCs/>
        </w:rPr>
        <w:t>Content Description:</w:t>
      </w:r>
    </w:p>
    <w:p w14:paraId="6ABAF621" w14:textId="77777777" w:rsidR="0001413C" w:rsidRPr="0001413C" w:rsidRDefault="0001413C" w:rsidP="0001413C">
      <w:r w:rsidRPr="0001413C">
        <w:t>Let’s examine the key elements of the Sexual Harassment of Women at Workplace Act (POSH Act) in a little more detail.</w:t>
      </w:r>
    </w:p>
    <w:p w14:paraId="2181506B" w14:textId="77777777" w:rsidR="0001413C" w:rsidRPr="0001413C" w:rsidRDefault="0001413C" w:rsidP="0001413C">
      <w:r w:rsidRPr="0001413C">
        <w:t>Select each topic to learn more about this important Act.</w:t>
      </w:r>
    </w:p>
    <w:p w14:paraId="78F6D91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454"/>
        <w:gridCol w:w="3376"/>
        <w:gridCol w:w="1395"/>
        <w:gridCol w:w="1127"/>
      </w:tblGrid>
      <w:tr w:rsidR="0001413C" w:rsidRPr="0001413C" w14:paraId="2954AD3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F2EE0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2A2052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AD03C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77F73D" w14:textId="77777777" w:rsidR="0001413C" w:rsidRPr="0001413C" w:rsidRDefault="0001413C" w:rsidP="0001413C">
            <w:pPr>
              <w:rPr>
                <w:b/>
                <w:bCs/>
              </w:rPr>
            </w:pPr>
            <w:r w:rsidRPr="0001413C">
              <w:rPr>
                <w:b/>
                <w:bCs/>
              </w:rPr>
              <w:t>Alternate Text</w:t>
            </w:r>
          </w:p>
        </w:tc>
      </w:tr>
      <w:tr w:rsidR="0001413C" w:rsidRPr="0001413C" w14:paraId="69CA99B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86BAFA" w14:textId="77777777" w:rsidR="0001413C" w:rsidRPr="0001413C" w:rsidRDefault="0001413C" w:rsidP="0001413C">
            <w:r w:rsidRPr="0001413C">
              <w:t xml:space="preserve">Definitions and Applicability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BFDD0A" w14:textId="77777777" w:rsidR="0001413C" w:rsidRPr="0001413C" w:rsidRDefault="0001413C" w:rsidP="0001413C">
            <w:r w:rsidRPr="0001413C">
              <w:t>Under the POSH Act, employers are responsible for preventing sexual harassment in the workplace. The Act states that no woman may be subjected to any form of sexual harassment at any workplace. Under the Act, “sexual harassment” includes any one or more of the following unwelcome acts or behaviors (whether directly or by implication):</w:t>
            </w:r>
          </w:p>
          <w:p w14:paraId="4A8FA8C4" w14:textId="77777777" w:rsidR="0001413C" w:rsidRPr="0001413C" w:rsidRDefault="0001413C" w:rsidP="0001413C">
            <w:pPr>
              <w:numPr>
                <w:ilvl w:val="0"/>
                <w:numId w:val="34"/>
              </w:numPr>
            </w:pPr>
            <w:r w:rsidRPr="0001413C">
              <w:t>Physical contact and advances</w:t>
            </w:r>
          </w:p>
          <w:p w14:paraId="044A42C5" w14:textId="77777777" w:rsidR="0001413C" w:rsidRPr="0001413C" w:rsidRDefault="0001413C" w:rsidP="0001413C">
            <w:pPr>
              <w:numPr>
                <w:ilvl w:val="0"/>
                <w:numId w:val="34"/>
              </w:numPr>
            </w:pPr>
            <w:r w:rsidRPr="0001413C">
              <w:t>A demand or request for sexual favors</w:t>
            </w:r>
          </w:p>
          <w:p w14:paraId="2FF031B2" w14:textId="77777777" w:rsidR="0001413C" w:rsidRPr="0001413C" w:rsidRDefault="0001413C" w:rsidP="0001413C">
            <w:pPr>
              <w:numPr>
                <w:ilvl w:val="0"/>
                <w:numId w:val="34"/>
              </w:numPr>
            </w:pPr>
            <w:r w:rsidRPr="0001413C">
              <w:t>Making sexually colored remarks</w:t>
            </w:r>
          </w:p>
          <w:p w14:paraId="2CAF40FF" w14:textId="77777777" w:rsidR="0001413C" w:rsidRPr="0001413C" w:rsidRDefault="0001413C" w:rsidP="0001413C">
            <w:pPr>
              <w:numPr>
                <w:ilvl w:val="0"/>
                <w:numId w:val="34"/>
              </w:numPr>
            </w:pPr>
            <w:r w:rsidRPr="0001413C">
              <w:t>Showing pornography</w:t>
            </w:r>
          </w:p>
          <w:p w14:paraId="5A5D4D7A" w14:textId="77777777" w:rsidR="0001413C" w:rsidRPr="0001413C" w:rsidRDefault="0001413C" w:rsidP="0001413C">
            <w:pPr>
              <w:numPr>
                <w:ilvl w:val="0"/>
                <w:numId w:val="34"/>
              </w:numPr>
            </w:pPr>
            <w:r w:rsidRPr="0001413C">
              <w:t>Any other unwelcome physical, verbal, or non-verbal conduct of a sexual nature</w:t>
            </w:r>
          </w:p>
          <w:p w14:paraId="48722F2A" w14:textId="77777777" w:rsidR="0001413C" w:rsidRPr="0001413C" w:rsidRDefault="0001413C" w:rsidP="0001413C">
            <w:r w:rsidRPr="0001413C">
              <w:t>It is important to note that the Act applies only to women. Men, transgender individuals, or non-binary persons are not covered under the Act, either as complainants or aggrieved parties.</w:t>
            </w:r>
          </w:p>
          <w:p w14:paraId="5F884309" w14:textId="77777777" w:rsidR="0001413C" w:rsidRPr="0001413C" w:rsidRDefault="0001413C" w:rsidP="0001413C">
            <w:r w:rsidRPr="0001413C">
              <w:t>The POSH Act defines workplace as “any place visited by the employee arising out of or during the course of employment including the transportation facilities provided by the employer”. This includes virtual meetings, client sites, off-site meetings and work-related travel.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8095E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02718B" w14:textId="77777777" w:rsidR="0001413C" w:rsidRPr="0001413C" w:rsidRDefault="0001413C" w:rsidP="0001413C"/>
        </w:tc>
      </w:tr>
      <w:tr w:rsidR="0001413C" w:rsidRPr="0001413C" w14:paraId="30D402D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76FDFC" w14:textId="77777777" w:rsidR="0001413C" w:rsidRPr="0001413C" w:rsidRDefault="0001413C" w:rsidP="0001413C">
            <w:r w:rsidRPr="0001413C">
              <w:t xml:space="preserve">Examples of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FA687E" w14:textId="77777777" w:rsidR="0001413C" w:rsidRPr="0001413C" w:rsidRDefault="0001413C" w:rsidP="0001413C">
            <w:r w:rsidRPr="0001413C">
              <w:t>Indian case law clarifies that the types of behavior that constitute sexual harassment are not just limited to the POSH Act’s definition of sexual harassment. Any form of sexual approach or behavior can fall within this definition of sexual harassment, but the conduct must be reviewed on a case-by-case basis.</w:t>
            </w:r>
          </w:p>
          <w:p w14:paraId="7087693C" w14:textId="77777777" w:rsidR="0001413C" w:rsidRPr="0001413C" w:rsidRDefault="0001413C" w:rsidP="0001413C">
            <w:r w:rsidRPr="0001413C">
              <w:t>Examples of conduct that is deemed to be sexual harassment if it occurs in conjunction with an act of sexual harassment include:</w:t>
            </w:r>
          </w:p>
          <w:p w14:paraId="15DD1D3C" w14:textId="77777777" w:rsidR="0001413C" w:rsidRPr="0001413C" w:rsidRDefault="0001413C" w:rsidP="0001413C">
            <w:pPr>
              <w:numPr>
                <w:ilvl w:val="0"/>
                <w:numId w:val="35"/>
              </w:numPr>
            </w:pPr>
            <w:r w:rsidRPr="0001413C">
              <w:t>Implied or explicit promise of preferential or detrimental treatment in the workplace.</w:t>
            </w:r>
          </w:p>
          <w:p w14:paraId="5EB732C7" w14:textId="77777777" w:rsidR="0001413C" w:rsidRPr="0001413C" w:rsidRDefault="0001413C" w:rsidP="0001413C">
            <w:pPr>
              <w:numPr>
                <w:ilvl w:val="0"/>
                <w:numId w:val="35"/>
              </w:numPr>
            </w:pPr>
            <w:r w:rsidRPr="0001413C">
              <w:t>Implied or explicit threat about a woman’s present or future employment status.</w:t>
            </w:r>
          </w:p>
          <w:p w14:paraId="3523EE09" w14:textId="77777777" w:rsidR="0001413C" w:rsidRPr="0001413C" w:rsidRDefault="0001413C" w:rsidP="0001413C">
            <w:pPr>
              <w:numPr>
                <w:ilvl w:val="0"/>
                <w:numId w:val="35"/>
              </w:numPr>
            </w:pPr>
            <w:r w:rsidRPr="0001413C">
              <w:t>Interference with a woman’s work or the creation of an intimidating or offensive or hostile work environment for her.</w:t>
            </w:r>
          </w:p>
          <w:p w14:paraId="3E6F9EC5" w14:textId="77777777" w:rsidR="0001413C" w:rsidRPr="0001413C" w:rsidRDefault="0001413C" w:rsidP="0001413C">
            <w:pPr>
              <w:numPr>
                <w:ilvl w:val="0"/>
                <w:numId w:val="35"/>
              </w:numPr>
            </w:pPr>
            <w:r w:rsidRPr="0001413C">
              <w:t>Humiliating treatment likely to affect a woman’s health or safety.</w:t>
            </w:r>
          </w:p>
          <w:p w14:paraId="5B2ABAB0" w14:textId="77777777" w:rsidR="0001413C" w:rsidRPr="0001413C" w:rsidRDefault="0001413C" w:rsidP="0001413C">
            <w:r w:rsidRPr="0001413C">
              <w:t>Indian case law states that there must be an expressed or implied sexual advance or unwelcome behavior that is sexually motivated or has a sexual undertone for it to amount to sexual harassment under the Act.</w:t>
            </w:r>
          </w:p>
          <w:p w14:paraId="1148EAF3" w14:textId="77777777" w:rsidR="0001413C" w:rsidRPr="0001413C" w:rsidRDefault="0001413C" w:rsidP="0001413C">
            <w:r w:rsidRPr="0001413C">
              <w:t>This means that sex discrimination against women, which occurs when a woman is treated less favorably than her male counterpart because of her sex, does not constitute sexual harassment. Nonetheless, this type of discrimination is still prohibited under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6A2D2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5389A3" w14:textId="77777777" w:rsidR="0001413C" w:rsidRPr="0001413C" w:rsidRDefault="0001413C" w:rsidP="0001413C"/>
        </w:tc>
      </w:tr>
      <w:tr w:rsidR="0001413C" w:rsidRPr="0001413C" w14:paraId="06169AD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7DB6AA" w14:textId="77777777" w:rsidR="0001413C" w:rsidRPr="0001413C" w:rsidRDefault="0001413C" w:rsidP="0001413C">
            <w:r w:rsidRPr="0001413C">
              <w:t xml:space="preserve">Intent versus Perception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D57952" w14:textId="77777777" w:rsidR="0001413C" w:rsidRPr="0001413C" w:rsidRDefault="0001413C" w:rsidP="0001413C">
            <w:r w:rsidRPr="0001413C">
              <w:t>In January 2025, the Madras High Court ruled that sexual harassment is determined by how the victim perceives the activity rather than the accused's intent.</w:t>
            </w:r>
          </w:p>
          <w:p w14:paraId="759BDEEE" w14:textId="77777777" w:rsidR="0001413C" w:rsidRPr="0001413C" w:rsidRDefault="0001413C" w:rsidP="0001413C">
            <w:r w:rsidRPr="0001413C">
              <w:t>Even if someone claims they did not mean to harass a person, whether or not the activity is deemed harassment is determined by how the victim perceives the behaviour.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C44DB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E7578D" w14:textId="77777777" w:rsidR="0001413C" w:rsidRPr="0001413C" w:rsidRDefault="0001413C" w:rsidP="0001413C"/>
        </w:tc>
      </w:tr>
      <w:tr w:rsidR="0001413C" w:rsidRPr="0001413C" w14:paraId="130507F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3FAD36" w14:textId="77777777" w:rsidR="0001413C" w:rsidRPr="0001413C" w:rsidRDefault="0001413C" w:rsidP="0001413C">
            <w:r w:rsidRPr="0001413C">
              <w:t xml:space="preserve">Employer’s Responsibilities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E4A871" w14:textId="77777777" w:rsidR="0001413C" w:rsidRPr="0001413C" w:rsidRDefault="0001413C" w:rsidP="0001413C">
            <w:r w:rsidRPr="0001413C">
              <w:t>Employers have several responsibilities under the Act. They must:</w:t>
            </w:r>
          </w:p>
          <w:p w14:paraId="5C1EB6E3" w14:textId="77777777" w:rsidR="0001413C" w:rsidRPr="0001413C" w:rsidRDefault="0001413C" w:rsidP="0001413C">
            <w:pPr>
              <w:numPr>
                <w:ilvl w:val="0"/>
                <w:numId w:val="36"/>
              </w:numPr>
            </w:pPr>
            <w:r w:rsidRPr="0001413C">
              <w:t>Create a detailed sexual harassment policy and clearly communicate it throughout the organization.</w:t>
            </w:r>
          </w:p>
          <w:p w14:paraId="215B1961" w14:textId="77777777" w:rsidR="0001413C" w:rsidRPr="0001413C" w:rsidRDefault="0001413C" w:rsidP="0001413C">
            <w:pPr>
              <w:numPr>
                <w:ilvl w:val="0"/>
                <w:numId w:val="36"/>
              </w:numPr>
            </w:pPr>
            <w:r w:rsidRPr="0001413C">
              <w:t>Ensure appropriate awareness and orientation on sexual harassment through the organization.</w:t>
            </w:r>
          </w:p>
          <w:p w14:paraId="3EE95BD4" w14:textId="77777777" w:rsidR="0001413C" w:rsidRPr="0001413C" w:rsidRDefault="0001413C" w:rsidP="0001413C">
            <w:pPr>
              <w:numPr>
                <w:ilvl w:val="0"/>
                <w:numId w:val="36"/>
              </w:numPr>
            </w:pPr>
            <w:r w:rsidRPr="0001413C">
              <w:t>Establish an Internal Committee (IC) in every workplace so that every working woman is provided with a mechanism for redress of her complaint(s).</w:t>
            </w:r>
          </w:p>
          <w:p w14:paraId="1974B9B2" w14:textId="77777777" w:rsidR="0001413C" w:rsidRPr="0001413C" w:rsidRDefault="0001413C" w:rsidP="0001413C">
            <w:pPr>
              <w:numPr>
                <w:ilvl w:val="0"/>
                <w:numId w:val="36"/>
              </w:numPr>
            </w:pPr>
            <w:r w:rsidRPr="0001413C">
              <w:t>Ensure the IC is appropriately trained and has the required skills to carry out its role.</w:t>
            </w:r>
          </w:p>
          <w:p w14:paraId="2E04A7CC" w14:textId="77777777" w:rsidR="0001413C" w:rsidRPr="0001413C" w:rsidRDefault="0001413C" w:rsidP="0001413C">
            <w:pPr>
              <w:numPr>
                <w:ilvl w:val="0"/>
                <w:numId w:val="36"/>
              </w:numPr>
            </w:pPr>
            <w:r w:rsidRPr="0001413C">
              <w:t>Ensure that the IC comprises the necessary membership quotas as stipulated under the Act.</w:t>
            </w:r>
          </w:p>
          <w:p w14:paraId="03A6178D" w14:textId="77777777" w:rsidR="0001413C" w:rsidRPr="0001413C" w:rsidRDefault="0001413C" w:rsidP="0001413C">
            <w:pPr>
              <w:numPr>
                <w:ilvl w:val="0"/>
                <w:numId w:val="36"/>
              </w:numPr>
            </w:pPr>
            <w:r w:rsidRPr="0001413C">
              <w:t>Prepare an annual report, which must be submitted to the appropriate state government.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E238E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AE47CB" w14:textId="77777777" w:rsidR="0001413C" w:rsidRPr="0001413C" w:rsidRDefault="0001413C" w:rsidP="0001413C"/>
        </w:tc>
      </w:tr>
      <w:tr w:rsidR="0001413C" w:rsidRPr="0001413C" w14:paraId="7DB460C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0F8B09" w14:textId="77777777" w:rsidR="0001413C" w:rsidRPr="0001413C" w:rsidRDefault="0001413C" w:rsidP="0001413C">
            <w:r w:rsidRPr="0001413C">
              <w:t xml:space="preserve">Reporting Requirements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55BF39" w14:textId="77777777" w:rsidR="0001413C" w:rsidRPr="0001413C" w:rsidRDefault="0001413C" w:rsidP="0001413C">
            <w:r w:rsidRPr="0001413C">
              <w:t>Filing annual reports is</w:t>
            </w:r>
            <w:r w:rsidRPr="0001413C">
              <w:rPr>
                <w:b/>
                <w:bCs/>
              </w:rPr>
              <w:t xml:space="preserve"> </w:t>
            </w:r>
            <w:r w:rsidRPr="0001413C">
              <w:t>a key component of the POSH Act.</w:t>
            </w:r>
          </w:p>
          <w:p w14:paraId="6295B736" w14:textId="77777777" w:rsidR="0001413C" w:rsidRPr="0001413C" w:rsidRDefault="0001413C" w:rsidP="0001413C">
            <w:r w:rsidRPr="0001413C">
              <w:t>The annual report must detail key information, including;</w:t>
            </w:r>
          </w:p>
          <w:p w14:paraId="24A273BA" w14:textId="77777777" w:rsidR="0001413C" w:rsidRPr="0001413C" w:rsidRDefault="0001413C" w:rsidP="0001413C">
            <w:pPr>
              <w:numPr>
                <w:ilvl w:val="0"/>
                <w:numId w:val="37"/>
              </w:numPr>
            </w:pPr>
            <w:r w:rsidRPr="0001413C">
              <w:t>the number of complaints received</w:t>
            </w:r>
          </w:p>
          <w:p w14:paraId="073E69A3" w14:textId="77777777" w:rsidR="0001413C" w:rsidRPr="0001413C" w:rsidRDefault="0001413C" w:rsidP="0001413C">
            <w:pPr>
              <w:numPr>
                <w:ilvl w:val="0"/>
                <w:numId w:val="37"/>
              </w:numPr>
            </w:pPr>
            <w:r w:rsidRPr="0001413C">
              <w:t>the number of complaints resolved</w:t>
            </w:r>
          </w:p>
          <w:p w14:paraId="00673523" w14:textId="77777777" w:rsidR="0001413C" w:rsidRPr="0001413C" w:rsidRDefault="0001413C" w:rsidP="0001413C">
            <w:pPr>
              <w:numPr>
                <w:ilvl w:val="0"/>
                <w:numId w:val="37"/>
              </w:numPr>
            </w:pPr>
            <w:r w:rsidRPr="0001413C">
              <w:t>the number of complaints pending resolution after 90 days</w:t>
            </w:r>
          </w:p>
          <w:p w14:paraId="126E258F" w14:textId="77777777" w:rsidR="0001413C" w:rsidRPr="0001413C" w:rsidRDefault="0001413C" w:rsidP="0001413C">
            <w:pPr>
              <w:numPr>
                <w:ilvl w:val="0"/>
                <w:numId w:val="37"/>
              </w:numPr>
            </w:pPr>
            <w:r w:rsidRPr="0001413C">
              <w:t>details of the actions taken and/or corrective measures implemented by employers</w:t>
            </w:r>
          </w:p>
          <w:p w14:paraId="26A38803" w14:textId="77777777" w:rsidR="0001413C" w:rsidRPr="0001413C" w:rsidRDefault="0001413C" w:rsidP="0001413C">
            <w:pPr>
              <w:numPr>
                <w:ilvl w:val="0"/>
                <w:numId w:val="37"/>
              </w:numPr>
            </w:pPr>
            <w:r w:rsidRPr="0001413C">
              <w:t>details of awareness programs implemented</w:t>
            </w:r>
          </w:p>
          <w:p w14:paraId="6AA5B19C" w14:textId="77777777" w:rsidR="0001413C" w:rsidRPr="0001413C" w:rsidRDefault="0001413C" w:rsidP="0001413C">
            <w:r w:rsidRPr="0001413C">
              <w:t>Employers should be aware of additional requirements and/or specific reporting templates provided by individual states.</w:t>
            </w:r>
          </w:p>
          <w:p w14:paraId="719BADDF" w14:textId="77777777" w:rsidR="0001413C" w:rsidRPr="0001413C" w:rsidRDefault="0001413C" w:rsidP="0001413C">
            <w:r w:rsidRPr="0001413C">
              <w:t>Reports should be submitted to the relevant District Officer within the required timeframe. A NIL response is required for employers who have received no complaints within the reporting period.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6A3C0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8E71E7" w14:textId="77777777" w:rsidR="0001413C" w:rsidRPr="0001413C" w:rsidRDefault="0001413C" w:rsidP="0001413C"/>
        </w:tc>
      </w:tr>
      <w:tr w:rsidR="0001413C" w:rsidRPr="0001413C" w14:paraId="53E1A0D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F2163A" w14:textId="77777777" w:rsidR="0001413C" w:rsidRPr="0001413C" w:rsidRDefault="0001413C" w:rsidP="0001413C">
            <w:r w:rsidRPr="0001413C">
              <w:t xml:space="preserve">Prohibition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4B77D3" w14:textId="77777777" w:rsidR="0001413C" w:rsidRPr="0001413C" w:rsidRDefault="0001413C" w:rsidP="0001413C">
            <w:r w:rsidRPr="0001413C">
              <w:t>Under the Act, confidentiality in relation to any complaints filed is assured, notwithstanding anything contained in the Right to Information Act, 2005. This means that none of the following shall be published, communicated, or made known to the public, press, or media in any manner:</w:t>
            </w:r>
          </w:p>
          <w:p w14:paraId="2740C1CE" w14:textId="77777777" w:rsidR="0001413C" w:rsidRPr="0001413C" w:rsidRDefault="0001413C" w:rsidP="0001413C">
            <w:pPr>
              <w:numPr>
                <w:ilvl w:val="0"/>
                <w:numId w:val="38"/>
              </w:numPr>
            </w:pPr>
            <w:r w:rsidRPr="0001413C">
              <w:t>Identity or address of the aggrieved woman</w:t>
            </w:r>
          </w:p>
          <w:p w14:paraId="7A57C1BE" w14:textId="77777777" w:rsidR="0001413C" w:rsidRPr="0001413C" w:rsidRDefault="0001413C" w:rsidP="0001413C">
            <w:pPr>
              <w:numPr>
                <w:ilvl w:val="0"/>
                <w:numId w:val="38"/>
              </w:numPr>
            </w:pPr>
            <w:r w:rsidRPr="0001413C">
              <w:t>Identity or address of any respondents and witnesses</w:t>
            </w:r>
          </w:p>
          <w:p w14:paraId="13B081EC" w14:textId="77777777" w:rsidR="0001413C" w:rsidRPr="0001413C" w:rsidRDefault="0001413C" w:rsidP="0001413C">
            <w:pPr>
              <w:numPr>
                <w:ilvl w:val="0"/>
                <w:numId w:val="38"/>
              </w:numPr>
            </w:pPr>
            <w:r w:rsidRPr="0001413C">
              <w:t>Any information related to conciliation and inquiry proceedings</w:t>
            </w:r>
          </w:p>
          <w:p w14:paraId="757503C9" w14:textId="77777777" w:rsidR="0001413C" w:rsidRPr="0001413C" w:rsidRDefault="0001413C" w:rsidP="0001413C">
            <w:pPr>
              <w:numPr>
                <w:ilvl w:val="0"/>
                <w:numId w:val="38"/>
              </w:numPr>
            </w:pPr>
            <w:r w:rsidRPr="0001413C">
              <w:t>Recommendations of the internal or local committee</w:t>
            </w:r>
          </w:p>
          <w:p w14:paraId="251F3A0C" w14:textId="77777777" w:rsidR="0001413C" w:rsidRPr="0001413C" w:rsidRDefault="0001413C" w:rsidP="0001413C">
            <w:pPr>
              <w:numPr>
                <w:ilvl w:val="0"/>
                <w:numId w:val="38"/>
              </w:numPr>
            </w:pPr>
            <w:r w:rsidRPr="0001413C">
              <w:t>Any action taken by the employer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0293E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F20CCC" w14:textId="77777777" w:rsidR="0001413C" w:rsidRPr="0001413C" w:rsidRDefault="0001413C" w:rsidP="0001413C"/>
        </w:tc>
      </w:tr>
      <w:tr w:rsidR="0001413C" w:rsidRPr="0001413C" w14:paraId="08AB87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E40A76" w14:textId="77777777" w:rsidR="0001413C" w:rsidRPr="0001413C" w:rsidRDefault="0001413C" w:rsidP="0001413C">
            <w:r w:rsidRPr="0001413C">
              <w:t xml:space="preserve">Redressal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7206BD" w14:textId="77777777" w:rsidR="0001413C" w:rsidRPr="0001413C" w:rsidRDefault="0001413C" w:rsidP="0001413C">
            <w:r w:rsidRPr="0001413C">
              <w:t>Written complaints can be submitted to the IC and should contain a description of the incident(s) including the dates, timings, locations, the name of the respondent(s), and the working relationship between the parties.</w:t>
            </w:r>
          </w:p>
          <w:p w14:paraId="55797180" w14:textId="77777777" w:rsidR="0001413C" w:rsidRPr="0001413C" w:rsidRDefault="0001413C" w:rsidP="0001413C">
            <w:r w:rsidRPr="0001413C">
              <w:t>When a complaint is submitted to the IC, the IC will:</w:t>
            </w:r>
          </w:p>
          <w:p w14:paraId="2F042A9F" w14:textId="77777777" w:rsidR="0001413C" w:rsidRPr="0001413C" w:rsidRDefault="0001413C" w:rsidP="0001413C">
            <w:pPr>
              <w:numPr>
                <w:ilvl w:val="0"/>
                <w:numId w:val="39"/>
              </w:numPr>
            </w:pPr>
            <w:r w:rsidRPr="0001413C">
              <w:t>Acknowledge receipt of the complaint.</w:t>
            </w:r>
          </w:p>
          <w:p w14:paraId="4DE3D78C" w14:textId="77777777" w:rsidR="0001413C" w:rsidRPr="0001413C" w:rsidRDefault="0001413C" w:rsidP="0001413C">
            <w:pPr>
              <w:numPr>
                <w:ilvl w:val="0"/>
                <w:numId w:val="39"/>
              </w:numPr>
            </w:pPr>
            <w:r w:rsidRPr="0001413C">
              <w:t>Prepare a file and plan for the inquiry.</w:t>
            </w:r>
          </w:p>
          <w:p w14:paraId="38D10222" w14:textId="77777777" w:rsidR="0001413C" w:rsidRPr="0001413C" w:rsidRDefault="0001413C" w:rsidP="0001413C">
            <w:pPr>
              <w:numPr>
                <w:ilvl w:val="0"/>
                <w:numId w:val="39"/>
              </w:numPr>
            </w:pPr>
            <w:r w:rsidRPr="0001413C">
              <w:t>Interview the parties involved (complainant, respondent, witnesses).</w:t>
            </w:r>
          </w:p>
          <w:p w14:paraId="454B97E3" w14:textId="77777777" w:rsidR="0001413C" w:rsidRPr="0001413C" w:rsidRDefault="0001413C" w:rsidP="0001413C">
            <w:pPr>
              <w:numPr>
                <w:ilvl w:val="0"/>
                <w:numId w:val="39"/>
              </w:numPr>
            </w:pPr>
            <w:r w:rsidRPr="0001413C">
              <w:t>Assess the case.</w:t>
            </w:r>
          </w:p>
          <w:p w14:paraId="000EA886" w14:textId="77777777" w:rsidR="0001413C" w:rsidRPr="0001413C" w:rsidRDefault="0001413C" w:rsidP="0001413C">
            <w:pPr>
              <w:numPr>
                <w:ilvl w:val="0"/>
                <w:numId w:val="39"/>
              </w:numPr>
            </w:pPr>
            <w:r w:rsidRPr="0001413C">
              <w:t>Present their findings and recommendations.</w:t>
            </w:r>
          </w:p>
          <w:p w14:paraId="4D63D3FA" w14:textId="77777777" w:rsidR="0001413C" w:rsidRPr="0001413C" w:rsidRDefault="0001413C" w:rsidP="0001413C">
            <w:pPr>
              <w:numPr>
                <w:ilvl w:val="0"/>
                <w:numId w:val="39"/>
              </w:numPr>
            </w:pPr>
            <w:r w:rsidRPr="0001413C">
              <w:t>Submit a written report to the employer.</w:t>
            </w:r>
          </w:p>
          <w:p w14:paraId="09C7F99D" w14:textId="77777777" w:rsidR="0001413C" w:rsidRPr="0001413C" w:rsidRDefault="0001413C" w:rsidP="0001413C">
            <w:r w:rsidRPr="0001413C">
              <w:t>The IC must resolve complaints within 90 days.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BFAA5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F6AF2F" w14:textId="77777777" w:rsidR="0001413C" w:rsidRPr="0001413C" w:rsidRDefault="0001413C" w:rsidP="0001413C"/>
        </w:tc>
      </w:tr>
      <w:tr w:rsidR="0001413C" w:rsidRPr="0001413C" w14:paraId="2A2FBDC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71632B" w14:textId="77777777" w:rsidR="0001413C" w:rsidRPr="0001413C" w:rsidRDefault="0001413C" w:rsidP="0001413C">
            <w:r w:rsidRPr="0001413C">
              <w:t xml:space="preserve">The Role of the IC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F64130" w14:textId="77777777" w:rsidR="0001413C" w:rsidRPr="0001413C" w:rsidRDefault="0001413C" w:rsidP="0001413C">
            <w:r w:rsidRPr="0001413C">
              <w:t>Indian case law has clarified the duties of the IC and states that the IC cannot comment on the personal conduct of the parties involved in cases of sexual harassment. For example, if the IC is considering a sexual harassment claim and it has discovered that the parties involved had been in a consensual relationship, it is not the IC’s duty to comment on whether the relationship was appropriate or moral. This is because consensual relationships between adults are not the concern of the IC unless they negatively impact the work environment or violate a code of conduct.</w:t>
            </w:r>
          </w:p>
          <w:p w14:paraId="692F9CBC" w14:textId="77777777" w:rsidR="0001413C" w:rsidRPr="0001413C" w:rsidRDefault="0001413C" w:rsidP="0001413C">
            <w:r w:rsidRPr="0001413C">
              <w:t>When considering sexual harassment claims, the IC’s sole role is to determine the claim’s validity. If the IC rejects the claim, they can only recommend that the employer takes no action. Likewise, if a sexual harassment claim is proven, they can only recommend that the employer take appropriate action in accordance with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9CD16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196475" w14:textId="77777777" w:rsidR="0001413C" w:rsidRPr="0001413C" w:rsidRDefault="0001413C" w:rsidP="0001413C"/>
        </w:tc>
      </w:tr>
      <w:tr w:rsidR="0001413C" w:rsidRPr="0001413C" w14:paraId="306B8FC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8FB2D7" w14:textId="77777777" w:rsidR="0001413C" w:rsidRPr="0001413C" w:rsidRDefault="0001413C" w:rsidP="0001413C">
            <w:r w:rsidRPr="0001413C">
              <w:t xml:space="preserve">False and Malicious Claims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CCA325" w14:textId="77777777" w:rsidR="0001413C" w:rsidRPr="0001413C" w:rsidRDefault="0001413C" w:rsidP="0001413C">
            <w:r w:rsidRPr="0001413C">
              <w:t>The POSH Act aims to create a balance between protecting the rights of genuine complainants, maintaining the integrity of the Act, and holding accountable those who file false or malicious complaints.</w:t>
            </w:r>
          </w:p>
          <w:p w14:paraId="209B8F65" w14:textId="77777777" w:rsidR="0001413C" w:rsidRPr="0001413C" w:rsidRDefault="0001413C" w:rsidP="0001413C">
            <w:r w:rsidRPr="0001413C">
              <w:t>False or malicious complaints can severely damage the accused’s reputation, career, and well-being. Therefore, those who file complaints with malicious intent will be penalized under the Act.</w:t>
            </w:r>
          </w:p>
          <w:p w14:paraId="0AD8DE13" w14:textId="77777777" w:rsidR="0001413C" w:rsidRPr="0001413C" w:rsidRDefault="0001413C" w:rsidP="0001413C">
            <w:r w:rsidRPr="0001413C">
              <w:t>It is important to note, however, that the Act provides safeguards for individuals who file complaints in good faith, even if they lack sufficient evidence.</w:t>
            </w:r>
          </w:p>
          <w:p w14:paraId="3CCC4436"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61A62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2F2A03" w14:textId="77777777" w:rsidR="0001413C" w:rsidRPr="0001413C" w:rsidRDefault="0001413C" w:rsidP="0001413C"/>
        </w:tc>
      </w:tr>
    </w:tbl>
    <w:p w14:paraId="2976B0B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DFF9F2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66088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62687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4F020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0EEF4F" w14:textId="77777777" w:rsidR="0001413C" w:rsidRPr="0001413C" w:rsidRDefault="0001413C" w:rsidP="0001413C">
            <w:pPr>
              <w:rPr>
                <w:b/>
                <w:bCs/>
              </w:rPr>
            </w:pPr>
            <w:r w:rsidRPr="0001413C">
              <w:rPr>
                <w:b/>
                <w:bCs/>
              </w:rPr>
              <w:t>Alternate Text</w:t>
            </w:r>
          </w:p>
        </w:tc>
      </w:tr>
      <w:tr w:rsidR="0001413C" w:rsidRPr="0001413C" w14:paraId="7800D47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8AC715"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0457F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AF17F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381169" w14:textId="77777777" w:rsidR="0001413C" w:rsidRPr="0001413C" w:rsidRDefault="0001413C" w:rsidP="0001413C"/>
        </w:tc>
      </w:tr>
    </w:tbl>
    <w:p w14:paraId="52E2D116" w14:textId="77777777" w:rsidR="0001413C" w:rsidRPr="0001413C" w:rsidRDefault="0001413C" w:rsidP="0001413C">
      <w:r w:rsidRPr="0001413C">
        <w:rPr>
          <w:b/>
          <w:bCs/>
        </w:rPr>
        <w:t>Audio Transcript Text:</w:t>
      </w:r>
      <w:r w:rsidRPr="0001413C">
        <w:t xml:space="preserve"> </w:t>
      </w:r>
    </w:p>
    <w:p w14:paraId="627C1155" w14:textId="77777777" w:rsidR="0001413C" w:rsidRPr="0001413C" w:rsidRDefault="0001413C" w:rsidP="0001413C">
      <w:r w:rsidRPr="0001413C">
        <w:t>Before we go any further, we’ll explore some of the key aspects of this topic.</w:t>
      </w:r>
    </w:p>
    <w:p w14:paraId="4CB1C9A3" w14:textId="77777777" w:rsidR="0001413C" w:rsidRPr="0001413C" w:rsidRDefault="0001413C" w:rsidP="0001413C">
      <w:r w:rsidRPr="0001413C">
        <w:br w:type="page"/>
      </w:r>
    </w:p>
    <w:p w14:paraId="5B91514C" w14:textId="77777777" w:rsidR="0001413C" w:rsidRPr="0001413C" w:rsidRDefault="0001413C" w:rsidP="0001413C">
      <w:bookmarkStart w:id="225" w:name="Page_9123712345479632175"/>
      <w:bookmarkEnd w:id="225"/>
      <w:r w:rsidRPr="0001413C">
        <w:rPr>
          <w:b/>
          <w:bCs/>
        </w:rPr>
        <w:t>Page Number:</w:t>
      </w:r>
      <w:r w:rsidRPr="0001413C">
        <w:t xml:space="preserve"> 42 </w:t>
      </w:r>
    </w:p>
    <w:p w14:paraId="70E8BDB4" w14:textId="77777777" w:rsidR="0001413C" w:rsidRPr="0001413C" w:rsidRDefault="0001413C" w:rsidP="0001413C">
      <w:r w:rsidRPr="0001413C">
        <w:rPr>
          <w:b/>
          <w:bCs/>
        </w:rPr>
        <w:t>Lesson 10:</w:t>
      </w:r>
      <w:r w:rsidRPr="0001413C">
        <w:t xml:space="preserve"> Australia Law </w:t>
      </w:r>
    </w:p>
    <w:p w14:paraId="2BC28E37" w14:textId="77777777" w:rsidR="0001413C" w:rsidRPr="0001413C" w:rsidRDefault="0001413C" w:rsidP="0001413C">
      <w:r w:rsidRPr="0001413C">
        <w:rPr>
          <w:b/>
          <w:bCs/>
        </w:rPr>
        <w:t xml:space="preserve">Click and Reveal Template / LTR / Random </w:t>
      </w:r>
    </w:p>
    <w:p w14:paraId="61D69624" w14:textId="77777777" w:rsidR="0001413C" w:rsidRPr="0001413C" w:rsidRDefault="0001413C" w:rsidP="0001413C">
      <w:r w:rsidRPr="0001413C">
        <w:rPr>
          <w:b/>
          <w:bCs/>
        </w:rPr>
        <w:t>Content Title:</w:t>
      </w:r>
      <w:r w:rsidRPr="0001413C">
        <w:t xml:space="preserve"> </w:t>
      </w:r>
    </w:p>
    <w:p w14:paraId="004ACBD5" w14:textId="77777777" w:rsidR="0001413C" w:rsidRPr="0001413C" w:rsidRDefault="0001413C" w:rsidP="0001413C">
      <w:r w:rsidRPr="0001413C">
        <w:t xml:space="preserve">Workplace Discrimination </w:t>
      </w:r>
    </w:p>
    <w:p w14:paraId="507A5B4E" w14:textId="77777777" w:rsidR="0001413C" w:rsidRPr="0001413C" w:rsidRDefault="0001413C" w:rsidP="0001413C">
      <w:r w:rsidRPr="0001413C">
        <w:rPr>
          <w:b/>
          <w:bCs/>
        </w:rPr>
        <w:t>Content Description:</w:t>
      </w:r>
    </w:p>
    <w:p w14:paraId="010DB0A2" w14:textId="77777777" w:rsidR="0001413C" w:rsidRPr="0001413C" w:rsidRDefault="0001413C" w:rsidP="0001413C">
      <w:r w:rsidRPr="0001413C">
        <w:t>Australia has a series of federal and state anti-discrimination laws that prohibit discrimination and harassment of employees and contractors on the basis of a protected attribute. Several of these laws overlap significantly.</w:t>
      </w:r>
    </w:p>
    <w:p w14:paraId="053DEAEE" w14:textId="77777777" w:rsidR="0001413C" w:rsidRPr="0001413C" w:rsidRDefault="0001413C" w:rsidP="0001413C">
      <w:r w:rsidRPr="0001413C">
        <w:t>Select each item to explore discrimination and harassment specifics and how to report.</w:t>
      </w:r>
    </w:p>
    <w:p w14:paraId="336A692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215"/>
        <w:gridCol w:w="4477"/>
        <w:gridCol w:w="1477"/>
        <w:gridCol w:w="1183"/>
      </w:tblGrid>
      <w:tr w:rsidR="0001413C" w:rsidRPr="0001413C" w14:paraId="13FA423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50E77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ECBFF0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02B1D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6DCA64" w14:textId="77777777" w:rsidR="0001413C" w:rsidRPr="0001413C" w:rsidRDefault="0001413C" w:rsidP="0001413C">
            <w:pPr>
              <w:rPr>
                <w:b/>
                <w:bCs/>
              </w:rPr>
            </w:pPr>
            <w:r w:rsidRPr="0001413C">
              <w:rPr>
                <w:b/>
                <w:bCs/>
              </w:rPr>
              <w:t>Alternate Text</w:t>
            </w:r>
          </w:p>
        </w:tc>
      </w:tr>
      <w:tr w:rsidR="0001413C" w:rsidRPr="0001413C" w14:paraId="1EFC8CA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CAC9F8" w14:textId="77777777" w:rsidR="0001413C" w:rsidRPr="0001413C" w:rsidRDefault="0001413C" w:rsidP="0001413C">
            <w:r w:rsidRPr="0001413C">
              <w:t xml:space="preserve">Federal Legislation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B2D2FC" w14:textId="77777777" w:rsidR="0001413C" w:rsidRPr="0001413C" w:rsidRDefault="0001413C" w:rsidP="0001413C">
            <w:r w:rsidRPr="0001413C">
              <w:t>Key federal legislation prohibiting workplace discrimination and harassment includes the following:</w:t>
            </w:r>
          </w:p>
          <w:p w14:paraId="3F54E79D" w14:textId="77777777" w:rsidR="0001413C" w:rsidRPr="0001413C" w:rsidRDefault="0001413C" w:rsidP="0001413C">
            <w:pPr>
              <w:numPr>
                <w:ilvl w:val="0"/>
                <w:numId w:val="40"/>
              </w:numPr>
            </w:pPr>
            <w:r w:rsidRPr="0001413C">
              <w:t>Age Discrimination Act 2004</w:t>
            </w:r>
          </w:p>
          <w:p w14:paraId="37464941" w14:textId="77777777" w:rsidR="0001413C" w:rsidRPr="0001413C" w:rsidRDefault="0001413C" w:rsidP="0001413C">
            <w:pPr>
              <w:numPr>
                <w:ilvl w:val="0"/>
                <w:numId w:val="40"/>
              </w:numPr>
            </w:pPr>
            <w:r w:rsidRPr="0001413C">
              <w:t>Australian Human Rights Commission Act 1986</w:t>
            </w:r>
          </w:p>
          <w:p w14:paraId="1E750693" w14:textId="77777777" w:rsidR="0001413C" w:rsidRPr="0001413C" w:rsidRDefault="0001413C" w:rsidP="0001413C">
            <w:pPr>
              <w:numPr>
                <w:ilvl w:val="0"/>
                <w:numId w:val="40"/>
              </w:numPr>
            </w:pPr>
            <w:r w:rsidRPr="0001413C">
              <w:t>Disability Discrimination Act 1992</w:t>
            </w:r>
          </w:p>
          <w:p w14:paraId="0A8A0594" w14:textId="77777777" w:rsidR="0001413C" w:rsidRPr="0001413C" w:rsidRDefault="0001413C" w:rsidP="0001413C">
            <w:pPr>
              <w:numPr>
                <w:ilvl w:val="0"/>
                <w:numId w:val="40"/>
              </w:numPr>
            </w:pPr>
            <w:r w:rsidRPr="0001413C">
              <w:t>Racial Discrimination Act 1975</w:t>
            </w:r>
          </w:p>
          <w:p w14:paraId="6C04BFE0" w14:textId="77777777" w:rsidR="0001413C" w:rsidRPr="0001413C" w:rsidRDefault="0001413C" w:rsidP="0001413C">
            <w:pPr>
              <w:numPr>
                <w:ilvl w:val="0"/>
                <w:numId w:val="40"/>
              </w:numPr>
            </w:pPr>
            <w:r w:rsidRPr="0001413C">
              <w:t>Sex Discrimination Act 1984</w:t>
            </w:r>
          </w:p>
          <w:p w14:paraId="0D41EEA9" w14:textId="77777777" w:rsidR="0001413C" w:rsidRPr="0001413C" w:rsidRDefault="0001413C" w:rsidP="0001413C">
            <w:pPr>
              <w:numPr>
                <w:ilvl w:val="0"/>
                <w:numId w:val="40"/>
              </w:numPr>
            </w:pPr>
            <w:r w:rsidRPr="0001413C">
              <w:t>Sex Discrimination and Fair Work (Respect at Work) Amendment Act 2021</w:t>
            </w:r>
          </w:p>
          <w:p w14:paraId="356D8DA8" w14:textId="77777777" w:rsidR="0001413C" w:rsidRPr="0001413C" w:rsidRDefault="0001413C" w:rsidP="0001413C">
            <w:pPr>
              <w:numPr>
                <w:ilvl w:val="0"/>
                <w:numId w:val="40"/>
              </w:numPr>
            </w:pPr>
            <w:r w:rsidRPr="0001413C">
              <w:t>Anti-Discrimination and Human Rights Legislation Amendment (Respect at Work) Act 2022</w:t>
            </w:r>
          </w:p>
          <w:p w14:paraId="46E02BB7" w14:textId="77777777" w:rsidR="0001413C" w:rsidRPr="0001413C" w:rsidRDefault="0001413C" w:rsidP="0001413C">
            <w:pPr>
              <w:numPr>
                <w:ilvl w:val="0"/>
                <w:numId w:val="40"/>
              </w:numPr>
            </w:pPr>
            <w:r w:rsidRPr="0001413C">
              <w:t>Fair Work Act 2009</w:t>
            </w:r>
          </w:p>
          <w:p w14:paraId="20F9E279" w14:textId="77777777" w:rsidR="0001413C" w:rsidRPr="0001413C" w:rsidRDefault="0001413C" w:rsidP="0001413C">
            <w:pPr>
              <w:numPr>
                <w:ilvl w:val="0"/>
                <w:numId w:val="40"/>
              </w:numPr>
            </w:pPr>
            <w:r w:rsidRPr="0001413C">
              <w:t>Fair Work Amendment Act 2013</w:t>
            </w:r>
          </w:p>
          <w:p w14:paraId="2D721160" w14:textId="77777777" w:rsidR="0001413C" w:rsidRPr="0001413C" w:rsidRDefault="0001413C" w:rsidP="0001413C">
            <w:pPr>
              <w:numPr>
                <w:ilvl w:val="0"/>
                <w:numId w:val="40"/>
              </w:numPr>
            </w:pPr>
            <w:r w:rsidRPr="0001413C">
              <w:t>Fair Work Legislation Amendment (Secure Jobs, Better Pay) Act 2022</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116C6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78DE80" w14:textId="77777777" w:rsidR="0001413C" w:rsidRPr="0001413C" w:rsidRDefault="0001413C" w:rsidP="0001413C"/>
        </w:tc>
      </w:tr>
      <w:tr w:rsidR="0001413C" w:rsidRPr="0001413C" w14:paraId="6FB1A3A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AB8B79" w14:textId="77777777" w:rsidR="0001413C" w:rsidRPr="0001413C" w:rsidRDefault="0001413C" w:rsidP="0001413C">
            <w:r w:rsidRPr="0001413C">
              <w:t xml:space="preserve">Local Legislation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128763" w14:textId="77777777" w:rsidR="0001413C" w:rsidRPr="0001413C" w:rsidRDefault="0001413C" w:rsidP="0001413C">
            <w:r w:rsidRPr="0001413C">
              <w:t>Each state and territory of Australia provides for legislation regarding anti-discrimination and equal opportunity.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E0A00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6910AE" w14:textId="77777777" w:rsidR="0001413C" w:rsidRPr="0001413C" w:rsidRDefault="0001413C" w:rsidP="0001413C"/>
        </w:tc>
      </w:tr>
      <w:tr w:rsidR="0001413C" w:rsidRPr="0001413C" w14:paraId="64171B2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DFF93D" w14:textId="77777777" w:rsidR="0001413C" w:rsidRPr="0001413C" w:rsidRDefault="0001413C" w:rsidP="0001413C">
            <w:r w:rsidRPr="0001413C">
              <w:t xml:space="preserve">Protected Attributes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695C3A" w14:textId="77777777" w:rsidR="0001413C" w:rsidRPr="0001413C" w:rsidRDefault="0001413C" w:rsidP="0001413C">
            <w:r w:rsidRPr="0001413C">
              <w:t>Australian federal laws make it unlawful to discriminate in employment on certain grounds, including</w:t>
            </w:r>
          </w:p>
          <w:p w14:paraId="7003BFFC" w14:textId="77777777" w:rsidR="0001413C" w:rsidRPr="0001413C" w:rsidRDefault="0001413C" w:rsidP="0001413C">
            <w:pPr>
              <w:numPr>
                <w:ilvl w:val="0"/>
                <w:numId w:val="41"/>
              </w:numPr>
            </w:pPr>
            <w:r w:rsidRPr="0001413C">
              <w:t>Age or age group.</w:t>
            </w:r>
          </w:p>
          <w:p w14:paraId="5AE9191C" w14:textId="77777777" w:rsidR="0001413C" w:rsidRPr="0001413C" w:rsidRDefault="0001413C" w:rsidP="0001413C">
            <w:pPr>
              <w:numPr>
                <w:ilvl w:val="0"/>
                <w:numId w:val="41"/>
              </w:numPr>
            </w:pPr>
            <w:r w:rsidRPr="0001413C">
              <w:t>Disability, associates, carers assistance, assistance animals, or disability aids.</w:t>
            </w:r>
          </w:p>
          <w:p w14:paraId="3B753D09" w14:textId="77777777" w:rsidR="0001413C" w:rsidRPr="0001413C" w:rsidRDefault="0001413C" w:rsidP="0001413C">
            <w:pPr>
              <w:numPr>
                <w:ilvl w:val="0"/>
                <w:numId w:val="41"/>
              </w:numPr>
            </w:pPr>
            <w:r w:rsidRPr="0001413C">
              <w:t>Race, color, or national or ethnic origin.</w:t>
            </w:r>
          </w:p>
          <w:p w14:paraId="1BB35165" w14:textId="77777777" w:rsidR="0001413C" w:rsidRPr="0001413C" w:rsidRDefault="0001413C" w:rsidP="0001413C">
            <w:pPr>
              <w:numPr>
                <w:ilvl w:val="0"/>
                <w:numId w:val="41"/>
              </w:numPr>
            </w:pPr>
            <w:r w:rsidRPr="0001413C">
              <w:t>Sex, sexual orientation, gender identity, intersex status, marital or relationship status, pregnancy, potential pregnancy, or breastfeeding or family responsibilities.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46625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37647F" w14:textId="77777777" w:rsidR="0001413C" w:rsidRPr="0001413C" w:rsidRDefault="0001413C" w:rsidP="0001413C"/>
        </w:tc>
      </w:tr>
    </w:tbl>
    <w:p w14:paraId="657977CA"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E5C8A2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F56B4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52270E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51C7D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D6CB4AF" w14:textId="77777777" w:rsidR="0001413C" w:rsidRPr="0001413C" w:rsidRDefault="0001413C" w:rsidP="0001413C">
            <w:pPr>
              <w:rPr>
                <w:b/>
                <w:bCs/>
              </w:rPr>
            </w:pPr>
            <w:r w:rsidRPr="0001413C">
              <w:rPr>
                <w:b/>
                <w:bCs/>
              </w:rPr>
              <w:t>Alternate Text</w:t>
            </w:r>
          </w:p>
        </w:tc>
      </w:tr>
      <w:tr w:rsidR="0001413C" w:rsidRPr="0001413C" w14:paraId="1F3567F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2C8EEC"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73D9A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711D4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7C14C3" w14:textId="77777777" w:rsidR="0001413C" w:rsidRPr="0001413C" w:rsidRDefault="0001413C" w:rsidP="0001413C"/>
        </w:tc>
      </w:tr>
    </w:tbl>
    <w:p w14:paraId="5EE32502" w14:textId="77777777" w:rsidR="0001413C" w:rsidRPr="0001413C" w:rsidRDefault="0001413C" w:rsidP="0001413C">
      <w:r w:rsidRPr="0001413C">
        <w:rPr>
          <w:b/>
          <w:bCs/>
        </w:rPr>
        <w:t>Audio Transcript Text:</w:t>
      </w:r>
      <w:r w:rsidRPr="0001413C">
        <w:t xml:space="preserve"> </w:t>
      </w:r>
    </w:p>
    <w:p w14:paraId="4B0F9E3C" w14:textId="77777777" w:rsidR="0001413C" w:rsidRPr="0001413C" w:rsidRDefault="0001413C" w:rsidP="0001413C">
      <w:r w:rsidRPr="0001413C">
        <w:t>Now we’ll examine the key elements of this topic.</w:t>
      </w:r>
    </w:p>
    <w:p w14:paraId="31363BD7" w14:textId="77777777" w:rsidR="0001413C" w:rsidRPr="0001413C" w:rsidRDefault="0001413C" w:rsidP="0001413C">
      <w:r w:rsidRPr="0001413C">
        <w:br w:type="page"/>
      </w:r>
    </w:p>
    <w:p w14:paraId="08A26AFF" w14:textId="77777777" w:rsidR="0001413C" w:rsidRPr="0001413C" w:rsidRDefault="0001413C" w:rsidP="0001413C">
      <w:bookmarkStart w:id="226" w:name="Page_9198074124590156304"/>
      <w:bookmarkEnd w:id="226"/>
      <w:r w:rsidRPr="0001413C">
        <w:rPr>
          <w:b/>
          <w:bCs/>
        </w:rPr>
        <w:t>Page Number:</w:t>
      </w:r>
      <w:r w:rsidRPr="0001413C">
        <w:t xml:space="preserve"> 43 </w:t>
      </w:r>
    </w:p>
    <w:p w14:paraId="59EF5B7A" w14:textId="77777777" w:rsidR="0001413C" w:rsidRPr="0001413C" w:rsidRDefault="0001413C" w:rsidP="0001413C">
      <w:r w:rsidRPr="0001413C">
        <w:rPr>
          <w:b/>
          <w:bCs/>
        </w:rPr>
        <w:t>Lesson 10:</w:t>
      </w:r>
      <w:r w:rsidRPr="0001413C">
        <w:t xml:space="preserve"> Australia Law </w:t>
      </w:r>
    </w:p>
    <w:p w14:paraId="4E9542EB" w14:textId="77777777" w:rsidR="0001413C" w:rsidRPr="0001413C" w:rsidRDefault="0001413C" w:rsidP="0001413C">
      <w:r w:rsidRPr="0001413C">
        <w:rPr>
          <w:b/>
          <w:bCs/>
        </w:rPr>
        <w:t xml:space="preserve">Click and Reveal Template / LTR / Random </w:t>
      </w:r>
    </w:p>
    <w:p w14:paraId="4F3504EA" w14:textId="77777777" w:rsidR="0001413C" w:rsidRPr="0001413C" w:rsidRDefault="0001413C" w:rsidP="0001413C">
      <w:r w:rsidRPr="0001413C">
        <w:rPr>
          <w:b/>
          <w:bCs/>
        </w:rPr>
        <w:t>Content Title:</w:t>
      </w:r>
      <w:r w:rsidRPr="0001413C">
        <w:t xml:space="preserve"> </w:t>
      </w:r>
    </w:p>
    <w:p w14:paraId="400A7327" w14:textId="77777777" w:rsidR="0001413C" w:rsidRPr="0001413C" w:rsidRDefault="0001413C" w:rsidP="0001413C">
      <w:r w:rsidRPr="0001413C">
        <w:t xml:space="preserve">Harassment </w:t>
      </w:r>
    </w:p>
    <w:p w14:paraId="6BF07974" w14:textId="77777777" w:rsidR="0001413C" w:rsidRPr="0001413C" w:rsidRDefault="0001413C" w:rsidP="0001413C">
      <w:r w:rsidRPr="0001413C">
        <w:rPr>
          <w:b/>
          <w:bCs/>
        </w:rPr>
        <w:t>Content Description:</w:t>
      </w:r>
    </w:p>
    <w:p w14:paraId="037052A0" w14:textId="77777777" w:rsidR="0001413C" w:rsidRPr="0001413C" w:rsidRDefault="0001413C" w:rsidP="0001413C">
      <w:r w:rsidRPr="0001413C">
        <w:t>Let’s examine the key elements of Australia’s harassment laws in a little more detail.</w:t>
      </w:r>
    </w:p>
    <w:p w14:paraId="071E84CB" w14:textId="77777777" w:rsidR="0001413C" w:rsidRPr="0001413C" w:rsidRDefault="0001413C" w:rsidP="0001413C">
      <w:r w:rsidRPr="0001413C">
        <w:t>Select each item to discover what the law says about harassment.</w:t>
      </w:r>
    </w:p>
    <w:p w14:paraId="38D909DB"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660"/>
        <w:gridCol w:w="2193"/>
        <w:gridCol w:w="1381"/>
        <w:gridCol w:w="1118"/>
      </w:tblGrid>
      <w:tr w:rsidR="0001413C" w:rsidRPr="0001413C" w14:paraId="183FF19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5BF38B"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9B054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126FA5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5FC61B" w14:textId="77777777" w:rsidR="0001413C" w:rsidRPr="0001413C" w:rsidRDefault="0001413C" w:rsidP="0001413C">
            <w:pPr>
              <w:rPr>
                <w:b/>
                <w:bCs/>
              </w:rPr>
            </w:pPr>
            <w:r w:rsidRPr="0001413C">
              <w:rPr>
                <w:b/>
                <w:bCs/>
              </w:rPr>
              <w:t>Alternate Text</w:t>
            </w:r>
          </w:p>
        </w:tc>
      </w:tr>
      <w:tr w:rsidR="0001413C" w:rsidRPr="0001413C" w14:paraId="1526315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252552" w14:textId="77777777" w:rsidR="0001413C" w:rsidRPr="0001413C" w:rsidRDefault="0001413C" w:rsidP="0001413C">
            <w:r w:rsidRPr="0001413C">
              <w:t xml:space="preserve">Harassment Is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159C58" w14:textId="77777777" w:rsidR="0001413C" w:rsidRPr="0001413C" w:rsidRDefault="0001413C" w:rsidP="0001413C">
            <w:r w:rsidRPr="0001413C">
              <w:t>Harassment is a type of discrimination under Australia law and can include:</w:t>
            </w:r>
          </w:p>
          <w:p w14:paraId="7C1BC8D6" w14:textId="77777777" w:rsidR="0001413C" w:rsidRPr="0001413C" w:rsidRDefault="0001413C" w:rsidP="0001413C">
            <w:pPr>
              <w:numPr>
                <w:ilvl w:val="0"/>
                <w:numId w:val="42"/>
              </w:numPr>
            </w:pPr>
            <w:r w:rsidRPr="0001413C">
              <w:t>Telling jokes about a protected group.</w:t>
            </w:r>
          </w:p>
          <w:p w14:paraId="50F4B719" w14:textId="77777777" w:rsidR="0001413C" w:rsidRPr="0001413C" w:rsidRDefault="0001413C" w:rsidP="0001413C">
            <w:pPr>
              <w:numPr>
                <w:ilvl w:val="0"/>
                <w:numId w:val="42"/>
              </w:numPr>
            </w:pPr>
            <w:r w:rsidRPr="0001413C">
              <w:t>Sending offensive text messages or emails.</w:t>
            </w:r>
          </w:p>
          <w:p w14:paraId="57210F93" w14:textId="77777777" w:rsidR="0001413C" w:rsidRPr="0001413C" w:rsidRDefault="0001413C" w:rsidP="0001413C">
            <w:pPr>
              <w:numPr>
                <w:ilvl w:val="0"/>
                <w:numId w:val="42"/>
              </w:numPr>
            </w:pPr>
            <w:r w:rsidRPr="0001413C">
              <w:t>Displaying offensive images.</w:t>
            </w:r>
          </w:p>
          <w:p w14:paraId="2A5F5DE9" w14:textId="77777777" w:rsidR="0001413C" w:rsidRPr="0001413C" w:rsidRDefault="0001413C" w:rsidP="0001413C">
            <w:pPr>
              <w:numPr>
                <w:ilvl w:val="0"/>
                <w:numId w:val="42"/>
              </w:numPr>
            </w:pPr>
            <w:r w:rsidRPr="0001413C">
              <w:t>Making derogatory comments.</w:t>
            </w:r>
          </w:p>
          <w:p w14:paraId="27A26F84" w14:textId="77777777" w:rsidR="0001413C" w:rsidRPr="0001413C" w:rsidRDefault="0001413C" w:rsidP="0001413C">
            <w:pPr>
              <w:numPr>
                <w:ilvl w:val="0"/>
                <w:numId w:val="42"/>
              </w:numPr>
            </w:pPr>
            <w:r w:rsidRPr="0001413C">
              <w:t>Other unwelcome behaviors.</w:t>
            </w:r>
          </w:p>
          <w:p w14:paraId="1D9CD374" w14:textId="77777777" w:rsidR="0001413C" w:rsidRPr="0001413C" w:rsidRDefault="0001413C" w:rsidP="0001413C">
            <w:r w:rsidRPr="0001413C">
              <w:t>A single incident may be enough to establish unlawful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68BAF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D98DEA" w14:textId="77777777" w:rsidR="0001413C" w:rsidRPr="0001413C" w:rsidRDefault="0001413C" w:rsidP="0001413C"/>
        </w:tc>
      </w:tr>
      <w:tr w:rsidR="0001413C" w:rsidRPr="0001413C" w14:paraId="534D447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3F7639" w14:textId="77777777" w:rsidR="0001413C" w:rsidRPr="0001413C" w:rsidRDefault="0001413C" w:rsidP="0001413C">
            <w:r w:rsidRPr="0001413C">
              <w:t xml:space="preserve">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A75B93" w14:textId="77777777" w:rsidR="0001413C" w:rsidRPr="0001413C" w:rsidRDefault="0001413C" w:rsidP="0001413C">
            <w:r w:rsidRPr="0001413C">
              <w:t>Sexual harassment is specifically prohibited.</w:t>
            </w:r>
          </w:p>
          <w:p w14:paraId="1570DB6A" w14:textId="77777777" w:rsidR="0001413C" w:rsidRPr="0001413C" w:rsidRDefault="0001413C" w:rsidP="0001413C">
            <w:r w:rsidRPr="0001413C">
              <w:t>Sexual harassment is unwelcome conduct of a sexual nature that could reasonably be expected to offend, humiliate, or intimidate a person.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9E302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A9F5F3" w14:textId="77777777" w:rsidR="0001413C" w:rsidRPr="0001413C" w:rsidRDefault="0001413C" w:rsidP="0001413C"/>
        </w:tc>
      </w:tr>
      <w:tr w:rsidR="0001413C" w:rsidRPr="0001413C" w14:paraId="742E240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4782BC" w14:textId="77777777" w:rsidR="0001413C" w:rsidRPr="0001413C" w:rsidRDefault="0001413C" w:rsidP="0001413C">
            <w:r w:rsidRPr="0001413C">
              <w:t xml:space="preserve">Sex Discrimination and Fair Work Amendment 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6F3E6A" w14:textId="77777777" w:rsidR="0001413C" w:rsidRPr="0001413C" w:rsidRDefault="0001413C" w:rsidP="0001413C">
            <w:r w:rsidRPr="0001413C">
              <w:t>In September 2021, Australia passed the Sex Discrimination and Fair Work Amendment Act, which:</w:t>
            </w:r>
          </w:p>
          <w:p w14:paraId="16BA335D" w14:textId="77777777" w:rsidR="0001413C" w:rsidRPr="0001413C" w:rsidRDefault="0001413C" w:rsidP="0001413C">
            <w:pPr>
              <w:numPr>
                <w:ilvl w:val="0"/>
                <w:numId w:val="43"/>
              </w:numPr>
            </w:pPr>
            <w:r w:rsidRPr="0001413C">
              <w:t>Eliminated the sexual harassment exemption for politicians, judges, and public servants;</w:t>
            </w:r>
          </w:p>
          <w:p w14:paraId="00513BE0" w14:textId="77777777" w:rsidR="0001413C" w:rsidRPr="0001413C" w:rsidRDefault="0001413C" w:rsidP="0001413C">
            <w:pPr>
              <w:numPr>
                <w:ilvl w:val="0"/>
                <w:numId w:val="43"/>
              </w:numPr>
            </w:pPr>
            <w:r w:rsidRPr="0001413C">
              <w:t>Gave the Fair Work Commission the ability to issue a “stop order” in response to complaints of sexual harassment;</w:t>
            </w:r>
          </w:p>
          <w:p w14:paraId="47729F9F" w14:textId="77777777" w:rsidR="0001413C" w:rsidRPr="0001413C" w:rsidRDefault="0001413C" w:rsidP="0001413C">
            <w:pPr>
              <w:numPr>
                <w:ilvl w:val="0"/>
                <w:numId w:val="43"/>
              </w:numPr>
            </w:pPr>
            <w:r w:rsidRPr="0001413C">
              <w:t>Made sexual harassment a valid reason to dismiss a worker;</w:t>
            </w:r>
          </w:p>
          <w:p w14:paraId="136266CA" w14:textId="77777777" w:rsidR="0001413C" w:rsidRPr="0001413C" w:rsidRDefault="0001413C" w:rsidP="0001413C">
            <w:pPr>
              <w:numPr>
                <w:ilvl w:val="0"/>
                <w:numId w:val="43"/>
              </w:numPr>
            </w:pPr>
            <w:r w:rsidRPr="0001413C">
              <w:t>Extended protections to all workers (including volunteers, interns, and contractors); and</w:t>
            </w:r>
          </w:p>
          <w:p w14:paraId="410E14F2" w14:textId="77777777" w:rsidR="0001413C" w:rsidRPr="0001413C" w:rsidRDefault="0001413C" w:rsidP="0001413C">
            <w:pPr>
              <w:numPr>
                <w:ilvl w:val="0"/>
                <w:numId w:val="44"/>
              </w:numPr>
            </w:pPr>
            <w:r w:rsidRPr="0001413C">
              <w:t>Extended the time limit for filing claims of sexual harassment with the Human Rights Commission to two years.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465F4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C21F0E" w14:textId="77777777" w:rsidR="0001413C" w:rsidRPr="0001413C" w:rsidRDefault="0001413C" w:rsidP="0001413C"/>
        </w:tc>
      </w:tr>
      <w:tr w:rsidR="0001413C" w:rsidRPr="0001413C" w14:paraId="3295874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2895AE" w14:textId="77777777" w:rsidR="0001413C" w:rsidRPr="0001413C" w:rsidRDefault="0001413C" w:rsidP="0001413C">
            <w:r w:rsidRPr="0001413C">
              <w:t xml:space="preserve">Respect at Work 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03012A" w14:textId="77777777" w:rsidR="0001413C" w:rsidRPr="0001413C" w:rsidRDefault="0001413C" w:rsidP="0001413C">
            <w:r w:rsidRPr="0001413C">
              <w:t>In December 2022, Australia passed the Anti-Discrimination and Human Rights Legislation Amendment (Respect at Work) Act, which:</w:t>
            </w:r>
          </w:p>
          <w:p w14:paraId="2F5070A4" w14:textId="77777777" w:rsidR="0001413C" w:rsidRPr="0001413C" w:rsidRDefault="0001413C" w:rsidP="0001413C">
            <w:pPr>
              <w:numPr>
                <w:ilvl w:val="0"/>
                <w:numId w:val="45"/>
              </w:numPr>
            </w:pPr>
            <w:r w:rsidRPr="0001413C">
              <w:t>Creates a positive duty on employers to prevent workplace sexual harassment;</w:t>
            </w:r>
          </w:p>
          <w:p w14:paraId="3BFE08E3" w14:textId="77777777" w:rsidR="0001413C" w:rsidRPr="0001413C" w:rsidRDefault="0001413C" w:rsidP="0001413C">
            <w:pPr>
              <w:numPr>
                <w:ilvl w:val="0"/>
                <w:numId w:val="45"/>
              </w:numPr>
            </w:pPr>
            <w:r w:rsidRPr="0001413C">
              <w:t>Prohibits a hostile work environment on the grounds of sex; and</w:t>
            </w:r>
          </w:p>
          <w:p w14:paraId="1BA7C6FB" w14:textId="77777777" w:rsidR="0001413C" w:rsidRPr="0001413C" w:rsidRDefault="0001413C" w:rsidP="0001413C">
            <w:pPr>
              <w:numPr>
                <w:ilvl w:val="0"/>
                <w:numId w:val="46"/>
              </w:numPr>
            </w:pPr>
            <w:r w:rsidRPr="0001413C">
              <w:t>Lowers the threshold for sex-based harassment to “unwelcome conduct of a demeaning nature.”</w:t>
            </w:r>
          </w:p>
          <w:p w14:paraId="0E894ED9" w14:textId="77777777" w:rsidR="0001413C" w:rsidRPr="0001413C" w:rsidRDefault="0001413C" w:rsidP="0001413C">
            <w:r w:rsidRPr="0001413C">
              <w:t>This change requires employers and persons conducting a business or undertaking (PCBUs) to actively prevent workplace sex harassment and discrimination. The new positive duty imposes a legal obligation on employers and PCBUs to take proactive and meaningful action to prevent workplace sexual harassment, sex discrimination, sex-based harassment, conduct that amounts to subjecting a person to a hostile workplace environment on the ground of sex, and victimization from occurring in the workplace or in connection with work.</w:t>
            </w:r>
          </w:p>
          <w:p w14:paraId="44A28F22" w14:textId="77777777" w:rsidR="0001413C" w:rsidRPr="0001413C" w:rsidRDefault="0001413C" w:rsidP="0001413C">
            <w:r w:rsidRPr="0001413C">
              <w:t>The Australian Human Rights Commission was granted powers to investigate and enforce compliance with the positive duty from December 2023.</w:t>
            </w:r>
          </w:p>
          <w:p w14:paraId="2B59DCF3" w14:textId="77777777" w:rsidR="0001413C" w:rsidRPr="0001413C" w:rsidRDefault="0001413C" w:rsidP="0001413C">
            <w:r w:rsidRPr="0001413C">
              <w:t>In 2025, a new Work Health and Safety (Sexual and Gender-based Harassment) Code of Practice 2025 was introduced to complement the positive duty. The Code provides guidance to employers on how to identify, manage and minimise sexual and gender-based harassment at work via a four step risk management process. The Code also highlights 'good practice' in relation to investigations, reiterating that investigations should be fair, transparent, and timely.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7E28B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EC2D5F" w14:textId="77777777" w:rsidR="0001413C" w:rsidRPr="0001413C" w:rsidRDefault="0001413C" w:rsidP="0001413C"/>
        </w:tc>
      </w:tr>
      <w:tr w:rsidR="0001413C" w:rsidRPr="0001413C" w14:paraId="3D17904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72981D" w14:textId="77777777" w:rsidR="0001413C" w:rsidRPr="0001413C" w:rsidRDefault="0001413C" w:rsidP="0001413C">
            <w:r w:rsidRPr="0001413C">
              <w:t xml:space="preserve">Queensland Work Health and Safety Regulation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425FA9" w14:textId="77777777" w:rsidR="0001413C" w:rsidRPr="0001413C" w:rsidRDefault="0001413C" w:rsidP="0001413C">
            <w:r w:rsidRPr="0001413C">
              <w:t>In 2024, the Queensland Government introduced changes to the Work Health and Safety Regulation 2011 that will require proactive management of sexual harassment risks.</w:t>
            </w:r>
          </w:p>
          <w:p w14:paraId="2D5CA90B" w14:textId="77777777" w:rsidR="0001413C" w:rsidRPr="0001413C" w:rsidRDefault="0001413C" w:rsidP="0001413C">
            <w:r w:rsidRPr="0001413C">
              <w:t>From September 2024, Queensland employers are required to proactively manage both the risk of sexual harassment and sex or gender-based harassment. In addition, from March 2025, Queensland employers must implement a written prevention plan to manage the identified risks.</w:t>
            </w:r>
          </w:p>
          <w:p w14:paraId="56CDCBE2"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13827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81794E" w14:textId="77777777" w:rsidR="0001413C" w:rsidRPr="0001413C" w:rsidRDefault="0001413C" w:rsidP="0001413C"/>
        </w:tc>
      </w:tr>
    </w:tbl>
    <w:p w14:paraId="4C06159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FB569C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77CF2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F52B79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35A5DC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CCC2BB5" w14:textId="77777777" w:rsidR="0001413C" w:rsidRPr="0001413C" w:rsidRDefault="0001413C" w:rsidP="0001413C">
            <w:pPr>
              <w:rPr>
                <w:b/>
                <w:bCs/>
              </w:rPr>
            </w:pPr>
            <w:r w:rsidRPr="0001413C">
              <w:rPr>
                <w:b/>
                <w:bCs/>
              </w:rPr>
              <w:t>Alternate Text</w:t>
            </w:r>
          </w:p>
        </w:tc>
      </w:tr>
      <w:tr w:rsidR="0001413C" w:rsidRPr="0001413C" w14:paraId="5230813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A741B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910E8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E827D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4D3D2B" w14:textId="77777777" w:rsidR="0001413C" w:rsidRPr="0001413C" w:rsidRDefault="0001413C" w:rsidP="0001413C"/>
        </w:tc>
      </w:tr>
    </w:tbl>
    <w:p w14:paraId="29D94EA1" w14:textId="77777777" w:rsidR="0001413C" w:rsidRPr="0001413C" w:rsidRDefault="0001413C" w:rsidP="0001413C">
      <w:r w:rsidRPr="0001413C">
        <w:rPr>
          <w:b/>
          <w:bCs/>
        </w:rPr>
        <w:t>Audio Transcript Text:</w:t>
      </w:r>
      <w:r w:rsidRPr="0001413C">
        <w:t xml:space="preserve"> </w:t>
      </w:r>
    </w:p>
    <w:p w14:paraId="10AA4CCF" w14:textId="77777777" w:rsidR="0001413C" w:rsidRPr="0001413C" w:rsidRDefault="0001413C" w:rsidP="0001413C">
      <w:r w:rsidRPr="0001413C">
        <w:t>Here are some key points you need to remember.</w:t>
      </w:r>
    </w:p>
    <w:p w14:paraId="70515E43" w14:textId="77777777" w:rsidR="0001413C" w:rsidRPr="0001413C" w:rsidRDefault="0001413C" w:rsidP="0001413C">
      <w:r w:rsidRPr="0001413C">
        <w:br w:type="page"/>
      </w:r>
    </w:p>
    <w:p w14:paraId="7C9A31F6" w14:textId="77777777" w:rsidR="0001413C" w:rsidRPr="0001413C" w:rsidRDefault="0001413C" w:rsidP="0001413C">
      <w:bookmarkStart w:id="227" w:name="Page_2718275555905589964"/>
      <w:bookmarkEnd w:id="227"/>
      <w:r w:rsidRPr="0001413C">
        <w:rPr>
          <w:b/>
          <w:bCs/>
        </w:rPr>
        <w:t>Page Number:</w:t>
      </w:r>
      <w:r w:rsidRPr="0001413C">
        <w:t xml:space="preserve"> 44 </w:t>
      </w:r>
    </w:p>
    <w:p w14:paraId="427BB3DC" w14:textId="77777777" w:rsidR="0001413C" w:rsidRPr="0001413C" w:rsidRDefault="0001413C" w:rsidP="0001413C">
      <w:r w:rsidRPr="0001413C">
        <w:rPr>
          <w:b/>
          <w:bCs/>
        </w:rPr>
        <w:t>Lesson 11:</w:t>
      </w:r>
      <w:r w:rsidRPr="0001413C">
        <w:t xml:space="preserve"> Brazil Law </w:t>
      </w:r>
    </w:p>
    <w:p w14:paraId="1EAFE4C0" w14:textId="77777777" w:rsidR="0001413C" w:rsidRPr="0001413C" w:rsidRDefault="0001413C" w:rsidP="0001413C">
      <w:r w:rsidRPr="0001413C">
        <w:rPr>
          <w:b/>
          <w:bCs/>
        </w:rPr>
        <w:t xml:space="preserve">Click and Reveal Template / LTR / Random </w:t>
      </w:r>
    </w:p>
    <w:p w14:paraId="5CE76DD1" w14:textId="77777777" w:rsidR="0001413C" w:rsidRPr="0001413C" w:rsidRDefault="0001413C" w:rsidP="0001413C">
      <w:r w:rsidRPr="0001413C">
        <w:rPr>
          <w:b/>
          <w:bCs/>
        </w:rPr>
        <w:t>Content Title:</w:t>
      </w:r>
      <w:r w:rsidRPr="0001413C">
        <w:t xml:space="preserve"> </w:t>
      </w:r>
    </w:p>
    <w:p w14:paraId="356CE37D" w14:textId="77777777" w:rsidR="0001413C" w:rsidRPr="0001413C" w:rsidRDefault="0001413C" w:rsidP="0001413C">
      <w:r w:rsidRPr="0001413C">
        <w:t xml:space="preserve">Workplace Discrimination </w:t>
      </w:r>
    </w:p>
    <w:p w14:paraId="2D5FEFDA" w14:textId="77777777" w:rsidR="0001413C" w:rsidRPr="0001413C" w:rsidRDefault="0001413C" w:rsidP="0001413C">
      <w:r w:rsidRPr="0001413C">
        <w:rPr>
          <w:b/>
          <w:bCs/>
        </w:rPr>
        <w:t>Content Description:</w:t>
      </w:r>
    </w:p>
    <w:p w14:paraId="548155EF" w14:textId="77777777" w:rsidR="0001413C" w:rsidRPr="0001413C" w:rsidRDefault="0001413C" w:rsidP="0001413C">
      <w:r w:rsidRPr="0001413C">
        <w:t>Anti-discrimination laws in Brazil include the Constitution of the Federative Republic of Brazil (“the Constitution”), the Brazilian Labour Code, and the Brazilian Law on the Inclusion of Persons with Disabilities.</w:t>
      </w:r>
    </w:p>
    <w:p w14:paraId="00CAA691" w14:textId="77777777" w:rsidR="0001413C" w:rsidRPr="0001413C" w:rsidRDefault="0001413C" w:rsidP="0001413C">
      <w:r w:rsidRPr="0001413C">
        <w:t>Select each item to explore discrimination and harassment specifics and how to report.</w:t>
      </w:r>
    </w:p>
    <w:p w14:paraId="7964BC00"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142"/>
        <w:gridCol w:w="3632"/>
        <w:gridCol w:w="1428"/>
        <w:gridCol w:w="1150"/>
      </w:tblGrid>
      <w:tr w:rsidR="0001413C" w:rsidRPr="0001413C" w14:paraId="6E68828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8D361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614A4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6A6C0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BF9FF6" w14:textId="77777777" w:rsidR="0001413C" w:rsidRPr="0001413C" w:rsidRDefault="0001413C" w:rsidP="0001413C">
            <w:pPr>
              <w:rPr>
                <w:b/>
                <w:bCs/>
              </w:rPr>
            </w:pPr>
            <w:r w:rsidRPr="0001413C">
              <w:rPr>
                <w:b/>
                <w:bCs/>
              </w:rPr>
              <w:t>Alternate Text</w:t>
            </w:r>
          </w:p>
        </w:tc>
      </w:tr>
      <w:tr w:rsidR="0001413C" w:rsidRPr="0001413C" w14:paraId="3A7D56E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642692" w14:textId="77777777" w:rsidR="0001413C" w:rsidRPr="0001413C" w:rsidRDefault="0001413C" w:rsidP="0001413C">
            <w:r w:rsidRPr="0001413C">
              <w:t xml:space="preserve">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288B6D" w14:textId="77777777" w:rsidR="0001413C" w:rsidRPr="0001413C" w:rsidRDefault="0001413C" w:rsidP="0001413C">
            <w:r w:rsidRPr="0001413C">
              <w:t>Brazilian law prohibits discrimination relating to salary, duties, and employment admission on the basis of gender, age, skin color, disability, or marital status. In addition, the law also prohibits discriminatory practices that limit access to or the maintenance of employment on the basis of sex, origin, race, skin color, marital status, family situation, disability, professional rehabilitation, age, and other factors.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79AD0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EF32D0" w14:textId="77777777" w:rsidR="0001413C" w:rsidRPr="0001413C" w:rsidRDefault="0001413C" w:rsidP="0001413C"/>
        </w:tc>
      </w:tr>
      <w:tr w:rsidR="0001413C" w:rsidRPr="0001413C" w14:paraId="0306036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7B3015" w14:textId="77777777" w:rsidR="0001413C" w:rsidRPr="0001413C" w:rsidRDefault="0001413C" w:rsidP="0001413C">
            <w:r w:rsidRPr="0001413C">
              <w:t xml:space="preserve">Reasonable Accommodation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F08BDE" w14:textId="77777777" w:rsidR="0001413C" w:rsidRPr="0001413C" w:rsidRDefault="0001413C" w:rsidP="0001413C">
            <w:r w:rsidRPr="0001413C">
              <w:t>The Brazilian Law on the Inclusion of Persons with Disabilities stipulates that companies with 100 or more employees must fill two to five percent of their jobs with people with disabilities or who are in the process of rehabilitation. Failure to adhere to this requirement may result in a financial penalty for the company.</w:t>
            </w:r>
          </w:p>
          <w:p w14:paraId="54328F66" w14:textId="77777777" w:rsidR="0001413C" w:rsidRPr="0001413C" w:rsidRDefault="0001413C" w:rsidP="0001413C">
            <w:r w:rsidRPr="0001413C">
              <w:t>Companies are also required to adapt their workplace structure to enable disabled employees to work without hindrance.</w:t>
            </w:r>
          </w:p>
          <w:p w14:paraId="32B42E65" w14:textId="77777777" w:rsidR="0001413C" w:rsidRPr="0001413C" w:rsidRDefault="0001413C" w:rsidP="0001413C">
            <w:r w:rsidRPr="0001413C">
              <w:t>The Constitution also provides protections for freedom of religious belief. However, Brazilian anti-discrimination law does not obligate employers to accommodate an employee’s religious practices.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64B99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3010EC" w14:textId="77777777" w:rsidR="0001413C" w:rsidRPr="0001413C" w:rsidRDefault="0001413C" w:rsidP="0001413C"/>
        </w:tc>
      </w:tr>
      <w:tr w:rsidR="0001413C" w:rsidRPr="0001413C" w14:paraId="58A4878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BC6B52" w14:textId="77777777" w:rsidR="0001413C" w:rsidRPr="0001413C" w:rsidRDefault="0001413C" w:rsidP="0001413C">
            <w:r w:rsidRPr="0001413C">
              <w:t xml:space="preserve">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6DDC6C" w14:textId="77777777" w:rsidR="0001413C" w:rsidRPr="0001413C" w:rsidRDefault="0001413C" w:rsidP="0001413C">
            <w:r w:rsidRPr="0001413C">
              <w:t>Harassment is defined as the repeated exposure of employees to humiliating and embarrassing situations during working hours and while employees perform their duties.</w:t>
            </w:r>
          </w:p>
          <w:p w14:paraId="04ADC520" w14:textId="77777777" w:rsidR="0001413C" w:rsidRPr="0001413C" w:rsidRDefault="0001413C" w:rsidP="0001413C">
            <w:r w:rsidRPr="0001413C">
              <w:t>In Brazil, sexual harassment is considered a criminal offense and is in violation of a person’s civil and constitutional rights. In line with Brazilian labor laws, employers are required to provide a harassment-free workplace. Therefore, companies are encouraged to implement their own policies relating to sexual harassment.</w:t>
            </w:r>
          </w:p>
          <w:p w14:paraId="196FFE58" w14:textId="77777777" w:rsidR="0001413C" w:rsidRPr="0001413C" w:rsidRDefault="0001413C" w:rsidP="0001413C">
            <w:r w:rsidRPr="0001413C">
              <w:t>From March 2023, those companies who are required to implement an Internal Committee for Accident Prevention and Harassment (CIPA), must stipulate rules for the combatting of sexual harassment and other forms of violence. They must also implement procedures relating to the prevention of sexual harassment and other forms of violence, complaints handling, incident investigations and disciplinary action, as well as providing annual training and awareness for all employees at all levels of the company on topics related to violence, harassment, equality and diversity in the workplace.</w:t>
            </w:r>
          </w:p>
          <w:p w14:paraId="787D45C4"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EA5B3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B99C0D" w14:textId="77777777" w:rsidR="0001413C" w:rsidRPr="0001413C" w:rsidRDefault="0001413C" w:rsidP="0001413C"/>
        </w:tc>
      </w:tr>
    </w:tbl>
    <w:p w14:paraId="3AF0E41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0DDED3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66C401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E2BEF7"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C4EE10"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7ED979B" w14:textId="77777777" w:rsidR="0001413C" w:rsidRPr="0001413C" w:rsidRDefault="0001413C" w:rsidP="0001413C">
            <w:pPr>
              <w:rPr>
                <w:b/>
                <w:bCs/>
              </w:rPr>
            </w:pPr>
            <w:r w:rsidRPr="0001413C">
              <w:rPr>
                <w:b/>
                <w:bCs/>
              </w:rPr>
              <w:t>Alternate Text</w:t>
            </w:r>
          </w:p>
        </w:tc>
      </w:tr>
      <w:tr w:rsidR="0001413C" w:rsidRPr="0001413C" w14:paraId="65F8C0E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E199D6"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D79E8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EA7D8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DEC356" w14:textId="77777777" w:rsidR="0001413C" w:rsidRPr="0001413C" w:rsidRDefault="0001413C" w:rsidP="0001413C"/>
        </w:tc>
      </w:tr>
    </w:tbl>
    <w:p w14:paraId="130CAE0B" w14:textId="77777777" w:rsidR="0001413C" w:rsidRPr="0001413C" w:rsidRDefault="0001413C" w:rsidP="0001413C">
      <w:r w:rsidRPr="0001413C">
        <w:rPr>
          <w:b/>
          <w:bCs/>
        </w:rPr>
        <w:t>Audio Transcript Text:</w:t>
      </w:r>
      <w:r w:rsidRPr="0001413C">
        <w:t xml:space="preserve"> </w:t>
      </w:r>
    </w:p>
    <w:p w14:paraId="687D8CD9" w14:textId="77777777" w:rsidR="0001413C" w:rsidRPr="0001413C" w:rsidRDefault="0001413C" w:rsidP="0001413C">
      <w:r w:rsidRPr="0001413C">
        <w:t>Here are some key facts worth considering.</w:t>
      </w:r>
    </w:p>
    <w:p w14:paraId="33914B28" w14:textId="77777777" w:rsidR="0001413C" w:rsidRPr="0001413C" w:rsidRDefault="0001413C" w:rsidP="0001413C">
      <w:r w:rsidRPr="0001413C">
        <w:br w:type="page"/>
      </w:r>
    </w:p>
    <w:p w14:paraId="67FD0DB4" w14:textId="77777777" w:rsidR="0001413C" w:rsidRPr="0001413C" w:rsidRDefault="0001413C" w:rsidP="0001413C">
      <w:bookmarkStart w:id="228" w:name="Page_9160896607376361233"/>
      <w:bookmarkEnd w:id="228"/>
      <w:r w:rsidRPr="0001413C">
        <w:rPr>
          <w:b/>
          <w:bCs/>
        </w:rPr>
        <w:t>Page Number:</w:t>
      </w:r>
      <w:r w:rsidRPr="0001413C">
        <w:t xml:space="preserve"> 45 </w:t>
      </w:r>
    </w:p>
    <w:p w14:paraId="720399DD" w14:textId="77777777" w:rsidR="0001413C" w:rsidRPr="0001413C" w:rsidRDefault="0001413C" w:rsidP="0001413C">
      <w:r w:rsidRPr="0001413C">
        <w:rPr>
          <w:b/>
          <w:bCs/>
        </w:rPr>
        <w:t>Lesson 12:</w:t>
      </w:r>
      <w:r w:rsidRPr="0001413C">
        <w:t xml:space="preserve"> Hong Kong Law </w:t>
      </w:r>
    </w:p>
    <w:p w14:paraId="0F32AD92" w14:textId="77777777" w:rsidR="0001413C" w:rsidRPr="0001413C" w:rsidRDefault="0001413C" w:rsidP="0001413C">
      <w:r w:rsidRPr="0001413C">
        <w:rPr>
          <w:b/>
          <w:bCs/>
        </w:rPr>
        <w:t xml:space="preserve">Click and Reveal Template / LTR / Random </w:t>
      </w:r>
    </w:p>
    <w:p w14:paraId="26397E4D" w14:textId="77777777" w:rsidR="0001413C" w:rsidRPr="0001413C" w:rsidRDefault="0001413C" w:rsidP="0001413C">
      <w:r w:rsidRPr="0001413C">
        <w:rPr>
          <w:b/>
          <w:bCs/>
        </w:rPr>
        <w:t>Content Title:</w:t>
      </w:r>
      <w:r w:rsidRPr="0001413C">
        <w:t xml:space="preserve"> </w:t>
      </w:r>
    </w:p>
    <w:p w14:paraId="06AF15A9" w14:textId="77777777" w:rsidR="0001413C" w:rsidRPr="0001413C" w:rsidRDefault="0001413C" w:rsidP="0001413C">
      <w:r w:rsidRPr="0001413C">
        <w:t xml:space="preserve">Hong Kong Discrimination and Harassment Laws </w:t>
      </w:r>
    </w:p>
    <w:p w14:paraId="05DEA507" w14:textId="77777777" w:rsidR="0001413C" w:rsidRPr="0001413C" w:rsidRDefault="0001413C" w:rsidP="0001413C">
      <w:r w:rsidRPr="0001413C">
        <w:rPr>
          <w:b/>
          <w:bCs/>
        </w:rPr>
        <w:t>Content Description:</w:t>
      </w:r>
    </w:p>
    <w:p w14:paraId="496DAC99" w14:textId="77777777" w:rsidR="0001413C" w:rsidRPr="0001413C" w:rsidRDefault="0001413C" w:rsidP="0001413C">
      <w:r w:rsidRPr="0001413C">
        <w:t>Hong Kong law prohibits discrimination and harassment, and related victimization and vilification, on certain grounds in an employment context.</w:t>
      </w:r>
    </w:p>
    <w:p w14:paraId="0F83461F" w14:textId="77777777" w:rsidR="0001413C" w:rsidRPr="0001413C" w:rsidRDefault="0001413C" w:rsidP="0001413C">
      <w:r w:rsidRPr="0001413C">
        <w:t>Select each item to learn more about Hong Kong’s laws regarding discrimination and harassment.</w:t>
      </w:r>
    </w:p>
    <w:p w14:paraId="3A25D340"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477"/>
        <w:gridCol w:w="2376"/>
        <w:gridCol w:w="1381"/>
        <w:gridCol w:w="1118"/>
      </w:tblGrid>
      <w:tr w:rsidR="0001413C" w:rsidRPr="0001413C" w14:paraId="3C73635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261CB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29340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BD172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D2E18A0" w14:textId="77777777" w:rsidR="0001413C" w:rsidRPr="0001413C" w:rsidRDefault="0001413C" w:rsidP="0001413C">
            <w:pPr>
              <w:rPr>
                <w:b/>
                <w:bCs/>
              </w:rPr>
            </w:pPr>
            <w:r w:rsidRPr="0001413C">
              <w:rPr>
                <w:b/>
                <w:bCs/>
              </w:rPr>
              <w:t>Alternate Text</w:t>
            </w:r>
          </w:p>
        </w:tc>
      </w:tr>
      <w:tr w:rsidR="0001413C" w:rsidRPr="0001413C" w14:paraId="3F7E456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B75A80" w14:textId="77777777" w:rsidR="0001413C" w:rsidRPr="0001413C" w:rsidRDefault="0001413C" w:rsidP="0001413C">
            <w:r w:rsidRPr="0001413C">
              <w:t xml:space="preserve">Hong Kong Discrimination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179C11" w14:textId="77777777" w:rsidR="0001413C" w:rsidRPr="0001413C" w:rsidRDefault="0001413C" w:rsidP="0001413C">
            <w:r w:rsidRPr="0001413C">
              <w:t>Unless an exception applies, it is unlawful to discriminate on the grounds of protected attributes such as sex, pregnancy, breastfeeding, marital status, family status, disability, and race (which includes color, descent, or national or ethnic origin and color, descent, or national or ethnic origin imputed to the person). This applies throughout the employment cycle, i.e., in relation to recruitment, terms of employment, opportunities for promotion, transfers, training, provision of benefits, facilities or services, renewal of contracts, disciplinary action, and dismissal.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CB218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D1FA5C" w14:textId="77777777" w:rsidR="0001413C" w:rsidRPr="0001413C" w:rsidRDefault="0001413C" w:rsidP="0001413C"/>
        </w:tc>
      </w:tr>
      <w:tr w:rsidR="0001413C" w:rsidRPr="0001413C" w14:paraId="2D6D72E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388FA6" w14:textId="77777777" w:rsidR="0001413C" w:rsidRPr="0001413C" w:rsidRDefault="0001413C" w:rsidP="0001413C">
            <w:r w:rsidRPr="0001413C">
              <w:t xml:space="preserve">Hong Kong Anti-Discrimination Ordinances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EBC559" w14:textId="77777777" w:rsidR="0001413C" w:rsidRPr="0001413C" w:rsidRDefault="0001413C" w:rsidP="0001413C">
            <w:r w:rsidRPr="0001413C">
              <w:t>Hong Kong has a range of anti-discrimination Ordinances including:</w:t>
            </w:r>
          </w:p>
          <w:p w14:paraId="6DFEAC57" w14:textId="77777777" w:rsidR="0001413C" w:rsidRPr="0001413C" w:rsidRDefault="0001413C" w:rsidP="0001413C">
            <w:pPr>
              <w:numPr>
                <w:ilvl w:val="0"/>
                <w:numId w:val="47"/>
              </w:numPr>
            </w:pPr>
            <w:r w:rsidRPr="0001413C">
              <w:t>The Sex Discrimination Ordinance (SDO)</w:t>
            </w:r>
          </w:p>
          <w:p w14:paraId="5E266A9B" w14:textId="77777777" w:rsidR="0001413C" w:rsidRPr="0001413C" w:rsidRDefault="0001413C" w:rsidP="0001413C">
            <w:pPr>
              <w:numPr>
                <w:ilvl w:val="0"/>
                <w:numId w:val="47"/>
              </w:numPr>
            </w:pPr>
            <w:r w:rsidRPr="0001413C">
              <w:t>The Disability Discrimination Ordinance (DDO)</w:t>
            </w:r>
          </w:p>
          <w:p w14:paraId="02D4B6D2" w14:textId="77777777" w:rsidR="0001413C" w:rsidRPr="0001413C" w:rsidRDefault="0001413C" w:rsidP="0001413C">
            <w:pPr>
              <w:numPr>
                <w:ilvl w:val="0"/>
                <w:numId w:val="47"/>
              </w:numPr>
            </w:pPr>
            <w:r w:rsidRPr="0001413C">
              <w:t>The Family Status Discrimination Ordinance (FSDO)</w:t>
            </w:r>
          </w:p>
          <w:p w14:paraId="35764917" w14:textId="77777777" w:rsidR="0001413C" w:rsidRPr="0001413C" w:rsidRDefault="0001413C" w:rsidP="0001413C">
            <w:pPr>
              <w:numPr>
                <w:ilvl w:val="0"/>
                <w:numId w:val="47"/>
              </w:numPr>
            </w:pPr>
            <w:r w:rsidRPr="0001413C">
              <w:t>The Race Discrimination Ordinance (RDO)</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DED70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EC89C1" w14:textId="77777777" w:rsidR="0001413C" w:rsidRPr="0001413C" w:rsidRDefault="0001413C" w:rsidP="0001413C"/>
        </w:tc>
      </w:tr>
      <w:tr w:rsidR="0001413C" w:rsidRPr="0001413C" w14:paraId="7B6EE3E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DDCDD3" w14:textId="77777777" w:rsidR="0001413C" w:rsidRPr="0001413C" w:rsidRDefault="0001413C" w:rsidP="0001413C">
            <w:r w:rsidRPr="0001413C">
              <w:t xml:space="preserve">Exceptions to the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2E038D" w14:textId="77777777" w:rsidR="0001413C" w:rsidRPr="0001413C" w:rsidRDefault="0001413C" w:rsidP="0001413C">
            <w:r w:rsidRPr="0001413C">
              <w:t>The law allows for some limited exceptions where indirect discrimination may be permissible; for example, a requirement or condition is justifiable if it serves a legitimate objective and bears a rational and proportionate connection to the objective, for example, genuine occupational qualification requirements, or other inherent requirements of a particular role.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4B014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7CDE74" w14:textId="77777777" w:rsidR="0001413C" w:rsidRPr="0001413C" w:rsidRDefault="0001413C" w:rsidP="0001413C"/>
        </w:tc>
      </w:tr>
      <w:tr w:rsidR="0001413C" w:rsidRPr="0001413C" w14:paraId="02CB789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2AE87E" w14:textId="77777777" w:rsidR="0001413C" w:rsidRPr="0001413C" w:rsidRDefault="0001413C" w:rsidP="0001413C">
            <w:r w:rsidRPr="0001413C">
              <w:t xml:space="preserve">Equal Opportunities Commission (EOC)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260B1B" w14:textId="77777777" w:rsidR="0001413C" w:rsidRPr="0001413C" w:rsidRDefault="0001413C" w:rsidP="0001413C">
            <w:r w:rsidRPr="0001413C">
              <w:t>The Equal Opportunities Commission (EOC), an independent statutory body, produced Codes of Practice in employment to give employers guidance on the legislation’s application. The Codes themselves are non-binding, but a failure to comply with their recommendations can be used as evidence in proceedings under the anti-discrimination legislation.</w:t>
            </w:r>
          </w:p>
          <w:p w14:paraId="3B84E2C6" w14:textId="77777777" w:rsidR="0001413C" w:rsidRPr="0001413C" w:rsidRDefault="0001413C" w:rsidP="0001413C">
            <w:pPr>
              <w:numPr>
                <w:ilvl w:val="0"/>
                <w:numId w:val="48"/>
              </w:numPr>
            </w:pPr>
            <w:r w:rsidRPr="0001413C">
              <w:t>Vicarious liability of an employer for any discriminatory or harassment acts by its employees or workplace participants does not arise if the employer can show that it took such steps as were practicable to prevent discrimination or harassment from occurring.</w:t>
            </w:r>
          </w:p>
          <w:p w14:paraId="73FCA935" w14:textId="77777777" w:rsidR="0001413C" w:rsidRPr="0001413C" w:rsidRDefault="0001413C" w:rsidP="0001413C">
            <w:pPr>
              <w:numPr>
                <w:ilvl w:val="0"/>
                <w:numId w:val="48"/>
              </w:numPr>
            </w:pPr>
            <w:r w:rsidRPr="0001413C">
              <w:t>A person can either lodge a complaint with the EOC or file a claim directly with the District Court. The EOC will investigate the complaint and attempt to facilitate a settlement by conciliation. If a settlement cannot be reached, the complainant may apply for other forms of assistance, including legal, from the EOC.</w:t>
            </w:r>
          </w:p>
          <w:p w14:paraId="3EF449F2" w14:textId="77777777" w:rsidR="0001413C" w:rsidRPr="0001413C" w:rsidRDefault="0001413C" w:rsidP="0001413C">
            <w:pPr>
              <w:numPr>
                <w:ilvl w:val="0"/>
                <w:numId w:val="48"/>
              </w:numPr>
            </w:pPr>
            <w:r w:rsidRPr="0001413C">
              <w:t>A successful applicant in court proceedings may be awarded damages for injury to feelings and loss of past and future earnings and benefits, such as housing and retirement. Punitive damages can also be awarded. Awards for compensation are uncapped.</w:t>
            </w:r>
          </w:p>
          <w:p w14:paraId="3CC58DC6"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DCBC0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250207" w14:textId="77777777" w:rsidR="0001413C" w:rsidRPr="0001413C" w:rsidRDefault="0001413C" w:rsidP="0001413C"/>
        </w:tc>
      </w:tr>
    </w:tbl>
    <w:p w14:paraId="52DE5CF0"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167EBF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7A04C3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97D80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B486C4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6E9572" w14:textId="77777777" w:rsidR="0001413C" w:rsidRPr="0001413C" w:rsidRDefault="0001413C" w:rsidP="0001413C">
            <w:pPr>
              <w:rPr>
                <w:b/>
                <w:bCs/>
              </w:rPr>
            </w:pPr>
            <w:r w:rsidRPr="0001413C">
              <w:rPr>
                <w:b/>
                <w:bCs/>
              </w:rPr>
              <w:t>Alternate Text</w:t>
            </w:r>
          </w:p>
        </w:tc>
      </w:tr>
      <w:tr w:rsidR="0001413C" w:rsidRPr="0001413C" w14:paraId="7912DED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D51DE1"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E819F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39727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E95FF4" w14:textId="77777777" w:rsidR="0001413C" w:rsidRPr="0001413C" w:rsidRDefault="0001413C" w:rsidP="0001413C"/>
        </w:tc>
      </w:tr>
    </w:tbl>
    <w:p w14:paraId="63FCD292" w14:textId="77777777" w:rsidR="0001413C" w:rsidRPr="0001413C" w:rsidRDefault="0001413C" w:rsidP="0001413C">
      <w:r w:rsidRPr="0001413C">
        <w:br w:type="page"/>
      </w:r>
    </w:p>
    <w:p w14:paraId="752728D7" w14:textId="77777777" w:rsidR="0001413C" w:rsidRPr="0001413C" w:rsidRDefault="0001413C" w:rsidP="0001413C">
      <w:bookmarkStart w:id="229" w:name="Page_9144371770914552657"/>
      <w:bookmarkEnd w:id="229"/>
      <w:r w:rsidRPr="0001413C">
        <w:rPr>
          <w:b/>
          <w:bCs/>
        </w:rPr>
        <w:t>Page Number:</w:t>
      </w:r>
      <w:r w:rsidRPr="0001413C">
        <w:t xml:space="preserve"> 46 </w:t>
      </w:r>
    </w:p>
    <w:p w14:paraId="7A56BF55" w14:textId="77777777" w:rsidR="0001413C" w:rsidRPr="0001413C" w:rsidRDefault="0001413C" w:rsidP="0001413C">
      <w:r w:rsidRPr="0001413C">
        <w:rPr>
          <w:b/>
          <w:bCs/>
        </w:rPr>
        <w:t>Lesson 12:</w:t>
      </w:r>
      <w:r w:rsidRPr="0001413C">
        <w:t xml:space="preserve"> Hong Kong Law </w:t>
      </w:r>
    </w:p>
    <w:p w14:paraId="6CF70A33" w14:textId="77777777" w:rsidR="0001413C" w:rsidRPr="0001413C" w:rsidRDefault="0001413C" w:rsidP="0001413C">
      <w:r w:rsidRPr="0001413C">
        <w:rPr>
          <w:b/>
          <w:bCs/>
        </w:rPr>
        <w:t xml:space="preserve">Click and Reveal Template / LTR / Random </w:t>
      </w:r>
    </w:p>
    <w:p w14:paraId="5C4F3D23" w14:textId="77777777" w:rsidR="0001413C" w:rsidRPr="0001413C" w:rsidRDefault="0001413C" w:rsidP="0001413C">
      <w:r w:rsidRPr="0001413C">
        <w:rPr>
          <w:b/>
          <w:bCs/>
        </w:rPr>
        <w:t>Content Title:</w:t>
      </w:r>
      <w:r w:rsidRPr="0001413C">
        <w:t xml:space="preserve"> </w:t>
      </w:r>
    </w:p>
    <w:p w14:paraId="66E9563B" w14:textId="77777777" w:rsidR="0001413C" w:rsidRPr="0001413C" w:rsidRDefault="0001413C" w:rsidP="0001413C">
      <w:r w:rsidRPr="0001413C">
        <w:t xml:space="preserve">Types of Discrimination </w:t>
      </w:r>
    </w:p>
    <w:p w14:paraId="209E1291" w14:textId="77777777" w:rsidR="0001413C" w:rsidRPr="0001413C" w:rsidRDefault="0001413C" w:rsidP="0001413C">
      <w:r w:rsidRPr="0001413C">
        <w:rPr>
          <w:b/>
          <w:bCs/>
        </w:rPr>
        <w:t>Content Description:</w:t>
      </w:r>
    </w:p>
    <w:p w14:paraId="6B3B0530" w14:textId="77777777" w:rsidR="0001413C" w:rsidRPr="0001413C" w:rsidRDefault="0001413C" w:rsidP="0001413C">
      <w:r w:rsidRPr="0001413C">
        <w:t>Select each item to learn about four different types of discrimination and harassment recognized by Hong Kong law.</w:t>
      </w:r>
    </w:p>
    <w:p w14:paraId="5242EB56"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498"/>
        <w:gridCol w:w="4254"/>
        <w:gridCol w:w="1441"/>
        <w:gridCol w:w="1159"/>
      </w:tblGrid>
      <w:tr w:rsidR="0001413C" w:rsidRPr="0001413C" w14:paraId="131F62B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4B277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360FA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02F9E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8398E93" w14:textId="77777777" w:rsidR="0001413C" w:rsidRPr="0001413C" w:rsidRDefault="0001413C" w:rsidP="0001413C">
            <w:pPr>
              <w:rPr>
                <w:b/>
                <w:bCs/>
              </w:rPr>
            </w:pPr>
            <w:r w:rsidRPr="0001413C">
              <w:rPr>
                <w:b/>
                <w:bCs/>
              </w:rPr>
              <w:t>Alternate Text</w:t>
            </w:r>
          </w:p>
        </w:tc>
      </w:tr>
      <w:tr w:rsidR="0001413C" w:rsidRPr="0001413C" w14:paraId="79BF451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1ABAA2" w14:textId="77777777" w:rsidR="0001413C" w:rsidRPr="0001413C" w:rsidRDefault="0001413C" w:rsidP="0001413C">
            <w:r w:rsidRPr="0001413C">
              <w:t xml:space="preserve">Direct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769C83" w14:textId="77777777" w:rsidR="0001413C" w:rsidRPr="0001413C" w:rsidRDefault="0001413C" w:rsidP="0001413C">
            <w:r w:rsidRPr="0001413C">
              <w:t>Direct discrimination occurs when an employer treats an employee and/or job applicant with a protected attribute less favorably than the employer would treat another employee and/or job applicant without that attribute in the same or not materially different circumstances.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5F284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981736" w14:textId="77777777" w:rsidR="0001413C" w:rsidRPr="0001413C" w:rsidRDefault="0001413C" w:rsidP="0001413C"/>
        </w:tc>
      </w:tr>
      <w:tr w:rsidR="0001413C" w:rsidRPr="0001413C" w14:paraId="04FC0C7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CB42DA" w14:textId="77777777" w:rsidR="0001413C" w:rsidRPr="0001413C" w:rsidRDefault="0001413C" w:rsidP="0001413C">
            <w:r w:rsidRPr="0001413C">
              <w:t xml:space="preserve">Indirect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D06C74" w14:textId="77777777" w:rsidR="0001413C" w:rsidRPr="0001413C" w:rsidRDefault="0001413C" w:rsidP="0001413C">
            <w:r w:rsidRPr="0001413C">
              <w:t>Indirect discrimination occurs when a requirement or condition is applied to all employees and/or job applicants equally, but a smaller proportion of persons with a protected attribute can comply than persons without that attribute, and such persons suffer a detriment as a result and the condition is unjustifiable.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DD6E0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D25B0F" w14:textId="77777777" w:rsidR="0001413C" w:rsidRPr="0001413C" w:rsidRDefault="0001413C" w:rsidP="0001413C"/>
        </w:tc>
      </w:tr>
      <w:tr w:rsidR="0001413C" w:rsidRPr="0001413C" w14:paraId="687CA33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780089" w14:textId="77777777" w:rsidR="0001413C" w:rsidRPr="0001413C" w:rsidRDefault="0001413C" w:rsidP="0001413C">
            <w:r w:rsidRPr="0001413C">
              <w:t xml:space="preserve">Victimization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B95B8B" w14:textId="77777777" w:rsidR="0001413C" w:rsidRPr="0001413C" w:rsidRDefault="0001413C" w:rsidP="0001413C">
            <w:r w:rsidRPr="0001413C">
              <w:t>Victimization occurs when a person is treated less favorably than others on grounds that the person has brought proceedings, or given evidence or information in any proceedings brought under the anti-discrimination legislation, done anything by reference to the legislation in relation to the “discriminator,” or alleged that the “discriminator” or any other person has contravened that legislation, or intends to do any of the above.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F999D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8EDB37" w14:textId="77777777" w:rsidR="0001413C" w:rsidRPr="0001413C" w:rsidRDefault="0001413C" w:rsidP="0001413C"/>
        </w:tc>
      </w:tr>
      <w:tr w:rsidR="0001413C" w:rsidRPr="0001413C" w14:paraId="16C2CB3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8E9E2C" w14:textId="77777777" w:rsidR="0001413C" w:rsidRPr="0001413C" w:rsidRDefault="0001413C" w:rsidP="0001413C">
            <w:r w:rsidRPr="0001413C">
              <w:t xml:space="preserve">Vilification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56B701" w14:textId="77777777" w:rsidR="0001413C" w:rsidRPr="0001413C" w:rsidRDefault="0001413C" w:rsidP="0001413C">
            <w:r w:rsidRPr="0001413C">
              <w:t>Vilification occurs when a person does any act in public to incite hatred toward, serious contempt for, or severe ridicule of a person or persons on the grounds of disability or race. It is irrelevant whether any person is actually incited by that act.</w:t>
            </w:r>
          </w:p>
          <w:p w14:paraId="7BB783F7"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4E9C6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D411FC" w14:textId="77777777" w:rsidR="0001413C" w:rsidRPr="0001413C" w:rsidRDefault="0001413C" w:rsidP="0001413C"/>
        </w:tc>
      </w:tr>
    </w:tbl>
    <w:p w14:paraId="49FAA837"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C9C7D9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14186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DF8F9C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3929F9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00E6A1" w14:textId="77777777" w:rsidR="0001413C" w:rsidRPr="0001413C" w:rsidRDefault="0001413C" w:rsidP="0001413C">
            <w:pPr>
              <w:rPr>
                <w:b/>
                <w:bCs/>
              </w:rPr>
            </w:pPr>
            <w:r w:rsidRPr="0001413C">
              <w:rPr>
                <w:b/>
                <w:bCs/>
              </w:rPr>
              <w:t>Alternate Text</w:t>
            </w:r>
          </w:p>
        </w:tc>
      </w:tr>
      <w:tr w:rsidR="0001413C" w:rsidRPr="0001413C" w14:paraId="3DAE8B1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8BC2A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B8748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5B981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E7838D" w14:textId="77777777" w:rsidR="0001413C" w:rsidRPr="0001413C" w:rsidRDefault="0001413C" w:rsidP="0001413C"/>
        </w:tc>
      </w:tr>
    </w:tbl>
    <w:p w14:paraId="6C1AED82" w14:textId="77777777" w:rsidR="0001413C" w:rsidRPr="0001413C" w:rsidRDefault="0001413C" w:rsidP="0001413C">
      <w:r w:rsidRPr="0001413C">
        <w:rPr>
          <w:b/>
          <w:bCs/>
        </w:rPr>
        <w:t>Audio Transcript Text:</w:t>
      </w:r>
      <w:r w:rsidRPr="0001413C">
        <w:t xml:space="preserve"> </w:t>
      </w:r>
    </w:p>
    <w:p w14:paraId="6016939A" w14:textId="77777777" w:rsidR="0001413C" w:rsidRPr="0001413C" w:rsidRDefault="0001413C" w:rsidP="0001413C">
      <w:r w:rsidRPr="0001413C">
        <w:t>Let’s explore the key areas of this topic.</w:t>
      </w:r>
    </w:p>
    <w:p w14:paraId="5D29730E" w14:textId="77777777" w:rsidR="0001413C" w:rsidRPr="0001413C" w:rsidRDefault="0001413C" w:rsidP="0001413C">
      <w:r w:rsidRPr="0001413C">
        <w:br w:type="page"/>
      </w:r>
    </w:p>
    <w:p w14:paraId="1A2FC072" w14:textId="77777777" w:rsidR="0001413C" w:rsidRPr="0001413C" w:rsidRDefault="0001413C" w:rsidP="0001413C">
      <w:bookmarkStart w:id="230" w:name="Page_9182378897783189490"/>
      <w:bookmarkEnd w:id="230"/>
      <w:r w:rsidRPr="0001413C">
        <w:rPr>
          <w:b/>
          <w:bCs/>
        </w:rPr>
        <w:t>Page Number:</w:t>
      </w:r>
      <w:r w:rsidRPr="0001413C">
        <w:t xml:space="preserve"> 47 </w:t>
      </w:r>
    </w:p>
    <w:p w14:paraId="34F69F85" w14:textId="77777777" w:rsidR="0001413C" w:rsidRPr="0001413C" w:rsidRDefault="0001413C" w:rsidP="0001413C">
      <w:r w:rsidRPr="0001413C">
        <w:rPr>
          <w:b/>
          <w:bCs/>
        </w:rPr>
        <w:t>Lesson 12:</w:t>
      </w:r>
      <w:r w:rsidRPr="0001413C">
        <w:t xml:space="preserve"> Hong Kong Law </w:t>
      </w:r>
    </w:p>
    <w:p w14:paraId="74527D71" w14:textId="77777777" w:rsidR="0001413C" w:rsidRPr="0001413C" w:rsidRDefault="0001413C" w:rsidP="0001413C">
      <w:r w:rsidRPr="0001413C">
        <w:rPr>
          <w:b/>
          <w:bCs/>
        </w:rPr>
        <w:t xml:space="preserve">Click and Reveal Template / LTR / Random </w:t>
      </w:r>
    </w:p>
    <w:p w14:paraId="1BA346DF" w14:textId="77777777" w:rsidR="0001413C" w:rsidRPr="0001413C" w:rsidRDefault="0001413C" w:rsidP="0001413C">
      <w:r w:rsidRPr="0001413C">
        <w:rPr>
          <w:b/>
          <w:bCs/>
        </w:rPr>
        <w:t>Content Title:</w:t>
      </w:r>
      <w:r w:rsidRPr="0001413C">
        <w:t xml:space="preserve"> </w:t>
      </w:r>
    </w:p>
    <w:p w14:paraId="61E2A55D" w14:textId="77777777" w:rsidR="0001413C" w:rsidRPr="0001413C" w:rsidRDefault="0001413C" w:rsidP="0001413C">
      <w:r w:rsidRPr="0001413C">
        <w:t xml:space="preserve">Types of Harassment </w:t>
      </w:r>
    </w:p>
    <w:p w14:paraId="4EEEBE25" w14:textId="77777777" w:rsidR="0001413C" w:rsidRPr="0001413C" w:rsidRDefault="0001413C" w:rsidP="0001413C">
      <w:r w:rsidRPr="0001413C">
        <w:rPr>
          <w:b/>
          <w:bCs/>
        </w:rPr>
        <w:t>Content Description:</w:t>
      </w:r>
    </w:p>
    <w:p w14:paraId="380177B8" w14:textId="77777777" w:rsidR="0001413C" w:rsidRPr="0001413C" w:rsidRDefault="0001413C" w:rsidP="0001413C">
      <w:r w:rsidRPr="0001413C">
        <w:t>Select each item to learn about the different types of harassment.</w:t>
      </w:r>
    </w:p>
    <w:p w14:paraId="2B5AA55D"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413"/>
        <w:gridCol w:w="4333"/>
        <w:gridCol w:w="1445"/>
        <w:gridCol w:w="1161"/>
      </w:tblGrid>
      <w:tr w:rsidR="0001413C" w:rsidRPr="0001413C" w14:paraId="37007BC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869A4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D895A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F283B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B48934" w14:textId="77777777" w:rsidR="0001413C" w:rsidRPr="0001413C" w:rsidRDefault="0001413C" w:rsidP="0001413C">
            <w:pPr>
              <w:rPr>
                <w:b/>
                <w:bCs/>
              </w:rPr>
            </w:pPr>
            <w:r w:rsidRPr="0001413C">
              <w:rPr>
                <w:b/>
                <w:bCs/>
              </w:rPr>
              <w:t>Alternate Text</w:t>
            </w:r>
          </w:p>
        </w:tc>
      </w:tr>
      <w:tr w:rsidR="0001413C" w:rsidRPr="0001413C" w14:paraId="16C2279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99BD71" w14:textId="77777777" w:rsidR="0001413C" w:rsidRPr="0001413C" w:rsidRDefault="0001413C" w:rsidP="0001413C">
            <w:r w:rsidRPr="0001413C">
              <w:t xml:space="preserve">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054F59" w14:textId="77777777" w:rsidR="0001413C" w:rsidRPr="0001413C" w:rsidRDefault="0001413C" w:rsidP="0001413C">
            <w:r w:rsidRPr="0001413C">
              <w:t>Sexual harassment refers to unwelcome conduct of a sexual nature towards a person, in circumstances where a reasonable person would have anticipated that the other person would be offended, humiliated, or intimidated, or creates a hostile or intimidating environment. It includes any unwelcome sexual advance or request for sexual favors.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C1E51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7F9D4C" w14:textId="77777777" w:rsidR="0001413C" w:rsidRPr="0001413C" w:rsidRDefault="0001413C" w:rsidP="0001413C"/>
        </w:tc>
      </w:tr>
      <w:tr w:rsidR="0001413C" w:rsidRPr="0001413C" w14:paraId="2B89F40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7530BC" w14:textId="77777777" w:rsidR="0001413C" w:rsidRPr="0001413C" w:rsidRDefault="0001413C" w:rsidP="0001413C">
            <w:r w:rsidRPr="0001413C">
              <w:t xml:space="preserve">Disability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DB5936" w14:textId="77777777" w:rsidR="0001413C" w:rsidRPr="0001413C" w:rsidRDefault="0001413C" w:rsidP="0001413C">
            <w:r w:rsidRPr="0001413C">
              <w:t>Disability harassment refers to unwelcome conduct towards a person on account of that person’s disability or that of an associate, for example, a person’s spouse, relative, carer, or a person with whom he/she is living with on a genuine domestic basis or person with whom he/she is in a business, sporting or recreational relationship, in circumstances where a reasonable person would have anticipated that the other person would be offended, humiliated, or intimidated.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FA604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4D7B90" w14:textId="77777777" w:rsidR="0001413C" w:rsidRPr="0001413C" w:rsidRDefault="0001413C" w:rsidP="0001413C"/>
        </w:tc>
      </w:tr>
      <w:tr w:rsidR="0001413C" w:rsidRPr="0001413C" w14:paraId="0DD6317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6319D6" w14:textId="77777777" w:rsidR="0001413C" w:rsidRPr="0001413C" w:rsidRDefault="0001413C" w:rsidP="0001413C">
            <w:r w:rsidRPr="0001413C">
              <w:t xml:space="preserve">Racial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E32586" w14:textId="77777777" w:rsidR="0001413C" w:rsidRPr="0001413C" w:rsidRDefault="0001413C" w:rsidP="0001413C">
            <w:r w:rsidRPr="0001413C">
              <w:t>Racial harassment refers to unwelcome conduct towards a person in circumstances where a reasonable person would have anticipated that the other person would be offended, humiliated, or intimidated, or conduct that creates a hostile environment, due to a person’s race or the race of that person’s associate (for example, a person's spouse, relative, carer, or person with whom he/she is living with on a genuine domestic basis or person with whom he/she is in a business, sporting or recreational relationship).</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23460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42EEF6" w14:textId="77777777" w:rsidR="0001413C" w:rsidRPr="0001413C" w:rsidRDefault="0001413C" w:rsidP="0001413C"/>
        </w:tc>
      </w:tr>
      <w:tr w:rsidR="0001413C" w:rsidRPr="0001413C" w14:paraId="3138EBA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34F48D" w14:textId="77777777" w:rsidR="0001413C" w:rsidRPr="0001413C" w:rsidRDefault="0001413C" w:rsidP="0001413C">
            <w:r w:rsidRPr="0001413C">
              <w:t xml:space="preserve">2020 Amendments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96C042" w14:textId="77777777" w:rsidR="0001413C" w:rsidRPr="0001413C" w:rsidRDefault="0001413C" w:rsidP="0001413C">
            <w:r w:rsidRPr="0001413C">
              <w:t>Pursuant to the 2020 amendments to the anti-discrimination ordinances, anti-harassment provisions were extended to cover “workplace participants,” which are persons working in the same workplace, including employers, employees, contract workers, principals, commission agents, partners, interns, and volunteers. As a result of the amended legislations, workplace participants are both protected and prohibited from harassment acts in the workplace, and employers may be vicariously liable for harassment acts by workplace participants.</w:t>
            </w:r>
          </w:p>
          <w:p w14:paraId="695A6157"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553DB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2E7486" w14:textId="77777777" w:rsidR="0001413C" w:rsidRPr="0001413C" w:rsidRDefault="0001413C" w:rsidP="0001413C"/>
        </w:tc>
      </w:tr>
    </w:tbl>
    <w:p w14:paraId="6FB46D1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258615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7CA9B0B"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AAE71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710F9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6FD558" w14:textId="77777777" w:rsidR="0001413C" w:rsidRPr="0001413C" w:rsidRDefault="0001413C" w:rsidP="0001413C">
            <w:pPr>
              <w:rPr>
                <w:b/>
                <w:bCs/>
              </w:rPr>
            </w:pPr>
            <w:r w:rsidRPr="0001413C">
              <w:rPr>
                <w:b/>
                <w:bCs/>
              </w:rPr>
              <w:t>Alternate Text</w:t>
            </w:r>
          </w:p>
        </w:tc>
      </w:tr>
      <w:tr w:rsidR="0001413C" w:rsidRPr="0001413C" w14:paraId="4B4A567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9C292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E41E2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66902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B5AA12" w14:textId="77777777" w:rsidR="0001413C" w:rsidRPr="0001413C" w:rsidRDefault="0001413C" w:rsidP="0001413C"/>
        </w:tc>
      </w:tr>
    </w:tbl>
    <w:p w14:paraId="7DE422F1" w14:textId="77777777" w:rsidR="0001413C" w:rsidRPr="0001413C" w:rsidRDefault="0001413C" w:rsidP="0001413C">
      <w:r w:rsidRPr="0001413C">
        <w:rPr>
          <w:b/>
          <w:bCs/>
        </w:rPr>
        <w:t>Audio Transcript Text:</w:t>
      </w:r>
      <w:r w:rsidRPr="0001413C">
        <w:t xml:space="preserve"> </w:t>
      </w:r>
    </w:p>
    <w:p w14:paraId="341D603A" w14:textId="77777777" w:rsidR="0001413C" w:rsidRPr="0001413C" w:rsidRDefault="0001413C" w:rsidP="0001413C">
      <w:r w:rsidRPr="0001413C">
        <w:t>Let’s consider some of the key concepts in this area.</w:t>
      </w:r>
    </w:p>
    <w:p w14:paraId="66016177" w14:textId="77777777" w:rsidR="0001413C" w:rsidRPr="0001413C" w:rsidRDefault="0001413C" w:rsidP="0001413C">
      <w:r w:rsidRPr="0001413C">
        <w:br w:type="page"/>
      </w:r>
    </w:p>
    <w:p w14:paraId="5E050E9C" w14:textId="77777777" w:rsidR="0001413C" w:rsidRPr="0001413C" w:rsidRDefault="0001413C" w:rsidP="0001413C">
      <w:bookmarkStart w:id="231" w:name="Page_1382062334952823879"/>
      <w:bookmarkEnd w:id="231"/>
      <w:r w:rsidRPr="0001413C">
        <w:rPr>
          <w:b/>
          <w:bCs/>
        </w:rPr>
        <w:t>Page Number:</w:t>
      </w:r>
      <w:r w:rsidRPr="0001413C">
        <w:t xml:space="preserve"> 48 </w:t>
      </w:r>
    </w:p>
    <w:p w14:paraId="030E6499" w14:textId="77777777" w:rsidR="0001413C" w:rsidRPr="0001413C" w:rsidRDefault="0001413C" w:rsidP="0001413C">
      <w:r w:rsidRPr="0001413C">
        <w:rPr>
          <w:b/>
          <w:bCs/>
        </w:rPr>
        <w:t>Lesson 13:</w:t>
      </w:r>
      <w:r w:rsidRPr="0001413C">
        <w:t xml:space="preserve"> Malaysian Law </w:t>
      </w:r>
    </w:p>
    <w:p w14:paraId="5A35E09A" w14:textId="77777777" w:rsidR="0001413C" w:rsidRPr="0001413C" w:rsidRDefault="0001413C" w:rsidP="0001413C">
      <w:r w:rsidRPr="0001413C">
        <w:rPr>
          <w:b/>
          <w:bCs/>
        </w:rPr>
        <w:t xml:space="preserve">Click and Reveal Template / LTR / Random </w:t>
      </w:r>
    </w:p>
    <w:p w14:paraId="5FF6556E" w14:textId="77777777" w:rsidR="0001413C" w:rsidRPr="0001413C" w:rsidRDefault="0001413C" w:rsidP="0001413C">
      <w:r w:rsidRPr="0001413C">
        <w:rPr>
          <w:b/>
          <w:bCs/>
        </w:rPr>
        <w:t>Content Title:</w:t>
      </w:r>
      <w:r w:rsidRPr="0001413C">
        <w:t xml:space="preserve"> </w:t>
      </w:r>
    </w:p>
    <w:p w14:paraId="08383382" w14:textId="77777777" w:rsidR="0001413C" w:rsidRPr="0001413C" w:rsidRDefault="0001413C" w:rsidP="0001413C">
      <w:r w:rsidRPr="0001413C">
        <w:t xml:space="preserve">Article 8 and Discrimination in Malaysia </w:t>
      </w:r>
    </w:p>
    <w:p w14:paraId="6F1CADD5" w14:textId="77777777" w:rsidR="0001413C" w:rsidRPr="0001413C" w:rsidRDefault="0001413C" w:rsidP="0001413C">
      <w:r w:rsidRPr="0001413C">
        <w:rPr>
          <w:b/>
          <w:bCs/>
        </w:rPr>
        <w:t>Content Description:</w:t>
      </w:r>
    </w:p>
    <w:p w14:paraId="3A45B9A4" w14:textId="77777777" w:rsidR="0001413C" w:rsidRPr="0001413C" w:rsidRDefault="0001413C" w:rsidP="0001413C">
      <w:r w:rsidRPr="0001413C">
        <w:t>Select each item to learn about the guidance Article 8 of the Federal Constitution provides when it comes to discrimination.</w:t>
      </w:r>
    </w:p>
    <w:p w14:paraId="1FEFACC2"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777"/>
        <w:gridCol w:w="1456"/>
        <w:gridCol w:w="1169"/>
      </w:tblGrid>
      <w:tr w:rsidR="0001413C" w:rsidRPr="0001413C" w14:paraId="0055F72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C362B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AAE26C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6133BA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AE50DFA" w14:textId="77777777" w:rsidR="0001413C" w:rsidRPr="0001413C" w:rsidRDefault="0001413C" w:rsidP="0001413C">
            <w:pPr>
              <w:rPr>
                <w:b/>
                <w:bCs/>
              </w:rPr>
            </w:pPr>
            <w:r w:rsidRPr="0001413C">
              <w:rPr>
                <w:b/>
                <w:bCs/>
              </w:rPr>
              <w:t>Alternate Text</w:t>
            </w:r>
          </w:p>
        </w:tc>
      </w:tr>
      <w:tr w:rsidR="0001413C" w:rsidRPr="0001413C" w14:paraId="05170A8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F76A02" w14:textId="77777777" w:rsidR="0001413C" w:rsidRPr="0001413C" w:rsidRDefault="0001413C" w:rsidP="0001413C">
            <w:r w:rsidRPr="0001413C">
              <w:t xml:space="preserve">Court Discretion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AABC93" w14:textId="77777777" w:rsidR="0001413C" w:rsidRPr="0001413C" w:rsidRDefault="0001413C" w:rsidP="0001413C">
            <w:r w:rsidRPr="0001413C">
              <w:t>Due to the general scope of this provision, Malaysian Courts have the freedom to interpret how Articles 8(1) and 8(2) are applied in different situations.</w:t>
            </w:r>
          </w:p>
          <w:p w14:paraId="43112034" w14:textId="77777777" w:rsidR="0001413C" w:rsidRPr="0001413C" w:rsidRDefault="0001413C" w:rsidP="0001413C">
            <w:r w:rsidRPr="0001413C">
              <w:t>In addition to the Federal Constitution, Section 69F of the Employment Act 1955 provides specific provisions governing discrimination in employment.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0D4BB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1DDF94" w14:textId="77777777" w:rsidR="0001413C" w:rsidRPr="0001413C" w:rsidRDefault="0001413C" w:rsidP="0001413C"/>
        </w:tc>
      </w:tr>
      <w:tr w:rsidR="0001413C" w:rsidRPr="0001413C" w14:paraId="3A509DE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FBE51C" w14:textId="77777777" w:rsidR="0001413C" w:rsidRPr="0001413C" w:rsidRDefault="0001413C" w:rsidP="0001413C">
            <w:r w:rsidRPr="0001413C">
              <w:t xml:space="preserve">Article 8(1)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915DFA" w14:textId="77777777" w:rsidR="0001413C" w:rsidRPr="0001413C" w:rsidRDefault="0001413C" w:rsidP="0001413C">
            <w:r w:rsidRPr="0001413C">
              <w:t>All persons are equal before the law and entitled to the equal protection of the law.</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CF34D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2BAB20" w14:textId="77777777" w:rsidR="0001413C" w:rsidRPr="0001413C" w:rsidRDefault="0001413C" w:rsidP="0001413C"/>
        </w:tc>
      </w:tr>
      <w:tr w:rsidR="0001413C" w:rsidRPr="0001413C" w14:paraId="486B585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C57D81" w14:textId="77777777" w:rsidR="0001413C" w:rsidRPr="0001413C" w:rsidRDefault="0001413C" w:rsidP="0001413C">
            <w:r w:rsidRPr="0001413C">
              <w:t xml:space="preserve">Article 8(2)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6CA39D" w14:textId="77777777" w:rsidR="0001413C" w:rsidRPr="0001413C" w:rsidRDefault="0001413C" w:rsidP="0001413C">
            <w:r w:rsidRPr="0001413C">
              <w:t>Except as expressly authorized by this Constitution, there shall be no discrimination against citizens on the grounds of religion, race, descent, place of birth, or gender in any law or in the appointment to any office or employment under a public authority. Or, in the administration of any law relating to the acquisition, holding, or disposition of property, or the establishing or carrying on of any trade, business, profession, vocation, or employment.</w:t>
            </w:r>
          </w:p>
          <w:p w14:paraId="72CDB17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1F51D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92A25B" w14:textId="77777777" w:rsidR="0001413C" w:rsidRPr="0001413C" w:rsidRDefault="0001413C" w:rsidP="0001413C"/>
        </w:tc>
      </w:tr>
    </w:tbl>
    <w:p w14:paraId="592824C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338118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17716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26591F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9CC68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7A2708" w14:textId="77777777" w:rsidR="0001413C" w:rsidRPr="0001413C" w:rsidRDefault="0001413C" w:rsidP="0001413C">
            <w:pPr>
              <w:rPr>
                <w:b/>
                <w:bCs/>
              </w:rPr>
            </w:pPr>
            <w:r w:rsidRPr="0001413C">
              <w:rPr>
                <w:b/>
                <w:bCs/>
              </w:rPr>
              <w:t>Alternate Text</w:t>
            </w:r>
          </w:p>
        </w:tc>
      </w:tr>
      <w:tr w:rsidR="0001413C" w:rsidRPr="0001413C" w14:paraId="78764A4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056E0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5A609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38C2E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9A9C98" w14:textId="77777777" w:rsidR="0001413C" w:rsidRPr="0001413C" w:rsidRDefault="0001413C" w:rsidP="0001413C"/>
        </w:tc>
      </w:tr>
    </w:tbl>
    <w:p w14:paraId="6D0CAEE7" w14:textId="77777777" w:rsidR="0001413C" w:rsidRPr="0001413C" w:rsidRDefault="0001413C" w:rsidP="0001413C">
      <w:r w:rsidRPr="0001413C">
        <w:br w:type="page"/>
      </w:r>
    </w:p>
    <w:p w14:paraId="1A9ED2C6" w14:textId="77777777" w:rsidR="0001413C" w:rsidRPr="0001413C" w:rsidRDefault="0001413C" w:rsidP="0001413C">
      <w:bookmarkStart w:id="232" w:name="Page_1403544625359652136"/>
      <w:bookmarkEnd w:id="232"/>
      <w:r w:rsidRPr="0001413C">
        <w:rPr>
          <w:b/>
          <w:bCs/>
        </w:rPr>
        <w:t>Page Number:</w:t>
      </w:r>
      <w:r w:rsidRPr="0001413C">
        <w:t xml:space="preserve"> 49 </w:t>
      </w:r>
    </w:p>
    <w:p w14:paraId="5A08BD56" w14:textId="77777777" w:rsidR="0001413C" w:rsidRPr="0001413C" w:rsidRDefault="0001413C" w:rsidP="0001413C">
      <w:r w:rsidRPr="0001413C">
        <w:rPr>
          <w:b/>
          <w:bCs/>
        </w:rPr>
        <w:t>Lesson 13:</w:t>
      </w:r>
      <w:r w:rsidRPr="0001413C">
        <w:t xml:space="preserve"> Malaysian Law </w:t>
      </w:r>
    </w:p>
    <w:p w14:paraId="1C546A0E" w14:textId="77777777" w:rsidR="0001413C" w:rsidRPr="0001413C" w:rsidRDefault="0001413C" w:rsidP="0001413C">
      <w:r w:rsidRPr="0001413C">
        <w:rPr>
          <w:b/>
          <w:bCs/>
        </w:rPr>
        <w:t xml:space="preserve">Click and Reveal Template / LTR / Random </w:t>
      </w:r>
    </w:p>
    <w:p w14:paraId="6D755E72" w14:textId="77777777" w:rsidR="0001413C" w:rsidRPr="0001413C" w:rsidRDefault="0001413C" w:rsidP="0001413C">
      <w:r w:rsidRPr="0001413C">
        <w:rPr>
          <w:b/>
          <w:bCs/>
        </w:rPr>
        <w:t>Content Title:</w:t>
      </w:r>
      <w:r w:rsidRPr="0001413C">
        <w:t xml:space="preserve"> </w:t>
      </w:r>
    </w:p>
    <w:p w14:paraId="4AB52091" w14:textId="77777777" w:rsidR="0001413C" w:rsidRPr="0001413C" w:rsidRDefault="0001413C" w:rsidP="0001413C">
      <w:r w:rsidRPr="0001413C">
        <w:t xml:space="preserve">Malaysia’s Anti-Sexual Harassment Act </w:t>
      </w:r>
    </w:p>
    <w:p w14:paraId="21AF3CE9" w14:textId="77777777" w:rsidR="0001413C" w:rsidRPr="0001413C" w:rsidRDefault="0001413C" w:rsidP="0001413C">
      <w:r w:rsidRPr="0001413C">
        <w:rPr>
          <w:b/>
          <w:bCs/>
        </w:rPr>
        <w:t>Content Description:</w:t>
      </w:r>
    </w:p>
    <w:p w14:paraId="5AC06F24" w14:textId="77777777" w:rsidR="0001413C" w:rsidRPr="0001413C" w:rsidRDefault="0001413C" w:rsidP="0001413C">
      <w:r w:rsidRPr="0001413C">
        <w:t>In Malaysia there are certain provisions regarding sexual harassment in the Employment Act 1955. In the Employment Act 1955, sexual harassment is defined as any unwanted conduct that is sexual in nature, whether it is by way of physical, verbal or gestures, directed at another person, and that the conduct is said to be offensive or poses a threat to well-being during work.</w:t>
      </w:r>
    </w:p>
    <w:p w14:paraId="23749045" w14:textId="77777777" w:rsidR="0001413C" w:rsidRPr="0001413C" w:rsidRDefault="0001413C" w:rsidP="0001413C">
      <w:r w:rsidRPr="0001413C">
        <w:t>Malaysia’s Anti-Sexual Harassment Act (“the Act”) received Royal Assent in October 2022. The Act aims to raise awareness and prevent the occurrence of sexual harassment. Additionally, it provides a right of redress for any person who has been sexually harassed. The Act also establishes a Tribunal for Sexual Harassment.</w:t>
      </w:r>
    </w:p>
    <w:p w14:paraId="49CF78E3" w14:textId="77777777" w:rsidR="0001413C" w:rsidRPr="0001413C" w:rsidRDefault="0001413C" w:rsidP="0001413C">
      <w:r w:rsidRPr="0001413C">
        <w:t>Several sections of the Act came into force on March 28, 2023. The remaining sections of the Act came into force on 8</w:t>
      </w:r>
      <w:r w:rsidRPr="0001413C">
        <w:rPr>
          <w:vertAlign w:val="superscript"/>
        </w:rPr>
        <w:t>th</w:t>
      </w:r>
      <w:r w:rsidRPr="0001413C">
        <w:t xml:space="preserve"> March 2024.</w:t>
      </w:r>
    </w:p>
    <w:p w14:paraId="375D83CB" w14:textId="77777777" w:rsidR="0001413C" w:rsidRPr="0001413C" w:rsidRDefault="0001413C" w:rsidP="0001413C">
      <w:r w:rsidRPr="0001413C">
        <w:t>Select each item to learn more about the Act.</w:t>
      </w:r>
    </w:p>
    <w:p w14:paraId="1995C8BB"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800"/>
        <w:gridCol w:w="1442"/>
        <w:gridCol w:w="1160"/>
      </w:tblGrid>
      <w:tr w:rsidR="0001413C" w:rsidRPr="0001413C" w14:paraId="2D32F18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2427A7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B5FDF9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12B4C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0AECE73" w14:textId="77777777" w:rsidR="0001413C" w:rsidRPr="0001413C" w:rsidRDefault="0001413C" w:rsidP="0001413C">
            <w:pPr>
              <w:rPr>
                <w:b/>
                <w:bCs/>
              </w:rPr>
            </w:pPr>
            <w:r w:rsidRPr="0001413C">
              <w:rPr>
                <w:b/>
                <w:bCs/>
              </w:rPr>
              <w:t>Alternate Text</w:t>
            </w:r>
          </w:p>
        </w:tc>
      </w:tr>
      <w:tr w:rsidR="0001413C" w:rsidRPr="0001413C" w14:paraId="357AC3E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68F3DB" w14:textId="77777777" w:rsidR="0001413C" w:rsidRPr="0001413C" w:rsidRDefault="0001413C" w:rsidP="0001413C">
            <w:r w:rsidRPr="0001413C">
              <w:t xml:space="preserve">Sections 1 and 2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5FDF4A" w14:textId="77777777" w:rsidR="0001413C" w:rsidRPr="0001413C" w:rsidRDefault="0001413C" w:rsidP="0001413C">
            <w:r w:rsidRPr="0001413C">
              <w:t>Sections 1 and 2 introduce and define “sexual harassment” under the Act as “any unwanted conduct of a sexual nature, in any form, whether verbal, non-verbal, visual, gestural, or physical, directed at a person, which is reasonably offensive or humiliating or is a threat to his well-being”.</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0605B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15B2D8" w14:textId="77777777" w:rsidR="0001413C" w:rsidRPr="0001413C" w:rsidRDefault="0001413C" w:rsidP="0001413C"/>
        </w:tc>
      </w:tr>
      <w:tr w:rsidR="0001413C" w:rsidRPr="0001413C" w14:paraId="2CD5602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B9B6E1" w14:textId="77777777" w:rsidR="0001413C" w:rsidRPr="0001413C" w:rsidRDefault="0001413C" w:rsidP="0001413C">
            <w:r w:rsidRPr="0001413C">
              <w:t xml:space="preserve">Section 24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A9A04C" w14:textId="77777777" w:rsidR="0001413C" w:rsidRPr="0001413C" w:rsidRDefault="0001413C" w:rsidP="0001413C">
            <w:r w:rsidRPr="0001413C">
              <w:t>Sections 24 and 25</w:t>
            </w:r>
            <w:r w:rsidRPr="0001413C">
              <w:rPr>
                <w:rFonts w:ascii="Arial" w:hAnsi="Arial" w:cs="Arial"/>
              </w:rPr>
              <w:t> </w:t>
            </w:r>
            <w:r w:rsidRPr="0001413C">
              <w:t>both concern the administration of the Act with Section 24 stating that the Secretary General of the Ministry responsible for women, family, and community development shall be the</w:t>
            </w:r>
            <w:r w:rsidRPr="0001413C">
              <w:rPr>
                <w:rFonts w:ascii="Arial" w:hAnsi="Arial" w:cs="Arial"/>
              </w:rPr>
              <w:t> </w:t>
            </w:r>
            <w:r w:rsidRPr="0001413C">
              <w:t>appointed Administrator.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772CD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FF4A63" w14:textId="77777777" w:rsidR="0001413C" w:rsidRPr="0001413C" w:rsidRDefault="0001413C" w:rsidP="0001413C"/>
        </w:tc>
      </w:tr>
      <w:tr w:rsidR="0001413C" w:rsidRPr="0001413C" w14:paraId="430EBF4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D59341" w14:textId="77777777" w:rsidR="0001413C" w:rsidRPr="0001413C" w:rsidRDefault="0001413C" w:rsidP="0001413C">
            <w:r w:rsidRPr="0001413C">
              <w:t xml:space="preserve">Section 25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7EE01B" w14:textId="77777777" w:rsidR="0001413C" w:rsidRPr="0001413C" w:rsidRDefault="0001413C" w:rsidP="0001413C">
            <w:r w:rsidRPr="0001413C">
              <w:t>Section 25 sets out the functions of the Administrator, which are:</w:t>
            </w:r>
          </w:p>
          <w:p w14:paraId="5A684E30" w14:textId="77777777" w:rsidR="0001413C" w:rsidRPr="0001413C" w:rsidRDefault="0001413C" w:rsidP="0001413C">
            <w:pPr>
              <w:numPr>
                <w:ilvl w:val="0"/>
                <w:numId w:val="49"/>
              </w:numPr>
            </w:pPr>
            <w:r w:rsidRPr="0001413C">
              <w:t>To formulate policy or issue guidelines relating to the prevention or awareness of sexual harassment;</w:t>
            </w:r>
          </w:p>
          <w:p w14:paraId="6E8C744E" w14:textId="77777777" w:rsidR="0001413C" w:rsidRPr="0001413C" w:rsidRDefault="0001413C" w:rsidP="0001413C">
            <w:pPr>
              <w:numPr>
                <w:ilvl w:val="0"/>
                <w:numId w:val="49"/>
              </w:numPr>
            </w:pPr>
            <w:r w:rsidRPr="0001413C">
              <w:t>To promote any activity including to request any person to display any notice at any place relating to the prevention or awareness of sexual harassment;</w:t>
            </w:r>
          </w:p>
          <w:p w14:paraId="1D56D19E" w14:textId="77777777" w:rsidR="0001413C" w:rsidRPr="0001413C" w:rsidRDefault="0001413C" w:rsidP="0001413C">
            <w:pPr>
              <w:numPr>
                <w:ilvl w:val="0"/>
                <w:numId w:val="49"/>
              </w:numPr>
            </w:pPr>
            <w:r w:rsidRPr="0001413C">
              <w:t>To administer any matter relating to the prevention or awareness of sexual harassment; and</w:t>
            </w:r>
          </w:p>
          <w:p w14:paraId="26B468DA" w14:textId="77777777" w:rsidR="0001413C" w:rsidRPr="0001413C" w:rsidRDefault="0001413C" w:rsidP="0001413C">
            <w:pPr>
              <w:numPr>
                <w:ilvl w:val="0"/>
                <w:numId w:val="49"/>
              </w:numPr>
            </w:pPr>
            <w:r w:rsidRPr="0001413C">
              <w:t>To carry out any other functions for the betterment and proper implementation of this Act.</w:t>
            </w:r>
          </w:p>
          <w:p w14:paraId="72272D7D" w14:textId="77777777" w:rsidR="0001413C" w:rsidRPr="0001413C" w:rsidRDefault="0001413C" w:rsidP="0001413C">
            <w:r w:rsidRPr="0001413C">
              <w:t>Section 25</w:t>
            </w:r>
            <w:r w:rsidRPr="0001413C">
              <w:rPr>
                <w:b/>
                <w:bCs/>
              </w:rPr>
              <w:t xml:space="preserve"> </w:t>
            </w:r>
            <w:r w:rsidRPr="0001413C">
              <w:t>also</w:t>
            </w:r>
            <w:r w:rsidRPr="0001413C">
              <w:rPr>
                <w:rFonts w:ascii="Arial" w:hAnsi="Arial" w:cs="Arial"/>
              </w:rPr>
              <w:t> </w:t>
            </w:r>
            <w:r w:rsidRPr="0001413C">
              <w:t>grants the Administrator all such powers as may be necessary for the performance of its functions under the Act.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08FA6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7A8A0C" w14:textId="77777777" w:rsidR="0001413C" w:rsidRPr="0001413C" w:rsidRDefault="0001413C" w:rsidP="0001413C"/>
        </w:tc>
      </w:tr>
      <w:tr w:rsidR="0001413C" w:rsidRPr="0001413C" w14:paraId="2C80EEF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CD0D97" w14:textId="77777777" w:rsidR="0001413C" w:rsidRPr="0001413C" w:rsidRDefault="0001413C" w:rsidP="0001413C">
            <w:r w:rsidRPr="0001413C">
              <w:t xml:space="preserve">Section 26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8F2AEF" w14:textId="77777777" w:rsidR="0001413C" w:rsidRPr="0001413C" w:rsidRDefault="0001413C" w:rsidP="0001413C">
            <w:r w:rsidRPr="0001413C">
              <w:t>Section 26 provides that the Minister may make such regulations as may be necessary in respect of the Tribunal, which includes prescribing the forms to be used in proceedings, and prescribing and imposing fees.</w:t>
            </w:r>
          </w:p>
          <w:p w14:paraId="0F6EB478"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0E286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31B1DB" w14:textId="77777777" w:rsidR="0001413C" w:rsidRPr="0001413C" w:rsidRDefault="0001413C" w:rsidP="0001413C"/>
        </w:tc>
      </w:tr>
    </w:tbl>
    <w:p w14:paraId="695D72F4"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AE9CEB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0FF9AF"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CEA741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751F3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3BD1BB" w14:textId="77777777" w:rsidR="0001413C" w:rsidRPr="0001413C" w:rsidRDefault="0001413C" w:rsidP="0001413C">
            <w:pPr>
              <w:rPr>
                <w:b/>
                <w:bCs/>
              </w:rPr>
            </w:pPr>
            <w:r w:rsidRPr="0001413C">
              <w:rPr>
                <w:b/>
                <w:bCs/>
              </w:rPr>
              <w:t>Alternate Text</w:t>
            </w:r>
          </w:p>
        </w:tc>
      </w:tr>
      <w:tr w:rsidR="0001413C" w:rsidRPr="0001413C" w14:paraId="7926BBE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AC563D"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75437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AB10B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AE05F0" w14:textId="77777777" w:rsidR="0001413C" w:rsidRPr="0001413C" w:rsidRDefault="0001413C" w:rsidP="0001413C"/>
        </w:tc>
      </w:tr>
    </w:tbl>
    <w:p w14:paraId="5E026B99" w14:textId="77777777" w:rsidR="0001413C" w:rsidRPr="0001413C" w:rsidRDefault="0001413C" w:rsidP="0001413C">
      <w:r w:rsidRPr="0001413C">
        <w:rPr>
          <w:b/>
          <w:bCs/>
        </w:rPr>
        <w:t>Audio Transcript Text:</w:t>
      </w:r>
      <w:r w:rsidRPr="0001413C">
        <w:t xml:space="preserve"> </w:t>
      </w:r>
    </w:p>
    <w:p w14:paraId="1DE6A3BA" w14:textId="77777777" w:rsidR="0001413C" w:rsidRPr="0001413C" w:rsidRDefault="0001413C" w:rsidP="0001413C">
      <w:r w:rsidRPr="0001413C">
        <w:t>Now we’ll examine the key elements of this topic.</w:t>
      </w:r>
    </w:p>
    <w:p w14:paraId="3423D390" w14:textId="77777777" w:rsidR="0001413C" w:rsidRPr="0001413C" w:rsidRDefault="0001413C" w:rsidP="0001413C">
      <w:r w:rsidRPr="0001413C">
        <w:br w:type="page"/>
      </w:r>
    </w:p>
    <w:p w14:paraId="5D780F9B" w14:textId="77777777" w:rsidR="0001413C" w:rsidRPr="0001413C" w:rsidRDefault="0001413C" w:rsidP="0001413C">
      <w:bookmarkStart w:id="233" w:name="Page_1558781799276011870"/>
      <w:bookmarkEnd w:id="233"/>
      <w:r w:rsidRPr="0001413C">
        <w:rPr>
          <w:b/>
          <w:bCs/>
        </w:rPr>
        <w:t>Page Number:</w:t>
      </w:r>
      <w:r w:rsidRPr="0001413C">
        <w:t xml:space="preserve"> 50 </w:t>
      </w:r>
    </w:p>
    <w:p w14:paraId="61FB9468" w14:textId="77777777" w:rsidR="0001413C" w:rsidRPr="0001413C" w:rsidRDefault="0001413C" w:rsidP="0001413C">
      <w:r w:rsidRPr="0001413C">
        <w:rPr>
          <w:b/>
          <w:bCs/>
        </w:rPr>
        <w:t>Lesson 14:</w:t>
      </w:r>
      <w:r w:rsidRPr="0001413C">
        <w:t xml:space="preserve"> New Zealand Law </w:t>
      </w:r>
    </w:p>
    <w:p w14:paraId="0B795797" w14:textId="77777777" w:rsidR="0001413C" w:rsidRPr="0001413C" w:rsidRDefault="0001413C" w:rsidP="0001413C">
      <w:r w:rsidRPr="0001413C">
        <w:rPr>
          <w:b/>
          <w:bCs/>
        </w:rPr>
        <w:t xml:space="preserve">Click and Reveal Template / LTR / Random </w:t>
      </w:r>
    </w:p>
    <w:p w14:paraId="4921EE5B" w14:textId="77777777" w:rsidR="0001413C" w:rsidRPr="0001413C" w:rsidRDefault="0001413C" w:rsidP="0001413C">
      <w:r w:rsidRPr="0001413C">
        <w:rPr>
          <w:b/>
          <w:bCs/>
        </w:rPr>
        <w:t>Content Title:</w:t>
      </w:r>
      <w:r w:rsidRPr="0001413C">
        <w:t xml:space="preserve"> </w:t>
      </w:r>
    </w:p>
    <w:p w14:paraId="35C2033C" w14:textId="77777777" w:rsidR="0001413C" w:rsidRPr="0001413C" w:rsidRDefault="0001413C" w:rsidP="0001413C">
      <w:r w:rsidRPr="0001413C">
        <w:t xml:space="preserve">New Zealand Law </w:t>
      </w:r>
    </w:p>
    <w:p w14:paraId="6F02D708" w14:textId="77777777" w:rsidR="0001413C" w:rsidRPr="0001413C" w:rsidRDefault="0001413C" w:rsidP="0001413C">
      <w:r w:rsidRPr="0001413C">
        <w:rPr>
          <w:b/>
          <w:bCs/>
        </w:rPr>
        <w:t>Content Description:</w:t>
      </w:r>
    </w:p>
    <w:p w14:paraId="5B003D9F" w14:textId="77777777" w:rsidR="0001413C" w:rsidRPr="0001413C" w:rsidRDefault="0001413C" w:rsidP="0001413C">
      <w:r w:rsidRPr="0001413C">
        <w:t>Select each item to learn more about New Zealand policies surrounding discrimination in the workplace.</w:t>
      </w:r>
    </w:p>
    <w:p w14:paraId="3348F65F"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332"/>
        <w:gridCol w:w="2519"/>
        <w:gridCol w:w="1382"/>
        <w:gridCol w:w="1119"/>
      </w:tblGrid>
      <w:tr w:rsidR="0001413C" w:rsidRPr="0001413C" w14:paraId="356E89E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1206CC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3FA1F6E"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94929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C82CE1" w14:textId="77777777" w:rsidR="0001413C" w:rsidRPr="0001413C" w:rsidRDefault="0001413C" w:rsidP="0001413C">
            <w:pPr>
              <w:rPr>
                <w:b/>
                <w:bCs/>
              </w:rPr>
            </w:pPr>
            <w:r w:rsidRPr="0001413C">
              <w:rPr>
                <w:b/>
                <w:bCs/>
              </w:rPr>
              <w:t>Alternate Text</w:t>
            </w:r>
          </w:p>
        </w:tc>
      </w:tr>
      <w:tr w:rsidR="0001413C" w:rsidRPr="0001413C" w14:paraId="12708EF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AD5EC6" w14:textId="77777777" w:rsidR="0001413C" w:rsidRPr="0001413C" w:rsidRDefault="0001413C" w:rsidP="0001413C">
            <w:r w:rsidRPr="0001413C">
              <w:t xml:space="preserve">Defining Workplace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19B56F" w14:textId="77777777" w:rsidR="0001413C" w:rsidRPr="0001413C" w:rsidRDefault="0001413C" w:rsidP="0001413C">
            <w:r w:rsidRPr="0001413C">
              <w:t>According to the Employment Relations Act 2000, workplace discrimination occurs if an employer:</w:t>
            </w:r>
          </w:p>
          <w:p w14:paraId="3F52458E" w14:textId="77777777" w:rsidR="0001413C" w:rsidRPr="0001413C" w:rsidRDefault="0001413C" w:rsidP="0001413C">
            <w:pPr>
              <w:numPr>
                <w:ilvl w:val="0"/>
                <w:numId w:val="50"/>
              </w:numPr>
            </w:pPr>
            <w:r w:rsidRPr="0001413C">
              <w:t>Won’t or doesn’t give an employee the same terms of employment, work conditions, benefits, opportunities for training, promotion, and transfer as other employees with more or less the same qualifications, experience, or skills, and who are employed in the same or substantially similar circumstances, or</w:t>
            </w:r>
          </w:p>
          <w:p w14:paraId="52433772" w14:textId="77777777" w:rsidR="0001413C" w:rsidRPr="0001413C" w:rsidRDefault="0001413C" w:rsidP="0001413C">
            <w:pPr>
              <w:numPr>
                <w:ilvl w:val="0"/>
                <w:numId w:val="50"/>
              </w:numPr>
            </w:pPr>
            <w:r w:rsidRPr="0001413C">
              <w:t>Dismisses an employee or does something that has a negative effect on their employment, job performance, or job satisfaction when they are not treating other employees doing the same type of work in the same way, or</w:t>
            </w:r>
          </w:p>
          <w:p w14:paraId="77B2E89A" w14:textId="77777777" w:rsidR="0001413C" w:rsidRPr="0001413C" w:rsidRDefault="0001413C" w:rsidP="0001413C">
            <w:pPr>
              <w:numPr>
                <w:ilvl w:val="0"/>
                <w:numId w:val="50"/>
              </w:numPr>
            </w:pPr>
            <w:r w:rsidRPr="0001413C">
              <w:t>Retires an employee or makes the employee retire or resign, for example, by creating unfavorable working conditions, and;</w:t>
            </w:r>
          </w:p>
          <w:p w14:paraId="25925422" w14:textId="77777777" w:rsidR="0001413C" w:rsidRPr="0001413C" w:rsidRDefault="0001413C" w:rsidP="0001413C">
            <w:pPr>
              <w:numPr>
                <w:ilvl w:val="0"/>
                <w:numId w:val="50"/>
              </w:numPr>
            </w:pPr>
            <w:r w:rsidRPr="0001413C">
              <w:t>The reason is directly or indirectly a prohibited ground of discrimination.</w:t>
            </w:r>
          </w:p>
          <w:p w14:paraId="79B25D50" w14:textId="77777777" w:rsidR="0001413C" w:rsidRPr="0001413C" w:rsidRDefault="0001413C" w:rsidP="0001413C">
            <w:r w:rsidRPr="0001413C">
              <w:t>In addition, the Human Rights Act 1993 also prohibits employers from refusing to employ an applicant on the basis of a prohibited ground of discrimination, or from generally treating any person seeking employment differently from other persons in substantially similar circumstances by reason of any of the prohibited grounds of discrimination.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B2B26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7332CC" w14:textId="77777777" w:rsidR="0001413C" w:rsidRPr="0001413C" w:rsidRDefault="0001413C" w:rsidP="0001413C"/>
        </w:tc>
      </w:tr>
      <w:tr w:rsidR="0001413C" w:rsidRPr="0001413C" w14:paraId="5D97AE5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2A08FB" w14:textId="77777777" w:rsidR="0001413C" w:rsidRPr="0001413C" w:rsidRDefault="0001413C" w:rsidP="0001413C">
            <w:r w:rsidRPr="0001413C">
              <w:t xml:space="preserve">New Zealand Discrimination Regulations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A737D5" w14:textId="77777777" w:rsidR="0001413C" w:rsidRPr="0001413C" w:rsidRDefault="0001413C" w:rsidP="0001413C">
            <w:r w:rsidRPr="0001413C">
              <w:t>The Employment Relations Act 2000 and the Human Rights Act 1993 are the primary anti-discrimination laws in New Zealand.</w:t>
            </w:r>
          </w:p>
          <w:p w14:paraId="7015DE7D" w14:textId="77777777" w:rsidR="0001413C" w:rsidRPr="0001413C" w:rsidRDefault="0001413C" w:rsidP="0001413C">
            <w:r w:rsidRPr="0001413C">
              <w:t>In New Zealand, everyone is protected from unlawful discrimination in the course their employment and in non-employment relationships including prospective employees, contractors, volunteers, and clients. This includes discrimination on the grounds of:</w:t>
            </w:r>
          </w:p>
          <w:p w14:paraId="120558C6" w14:textId="77777777" w:rsidR="0001413C" w:rsidRPr="0001413C" w:rsidRDefault="0001413C" w:rsidP="0001413C">
            <w:pPr>
              <w:numPr>
                <w:ilvl w:val="0"/>
                <w:numId w:val="51"/>
              </w:numPr>
            </w:pPr>
            <w:r w:rsidRPr="0001413C">
              <w:t>Age</w:t>
            </w:r>
          </w:p>
          <w:p w14:paraId="722B650A" w14:textId="77777777" w:rsidR="0001413C" w:rsidRPr="0001413C" w:rsidRDefault="0001413C" w:rsidP="0001413C">
            <w:pPr>
              <w:numPr>
                <w:ilvl w:val="0"/>
                <w:numId w:val="51"/>
              </w:numPr>
            </w:pPr>
            <w:r w:rsidRPr="0001413C">
              <w:t>Race or color</w:t>
            </w:r>
          </w:p>
          <w:p w14:paraId="05D02AEB" w14:textId="77777777" w:rsidR="0001413C" w:rsidRPr="0001413C" w:rsidRDefault="0001413C" w:rsidP="0001413C">
            <w:pPr>
              <w:numPr>
                <w:ilvl w:val="0"/>
                <w:numId w:val="51"/>
              </w:numPr>
            </w:pPr>
            <w:r w:rsidRPr="0001413C">
              <w:t>Ethnicity or national origin</w:t>
            </w:r>
          </w:p>
          <w:p w14:paraId="1E0B3DA2" w14:textId="77777777" w:rsidR="0001413C" w:rsidRPr="0001413C" w:rsidRDefault="0001413C" w:rsidP="0001413C">
            <w:pPr>
              <w:numPr>
                <w:ilvl w:val="0"/>
                <w:numId w:val="51"/>
              </w:numPr>
            </w:pPr>
            <w:r w:rsidRPr="0001413C">
              <w:t>Sex (including pregnancy or childbirth)</w:t>
            </w:r>
          </w:p>
          <w:p w14:paraId="30483589" w14:textId="77777777" w:rsidR="0001413C" w:rsidRPr="0001413C" w:rsidRDefault="0001413C" w:rsidP="0001413C">
            <w:pPr>
              <w:numPr>
                <w:ilvl w:val="0"/>
                <w:numId w:val="51"/>
              </w:numPr>
            </w:pPr>
            <w:r w:rsidRPr="0001413C">
              <w:t>Sexual orientation</w:t>
            </w:r>
          </w:p>
          <w:p w14:paraId="5D3A9FC3" w14:textId="77777777" w:rsidR="0001413C" w:rsidRPr="0001413C" w:rsidRDefault="0001413C" w:rsidP="0001413C">
            <w:pPr>
              <w:numPr>
                <w:ilvl w:val="0"/>
                <w:numId w:val="51"/>
              </w:numPr>
            </w:pPr>
            <w:r w:rsidRPr="0001413C">
              <w:t>Disability</w:t>
            </w:r>
          </w:p>
          <w:p w14:paraId="2D0FD142" w14:textId="77777777" w:rsidR="0001413C" w:rsidRPr="0001413C" w:rsidRDefault="0001413C" w:rsidP="0001413C">
            <w:pPr>
              <w:numPr>
                <w:ilvl w:val="0"/>
                <w:numId w:val="51"/>
              </w:numPr>
            </w:pPr>
            <w:r w:rsidRPr="0001413C">
              <w:t>Religious or ethical belief</w:t>
            </w:r>
          </w:p>
          <w:p w14:paraId="52DBAD83" w14:textId="77777777" w:rsidR="0001413C" w:rsidRPr="0001413C" w:rsidRDefault="0001413C" w:rsidP="0001413C">
            <w:pPr>
              <w:numPr>
                <w:ilvl w:val="0"/>
                <w:numId w:val="51"/>
              </w:numPr>
            </w:pPr>
            <w:r w:rsidRPr="0001413C">
              <w:t>Marital or family status</w:t>
            </w:r>
          </w:p>
          <w:p w14:paraId="509C60F1" w14:textId="77777777" w:rsidR="0001413C" w:rsidRPr="0001413C" w:rsidRDefault="0001413C" w:rsidP="0001413C">
            <w:pPr>
              <w:numPr>
                <w:ilvl w:val="0"/>
                <w:numId w:val="51"/>
              </w:numPr>
            </w:pPr>
            <w:r w:rsidRPr="0001413C">
              <w:t>Employment status</w:t>
            </w:r>
          </w:p>
          <w:p w14:paraId="1A3FDC0A" w14:textId="77777777" w:rsidR="0001413C" w:rsidRPr="0001413C" w:rsidRDefault="0001413C" w:rsidP="0001413C">
            <w:pPr>
              <w:numPr>
                <w:ilvl w:val="0"/>
                <w:numId w:val="51"/>
              </w:numPr>
            </w:pPr>
            <w:r w:rsidRPr="0001413C">
              <w:t>Political opinion</w:t>
            </w:r>
          </w:p>
          <w:p w14:paraId="1EE920FC" w14:textId="77777777" w:rsidR="0001413C" w:rsidRPr="0001413C" w:rsidRDefault="0001413C" w:rsidP="0001413C">
            <w:pPr>
              <w:numPr>
                <w:ilvl w:val="0"/>
                <w:numId w:val="51"/>
              </w:numPr>
            </w:pPr>
            <w:r w:rsidRPr="0001413C">
              <w:t>Being affected by family violence</w:t>
            </w:r>
          </w:p>
          <w:p w14:paraId="70A3239C" w14:textId="77777777" w:rsidR="0001413C" w:rsidRPr="0001413C" w:rsidRDefault="0001413C" w:rsidP="0001413C">
            <w:pPr>
              <w:numPr>
                <w:ilvl w:val="0"/>
                <w:numId w:val="51"/>
              </w:numPr>
            </w:pPr>
            <w:r w:rsidRPr="0001413C">
              <w:t>Involvement in union activities</w:t>
            </w:r>
          </w:p>
          <w:p w14:paraId="3D99FD20" w14:textId="77777777" w:rsidR="0001413C" w:rsidRPr="0001413C" w:rsidRDefault="0001413C" w:rsidP="0001413C">
            <w:r w:rsidRPr="0001413C">
              <w:t>Under the Human Rights Act 1993, it is unlawful to ask a job applicant questions that indicate an intention to discriminate against one of the grounds covered by the Act.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908C5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65C086" w14:textId="77777777" w:rsidR="0001413C" w:rsidRPr="0001413C" w:rsidRDefault="0001413C" w:rsidP="0001413C"/>
        </w:tc>
      </w:tr>
      <w:tr w:rsidR="0001413C" w:rsidRPr="0001413C" w14:paraId="398BAC5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093640" w14:textId="77777777" w:rsidR="0001413C" w:rsidRPr="0001413C" w:rsidRDefault="0001413C" w:rsidP="0001413C">
            <w:r w:rsidRPr="0001413C">
              <w:t xml:space="preserve">Exceptions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72F085" w14:textId="77777777" w:rsidR="0001413C" w:rsidRPr="0001413C" w:rsidRDefault="0001413C" w:rsidP="0001413C">
            <w:r w:rsidRPr="0001413C">
              <w:t>There are some exceptions where it is not unlawful to make employment-related decisions on the basis of a prohibited ground. For example, in some situations, it is legal to employ only a woman for a particular position.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81EBC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3F9D8C" w14:textId="77777777" w:rsidR="0001413C" w:rsidRPr="0001413C" w:rsidRDefault="0001413C" w:rsidP="0001413C"/>
        </w:tc>
      </w:tr>
      <w:tr w:rsidR="0001413C" w:rsidRPr="0001413C" w14:paraId="06F975C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5EA2ED" w14:textId="77777777" w:rsidR="0001413C" w:rsidRPr="0001413C" w:rsidRDefault="0001413C" w:rsidP="0001413C">
            <w:r w:rsidRPr="0001413C">
              <w:t xml:space="preserve">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9D2F78" w14:textId="77777777" w:rsidR="0001413C" w:rsidRPr="0001413C" w:rsidRDefault="0001413C" w:rsidP="0001413C">
            <w:r w:rsidRPr="0001413C">
              <w:t>If a person thinks that an employer has acted unlawfully, they may make a complaint under the Human Rights Act 1993 if it pertains to matters arising pre-employment, such as job advertisements or the hiring process.</w:t>
            </w:r>
          </w:p>
          <w:p w14:paraId="5C32F279" w14:textId="77777777" w:rsidR="0001413C" w:rsidRPr="0001413C" w:rsidRDefault="0001413C" w:rsidP="0001413C">
            <w:r w:rsidRPr="0001413C">
              <w:t>If an employee thinks they have been unlawfully discriminated against during their employment, they can either raise a personal grievance under the Employment Relations Act 2000 or make a complaint to the Human Rights Commission under the Human Rights Act 1993.</w:t>
            </w:r>
          </w:p>
          <w:p w14:paraId="298CEAAB"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136C6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3178F0" w14:textId="77777777" w:rsidR="0001413C" w:rsidRPr="0001413C" w:rsidRDefault="0001413C" w:rsidP="0001413C"/>
        </w:tc>
      </w:tr>
    </w:tbl>
    <w:p w14:paraId="2B27AD3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FEE942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2D7FC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88C033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63E32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90DC295" w14:textId="77777777" w:rsidR="0001413C" w:rsidRPr="0001413C" w:rsidRDefault="0001413C" w:rsidP="0001413C">
            <w:pPr>
              <w:rPr>
                <w:b/>
                <w:bCs/>
              </w:rPr>
            </w:pPr>
            <w:r w:rsidRPr="0001413C">
              <w:rPr>
                <w:b/>
                <w:bCs/>
              </w:rPr>
              <w:t>Alternate Text</w:t>
            </w:r>
          </w:p>
        </w:tc>
      </w:tr>
      <w:tr w:rsidR="0001413C" w:rsidRPr="0001413C" w14:paraId="69C2964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B7C8E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A3537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C58DE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E21EC0" w14:textId="77777777" w:rsidR="0001413C" w:rsidRPr="0001413C" w:rsidRDefault="0001413C" w:rsidP="0001413C"/>
        </w:tc>
      </w:tr>
    </w:tbl>
    <w:p w14:paraId="690CC6AF" w14:textId="77777777" w:rsidR="0001413C" w:rsidRPr="0001413C" w:rsidRDefault="0001413C" w:rsidP="0001413C">
      <w:r w:rsidRPr="0001413C">
        <w:rPr>
          <w:b/>
          <w:bCs/>
        </w:rPr>
        <w:t>Audio Transcript Text:</w:t>
      </w:r>
      <w:r w:rsidRPr="0001413C">
        <w:t xml:space="preserve"> </w:t>
      </w:r>
    </w:p>
    <w:p w14:paraId="2A2F290D" w14:textId="77777777" w:rsidR="0001413C" w:rsidRPr="0001413C" w:rsidRDefault="0001413C" w:rsidP="0001413C">
      <w:r w:rsidRPr="0001413C">
        <w:t>Let’s consider some of the key concepts in this area.</w:t>
      </w:r>
    </w:p>
    <w:p w14:paraId="6E46ACC4" w14:textId="77777777" w:rsidR="0001413C" w:rsidRPr="0001413C" w:rsidRDefault="0001413C" w:rsidP="0001413C">
      <w:r w:rsidRPr="0001413C">
        <w:br w:type="page"/>
      </w:r>
    </w:p>
    <w:p w14:paraId="285EBB43" w14:textId="77777777" w:rsidR="0001413C" w:rsidRPr="0001413C" w:rsidRDefault="0001413C" w:rsidP="0001413C">
      <w:bookmarkStart w:id="234" w:name="Page_1484420020165487741"/>
      <w:bookmarkEnd w:id="234"/>
      <w:r w:rsidRPr="0001413C">
        <w:rPr>
          <w:b/>
          <w:bCs/>
        </w:rPr>
        <w:t>Page Number:</w:t>
      </w:r>
      <w:r w:rsidRPr="0001413C">
        <w:t xml:space="preserve"> 51 </w:t>
      </w:r>
    </w:p>
    <w:p w14:paraId="5542CE15" w14:textId="77777777" w:rsidR="0001413C" w:rsidRPr="0001413C" w:rsidRDefault="0001413C" w:rsidP="0001413C">
      <w:r w:rsidRPr="0001413C">
        <w:rPr>
          <w:b/>
          <w:bCs/>
        </w:rPr>
        <w:t>Lesson 14:</w:t>
      </w:r>
      <w:r w:rsidRPr="0001413C">
        <w:t xml:space="preserve"> New Zealand Law </w:t>
      </w:r>
    </w:p>
    <w:p w14:paraId="7EE8E62C" w14:textId="77777777" w:rsidR="0001413C" w:rsidRPr="0001413C" w:rsidRDefault="0001413C" w:rsidP="0001413C">
      <w:r w:rsidRPr="0001413C">
        <w:rPr>
          <w:b/>
          <w:bCs/>
        </w:rPr>
        <w:t xml:space="preserve">Click and Reveal Template / LTR / Random </w:t>
      </w:r>
    </w:p>
    <w:p w14:paraId="47D3316D" w14:textId="77777777" w:rsidR="0001413C" w:rsidRPr="0001413C" w:rsidRDefault="0001413C" w:rsidP="0001413C">
      <w:r w:rsidRPr="0001413C">
        <w:rPr>
          <w:b/>
          <w:bCs/>
        </w:rPr>
        <w:t>Content Title:</w:t>
      </w:r>
      <w:r w:rsidRPr="0001413C">
        <w:t xml:space="preserve"> </w:t>
      </w:r>
    </w:p>
    <w:p w14:paraId="0C1BFDCA" w14:textId="77777777" w:rsidR="0001413C" w:rsidRPr="0001413C" w:rsidRDefault="0001413C" w:rsidP="0001413C">
      <w:r w:rsidRPr="0001413C">
        <w:t xml:space="preserve">Understanding Sexual Harassment </w:t>
      </w:r>
    </w:p>
    <w:p w14:paraId="28E3E409" w14:textId="77777777" w:rsidR="0001413C" w:rsidRPr="0001413C" w:rsidRDefault="0001413C" w:rsidP="0001413C">
      <w:r w:rsidRPr="0001413C">
        <w:rPr>
          <w:b/>
          <w:bCs/>
        </w:rPr>
        <w:t>Content Description:</w:t>
      </w:r>
    </w:p>
    <w:p w14:paraId="49AFE2D8" w14:textId="77777777" w:rsidR="0001413C" w:rsidRPr="0001413C" w:rsidRDefault="0001413C" w:rsidP="0001413C">
      <w:r w:rsidRPr="0001413C">
        <w:t>Select each item to learn more about New Zealand’s laws regarding sexual harassment in the workplace.</w:t>
      </w:r>
    </w:p>
    <w:p w14:paraId="7B9E4D6F"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96"/>
        <w:gridCol w:w="2257"/>
        <w:gridCol w:w="1381"/>
        <w:gridCol w:w="1118"/>
      </w:tblGrid>
      <w:tr w:rsidR="0001413C" w:rsidRPr="0001413C" w14:paraId="38D9F7B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0D9AC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F79D1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55211D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831C1A" w14:textId="77777777" w:rsidR="0001413C" w:rsidRPr="0001413C" w:rsidRDefault="0001413C" w:rsidP="0001413C">
            <w:pPr>
              <w:rPr>
                <w:b/>
                <w:bCs/>
              </w:rPr>
            </w:pPr>
            <w:r w:rsidRPr="0001413C">
              <w:rPr>
                <w:b/>
                <w:bCs/>
              </w:rPr>
              <w:t>Alternate Text</w:t>
            </w:r>
          </w:p>
        </w:tc>
      </w:tr>
      <w:tr w:rsidR="0001413C" w:rsidRPr="0001413C" w14:paraId="7D3E37A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014BBA" w14:textId="77777777" w:rsidR="0001413C" w:rsidRPr="0001413C" w:rsidRDefault="0001413C" w:rsidP="0001413C">
            <w:r w:rsidRPr="0001413C">
              <w:t xml:space="preserve">What Is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C2D80A" w14:textId="77777777" w:rsidR="0001413C" w:rsidRPr="0001413C" w:rsidRDefault="0001413C" w:rsidP="0001413C">
            <w:r w:rsidRPr="0001413C">
              <w:t>The Employment Relations Act 2000 (as amended by the Employment Relations (Extended Time for Personal Grievance for Sexual Harassment) Amendment Act 2023) defines sexual harassment. Sexual harassment can occur when a person either:</w:t>
            </w:r>
          </w:p>
          <w:p w14:paraId="2EE6DDB0" w14:textId="77777777" w:rsidR="0001413C" w:rsidRPr="0001413C" w:rsidRDefault="0001413C" w:rsidP="0001413C">
            <w:pPr>
              <w:numPr>
                <w:ilvl w:val="0"/>
                <w:numId w:val="52"/>
              </w:numPr>
            </w:pPr>
            <w:r w:rsidRPr="0001413C">
              <w:t>Directly or indirectly asks the employee for sex, sexual contact, or other sexual activity, with a promise of better treatment in their employment, or threat of either worse treatment or about current or future job security; or</w:t>
            </w:r>
          </w:p>
          <w:p w14:paraId="69D36B8C" w14:textId="77777777" w:rsidR="0001413C" w:rsidRPr="0001413C" w:rsidRDefault="0001413C" w:rsidP="0001413C">
            <w:pPr>
              <w:numPr>
                <w:ilvl w:val="0"/>
                <w:numId w:val="52"/>
              </w:numPr>
            </w:pPr>
            <w:r w:rsidRPr="0001413C">
              <w:t>Directly or indirectly subjects the employee to behaviors of a sexual nature they don’t want or find offensive that negatively impact the employee’s employment, performance, or job satisfaction.</w:t>
            </w:r>
          </w:p>
          <w:p w14:paraId="6ED1C60E" w14:textId="77777777" w:rsidR="0001413C" w:rsidRPr="0001413C" w:rsidRDefault="0001413C" w:rsidP="0001413C">
            <w:pPr>
              <w:numPr>
                <w:ilvl w:val="0"/>
                <w:numId w:val="53"/>
              </w:numPr>
            </w:pPr>
            <w:r w:rsidRPr="0001413C">
              <w:t>This behaviour could be repeated or of such a significant nature that it has a negative effect on the other person’s employment, job performance or job satisfaction.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A7EC0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1622B4" w14:textId="77777777" w:rsidR="0001413C" w:rsidRPr="0001413C" w:rsidRDefault="0001413C" w:rsidP="0001413C"/>
        </w:tc>
      </w:tr>
      <w:tr w:rsidR="0001413C" w:rsidRPr="0001413C" w14:paraId="13CD7DD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E99B98" w14:textId="77777777" w:rsidR="0001413C" w:rsidRPr="0001413C" w:rsidRDefault="0001413C" w:rsidP="0001413C">
            <w:r w:rsidRPr="0001413C">
              <w:t xml:space="preserve">The Types of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02EA5D" w14:textId="77777777" w:rsidR="0001413C" w:rsidRPr="0001413C" w:rsidRDefault="0001413C" w:rsidP="0001413C">
            <w:r w:rsidRPr="0001413C">
              <w:t>The types of behavior can be in the form of:</w:t>
            </w:r>
          </w:p>
          <w:p w14:paraId="19E5CAF4" w14:textId="77777777" w:rsidR="0001413C" w:rsidRPr="0001413C" w:rsidRDefault="0001413C" w:rsidP="0001413C">
            <w:pPr>
              <w:numPr>
                <w:ilvl w:val="0"/>
                <w:numId w:val="54"/>
              </w:numPr>
            </w:pPr>
            <w:r w:rsidRPr="0001413C">
              <w:t>Written or spoken language;</w:t>
            </w:r>
          </w:p>
          <w:p w14:paraId="1FA7ABF7" w14:textId="77777777" w:rsidR="0001413C" w:rsidRPr="0001413C" w:rsidRDefault="0001413C" w:rsidP="0001413C">
            <w:pPr>
              <w:numPr>
                <w:ilvl w:val="0"/>
                <w:numId w:val="54"/>
              </w:numPr>
            </w:pPr>
            <w:r w:rsidRPr="0001413C">
              <w:t>Visual material such as pictures, diagrams, photos, and videos; or</w:t>
            </w:r>
          </w:p>
          <w:p w14:paraId="7E7CD47B" w14:textId="77777777" w:rsidR="0001413C" w:rsidRPr="0001413C" w:rsidRDefault="0001413C" w:rsidP="0001413C">
            <w:pPr>
              <w:numPr>
                <w:ilvl w:val="0"/>
                <w:numId w:val="54"/>
              </w:numPr>
            </w:pPr>
            <w:r w:rsidRPr="0001413C">
              <w:t>Physical behavior.</w:t>
            </w:r>
            <w:r w:rsidRPr="0001413C">
              <w:rPr>
                <w:rFonts w:ascii="Arial" w:hAnsi="Arial" w:cs="Arial"/>
              </w:rPr>
              <w: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F063E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355A14" w14:textId="77777777" w:rsidR="0001413C" w:rsidRPr="0001413C" w:rsidRDefault="0001413C" w:rsidP="0001413C"/>
        </w:tc>
      </w:tr>
      <w:tr w:rsidR="0001413C" w:rsidRPr="0001413C" w14:paraId="1F74865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61935F" w14:textId="77777777" w:rsidR="0001413C" w:rsidRPr="0001413C" w:rsidRDefault="0001413C" w:rsidP="0001413C">
            <w:r w:rsidRPr="0001413C">
              <w:t xml:space="preserve">Addressing Sexual Harassment in the Workplace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5F7D6D" w14:textId="77777777" w:rsidR="0001413C" w:rsidRPr="0001413C" w:rsidRDefault="0001413C" w:rsidP="0001413C">
            <w:r w:rsidRPr="0001413C">
              <w:t>Addressing sexual harassment is the employer's responsibility under the:</w:t>
            </w:r>
          </w:p>
          <w:p w14:paraId="715B973C" w14:textId="77777777" w:rsidR="0001413C" w:rsidRPr="0001413C" w:rsidRDefault="0001413C" w:rsidP="0001413C">
            <w:pPr>
              <w:numPr>
                <w:ilvl w:val="0"/>
                <w:numId w:val="55"/>
              </w:numPr>
            </w:pPr>
            <w:r w:rsidRPr="0001413C">
              <w:t>Health and Safety at Work Act 2015</w:t>
            </w:r>
          </w:p>
          <w:p w14:paraId="61C5D46D" w14:textId="77777777" w:rsidR="0001413C" w:rsidRPr="0001413C" w:rsidRDefault="0001413C" w:rsidP="0001413C">
            <w:pPr>
              <w:numPr>
                <w:ilvl w:val="0"/>
                <w:numId w:val="55"/>
              </w:numPr>
            </w:pPr>
            <w:r w:rsidRPr="0001413C">
              <w:t>Employment Relations Act 2000</w:t>
            </w:r>
          </w:p>
          <w:p w14:paraId="7D734EB5" w14:textId="77777777" w:rsidR="0001413C" w:rsidRPr="0001413C" w:rsidRDefault="0001413C" w:rsidP="0001413C">
            <w:pPr>
              <w:numPr>
                <w:ilvl w:val="0"/>
                <w:numId w:val="55"/>
              </w:numPr>
            </w:pPr>
            <w:r w:rsidRPr="0001413C">
              <w:t>Human Rights Act 1993</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9F724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F0302A" w14:textId="77777777" w:rsidR="0001413C" w:rsidRPr="0001413C" w:rsidRDefault="0001413C" w:rsidP="0001413C"/>
        </w:tc>
      </w:tr>
      <w:tr w:rsidR="0001413C" w:rsidRPr="0001413C" w14:paraId="37FEA25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526B3B" w14:textId="77777777" w:rsidR="0001413C" w:rsidRPr="0001413C" w:rsidRDefault="0001413C" w:rsidP="0001413C">
            <w:r w:rsidRPr="0001413C">
              <w:t xml:space="preserve">Reporting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E8960A" w14:textId="77777777" w:rsidR="0001413C" w:rsidRPr="0001413C" w:rsidRDefault="0001413C" w:rsidP="0001413C">
            <w:r w:rsidRPr="0001413C">
              <w:t>If an employer receives a complaint about sexual harassment by an employee, customer, or client, the employer must investigate the incident. If it is confirmed that the behavior did take place, employers must ensure that appropriate training, safeguards and systems are implemented to avoid further instances of sexual harassment. If an employee is unhappy with an employer's response or does not feel comfortable reporting the conduct via their employer, they can raise a sexual harassment complaint via either the Employment Relations Authority or the Human Rights Tribunal.</w:t>
            </w:r>
          </w:p>
          <w:p w14:paraId="0DD0F526" w14:textId="77777777" w:rsidR="0001413C" w:rsidRPr="0001413C" w:rsidRDefault="0001413C" w:rsidP="0001413C">
            <w:r w:rsidRPr="0001413C">
              <w:t>Employees may also apply for a restraining order from the District Court under the Harassment Act 1997.</w:t>
            </w:r>
          </w:p>
          <w:p w14:paraId="24595B7E" w14:textId="77777777" w:rsidR="0001413C" w:rsidRPr="0001413C" w:rsidRDefault="0001413C" w:rsidP="0001413C">
            <w:r w:rsidRPr="0001413C">
              <w:t>Under the Human Rights Act 1993, employers can also be vicariously liable for an occurrence of sexual harassment committed by an employee, if the employer cannot prove it has taken reasonably practicable steps to prevent the harassment from occurring.</w:t>
            </w:r>
          </w:p>
          <w:p w14:paraId="1317BC74"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A5732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3F5DCF" w14:textId="77777777" w:rsidR="0001413C" w:rsidRPr="0001413C" w:rsidRDefault="0001413C" w:rsidP="0001413C"/>
        </w:tc>
      </w:tr>
    </w:tbl>
    <w:p w14:paraId="3EA6E322"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742857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3646F0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F04846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5794D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F5015F" w14:textId="77777777" w:rsidR="0001413C" w:rsidRPr="0001413C" w:rsidRDefault="0001413C" w:rsidP="0001413C">
            <w:pPr>
              <w:rPr>
                <w:b/>
                <w:bCs/>
              </w:rPr>
            </w:pPr>
            <w:r w:rsidRPr="0001413C">
              <w:rPr>
                <w:b/>
                <w:bCs/>
              </w:rPr>
              <w:t>Alternate Text</w:t>
            </w:r>
          </w:p>
        </w:tc>
      </w:tr>
      <w:tr w:rsidR="0001413C" w:rsidRPr="0001413C" w14:paraId="5B0EEE3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07B625"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E389F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30075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9598AC" w14:textId="77777777" w:rsidR="0001413C" w:rsidRPr="0001413C" w:rsidRDefault="0001413C" w:rsidP="0001413C"/>
        </w:tc>
      </w:tr>
    </w:tbl>
    <w:p w14:paraId="66D5140F" w14:textId="77777777" w:rsidR="0001413C" w:rsidRPr="0001413C" w:rsidRDefault="0001413C" w:rsidP="0001413C">
      <w:r w:rsidRPr="0001413C">
        <w:rPr>
          <w:b/>
          <w:bCs/>
        </w:rPr>
        <w:t>Audio Transcript Text:</w:t>
      </w:r>
      <w:r w:rsidRPr="0001413C">
        <w:t xml:space="preserve"> </w:t>
      </w:r>
    </w:p>
    <w:p w14:paraId="176F751E" w14:textId="77777777" w:rsidR="0001413C" w:rsidRPr="0001413C" w:rsidRDefault="0001413C" w:rsidP="0001413C">
      <w:r w:rsidRPr="0001413C">
        <w:t>Let’s explore the key areas of this topic.</w:t>
      </w:r>
    </w:p>
    <w:p w14:paraId="29ECC86E" w14:textId="77777777" w:rsidR="0001413C" w:rsidRPr="0001413C" w:rsidRDefault="0001413C" w:rsidP="0001413C">
      <w:r w:rsidRPr="0001413C">
        <w:br w:type="page"/>
      </w:r>
    </w:p>
    <w:p w14:paraId="7BD1F734" w14:textId="77777777" w:rsidR="0001413C" w:rsidRPr="0001413C" w:rsidRDefault="0001413C" w:rsidP="0001413C">
      <w:bookmarkStart w:id="235" w:name="Page_5404039056398451822"/>
      <w:bookmarkEnd w:id="235"/>
      <w:r w:rsidRPr="0001413C">
        <w:rPr>
          <w:b/>
          <w:bCs/>
        </w:rPr>
        <w:t>Page Number:</w:t>
      </w:r>
      <w:r w:rsidRPr="0001413C">
        <w:t xml:space="preserve"> 52 </w:t>
      </w:r>
    </w:p>
    <w:p w14:paraId="41057E87" w14:textId="77777777" w:rsidR="0001413C" w:rsidRPr="0001413C" w:rsidRDefault="0001413C" w:rsidP="0001413C">
      <w:r w:rsidRPr="0001413C">
        <w:rPr>
          <w:b/>
          <w:bCs/>
        </w:rPr>
        <w:t>Lesson 15:</w:t>
      </w:r>
      <w:r w:rsidRPr="0001413C">
        <w:t xml:space="preserve"> Philippines Law </w:t>
      </w:r>
    </w:p>
    <w:p w14:paraId="0AD3C59B" w14:textId="77777777" w:rsidR="0001413C" w:rsidRPr="0001413C" w:rsidRDefault="0001413C" w:rsidP="0001413C">
      <w:r w:rsidRPr="0001413C">
        <w:rPr>
          <w:b/>
          <w:bCs/>
        </w:rPr>
        <w:t xml:space="preserve">Click and Reveal Template / LTR / Random </w:t>
      </w:r>
    </w:p>
    <w:p w14:paraId="79508680" w14:textId="77777777" w:rsidR="0001413C" w:rsidRPr="0001413C" w:rsidRDefault="0001413C" w:rsidP="0001413C">
      <w:r w:rsidRPr="0001413C">
        <w:rPr>
          <w:b/>
          <w:bCs/>
        </w:rPr>
        <w:t>Content Title:</w:t>
      </w:r>
      <w:r w:rsidRPr="0001413C">
        <w:t xml:space="preserve"> </w:t>
      </w:r>
    </w:p>
    <w:p w14:paraId="2144C95F" w14:textId="77777777" w:rsidR="0001413C" w:rsidRPr="0001413C" w:rsidRDefault="0001413C" w:rsidP="0001413C">
      <w:r w:rsidRPr="0001413C">
        <w:t xml:space="preserve">Discrimination in the Workplace </w:t>
      </w:r>
    </w:p>
    <w:p w14:paraId="66EE1880" w14:textId="77777777" w:rsidR="0001413C" w:rsidRPr="0001413C" w:rsidRDefault="0001413C" w:rsidP="0001413C">
      <w:r w:rsidRPr="0001413C">
        <w:rPr>
          <w:b/>
          <w:bCs/>
        </w:rPr>
        <w:t>Content Description:</w:t>
      </w:r>
    </w:p>
    <w:p w14:paraId="572EE248" w14:textId="77777777" w:rsidR="0001413C" w:rsidRPr="0001413C" w:rsidRDefault="0001413C" w:rsidP="0001413C">
      <w:r w:rsidRPr="0001413C">
        <w:t>The Philippines has various laws against discrimination. These laws seek to ensure fair treatment, equal opportunity, and a safe working environment for everyone, regardless of gender, age, or other distinguishing characteristics.</w:t>
      </w:r>
    </w:p>
    <w:p w14:paraId="3CABC0B1" w14:textId="77777777" w:rsidR="0001413C" w:rsidRPr="0001413C" w:rsidRDefault="0001413C" w:rsidP="0001413C">
      <w:r w:rsidRPr="0001413C">
        <w:t>Select each item to learn about the various laws the Philippines has put in place regarding discrimination in the workplace.</w:t>
      </w:r>
    </w:p>
    <w:p w14:paraId="240C2CA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842"/>
        <w:gridCol w:w="3944"/>
        <w:gridCol w:w="1421"/>
        <w:gridCol w:w="1145"/>
      </w:tblGrid>
      <w:tr w:rsidR="0001413C" w:rsidRPr="0001413C" w14:paraId="5ED0440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19E12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DF70E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FA4E2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8959DB7" w14:textId="77777777" w:rsidR="0001413C" w:rsidRPr="0001413C" w:rsidRDefault="0001413C" w:rsidP="0001413C">
            <w:pPr>
              <w:rPr>
                <w:b/>
                <w:bCs/>
              </w:rPr>
            </w:pPr>
            <w:r w:rsidRPr="0001413C">
              <w:rPr>
                <w:b/>
                <w:bCs/>
              </w:rPr>
              <w:t>Alternate Text</w:t>
            </w:r>
          </w:p>
        </w:tc>
      </w:tr>
      <w:tr w:rsidR="0001413C" w:rsidRPr="0001413C" w14:paraId="026CF8D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CDC1FC" w14:textId="77777777" w:rsidR="0001413C" w:rsidRPr="0001413C" w:rsidRDefault="0001413C" w:rsidP="0001413C">
            <w:r w:rsidRPr="0001413C">
              <w:t xml:space="preserve">The Philippine Labor Code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97E8C4" w14:textId="77777777" w:rsidR="0001413C" w:rsidRPr="0001413C" w:rsidRDefault="0001413C" w:rsidP="0001413C">
            <w:r w:rsidRPr="0001413C">
              <w:t>The Labor Code prohibits discrimination in various aspects of employment, including hiring, promotion, compensation, training, and other terms and conditions of employment. This law mandates that employers provide equal opportunities to all employees regardless of their protected characteristics, promoting a fair and inclusive workplace.</w:t>
            </w:r>
            <w:r w:rsidRPr="0001413C">
              <w:rPr>
                <w:rFonts w:ascii="Arial" w:hAnsi="Arial" w:cs="Arial"/>
              </w:rPr>
              <w: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C989B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B5C5AB" w14:textId="77777777" w:rsidR="0001413C" w:rsidRPr="0001413C" w:rsidRDefault="0001413C" w:rsidP="0001413C"/>
        </w:tc>
      </w:tr>
      <w:tr w:rsidR="0001413C" w:rsidRPr="0001413C" w14:paraId="0F72261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92B056" w14:textId="77777777" w:rsidR="0001413C" w:rsidRPr="0001413C" w:rsidRDefault="0001413C" w:rsidP="0001413C">
            <w:r w:rsidRPr="0001413C">
              <w:t xml:space="preserve">Republic Act No. 6725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83AC7B" w14:textId="77777777" w:rsidR="0001413C" w:rsidRPr="0001413C" w:rsidRDefault="0001413C" w:rsidP="0001413C">
            <w:r w:rsidRPr="0001413C">
              <w:t>The Republic Act No. 6725: Strengthening the Prohibition on Discrimination Against Women with Respect to Terms and Conditions of Employment aims to fortify the rights of women in the workforce, ensuring they are treated on par with their male counterparts.</w:t>
            </w:r>
          </w:p>
          <w:p w14:paraId="057CE858" w14:textId="77777777" w:rsidR="0001413C" w:rsidRPr="0001413C" w:rsidRDefault="0001413C" w:rsidP="0001413C">
            <w:r w:rsidRPr="0001413C">
              <w:t>According to this act:</w:t>
            </w:r>
          </w:p>
          <w:p w14:paraId="23EA1C9C" w14:textId="77777777" w:rsidR="0001413C" w:rsidRPr="0001413C" w:rsidRDefault="0001413C" w:rsidP="0001413C">
            <w:pPr>
              <w:numPr>
                <w:ilvl w:val="0"/>
                <w:numId w:val="56"/>
              </w:numPr>
            </w:pPr>
            <w:r w:rsidRPr="0001413C">
              <w:t>Employers are prohibited from discriminating against women in matters of hiring, promotion, training, or assignment.</w:t>
            </w:r>
          </w:p>
          <w:p w14:paraId="67585FB1" w14:textId="77777777" w:rsidR="0001413C" w:rsidRPr="0001413C" w:rsidRDefault="0001413C" w:rsidP="0001413C">
            <w:pPr>
              <w:numPr>
                <w:ilvl w:val="0"/>
                <w:numId w:val="56"/>
              </w:numPr>
            </w:pPr>
            <w:r w:rsidRPr="0001413C">
              <w:t>It is illegal to dismiss, discharge, or otherwise prejudice a woman employee for reasons related to her gender or marital status.</w:t>
            </w:r>
          </w:p>
          <w:p w14:paraId="445BED08" w14:textId="77777777" w:rsidR="0001413C" w:rsidRPr="0001413C" w:rsidRDefault="0001413C" w:rsidP="0001413C">
            <w:pPr>
              <w:numPr>
                <w:ilvl w:val="0"/>
                <w:numId w:val="56"/>
              </w:numPr>
            </w:pPr>
            <w:r w:rsidRPr="0001413C">
              <w:t>Employers are restricted from denying women employees benefits provided by law, including maternity leave.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A11CA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D611B5" w14:textId="77777777" w:rsidR="0001413C" w:rsidRPr="0001413C" w:rsidRDefault="0001413C" w:rsidP="0001413C"/>
        </w:tc>
      </w:tr>
      <w:tr w:rsidR="0001413C" w:rsidRPr="0001413C" w14:paraId="2B0175E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2B47CC" w14:textId="77777777" w:rsidR="0001413C" w:rsidRPr="0001413C" w:rsidRDefault="0001413C" w:rsidP="0001413C">
            <w:r w:rsidRPr="0001413C">
              <w:t xml:space="preserve">Republic Act No. 9710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6E2CFB" w14:textId="77777777" w:rsidR="0001413C" w:rsidRPr="0001413C" w:rsidRDefault="0001413C" w:rsidP="0001413C">
            <w:r w:rsidRPr="0001413C">
              <w:t>Republic Act No. 9710: Magna Carta of Women is a comprehensive women’s human rights law that seeks to eliminate discrimination against women by recognizing, protecting, fulfilling, and promoting their rights, especially marginalized women.</w:t>
            </w:r>
          </w:p>
          <w:p w14:paraId="29C08B27" w14:textId="77777777" w:rsidR="0001413C" w:rsidRPr="0001413C" w:rsidRDefault="0001413C" w:rsidP="0001413C">
            <w:r w:rsidRPr="0001413C">
              <w:t>It advocates for equal treatment before the law, meaning women should benefit from development and advancement equally with men.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A7154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E85B3F" w14:textId="77777777" w:rsidR="0001413C" w:rsidRPr="0001413C" w:rsidRDefault="0001413C" w:rsidP="0001413C"/>
        </w:tc>
      </w:tr>
      <w:tr w:rsidR="0001413C" w:rsidRPr="0001413C" w14:paraId="174475B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14D59D" w14:textId="77777777" w:rsidR="0001413C" w:rsidRPr="0001413C" w:rsidRDefault="0001413C" w:rsidP="0001413C">
            <w:r w:rsidRPr="0001413C">
              <w:t xml:space="preserve">Republic Act No. 8371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53D8CE" w14:textId="77777777" w:rsidR="0001413C" w:rsidRPr="0001413C" w:rsidRDefault="0001413C" w:rsidP="0001413C">
            <w:r w:rsidRPr="0001413C">
              <w:t>The Philippines is home to numerous indigenous groups, each with unique traditions, languages, and practices. Recognizing the need to protect and preserve the rights of these indigenous peoples (IPs), the Philippine government has introduced laws, like Republic Act No. 8371: Indigenous Peoples’ Rights Act of 1997 (IPRA), to ensure that IPs not only retain their cultural heritage but also enjoy the same rights and privileges as the rest of the population.</w:t>
            </w:r>
          </w:p>
          <w:p w14:paraId="3FB1188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07982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654CEA" w14:textId="77777777" w:rsidR="0001413C" w:rsidRPr="0001413C" w:rsidRDefault="0001413C" w:rsidP="0001413C"/>
        </w:tc>
      </w:tr>
    </w:tbl>
    <w:p w14:paraId="3863C21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041A01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1AE94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174A768"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3470D5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7D84E53" w14:textId="77777777" w:rsidR="0001413C" w:rsidRPr="0001413C" w:rsidRDefault="0001413C" w:rsidP="0001413C">
            <w:pPr>
              <w:rPr>
                <w:b/>
                <w:bCs/>
              </w:rPr>
            </w:pPr>
            <w:r w:rsidRPr="0001413C">
              <w:rPr>
                <w:b/>
                <w:bCs/>
              </w:rPr>
              <w:t>Alternate Text</w:t>
            </w:r>
          </w:p>
        </w:tc>
      </w:tr>
      <w:tr w:rsidR="0001413C" w:rsidRPr="0001413C" w14:paraId="0575491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A684D0"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421B3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1A2A2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CFDD9B" w14:textId="77777777" w:rsidR="0001413C" w:rsidRPr="0001413C" w:rsidRDefault="0001413C" w:rsidP="0001413C"/>
        </w:tc>
      </w:tr>
    </w:tbl>
    <w:p w14:paraId="7F80EF22" w14:textId="77777777" w:rsidR="0001413C" w:rsidRPr="0001413C" w:rsidRDefault="0001413C" w:rsidP="0001413C">
      <w:r w:rsidRPr="0001413C">
        <w:rPr>
          <w:b/>
          <w:bCs/>
        </w:rPr>
        <w:t>Audio Transcript Text:</w:t>
      </w:r>
      <w:r w:rsidRPr="0001413C">
        <w:t xml:space="preserve"> </w:t>
      </w:r>
    </w:p>
    <w:p w14:paraId="1062E304" w14:textId="77777777" w:rsidR="0001413C" w:rsidRPr="0001413C" w:rsidRDefault="0001413C" w:rsidP="0001413C">
      <w:r w:rsidRPr="0001413C">
        <w:t>We’ll begin by examining some important facts about this topic.</w:t>
      </w:r>
    </w:p>
    <w:p w14:paraId="3CABC714" w14:textId="77777777" w:rsidR="0001413C" w:rsidRPr="0001413C" w:rsidRDefault="0001413C" w:rsidP="0001413C">
      <w:r w:rsidRPr="0001413C">
        <w:br w:type="page"/>
      </w:r>
    </w:p>
    <w:p w14:paraId="25010DB4" w14:textId="77777777" w:rsidR="0001413C" w:rsidRPr="0001413C" w:rsidRDefault="0001413C" w:rsidP="0001413C">
      <w:bookmarkStart w:id="236" w:name="Page_5448656120428792464"/>
      <w:bookmarkEnd w:id="236"/>
      <w:r w:rsidRPr="0001413C">
        <w:rPr>
          <w:b/>
          <w:bCs/>
        </w:rPr>
        <w:t>Page Number:</w:t>
      </w:r>
      <w:r w:rsidRPr="0001413C">
        <w:t xml:space="preserve"> 53 </w:t>
      </w:r>
    </w:p>
    <w:p w14:paraId="34777826" w14:textId="77777777" w:rsidR="0001413C" w:rsidRPr="0001413C" w:rsidRDefault="0001413C" w:rsidP="0001413C">
      <w:r w:rsidRPr="0001413C">
        <w:rPr>
          <w:b/>
          <w:bCs/>
        </w:rPr>
        <w:t>Lesson 15:</w:t>
      </w:r>
      <w:r w:rsidRPr="0001413C">
        <w:t xml:space="preserve"> Philippines Law </w:t>
      </w:r>
    </w:p>
    <w:p w14:paraId="664927C3" w14:textId="77777777" w:rsidR="0001413C" w:rsidRPr="0001413C" w:rsidRDefault="0001413C" w:rsidP="0001413C">
      <w:r w:rsidRPr="0001413C">
        <w:rPr>
          <w:b/>
          <w:bCs/>
        </w:rPr>
        <w:t xml:space="preserve">Text and Image Template / Text Only </w:t>
      </w:r>
    </w:p>
    <w:p w14:paraId="1F875B81" w14:textId="77777777" w:rsidR="0001413C" w:rsidRPr="0001413C" w:rsidRDefault="0001413C" w:rsidP="0001413C">
      <w:r w:rsidRPr="0001413C">
        <w:rPr>
          <w:b/>
          <w:bCs/>
        </w:rPr>
        <w:t>Content Title:</w:t>
      </w:r>
      <w:r w:rsidRPr="0001413C">
        <w:t xml:space="preserve"> </w:t>
      </w:r>
    </w:p>
    <w:p w14:paraId="26CE1A6A" w14:textId="77777777" w:rsidR="0001413C" w:rsidRPr="0001413C" w:rsidRDefault="0001413C" w:rsidP="0001413C">
      <w:r w:rsidRPr="0001413C">
        <w:t xml:space="preserve">Republic Act No. 10627: Anti-Bullying Act of 2013 </w:t>
      </w:r>
    </w:p>
    <w:p w14:paraId="4BD810F9" w14:textId="77777777" w:rsidR="0001413C" w:rsidRPr="0001413C" w:rsidRDefault="0001413C" w:rsidP="0001413C">
      <w:r w:rsidRPr="0001413C">
        <w:br/>
      </w:r>
      <w:r w:rsidRPr="0001413C">
        <w:rPr>
          <w:b/>
          <w:bCs/>
        </w:rPr>
        <w:t>Column 1 Text:</w:t>
      </w:r>
      <w:r w:rsidRPr="0001413C">
        <w:t xml:space="preserve"> </w:t>
      </w:r>
    </w:p>
    <w:p w14:paraId="3B1010B3" w14:textId="77777777" w:rsidR="0001413C" w:rsidRPr="0001413C" w:rsidRDefault="0001413C" w:rsidP="0001413C">
      <w:r w:rsidRPr="0001413C">
        <w:t>Philippine law offers protection for employees against workplace harassment. This includes the Anti-Bullying Act of 2013. This legislation aims to protect individuals, especially students, from bullying behaviors, ensuring a safe learning and working environment.</w:t>
      </w:r>
    </w:p>
    <w:p w14:paraId="725D809C" w14:textId="77777777" w:rsidR="0001413C" w:rsidRPr="0001413C" w:rsidRDefault="0001413C" w:rsidP="0001413C">
      <w:r w:rsidRPr="0001413C">
        <w:t>While primarily targeting schools, the spirit of the law encourages all institutions, including workplaces, to foster environments free from bullying and harassment. Additionally, employers are required to establish mechanisms for reporting and addressing harassment.</w:t>
      </w:r>
    </w:p>
    <w:p w14:paraId="081BDBDC" w14:textId="77777777" w:rsidR="0001413C" w:rsidRPr="0001413C" w:rsidRDefault="0001413C" w:rsidP="0001413C">
      <w:r w:rsidRPr="0001413C">
        <w:rPr>
          <w:b/>
          <w:bCs/>
        </w:rPr>
        <w:t>Audio Transcript Text:</w:t>
      </w:r>
      <w:r w:rsidRPr="0001413C">
        <w:t xml:space="preserve"> </w:t>
      </w:r>
    </w:p>
    <w:p w14:paraId="2FCE2BB7" w14:textId="77777777" w:rsidR="0001413C" w:rsidRPr="0001413C" w:rsidRDefault="0001413C" w:rsidP="0001413C">
      <w:r w:rsidRPr="0001413C">
        <w:t>Here are some key considerations.</w:t>
      </w:r>
    </w:p>
    <w:p w14:paraId="136FC614" w14:textId="77777777" w:rsidR="0001413C" w:rsidRPr="0001413C" w:rsidRDefault="0001413C" w:rsidP="0001413C">
      <w:r w:rsidRPr="0001413C">
        <w:br w:type="page"/>
      </w:r>
    </w:p>
    <w:p w14:paraId="420EA264" w14:textId="77777777" w:rsidR="0001413C" w:rsidRPr="0001413C" w:rsidRDefault="0001413C" w:rsidP="0001413C">
      <w:bookmarkStart w:id="237" w:name="Page_5433783767183668015"/>
      <w:bookmarkEnd w:id="237"/>
      <w:r w:rsidRPr="0001413C">
        <w:rPr>
          <w:b/>
          <w:bCs/>
        </w:rPr>
        <w:t>Page Number:</w:t>
      </w:r>
      <w:r w:rsidRPr="0001413C">
        <w:t xml:space="preserve"> 54 </w:t>
      </w:r>
    </w:p>
    <w:p w14:paraId="4678A7DA" w14:textId="77777777" w:rsidR="0001413C" w:rsidRPr="0001413C" w:rsidRDefault="0001413C" w:rsidP="0001413C">
      <w:r w:rsidRPr="0001413C">
        <w:rPr>
          <w:b/>
          <w:bCs/>
        </w:rPr>
        <w:t>Lesson 15:</w:t>
      </w:r>
      <w:r w:rsidRPr="0001413C">
        <w:t xml:space="preserve"> Philippines Law </w:t>
      </w:r>
    </w:p>
    <w:p w14:paraId="1DCC21A7" w14:textId="77777777" w:rsidR="0001413C" w:rsidRPr="0001413C" w:rsidRDefault="0001413C" w:rsidP="0001413C">
      <w:r w:rsidRPr="0001413C">
        <w:rPr>
          <w:b/>
          <w:bCs/>
        </w:rPr>
        <w:t xml:space="preserve">Click and Reveal Template / LTR / Random </w:t>
      </w:r>
    </w:p>
    <w:p w14:paraId="3B33B3C6" w14:textId="77777777" w:rsidR="0001413C" w:rsidRPr="0001413C" w:rsidRDefault="0001413C" w:rsidP="0001413C">
      <w:r w:rsidRPr="0001413C">
        <w:rPr>
          <w:b/>
          <w:bCs/>
        </w:rPr>
        <w:t>Content Title:</w:t>
      </w:r>
      <w:r w:rsidRPr="0001413C">
        <w:t xml:space="preserve"> </w:t>
      </w:r>
    </w:p>
    <w:p w14:paraId="49847DEF" w14:textId="77777777" w:rsidR="0001413C" w:rsidRPr="0001413C" w:rsidRDefault="0001413C" w:rsidP="0001413C">
      <w:r w:rsidRPr="0001413C">
        <w:t xml:space="preserve">Sexual Harassment in the Workplace </w:t>
      </w:r>
    </w:p>
    <w:p w14:paraId="7AE00CD7" w14:textId="77777777" w:rsidR="0001413C" w:rsidRPr="0001413C" w:rsidRDefault="0001413C" w:rsidP="0001413C">
      <w:r w:rsidRPr="0001413C">
        <w:rPr>
          <w:b/>
          <w:bCs/>
        </w:rPr>
        <w:t>Content Description:</w:t>
      </w:r>
    </w:p>
    <w:p w14:paraId="00599E34" w14:textId="77777777" w:rsidR="0001413C" w:rsidRPr="0001413C" w:rsidRDefault="0001413C" w:rsidP="0001413C">
      <w:r w:rsidRPr="0001413C">
        <w:t>According to Anti-Sexual Harassment laws in the Philippines, sexual harassment that occurs in a work, education, or training environment is “committed by an employer, employee, manager, supervisor, agent of the employer, teacher, instructor, professor, coach, trainer, or any person who, having authority, influence, or moral ascendancy over another in a work or training or education environment, demands, requests, or otherwise requires any sexual favor from the other, regardless of whether the demand, request, or requirement for submission is accepted or not by the object of said act.”</w:t>
      </w:r>
    </w:p>
    <w:p w14:paraId="0916DB61" w14:textId="77777777" w:rsidR="0001413C" w:rsidRPr="0001413C" w:rsidRDefault="0001413C" w:rsidP="0001413C">
      <w:r w:rsidRPr="0001413C">
        <w:t>Select each item to learn more about Philippine law surrounding sexual harassment.</w:t>
      </w:r>
    </w:p>
    <w:p w14:paraId="4CEACB57"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433"/>
        <w:gridCol w:w="2420"/>
        <w:gridCol w:w="1381"/>
        <w:gridCol w:w="1118"/>
      </w:tblGrid>
      <w:tr w:rsidR="0001413C" w:rsidRPr="0001413C" w14:paraId="2A4B509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87AC2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DE5144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4726F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CAF4087" w14:textId="77777777" w:rsidR="0001413C" w:rsidRPr="0001413C" w:rsidRDefault="0001413C" w:rsidP="0001413C">
            <w:pPr>
              <w:rPr>
                <w:b/>
                <w:bCs/>
              </w:rPr>
            </w:pPr>
            <w:r w:rsidRPr="0001413C">
              <w:rPr>
                <w:b/>
                <w:bCs/>
              </w:rPr>
              <w:t>Alternate Text</w:t>
            </w:r>
          </w:p>
        </w:tc>
      </w:tr>
      <w:tr w:rsidR="0001413C" w:rsidRPr="0001413C" w14:paraId="0AECAC1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605B26" w14:textId="77777777" w:rsidR="0001413C" w:rsidRPr="0001413C" w:rsidRDefault="0001413C" w:rsidP="0001413C">
            <w:r w:rsidRPr="0001413C">
              <w:t xml:space="preserve">Republic Act 7877: The Anti-Sexual Harassment Act of 1995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95788D" w14:textId="77777777" w:rsidR="0001413C" w:rsidRPr="0001413C" w:rsidRDefault="0001413C" w:rsidP="0001413C">
            <w:r w:rsidRPr="0001413C">
              <w:t>According to the Act, work-related sexual harassment is committed when:</w:t>
            </w:r>
          </w:p>
          <w:p w14:paraId="563E9875" w14:textId="77777777" w:rsidR="0001413C" w:rsidRPr="0001413C" w:rsidRDefault="0001413C" w:rsidP="0001413C">
            <w:pPr>
              <w:numPr>
                <w:ilvl w:val="0"/>
                <w:numId w:val="57"/>
              </w:numPr>
            </w:pPr>
            <w:r w:rsidRPr="0001413C">
              <w:t>The sexual favor is made as a condition in the hiring or in the employment, re-employment, or continued employment of said individual, or in granting said individual favorable compensation, terms, conditions, promotions, or privileges; or refusal to grant the sexual favor results in limiting, segregating, or classifying the employee, which in any way would discriminate, deprive, or diminish employment opportunities or otherwise adversely affect said employee;</w:t>
            </w:r>
          </w:p>
          <w:p w14:paraId="3A6B952C" w14:textId="77777777" w:rsidR="0001413C" w:rsidRPr="0001413C" w:rsidRDefault="0001413C" w:rsidP="0001413C">
            <w:pPr>
              <w:numPr>
                <w:ilvl w:val="0"/>
                <w:numId w:val="57"/>
              </w:numPr>
            </w:pPr>
            <w:r w:rsidRPr="0001413C">
              <w:t>The above acts would impair the employee’s rights or privileges under existing labor laws; or</w:t>
            </w:r>
          </w:p>
          <w:p w14:paraId="4C469C90" w14:textId="77777777" w:rsidR="0001413C" w:rsidRPr="0001413C" w:rsidRDefault="0001413C" w:rsidP="0001413C">
            <w:pPr>
              <w:numPr>
                <w:ilvl w:val="0"/>
                <w:numId w:val="57"/>
              </w:numPr>
            </w:pPr>
            <w:r w:rsidRPr="0001413C">
              <w:t>The above acts would result in an intimidating, hostile, or offensive environment for the employee.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F1298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D26153" w14:textId="77777777" w:rsidR="0001413C" w:rsidRPr="0001413C" w:rsidRDefault="0001413C" w:rsidP="0001413C"/>
        </w:tc>
      </w:tr>
      <w:tr w:rsidR="0001413C" w:rsidRPr="0001413C" w14:paraId="70C3133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927014" w14:textId="77777777" w:rsidR="0001413C" w:rsidRPr="0001413C" w:rsidRDefault="0001413C" w:rsidP="0001413C">
            <w:r w:rsidRPr="0001413C">
              <w:t xml:space="preserve">Republic Act No. 11313: Safe Spaces 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E28FEC" w14:textId="77777777" w:rsidR="0001413C" w:rsidRPr="0001413C" w:rsidRDefault="0001413C" w:rsidP="0001413C">
            <w:r w:rsidRPr="0001413C">
              <w:t>The Republic Act No. 11313: Safe Spaces Act (or “Bawal Bastos” Law)</w:t>
            </w:r>
            <w:r w:rsidRPr="0001413C">
              <w:rPr>
                <w:b/>
                <w:bCs/>
              </w:rPr>
              <w:t xml:space="preserve"> </w:t>
            </w:r>
            <w:r w:rsidRPr="0001413C">
              <w:t>seeks to prevent gender-based sexual harassment from occurring in streets, public spaces, online workplaces, and educational or training institutions.</w:t>
            </w:r>
          </w:p>
          <w:p w14:paraId="3EB836B6" w14:textId="77777777" w:rsidR="0001413C" w:rsidRPr="0001413C" w:rsidRDefault="0001413C" w:rsidP="0001413C">
            <w:r w:rsidRPr="0001413C">
              <w:t>It also requires establishments to install clearly visible anti-sexual harassment warning signs and stipulates that violators may face penalties ranging from community service, fines, or even imprisonment depending on the gravity of the offense.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17C63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1B6372" w14:textId="77777777" w:rsidR="0001413C" w:rsidRPr="0001413C" w:rsidRDefault="0001413C" w:rsidP="0001413C"/>
        </w:tc>
      </w:tr>
      <w:tr w:rsidR="0001413C" w:rsidRPr="0001413C" w14:paraId="165C6F1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C4CFC5" w14:textId="77777777" w:rsidR="0001413C" w:rsidRPr="0001413C" w:rsidRDefault="0001413C" w:rsidP="0001413C">
            <w:r w:rsidRPr="0001413C">
              <w:t xml:space="preserve">Addressing Instances of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636141" w14:textId="77777777" w:rsidR="0001413C" w:rsidRPr="0001413C" w:rsidRDefault="0001413C" w:rsidP="0001413C">
            <w:r w:rsidRPr="0001413C">
              <w:t>Employers are required by law to prevent the occurrence of sexual harassment. They must:</w:t>
            </w:r>
          </w:p>
          <w:p w14:paraId="4A96C64A" w14:textId="77777777" w:rsidR="0001413C" w:rsidRPr="0001413C" w:rsidRDefault="0001413C" w:rsidP="0001413C">
            <w:pPr>
              <w:numPr>
                <w:ilvl w:val="0"/>
                <w:numId w:val="58"/>
              </w:numPr>
            </w:pPr>
            <w:r w:rsidRPr="0001413C">
              <w:t>Provide procedures for the resolution, settlement, or prosecution of sexual harassment.</w:t>
            </w:r>
          </w:p>
          <w:p w14:paraId="1541F042" w14:textId="77777777" w:rsidR="0001413C" w:rsidRPr="0001413C" w:rsidRDefault="0001413C" w:rsidP="0001413C">
            <w:pPr>
              <w:numPr>
                <w:ilvl w:val="0"/>
                <w:numId w:val="58"/>
              </w:numPr>
            </w:pPr>
            <w:r w:rsidRPr="0001413C">
              <w:t>Create a Committee on Decorum and Investigation (CODI) of cases of sexual harassment.</w:t>
            </w:r>
          </w:p>
          <w:p w14:paraId="1DAAD29E" w14:textId="77777777" w:rsidR="0001413C" w:rsidRPr="0001413C" w:rsidRDefault="0001413C" w:rsidP="0001413C">
            <w:pPr>
              <w:numPr>
                <w:ilvl w:val="0"/>
                <w:numId w:val="58"/>
              </w:numPr>
            </w:pPr>
            <w:r w:rsidRPr="0001413C">
              <w:t>Conduct the investigation of alleged cases constituting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5ECB8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B36CA8" w14:textId="77777777" w:rsidR="0001413C" w:rsidRPr="0001413C" w:rsidRDefault="0001413C" w:rsidP="0001413C"/>
        </w:tc>
      </w:tr>
      <w:tr w:rsidR="0001413C" w:rsidRPr="0001413C" w14:paraId="2469772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1E2A74" w14:textId="77777777" w:rsidR="0001413C" w:rsidRPr="0001413C" w:rsidRDefault="0001413C" w:rsidP="0001413C">
            <w:r w:rsidRPr="0001413C">
              <w:t xml:space="preserve">Liability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4F9C53" w14:textId="77777777" w:rsidR="0001413C" w:rsidRPr="0001413C" w:rsidRDefault="0001413C" w:rsidP="0001413C">
            <w:r w:rsidRPr="0001413C">
              <w:t>Employers will be held liable for the damages arising from acts of sexual harassment if they are informed by the offended party of the occurrence of such acts and take no action. Alternatively, the offended party may take independent action for damages incurred in the act of sexual harassment.</w:t>
            </w:r>
          </w:p>
          <w:p w14:paraId="742D037A" w14:textId="77777777" w:rsidR="0001413C" w:rsidRPr="0001413C" w:rsidRDefault="0001413C" w:rsidP="0001413C">
            <w:r w:rsidRPr="0001413C">
              <w:t>The harasser may be subject to fines and imprisonment at the discretion of the courts.</w:t>
            </w:r>
          </w:p>
          <w:p w14:paraId="7DEB4BAA"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C2ABC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449DE0" w14:textId="77777777" w:rsidR="0001413C" w:rsidRPr="0001413C" w:rsidRDefault="0001413C" w:rsidP="0001413C"/>
        </w:tc>
      </w:tr>
    </w:tbl>
    <w:p w14:paraId="7D0C4E9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D4857A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3088CB"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FCB09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0F1FF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04B2147" w14:textId="77777777" w:rsidR="0001413C" w:rsidRPr="0001413C" w:rsidRDefault="0001413C" w:rsidP="0001413C">
            <w:pPr>
              <w:rPr>
                <w:b/>
                <w:bCs/>
              </w:rPr>
            </w:pPr>
            <w:r w:rsidRPr="0001413C">
              <w:rPr>
                <w:b/>
                <w:bCs/>
              </w:rPr>
              <w:t>Alternate Text</w:t>
            </w:r>
          </w:p>
        </w:tc>
      </w:tr>
      <w:tr w:rsidR="0001413C" w:rsidRPr="0001413C" w14:paraId="56508E9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5706EC"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B1538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DDC93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7E24A4" w14:textId="77777777" w:rsidR="0001413C" w:rsidRPr="0001413C" w:rsidRDefault="0001413C" w:rsidP="0001413C"/>
        </w:tc>
      </w:tr>
    </w:tbl>
    <w:p w14:paraId="6B7BA0C7" w14:textId="77777777" w:rsidR="0001413C" w:rsidRPr="0001413C" w:rsidRDefault="0001413C" w:rsidP="0001413C">
      <w:r w:rsidRPr="0001413C">
        <w:br w:type="page"/>
      </w:r>
    </w:p>
    <w:p w14:paraId="00D3F5A5" w14:textId="77777777" w:rsidR="0001413C" w:rsidRPr="0001413C" w:rsidRDefault="0001413C" w:rsidP="0001413C">
      <w:bookmarkStart w:id="238" w:name="Page_6863116559714288536"/>
      <w:bookmarkEnd w:id="238"/>
      <w:r w:rsidRPr="0001413C">
        <w:rPr>
          <w:b/>
          <w:bCs/>
        </w:rPr>
        <w:t>Page Number:</w:t>
      </w:r>
      <w:r w:rsidRPr="0001413C">
        <w:t xml:space="preserve"> 55 </w:t>
      </w:r>
    </w:p>
    <w:p w14:paraId="5E837E73" w14:textId="77777777" w:rsidR="0001413C" w:rsidRPr="0001413C" w:rsidRDefault="0001413C" w:rsidP="0001413C">
      <w:r w:rsidRPr="0001413C">
        <w:rPr>
          <w:b/>
          <w:bCs/>
        </w:rPr>
        <w:t>Lesson 16:</w:t>
      </w:r>
      <w:r w:rsidRPr="0001413C">
        <w:t xml:space="preserve"> Bangladesh Law </w:t>
      </w:r>
    </w:p>
    <w:p w14:paraId="7596F4DE" w14:textId="77777777" w:rsidR="0001413C" w:rsidRPr="0001413C" w:rsidRDefault="0001413C" w:rsidP="0001413C">
      <w:r w:rsidRPr="0001413C">
        <w:rPr>
          <w:b/>
          <w:bCs/>
        </w:rPr>
        <w:t xml:space="preserve">Click and Reveal Template / LTR / Random </w:t>
      </w:r>
    </w:p>
    <w:p w14:paraId="3B3CCDF4" w14:textId="77777777" w:rsidR="0001413C" w:rsidRPr="0001413C" w:rsidRDefault="0001413C" w:rsidP="0001413C">
      <w:r w:rsidRPr="0001413C">
        <w:rPr>
          <w:b/>
          <w:bCs/>
        </w:rPr>
        <w:t>Content Title:</w:t>
      </w:r>
      <w:r w:rsidRPr="0001413C">
        <w:t xml:space="preserve"> </w:t>
      </w:r>
    </w:p>
    <w:p w14:paraId="26B5D34C" w14:textId="77777777" w:rsidR="0001413C" w:rsidRPr="0001413C" w:rsidRDefault="0001413C" w:rsidP="0001413C">
      <w:r w:rsidRPr="0001413C">
        <w:t xml:space="preserve">Laws in Bangladesh </w:t>
      </w:r>
    </w:p>
    <w:p w14:paraId="2877D34B" w14:textId="77777777" w:rsidR="0001413C" w:rsidRPr="0001413C" w:rsidRDefault="0001413C" w:rsidP="0001413C">
      <w:r w:rsidRPr="0001413C">
        <w:rPr>
          <w:b/>
          <w:bCs/>
        </w:rPr>
        <w:t>Content Description:</w:t>
      </w:r>
    </w:p>
    <w:p w14:paraId="17F19F11" w14:textId="77777777" w:rsidR="0001413C" w:rsidRPr="0001413C" w:rsidRDefault="0001413C" w:rsidP="0001413C">
      <w:r w:rsidRPr="0001413C">
        <w:t>Bangladesh’s Labour Act protects employees from certain types of discrimination in the workplace.</w:t>
      </w:r>
    </w:p>
    <w:p w14:paraId="2B701935" w14:textId="77777777" w:rsidR="0001413C" w:rsidRPr="0001413C" w:rsidRDefault="0001413C" w:rsidP="0001413C">
      <w:r w:rsidRPr="0001413C">
        <w:t>Select each item to learn more about the Labour Act.</w:t>
      </w:r>
    </w:p>
    <w:p w14:paraId="0683CB6B"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086"/>
        <w:gridCol w:w="3675"/>
        <w:gridCol w:w="1436"/>
        <w:gridCol w:w="1155"/>
      </w:tblGrid>
      <w:tr w:rsidR="0001413C" w:rsidRPr="0001413C" w14:paraId="1813E90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1F6E1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CF0DE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354E41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ABFB873" w14:textId="77777777" w:rsidR="0001413C" w:rsidRPr="0001413C" w:rsidRDefault="0001413C" w:rsidP="0001413C">
            <w:pPr>
              <w:rPr>
                <w:b/>
                <w:bCs/>
              </w:rPr>
            </w:pPr>
            <w:r w:rsidRPr="0001413C">
              <w:rPr>
                <w:b/>
                <w:bCs/>
              </w:rPr>
              <w:t>Alternate Text</w:t>
            </w:r>
          </w:p>
        </w:tc>
      </w:tr>
      <w:tr w:rsidR="0001413C" w:rsidRPr="0001413C" w14:paraId="52DBC32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E03FF5" w14:textId="77777777" w:rsidR="0001413C" w:rsidRPr="0001413C" w:rsidRDefault="0001413C" w:rsidP="0001413C">
            <w:r w:rsidRPr="0001413C">
              <w:t xml:space="preserve">How Are Workers Protected?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02889A" w14:textId="77777777" w:rsidR="0001413C" w:rsidRPr="0001413C" w:rsidRDefault="0001413C" w:rsidP="0001413C">
            <w:r w:rsidRPr="0001413C">
              <w:t>The Labour Act:</w:t>
            </w:r>
          </w:p>
          <w:p w14:paraId="583F3351" w14:textId="77777777" w:rsidR="0001413C" w:rsidRPr="0001413C" w:rsidRDefault="0001413C" w:rsidP="0001413C">
            <w:pPr>
              <w:numPr>
                <w:ilvl w:val="0"/>
                <w:numId w:val="59"/>
              </w:numPr>
            </w:pPr>
            <w:r w:rsidRPr="0001413C">
              <w:t>Requires employers to provide workers with equal wages for work of an equal nature regardless of sex or disability.</w:t>
            </w:r>
          </w:p>
          <w:p w14:paraId="0BA08D2F" w14:textId="77777777" w:rsidR="0001413C" w:rsidRPr="0001413C" w:rsidRDefault="0001413C" w:rsidP="0001413C">
            <w:pPr>
              <w:numPr>
                <w:ilvl w:val="0"/>
                <w:numId w:val="59"/>
              </w:numPr>
            </w:pPr>
            <w:r w:rsidRPr="0001413C">
              <w:t>Protects female workers from inappropriate behavior that harms their modesty or honor.</w:t>
            </w:r>
          </w:p>
          <w:p w14:paraId="295506FD" w14:textId="77777777" w:rsidR="0001413C" w:rsidRPr="0001413C" w:rsidRDefault="0001413C" w:rsidP="0001413C">
            <w:pPr>
              <w:numPr>
                <w:ilvl w:val="0"/>
                <w:numId w:val="59"/>
              </w:numPr>
            </w:pPr>
            <w:r w:rsidRPr="0001413C">
              <w:t>Prohibits treating workers in an indecent or unmannerly way, or in a way that is repugnant to a worker’s modesty or honor.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F9D34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2A390F" w14:textId="77777777" w:rsidR="0001413C" w:rsidRPr="0001413C" w:rsidRDefault="0001413C" w:rsidP="0001413C"/>
        </w:tc>
      </w:tr>
      <w:tr w:rsidR="0001413C" w:rsidRPr="0001413C" w14:paraId="7FFE311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D971D3" w14:textId="77777777" w:rsidR="0001413C" w:rsidRPr="0001413C" w:rsidRDefault="0001413C" w:rsidP="0001413C">
            <w:r w:rsidRPr="0001413C">
              <w:t xml:space="preserve">Who Is Protected?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F08544" w14:textId="77777777" w:rsidR="0001413C" w:rsidRPr="0001413C" w:rsidRDefault="0001413C" w:rsidP="0001413C">
            <w:r w:rsidRPr="0001413C">
              <w:t>Employers may not discriminate against:</w:t>
            </w:r>
          </w:p>
          <w:p w14:paraId="413564D5" w14:textId="77777777" w:rsidR="0001413C" w:rsidRPr="0001413C" w:rsidRDefault="0001413C" w:rsidP="0001413C">
            <w:pPr>
              <w:numPr>
                <w:ilvl w:val="0"/>
                <w:numId w:val="60"/>
              </w:numPr>
            </w:pPr>
            <w:r w:rsidRPr="0001413C">
              <w:t>Employees on the basis of sex or disability with respect to wages; or</w:t>
            </w:r>
          </w:p>
          <w:p w14:paraId="386A2522" w14:textId="77777777" w:rsidR="0001413C" w:rsidRPr="0001413C" w:rsidRDefault="0001413C" w:rsidP="0001413C">
            <w:pPr>
              <w:numPr>
                <w:ilvl w:val="0"/>
                <w:numId w:val="60"/>
              </w:numPr>
            </w:pPr>
            <w:r w:rsidRPr="0001413C">
              <w:t>Workers based on membership in a trade union with respect to promotions, conditions of employment, or working conditions.</w:t>
            </w:r>
          </w:p>
          <w:p w14:paraId="5B1F5674" w14:textId="77777777" w:rsidR="0001413C" w:rsidRPr="0001413C" w:rsidRDefault="0001413C" w:rsidP="0001413C">
            <w:r w:rsidRPr="0001413C">
              <w:t>Bangladesh does not have an anti-discrimination law that protects certain groups of workers from discrimination during the hiring process.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44767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8149EF" w14:textId="77777777" w:rsidR="0001413C" w:rsidRPr="0001413C" w:rsidRDefault="0001413C" w:rsidP="0001413C"/>
        </w:tc>
      </w:tr>
      <w:tr w:rsidR="0001413C" w:rsidRPr="0001413C" w14:paraId="22560ED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ADFBF9" w14:textId="77777777" w:rsidR="0001413C" w:rsidRPr="0001413C" w:rsidRDefault="0001413C" w:rsidP="0001413C">
            <w:r w:rsidRPr="0001413C">
              <w:t xml:space="preserve">How Are Women Protected?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A8575A" w14:textId="77777777" w:rsidR="0001413C" w:rsidRPr="0001413C" w:rsidRDefault="0001413C" w:rsidP="0001413C">
            <w:r w:rsidRPr="0001413C">
              <w:t>The High Court Division of the Supreme Court of Bangladesh also set out guidelines for protecting women in the workplace from sexual harassment.</w:t>
            </w:r>
          </w:p>
          <w:p w14:paraId="6B2BCDA4" w14:textId="77777777" w:rsidR="0001413C" w:rsidRPr="0001413C" w:rsidRDefault="0001413C" w:rsidP="0001413C">
            <w:r w:rsidRPr="0001413C">
              <w:t>The High Court defined “stalking” as following a person, making unwanted contact through the Internet and other means of communication, and other acts that may cause a person to fear for their safety.</w:t>
            </w:r>
          </w:p>
          <w:p w14:paraId="0A7D0464"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1E34E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DFCA06" w14:textId="77777777" w:rsidR="0001413C" w:rsidRPr="0001413C" w:rsidRDefault="0001413C" w:rsidP="0001413C"/>
        </w:tc>
      </w:tr>
    </w:tbl>
    <w:p w14:paraId="5A840C98"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5B9433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6E40FCB"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63E99C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9EB95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383795" w14:textId="77777777" w:rsidR="0001413C" w:rsidRPr="0001413C" w:rsidRDefault="0001413C" w:rsidP="0001413C">
            <w:pPr>
              <w:rPr>
                <w:b/>
                <w:bCs/>
              </w:rPr>
            </w:pPr>
            <w:r w:rsidRPr="0001413C">
              <w:rPr>
                <w:b/>
                <w:bCs/>
              </w:rPr>
              <w:t>Alternate Text</w:t>
            </w:r>
          </w:p>
        </w:tc>
      </w:tr>
      <w:tr w:rsidR="0001413C" w:rsidRPr="0001413C" w14:paraId="2E82E5B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53967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C1955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8A6F7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E3DC30" w14:textId="77777777" w:rsidR="0001413C" w:rsidRPr="0001413C" w:rsidRDefault="0001413C" w:rsidP="0001413C"/>
        </w:tc>
      </w:tr>
    </w:tbl>
    <w:p w14:paraId="6EB48EB9" w14:textId="77777777" w:rsidR="0001413C" w:rsidRPr="0001413C" w:rsidRDefault="0001413C" w:rsidP="0001413C">
      <w:r w:rsidRPr="0001413C">
        <w:rPr>
          <w:b/>
          <w:bCs/>
        </w:rPr>
        <w:t>Audio Transcript Text:</w:t>
      </w:r>
      <w:r w:rsidRPr="0001413C">
        <w:t xml:space="preserve"> </w:t>
      </w:r>
    </w:p>
    <w:p w14:paraId="1FD45435" w14:textId="77777777" w:rsidR="0001413C" w:rsidRPr="0001413C" w:rsidRDefault="0001413C" w:rsidP="0001413C">
      <w:r w:rsidRPr="0001413C">
        <w:t>Here are some things you always need to consider.</w:t>
      </w:r>
    </w:p>
    <w:p w14:paraId="2FAF389E" w14:textId="77777777" w:rsidR="0001413C" w:rsidRPr="0001413C" w:rsidRDefault="0001413C" w:rsidP="0001413C">
      <w:r w:rsidRPr="0001413C">
        <w:br w:type="page"/>
      </w:r>
    </w:p>
    <w:p w14:paraId="701BC430" w14:textId="77777777" w:rsidR="0001413C" w:rsidRPr="0001413C" w:rsidRDefault="0001413C" w:rsidP="0001413C">
      <w:bookmarkStart w:id="239" w:name="Page_8670012560101385368"/>
      <w:bookmarkEnd w:id="239"/>
      <w:r w:rsidRPr="0001413C">
        <w:rPr>
          <w:b/>
          <w:bCs/>
        </w:rPr>
        <w:t>Page Number:</w:t>
      </w:r>
      <w:r w:rsidRPr="0001413C">
        <w:t xml:space="preserve"> 56 </w:t>
      </w:r>
    </w:p>
    <w:p w14:paraId="74424784" w14:textId="77777777" w:rsidR="0001413C" w:rsidRPr="0001413C" w:rsidRDefault="0001413C" w:rsidP="0001413C">
      <w:r w:rsidRPr="0001413C">
        <w:rPr>
          <w:b/>
          <w:bCs/>
        </w:rPr>
        <w:t>Lesson 17:</w:t>
      </w:r>
      <w:r w:rsidRPr="0001413C">
        <w:t xml:space="preserve"> China Law </w:t>
      </w:r>
    </w:p>
    <w:p w14:paraId="2DBE8A51" w14:textId="77777777" w:rsidR="0001413C" w:rsidRPr="0001413C" w:rsidRDefault="0001413C" w:rsidP="0001413C">
      <w:r w:rsidRPr="0001413C">
        <w:rPr>
          <w:b/>
          <w:bCs/>
        </w:rPr>
        <w:t xml:space="preserve">Click and Reveal Template / LTR / Random </w:t>
      </w:r>
    </w:p>
    <w:p w14:paraId="01CD068B" w14:textId="77777777" w:rsidR="0001413C" w:rsidRPr="0001413C" w:rsidRDefault="0001413C" w:rsidP="0001413C">
      <w:r w:rsidRPr="0001413C">
        <w:rPr>
          <w:b/>
          <w:bCs/>
        </w:rPr>
        <w:t>Content Title:</w:t>
      </w:r>
      <w:r w:rsidRPr="0001413C">
        <w:t xml:space="preserve"> </w:t>
      </w:r>
    </w:p>
    <w:p w14:paraId="3180B00E" w14:textId="77777777" w:rsidR="0001413C" w:rsidRPr="0001413C" w:rsidRDefault="0001413C" w:rsidP="0001413C">
      <w:r w:rsidRPr="0001413C">
        <w:t xml:space="preserve">Laws in China </w:t>
      </w:r>
    </w:p>
    <w:p w14:paraId="30EECD59" w14:textId="77777777" w:rsidR="0001413C" w:rsidRPr="0001413C" w:rsidRDefault="0001413C" w:rsidP="0001413C">
      <w:r w:rsidRPr="0001413C">
        <w:rPr>
          <w:b/>
          <w:bCs/>
        </w:rPr>
        <w:t>Content Description:</w:t>
      </w:r>
    </w:p>
    <w:p w14:paraId="5448AC04" w14:textId="77777777" w:rsidR="0001413C" w:rsidRPr="0001413C" w:rsidRDefault="0001413C" w:rsidP="0001413C">
      <w:r w:rsidRPr="0001413C">
        <w:t>China does not have a comprehensive and specific anti-discrimination or anti-harassment law, but different laws address certain types of behavior.</w:t>
      </w:r>
    </w:p>
    <w:p w14:paraId="02FC09BF" w14:textId="77777777" w:rsidR="0001413C" w:rsidRPr="0001413C" w:rsidRDefault="0001413C" w:rsidP="0001413C">
      <w:r w:rsidRPr="0001413C">
        <w:t>Select each item to explore anti-discrimination and harassment laws in China.</w:t>
      </w:r>
    </w:p>
    <w:p w14:paraId="1A0E944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350"/>
        <w:gridCol w:w="3451"/>
        <w:gridCol w:w="1412"/>
        <w:gridCol w:w="1139"/>
      </w:tblGrid>
      <w:tr w:rsidR="0001413C" w:rsidRPr="0001413C" w14:paraId="6AF2925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C5AD12B"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172EA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B65497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7C0CFD8" w14:textId="77777777" w:rsidR="0001413C" w:rsidRPr="0001413C" w:rsidRDefault="0001413C" w:rsidP="0001413C">
            <w:pPr>
              <w:rPr>
                <w:b/>
                <w:bCs/>
              </w:rPr>
            </w:pPr>
            <w:r w:rsidRPr="0001413C">
              <w:rPr>
                <w:b/>
                <w:bCs/>
              </w:rPr>
              <w:t>Alternate Text</w:t>
            </w:r>
          </w:p>
        </w:tc>
      </w:tr>
      <w:tr w:rsidR="0001413C" w:rsidRPr="0001413C" w14:paraId="4F5E631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E523FD" w14:textId="77777777" w:rsidR="0001413C" w:rsidRPr="0001413C" w:rsidRDefault="0001413C" w:rsidP="0001413C">
            <w:r w:rsidRPr="0001413C">
              <w:t xml:space="preserve">Principle Legislation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A2A203" w14:textId="77777777" w:rsidR="0001413C" w:rsidRPr="0001413C" w:rsidRDefault="0001413C" w:rsidP="0001413C">
            <w:r w:rsidRPr="0001413C">
              <w:t>The Chinese Constitution provides that all citizens are equal before the law and, more specifically, that the government must protect the rights and interests of women.</w:t>
            </w:r>
          </w:p>
          <w:p w14:paraId="2D2E25BB" w14:textId="77777777" w:rsidR="0001413C" w:rsidRPr="0001413C" w:rsidRDefault="0001413C" w:rsidP="0001413C">
            <w:r w:rsidRPr="0001413C">
              <w:t>The Law of the People’s Republic of China on Employment Promotion 2015 (2015 Employment Promotion Law) is the principal law governing employment discrimination. It requires employers to offer equal employment opportunities to employees and prohibits employment discrimination against women, ethnic minorities, disabled people, carriers of epidemic pathogens, and rural workers. With respect to epidemic pathogens, certain safety requirements apply that restrict the employment of such persons.</w:t>
            </w:r>
          </w:p>
          <w:p w14:paraId="5E6A4C33" w14:textId="77777777" w:rsidR="0001413C" w:rsidRPr="0001413C" w:rsidRDefault="0001413C" w:rsidP="0001413C">
            <w:r w:rsidRPr="0001413C">
              <w:t>The Labour Law prescribes that employees and applicants for employment should not be discriminated against on the basis of nationality, race, gender, or religious belief.</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FA357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E2EB01" w14:textId="77777777" w:rsidR="0001413C" w:rsidRPr="0001413C" w:rsidRDefault="0001413C" w:rsidP="0001413C"/>
        </w:tc>
      </w:tr>
      <w:tr w:rsidR="0001413C" w:rsidRPr="0001413C" w14:paraId="2FDF000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0C98D6" w14:textId="77777777" w:rsidR="0001413C" w:rsidRPr="0001413C" w:rsidRDefault="0001413C" w:rsidP="0001413C">
            <w:r w:rsidRPr="0001413C">
              <w:t xml:space="preserve">Protection for Women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503304" w14:textId="77777777" w:rsidR="0001413C" w:rsidRPr="0001413C" w:rsidRDefault="0001413C" w:rsidP="0001413C">
            <w:r w:rsidRPr="0001413C">
              <w:t>The Law on the Protection of Rights and Interests of Women stipulates that women enjoy the same rights as men in the political, economic, cultural, social, and family spheres and that gender should not constitute a basis for refusing to hire a woman, except for certain positions “unfit for women.” The law also requires employers to protect women’s safety and health, including during pregnancy, delivery, and nursing. It also prohibits terminating a woman’s employment on the grounds of marriage, pregnancy, maternity leave, or nursing.</w:t>
            </w:r>
          </w:p>
          <w:p w14:paraId="30C2023C" w14:textId="77777777" w:rsidR="0001413C" w:rsidRPr="0001413C" w:rsidRDefault="0001413C" w:rsidP="0001413C">
            <w:r w:rsidRPr="0001413C">
              <w:t>The 2015 Employment Promotion Law requires that when recruiting a female employee, no employer shall include a clause in the employment contract imposing marriage or childbirth restrictions on such female employee.</w:t>
            </w:r>
          </w:p>
          <w:p w14:paraId="1DDC9336" w14:textId="77777777" w:rsidR="0001413C" w:rsidRPr="0001413C" w:rsidRDefault="0001413C" w:rsidP="0001413C">
            <w:r w:rsidRPr="0001413C">
              <w:t>In October 2022, China enacted a significant amendment to the Women's Protection Law. The revised law prohibits discrimination against women by employers in the recruitment and hiring process, for example, by banning pregnancy tests during recruitment. The amendment also prohibits employers from reducing the benefits of female employees or limiting their promotions, and standing within the firm due to marriage, pregnancy, maternity leave and breastfeeding. Employers are also instructed to investigate and respond to complaints. Employers must ensure that they have the necessary policies in place to prevent gender discrimination in the workplace or face monetary penalties.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08492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EBEC90" w14:textId="77777777" w:rsidR="0001413C" w:rsidRPr="0001413C" w:rsidRDefault="0001413C" w:rsidP="0001413C"/>
        </w:tc>
      </w:tr>
      <w:tr w:rsidR="0001413C" w:rsidRPr="0001413C" w14:paraId="2371EBF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117487" w14:textId="77777777" w:rsidR="0001413C" w:rsidRPr="0001413C" w:rsidRDefault="0001413C" w:rsidP="0001413C">
            <w:r w:rsidRPr="0001413C">
              <w:t xml:space="preserve">Protection for Disabilities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B010F2" w14:textId="77777777" w:rsidR="0001413C" w:rsidRPr="0001413C" w:rsidRDefault="0001413C" w:rsidP="0001413C">
            <w:r w:rsidRPr="0001413C">
              <w:t>The Disabled Persons Protection Law provides, in general, that disabled persons enjoy equal rights with other citizens. It prohibits discrimination against disabled persons in relation to recruitment, employment, promotion, remuneration, welfare, social insurance, and similar matters.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86ECB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339899" w14:textId="77777777" w:rsidR="0001413C" w:rsidRPr="0001413C" w:rsidRDefault="0001413C" w:rsidP="0001413C"/>
        </w:tc>
      </w:tr>
      <w:tr w:rsidR="0001413C" w:rsidRPr="0001413C" w14:paraId="1595678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754587" w14:textId="77777777" w:rsidR="0001413C" w:rsidRPr="0001413C" w:rsidRDefault="0001413C" w:rsidP="0001413C">
            <w:r w:rsidRPr="0001413C">
              <w:t xml:space="preserve">Other Anti-discrimination Laws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F9491A" w14:textId="77777777" w:rsidR="0001413C" w:rsidRPr="0001413C" w:rsidRDefault="0001413C" w:rsidP="0001413C">
            <w:r w:rsidRPr="0001413C">
              <w:t>Other laws carry key pieces of China’s anti-discrimination framework. These include:</w:t>
            </w:r>
          </w:p>
          <w:p w14:paraId="537623FD" w14:textId="77777777" w:rsidR="0001413C" w:rsidRPr="0001413C" w:rsidRDefault="0001413C" w:rsidP="0001413C">
            <w:pPr>
              <w:numPr>
                <w:ilvl w:val="0"/>
                <w:numId w:val="61"/>
              </w:numPr>
            </w:pPr>
            <w:r w:rsidRPr="0001413C">
              <w:t>Special Provisions on Labour Protection of Female Workers 2012 (2012 Female Workers Provisions).</w:t>
            </w:r>
          </w:p>
          <w:p w14:paraId="764F8DEE" w14:textId="77777777" w:rsidR="0001413C" w:rsidRPr="0001413C" w:rsidRDefault="0001413C" w:rsidP="0001413C">
            <w:pPr>
              <w:numPr>
                <w:ilvl w:val="0"/>
                <w:numId w:val="61"/>
              </w:numPr>
            </w:pPr>
            <w:r w:rsidRPr="0001413C">
              <w:t>Regulations on Work-Related Injury Insurance 2010.</w:t>
            </w:r>
          </w:p>
          <w:p w14:paraId="6504DF51" w14:textId="77777777" w:rsidR="0001413C" w:rsidRPr="0001413C" w:rsidRDefault="0001413C" w:rsidP="0001413C">
            <w:pPr>
              <w:numPr>
                <w:ilvl w:val="0"/>
                <w:numId w:val="61"/>
              </w:numPr>
            </w:pPr>
            <w:r w:rsidRPr="0001413C">
              <w:t>Regulations on Employment of Persons with Disabilities 2007.</w:t>
            </w:r>
          </w:p>
          <w:p w14:paraId="06F80A02" w14:textId="77777777" w:rsidR="0001413C" w:rsidRPr="0001413C" w:rsidRDefault="0001413C" w:rsidP="0001413C">
            <w:pPr>
              <w:numPr>
                <w:ilvl w:val="0"/>
                <w:numId w:val="61"/>
              </w:numPr>
            </w:pPr>
            <w:r w:rsidRPr="0001413C">
              <w:t>Law of the People’s Republic of China on Prevention and Treatment of Infectious Diseases 2013 (2013 Infectious Diseases Law).</w:t>
            </w:r>
          </w:p>
          <w:p w14:paraId="74A4B18F" w14:textId="77777777" w:rsidR="0001413C" w:rsidRPr="0001413C" w:rsidRDefault="0001413C" w:rsidP="0001413C">
            <w:pPr>
              <w:numPr>
                <w:ilvl w:val="0"/>
                <w:numId w:val="61"/>
              </w:numPr>
            </w:pPr>
            <w:r w:rsidRPr="0001413C">
              <w:t>Labour Contract Law of the People’s Republic of China 2012 (2012 Labour Contract Law).</w:t>
            </w:r>
          </w:p>
          <w:p w14:paraId="6D3CBC0C" w14:textId="77777777" w:rsidR="0001413C" w:rsidRPr="0001413C" w:rsidRDefault="0001413C" w:rsidP="0001413C">
            <w:pPr>
              <w:numPr>
                <w:ilvl w:val="0"/>
                <w:numId w:val="61"/>
              </w:numPr>
            </w:pPr>
            <w:r w:rsidRPr="0001413C">
              <w:t>Civil Code of the PRC 2020.</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07175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182022" w14:textId="77777777" w:rsidR="0001413C" w:rsidRPr="0001413C" w:rsidRDefault="0001413C" w:rsidP="0001413C"/>
        </w:tc>
      </w:tr>
      <w:tr w:rsidR="0001413C" w:rsidRPr="0001413C" w14:paraId="06E7C65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B29D10" w14:textId="77777777" w:rsidR="0001413C" w:rsidRPr="0001413C" w:rsidRDefault="0001413C" w:rsidP="0001413C">
            <w:r w:rsidRPr="0001413C">
              <w:t xml:space="preserve">Protected Characteristics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403210" w14:textId="77777777" w:rsidR="0001413C" w:rsidRPr="0001413C" w:rsidRDefault="0001413C" w:rsidP="0001413C">
            <w:r w:rsidRPr="0001413C">
              <w:t>The 2015 Employment Promotion Law protects employees from discrimination in the workplace with regard to the following characteristics:</w:t>
            </w:r>
          </w:p>
          <w:p w14:paraId="13CD5756" w14:textId="77777777" w:rsidR="0001413C" w:rsidRPr="0001413C" w:rsidRDefault="0001413C" w:rsidP="0001413C">
            <w:pPr>
              <w:numPr>
                <w:ilvl w:val="0"/>
                <w:numId w:val="62"/>
              </w:numPr>
            </w:pPr>
            <w:r w:rsidRPr="0001413C">
              <w:t>Gender;</w:t>
            </w:r>
          </w:p>
          <w:p w14:paraId="479C2CF6" w14:textId="77777777" w:rsidR="0001413C" w:rsidRPr="0001413C" w:rsidRDefault="0001413C" w:rsidP="0001413C">
            <w:pPr>
              <w:numPr>
                <w:ilvl w:val="0"/>
                <w:numId w:val="62"/>
              </w:numPr>
            </w:pPr>
            <w:r w:rsidRPr="0001413C">
              <w:t>Disability;</w:t>
            </w:r>
          </w:p>
          <w:p w14:paraId="4D75A9BA" w14:textId="77777777" w:rsidR="0001413C" w:rsidRPr="0001413C" w:rsidRDefault="0001413C" w:rsidP="0001413C">
            <w:pPr>
              <w:numPr>
                <w:ilvl w:val="0"/>
                <w:numId w:val="62"/>
              </w:numPr>
            </w:pPr>
            <w:r w:rsidRPr="0001413C">
              <w:t>Carrying a contagious disease;</w:t>
            </w:r>
          </w:p>
          <w:p w14:paraId="35FD2A53" w14:textId="77777777" w:rsidR="0001413C" w:rsidRPr="0001413C" w:rsidRDefault="0001413C" w:rsidP="0001413C">
            <w:pPr>
              <w:numPr>
                <w:ilvl w:val="0"/>
                <w:numId w:val="62"/>
              </w:numPr>
            </w:pPr>
            <w:r w:rsidRPr="0001413C">
              <w:t>Migrant worker status; and</w:t>
            </w:r>
          </w:p>
          <w:p w14:paraId="4C4D7F41" w14:textId="77777777" w:rsidR="0001413C" w:rsidRPr="0001413C" w:rsidRDefault="0001413C" w:rsidP="0001413C">
            <w:pPr>
              <w:numPr>
                <w:ilvl w:val="0"/>
                <w:numId w:val="62"/>
              </w:numPr>
            </w:pPr>
            <w:r w:rsidRPr="0001413C">
              <w:t>Ethnicity, race, or religious belief.</w:t>
            </w:r>
          </w:p>
          <w:p w14:paraId="5417B6EE" w14:textId="77777777" w:rsidR="0001413C" w:rsidRPr="0001413C" w:rsidRDefault="0001413C" w:rsidP="0001413C">
            <w:r w:rsidRPr="0001413C">
              <w:t>The Law on the Protection of Rights and Interests of Women stipulates that no employer shall, for any reason of marriage, pregnancy, maternity leave or lactation, lower the salary and benefit of female employees, restrict them in promotion, evaluation and determination of professional or technical titles and posts, or terminate them.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D1ABE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BC2518" w14:textId="77777777" w:rsidR="0001413C" w:rsidRPr="0001413C" w:rsidRDefault="0001413C" w:rsidP="0001413C"/>
        </w:tc>
      </w:tr>
      <w:tr w:rsidR="0001413C" w:rsidRPr="0001413C" w14:paraId="1755AD8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B0A910" w14:textId="77777777" w:rsidR="0001413C" w:rsidRPr="0001413C" w:rsidRDefault="0001413C" w:rsidP="0001413C">
            <w:r w:rsidRPr="0001413C">
              <w:t xml:space="preserve">Sexual Harassment Protection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5290CA" w14:textId="77777777" w:rsidR="0001413C" w:rsidRPr="0001413C" w:rsidRDefault="0001413C" w:rsidP="0001413C">
            <w:r w:rsidRPr="0001413C">
              <w:t>The 2020 Civil Code provides that where a person sexually harasses another by means of verbal or written words, images, physical behavior, and so on, the victim has the right to request the harasser to bear civil liability. Employers must take reasonable measures – such as prevention, acceptance of complaints, and investigation and handling – to prevent and stop the use of position and power, a superior-subordinate relationship, and so on to commit sexual harassment.</w:t>
            </w:r>
          </w:p>
          <w:p w14:paraId="628952A0" w14:textId="77777777" w:rsidR="0001413C" w:rsidRPr="0001413C" w:rsidRDefault="0001413C" w:rsidP="0001413C">
            <w:r w:rsidRPr="0001413C">
              <w:t>The Law on the Protection of Rights and Interests of Women outlaws sexual harassment against women and gives them the right to complain to their employers and the government about harassment and bring civil suits against their harassers. In January 2023, the amended Law on the Protection of Rights and Interests of Women further defined sexual harassment as verbal remarks, text, images, physical behaviours, or any other means against the will of women. This amendment also implemented specific measures that employers must take to prevent sexual harassment against women in the workplace.</w:t>
            </w:r>
          </w:p>
          <w:p w14:paraId="4933B4BC" w14:textId="77777777" w:rsidR="0001413C" w:rsidRPr="0001413C" w:rsidRDefault="0001413C" w:rsidP="0001413C">
            <w:r w:rsidRPr="0001413C">
              <w:t>Following the promulgation of (i) the 2012 Female Workers Provisions and (ii) the Law on the Protection of Rights and Interests of Women, a number of provinces have stipulated their own regulations on the implementation of the aforesaid two legislations.</w:t>
            </w:r>
          </w:p>
          <w:p w14:paraId="5FA95B13"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17CC6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089555" w14:textId="77777777" w:rsidR="0001413C" w:rsidRPr="0001413C" w:rsidRDefault="0001413C" w:rsidP="0001413C"/>
        </w:tc>
      </w:tr>
    </w:tbl>
    <w:p w14:paraId="4CEEF11A"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809643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5A4633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7EF69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7C7E9B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B5E9F13" w14:textId="77777777" w:rsidR="0001413C" w:rsidRPr="0001413C" w:rsidRDefault="0001413C" w:rsidP="0001413C">
            <w:pPr>
              <w:rPr>
                <w:b/>
                <w:bCs/>
              </w:rPr>
            </w:pPr>
            <w:r w:rsidRPr="0001413C">
              <w:rPr>
                <w:b/>
                <w:bCs/>
              </w:rPr>
              <w:t>Alternate Text</w:t>
            </w:r>
          </w:p>
        </w:tc>
      </w:tr>
      <w:tr w:rsidR="0001413C" w:rsidRPr="0001413C" w14:paraId="184055C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5629F6"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947AA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31A8D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280479" w14:textId="77777777" w:rsidR="0001413C" w:rsidRPr="0001413C" w:rsidRDefault="0001413C" w:rsidP="0001413C"/>
        </w:tc>
      </w:tr>
    </w:tbl>
    <w:p w14:paraId="772843A7" w14:textId="77777777" w:rsidR="0001413C" w:rsidRPr="0001413C" w:rsidRDefault="0001413C" w:rsidP="0001413C">
      <w:r w:rsidRPr="0001413C">
        <w:rPr>
          <w:b/>
          <w:bCs/>
        </w:rPr>
        <w:t>Audio Transcript Text:</w:t>
      </w:r>
      <w:r w:rsidRPr="0001413C">
        <w:t xml:space="preserve"> </w:t>
      </w:r>
    </w:p>
    <w:p w14:paraId="5EB867FC" w14:textId="77777777" w:rsidR="0001413C" w:rsidRPr="0001413C" w:rsidRDefault="0001413C" w:rsidP="0001413C">
      <w:r w:rsidRPr="0001413C">
        <w:t>Let’s take a look at some top tips.</w:t>
      </w:r>
    </w:p>
    <w:p w14:paraId="637A145F" w14:textId="77777777" w:rsidR="0001413C" w:rsidRPr="0001413C" w:rsidRDefault="0001413C" w:rsidP="0001413C">
      <w:r w:rsidRPr="0001413C">
        <w:br w:type="page"/>
      </w:r>
    </w:p>
    <w:p w14:paraId="5D6C7AF1" w14:textId="77777777" w:rsidR="0001413C" w:rsidRPr="0001413C" w:rsidRDefault="0001413C" w:rsidP="0001413C">
      <w:bookmarkStart w:id="240" w:name="Page_6675993223917306937"/>
      <w:bookmarkEnd w:id="240"/>
      <w:r w:rsidRPr="0001413C">
        <w:rPr>
          <w:b/>
          <w:bCs/>
        </w:rPr>
        <w:t>Page Number:</w:t>
      </w:r>
      <w:r w:rsidRPr="0001413C">
        <w:t xml:space="preserve"> 57 </w:t>
      </w:r>
    </w:p>
    <w:p w14:paraId="25B5681D" w14:textId="77777777" w:rsidR="0001413C" w:rsidRPr="0001413C" w:rsidRDefault="0001413C" w:rsidP="0001413C">
      <w:r w:rsidRPr="0001413C">
        <w:rPr>
          <w:b/>
          <w:bCs/>
        </w:rPr>
        <w:t>Lesson 18:</w:t>
      </w:r>
      <w:r w:rsidRPr="0001413C">
        <w:t xml:space="preserve"> Japan Law </w:t>
      </w:r>
    </w:p>
    <w:p w14:paraId="3B67DDFA" w14:textId="77777777" w:rsidR="0001413C" w:rsidRPr="0001413C" w:rsidRDefault="0001413C" w:rsidP="0001413C">
      <w:r w:rsidRPr="0001413C">
        <w:rPr>
          <w:b/>
          <w:bCs/>
        </w:rPr>
        <w:t xml:space="preserve">Click and Reveal Template / LTR / Random </w:t>
      </w:r>
    </w:p>
    <w:p w14:paraId="1ABB9790" w14:textId="77777777" w:rsidR="0001413C" w:rsidRPr="0001413C" w:rsidRDefault="0001413C" w:rsidP="0001413C">
      <w:r w:rsidRPr="0001413C">
        <w:rPr>
          <w:b/>
          <w:bCs/>
        </w:rPr>
        <w:t>Content Title:</w:t>
      </w:r>
      <w:r w:rsidRPr="0001413C">
        <w:t xml:space="preserve"> </w:t>
      </w:r>
    </w:p>
    <w:p w14:paraId="29B23DB0" w14:textId="77777777" w:rsidR="0001413C" w:rsidRPr="0001413C" w:rsidRDefault="0001413C" w:rsidP="0001413C">
      <w:r w:rsidRPr="0001413C">
        <w:t xml:space="preserve">Laws in Japan </w:t>
      </w:r>
    </w:p>
    <w:p w14:paraId="35F562A1" w14:textId="77777777" w:rsidR="0001413C" w:rsidRPr="0001413C" w:rsidRDefault="0001413C" w:rsidP="0001413C">
      <w:r w:rsidRPr="0001413C">
        <w:rPr>
          <w:b/>
          <w:bCs/>
        </w:rPr>
        <w:t>Content Description:</w:t>
      </w:r>
    </w:p>
    <w:p w14:paraId="21D57E3A" w14:textId="77777777" w:rsidR="0001413C" w:rsidRPr="0001413C" w:rsidRDefault="0001413C" w:rsidP="0001413C">
      <w:r w:rsidRPr="0001413C">
        <w:t>Japan has several laws preventing discrimination and requiring workplaces to create a safe, harassment-free workplace.</w:t>
      </w:r>
    </w:p>
    <w:p w14:paraId="16583257" w14:textId="77777777" w:rsidR="0001413C" w:rsidRPr="0001413C" w:rsidRDefault="0001413C" w:rsidP="0001413C">
      <w:r w:rsidRPr="0001413C">
        <w:t>Select each item to learn more about legislation in Japan.</w:t>
      </w:r>
    </w:p>
    <w:p w14:paraId="5090011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562"/>
        <w:gridCol w:w="3263"/>
        <w:gridCol w:w="1398"/>
        <w:gridCol w:w="1129"/>
      </w:tblGrid>
      <w:tr w:rsidR="0001413C" w:rsidRPr="0001413C" w14:paraId="282AFFF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F86556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F88056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044DD5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ED56E3" w14:textId="77777777" w:rsidR="0001413C" w:rsidRPr="0001413C" w:rsidRDefault="0001413C" w:rsidP="0001413C">
            <w:pPr>
              <w:rPr>
                <w:b/>
                <w:bCs/>
              </w:rPr>
            </w:pPr>
            <w:r w:rsidRPr="0001413C">
              <w:rPr>
                <w:b/>
                <w:bCs/>
              </w:rPr>
              <w:t>Alternate Text</w:t>
            </w:r>
          </w:p>
        </w:tc>
      </w:tr>
      <w:tr w:rsidR="0001413C" w:rsidRPr="0001413C" w14:paraId="41478B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AB1EE5" w14:textId="77777777" w:rsidR="0001413C" w:rsidRPr="0001413C" w:rsidRDefault="0001413C" w:rsidP="0001413C">
            <w:r w:rsidRPr="0001413C">
              <w:t xml:space="preserve">Prohibiting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CD0173" w14:textId="77777777" w:rsidR="0001413C" w:rsidRPr="0001413C" w:rsidRDefault="0001413C" w:rsidP="0001413C">
            <w:pPr>
              <w:numPr>
                <w:ilvl w:val="0"/>
                <w:numId w:val="63"/>
              </w:numPr>
            </w:pPr>
            <w:r w:rsidRPr="0001413C">
              <w:t xml:space="preserve">The Law on the Comprehensive Promotion of Labor Measures and Stabilization of Employment of Employees and Enrichment of their Work Lives, etc. (the </w:t>
            </w:r>
            <w:r w:rsidRPr="0001413C">
              <w:rPr>
                <w:b/>
                <w:bCs/>
              </w:rPr>
              <w:t>Labor Measures Comprehensive Promotion Act)</w:t>
            </w:r>
            <w:r w:rsidRPr="0001413C">
              <w:t xml:space="preserve"> prohibits discrimination based on age in connection with recruitment. The Law Concerning the Stability of Employment of the Elderly addresses the employment of senior citizens.</w:t>
            </w:r>
          </w:p>
          <w:p w14:paraId="6ABD4C7A" w14:textId="77777777" w:rsidR="0001413C" w:rsidRPr="0001413C" w:rsidRDefault="0001413C" w:rsidP="0001413C">
            <w:pPr>
              <w:numPr>
                <w:ilvl w:val="0"/>
                <w:numId w:val="63"/>
              </w:numPr>
            </w:pPr>
            <w:r w:rsidRPr="0001413C">
              <w:t>The Labor Standards Law (LSL) and the Constitution prohibit discrimination during employment and in relation to termination based on nationality or ethnic or national origin, social status, religion, and political belief.</w:t>
            </w:r>
          </w:p>
          <w:p w14:paraId="7B2BCAE5" w14:textId="77777777" w:rsidR="0001413C" w:rsidRPr="0001413C" w:rsidRDefault="0001413C" w:rsidP="0001413C">
            <w:pPr>
              <w:numPr>
                <w:ilvl w:val="0"/>
                <w:numId w:val="63"/>
              </w:numPr>
            </w:pPr>
            <w:r w:rsidRPr="0001413C">
              <w:t>Under the Law on Employment Promotion etc. of Persons with Disabilities, disabled individuals should represent a certain percentage of an employer’s workforce (hire or pay). This law prohibits administrative bodies and private businesses from unduly discriminating against people with disabilities.</w:t>
            </w:r>
          </w:p>
          <w:p w14:paraId="5A13A694" w14:textId="77777777" w:rsidR="0001413C" w:rsidRPr="0001413C" w:rsidRDefault="0001413C" w:rsidP="0001413C">
            <w:pPr>
              <w:numPr>
                <w:ilvl w:val="0"/>
                <w:numId w:val="63"/>
              </w:numPr>
            </w:pPr>
            <w:r w:rsidRPr="0001413C">
              <w:t>The Law on Securing Equal Opportunity and Treatment between Men and Women in Employment (Equal Opportunity Law) and the Constitution prohibit discrimination based on gender in relation to recruitment, treatment, and termination. Under the LSL, men and women must receive equal pay.</w:t>
            </w:r>
          </w:p>
          <w:p w14:paraId="3EEA717A" w14:textId="77777777" w:rsidR="0001413C" w:rsidRPr="0001413C" w:rsidRDefault="0001413C" w:rsidP="0001413C">
            <w:pPr>
              <w:numPr>
                <w:ilvl w:val="0"/>
                <w:numId w:val="63"/>
              </w:numPr>
            </w:pPr>
            <w:r w:rsidRPr="0001413C">
              <w:t>Employers may also not discriminate against employees for using child-care or nursing-care leave, or for being a member of a trade union.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103CD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FC11E6" w14:textId="77777777" w:rsidR="0001413C" w:rsidRPr="0001413C" w:rsidRDefault="0001413C" w:rsidP="0001413C"/>
        </w:tc>
      </w:tr>
      <w:tr w:rsidR="0001413C" w:rsidRPr="0001413C" w14:paraId="4235DDA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AE8481" w14:textId="77777777" w:rsidR="0001413C" w:rsidRPr="0001413C" w:rsidRDefault="0001413C" w:rsidP="0001413C">
            <w:r w:rsidRPr="0001413C">
              <w:t xml:space="preserve">Preventing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1E42B2" w14:textId="77777777" w:rsidR="0001413C" w:rsidRPr="0001413C" w:rsidRDefault="0001413C" w:rsidP="0001413C">
            <w:pPr>
              <w:numPr>
                <w:ilvl w:val="0"/>
                <w:numId w:val="64"/>
              </w:numPr>
            </w:pPr>
            <w:r w:rsidRPr="0001413C">
              <w:t xml:space="preserve">Under </w:t>
            </w:r>
            <w:hyperlink r:id="rId272" w:history="1">
              <w:r w:rsidRPr="0001413C">
                <w:rPr>
                  <w:rStyle w:val="Hyperlink"/>
                </w:rPr>
                <w:t>the Law to Prevent Harassment in the Workplace</w:t>
              </w:r>
            </w:hyperlink>
            <w:r w:rsidRPr="0001413C">
              <w:t>, companies must implement measures to prevent sexual harassment (and power harassment (and take steps to punish harassers. Employers must also establish a consultation procedure to deal with employees’ complaints of harassment, and protect those employees reporting harassment from retaliation.</w:t>
            </w:r>
          </w:p>
          <w:p w14:paraId="0DF18DFE" w14:textId="77777777" w:rsidR="0001413C" w:rsidRPr="0001413C" w:rsidRDefault="0001413C" w:rsidP="0001413C">
            <w:pPr>
              <w:numPr>
                <w:ilvl w:val="0"/>
                <w:numId w:val="64"/>
              </w:numPr>
            </w:pPr>
            <w:r w:rsidRPr="0001413C">
              <w:t>Under the Employment Contract Law and the Labor Safety and Health Law, employers must provide a safe and proper working environment. Employers must ensure that appropriate measures are in place to deal with sexual harassment allegations in the workplace, that employees suffer no disadvantage at work as a result of making allegations of sexual harassment, and that no harm comes to employees as a result of sexual harassment in the workplace.</w:t>
            </w:r>
          </w:p>
          <w:p w14:paraId="06E10F56" w14:textId="77777777" w:rsidR="0001413C" w:rsidRPr="0001413C" w:rsidRDefault="0001413C" w:rsidP="0001413C">
            <w:pPr>
              <w:numPr>
                <w:ilvl w:val="0"/>
                <w:numId w:val="64"/>
              </w:numPr>
            </w:pPr>
            <w:r w:rsidRPr="0001413C">
              <w:t>Sexual harassment claims can have severe consequences for employers.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16035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8B5481" w14:textId="77777777" w:rsidR="0001413C" w:rsidRPr="0001413C" w:rsidRDefault="0001413C" w:rsidP="0001413C"/>
        </w:tc>
      </w:tr>
      <w:tr w:rsidR="0001413C" w:rsidRPr="0001413C" w14:paraId="490D74B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84A20A" w14:textId="77777777" w:rsidR="0001413C" w:rsidRPr="0001413C" w:rsidRDefault="0001413C" w:rsidP="0001413C">
            <w:r w:rsidRPr="0001413C">
              <w:t xml:space="preserve">Preventing Maternity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491BB9" w14:textId="77777777" w:rsidR="0001413C" w:rsidRPr="0001413C" w:rsidRDefault="0001413C" w:rsidP="0001413C">
            <w:pPr>
              <w:numPr>
                <w:ilvl w:val="0"/>
                <w:numId w:val="65"/>
              </w:numPr>
            </w:pPr>
            <w:r w:rsidRPr="0001413C">
              <w:t>Article 11-3 of the Equal Opportunity Act and Article 25 of the Childcare Leave and Family Care Leave Act require employers to establish and implement necessary employment management measures, including providing advice to workers and taking appropriate steps to prevent maternity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B943A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642C8A" w14:textId="77777777" w:rsidR="0001413C" w:rsidRPr="0001413C" w:rsidRDefault="0001413C" w:rsidP="0001413C"/>
        </w:tc>
      </w:tr>
      <w:tr w:rsidR="0001413C" w:rsidRPr="0001413C" w14:paraId="656EBD4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425383" w14:textId="77777777" w:rsidR="0001413C" w:rsidRPr="0001413C" w:rsidRDefault="0001413C" w:rsidP="0001413C">
            <w:r w:rsidRPr="0001413C">
              <w:t xml:space="preserve">Preventing Power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8A9EAF" w14:textId="77777777" w:rsidR="0001413C" w:rsidRPr="0001413C" w:rsidRDefault="0001413C" w:rsidP="0001413C">
            <w:pPr>
              <w:numPr>
                <w:ilvl w:val="0"/>
                <w:numId w:val="66"/>
              </w:numPr>
            </w:pPr>
            <w:r w:rsidRPr="0001413C">
              <w:t xml:space="preserve">The duty to provide a safe working environment also applies to power harassment. The </w:t>
            </w:r>
            <w:r w:rsidRPr="0001413C">
              <w:rPr>
                <w:b/>
                <w:bCs/>
              </w:rPr>
              <w:t>Labor Measures Comprehensive Promotion Act</w:t>
            </w:r>
            <w:r w:rsidRPr="0001413C">
              <w:t xml:space="preserve"> is intended to tackle workplace harassment and prevent power harassment in particular. The law defines power harassment as “remarks or behavior by people taking advantage of their superior position that go beyond business necessity, thereby harming the workplace environment.”</w:t>
            </w:r>
          </w:p>
          <w:p w14:paraId="23F66E1A" w14:textId="77777777" w:rsidR="0001413C" w:rsidRPr="0001413C" w:rsidRDefault="0001413C" w:rsidP="0001413C">
            <w:pPr>
              <w:numPr>
                <w:ilvl w:val="0"/>
                <w:numId w:val="66"/>
              </w:numPr>
            </w:pPr>
            <w:r w:rsidRPr="0001413C">
              <w:t>The Ministry of Health, Labor and Welfare has divided power harassment into categories, from physical abuse or assault to invasion of privacy. Employers must have a clear message against power harassment, establish rules on bullying, educate the workforce, provide consultation services, and conduct employee surveys.</w:t>
            </w:r>
          </w:p>
          <w:p w14:paraId="3FEA9CB5" w14:textId="77777777" w:rsidR="0001413C" w:rsidRPr="0001413C" w:rsidRDefault="0001413C" w:rsidP="0001413C">
            <w:pPr>
              <w:numPr>
                <w:ilvl w:val="0"/>
                <w:numId w:val="66"/>
              </w:numPr>
            </w:pPr>
            <w:r w:rsidRPr="0001413C">
              <w:t>Employers are obliged to take HR management action and preventive measures to combat power harassment, including setting up structures necessary to offer internal consultation services and respond to claims. Under the Labor Measures Comprehensive Promotion Act, employers are prohibited from dismissing employees reporting harassment cases (or cooperating in an investigation or consultation process) or from treating them unfavorably.</w:t>
            </w:r>
          </w:p>
          <w:p w14:paraId="268AAD9D"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331C0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C80B86" w14:textId="77777777" w:rsidR="0001413C" w:rsidRPr="0001413C" w:rsidRDefault="0001413C" w:rsidP="0001413C"/>
        </w:tc>
      </w:tr>
    </w:tbl>
    <w:p w14:paraId="645FAC4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689E6C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560D9B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F8D049E"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F6F1A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A13563" w14:textId="77777777" w:rsidR="0001413C" w:rsidRPr="0001413C" w:rsidRDefault="0001413C" w:rsidP="0001413C">
            <w:pPr>
              <w:rPr>
                <w:b/>
                <w:bCs/>
              </w:rPr>
            </w:pPr>
            <w:r w:rsidRPr="0001413C">
              <w:rPr>
                <w:b/>
                <w:bCs/>
              </w:rPr>
              <w:t>Alternate Text</w:t>
            </w:r>
          </w:p>
        </w:tc>
      </w:tr>
      <w:tr w:rsidR="0001413C" w:rsidRPr="0001413C" w14:paraId="7C64264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66B1D7"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C1474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D7E47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640D6F" w14:textId="77777777" w:rsidR="0001413C" w:rsidRPr="0001413C" w:rsidRDefault="0001413C" w:rsidP="0001413C"/>
        </w:tc>
      </w:tr>
    </w:tbl>
    <w:p w14:paraId="291C57AB" w14:textId="77777777" w:rsidR="0001413C" w:rsidRPr="0001413C" w:rsidRDefault="0001413C" w:rsidP="0001413C">
      <w:r w:rsidRPr="0001413C">
        <w:rPr>
          <w:b/>
          <w:bCs/>
        </w:rPr>
        <w:t>Audio Transcript Text:</w:t>
      </w:r>
      <w:r w:rsidRPr="0001413C">
        <w:t xml:space="preserve"> </w:t>
      </w:r>
    </w:p>
    <w:p w14:paraId="3F5BFCAF" w14:textId="77777777" w:rsidR="0001413C" w:rsidRPr="0001413C" w:rsidRDefault="0001413C" w:rsidP="0001413C">
      <w:r w:rsidRPr="0001413C">
        <w:t>Here are some key facts worth considering.</w:t>
      </w:r>
    </w:p>
    <w:p w14:paraId="46F99CF1" w14:textId="77777777" w:rsidR="0001413C" w:rsidRPr="0001413C" w:rsidRDefault="0001413C" w:rsidP="0001413C">
      <w:r w:rsidRPr="0001413C">
        <w:br w:type="page"/>
      </w:r>
    </w:p>
    <w:p w14:paraId="71069B72" w14:textId="77777777" w:rsidR="0001413C" w:rsidRPr="0001413C" w:rsidRDefault="0001413C" w:rsidP="0001413C">
      <w:bookmarkStart w:id="241" w:name="Page_7256598128925631324"/>
      <w:bookmarkEnd w:id="241"/>
      <w:r w:rsidRPr="0001413C">
        <w:rPr>
          <w:b/>
          <w:bCs/>
        </w:rPr>
        <w:t>Page Number:</w:t>
      </w:r>
      <w:r w:rsidRPr="0001413C">
        <w:t xml:space="preserve"> 58 </w:t>
      </w:r>
    </w:p>
    <w:p w14:paraId="258652B6" w14:textId="77777777" w:rsidR="0001413C" w:rsidRPr="0001413C" w:rsidRDefault="0001413C" w:rsidP="0001413C">
      <w:r w:rsidRPr="0001413C">
        <w:rPr>
          <w:b/>
          <w:bCs/>
        </w:rPr>
        <w:t>Lesson 19:</w:t>
      </w:r>
      <w:r w:rsidRPr="0001413C">
        <w:t xml:space="preserve"> Indonesia Law </w:t>
      </w:r>
    </w:p>
    <w:p w14:paraId="2D1FD1FB" w14:textId="77777777" w:rsidR="0001413C" w:rsidRPr="0001413C" w:rsidRDefault="0001413C" w:rsidP="0001413C">
      <w:r w:rsidRPr="0001413C">
        <w:rPr>
          <w:b/>
          <w:bCs/>
        </w:rPr>
        <w:t xml:space="preserve">Text and Image Template / Text Only </w:t>
      </w:r>
    </w:p>
    <w:p w14:paraId="38C75710" w14:textId="77777777" w:rsidR="0001413C" w:rsidRPr="0001413C" w:rsidRDefault="0001413C" w:rsidP="0001413C">
      <w:r w:rsidRPr="0001413C">
        <w:rPr>
          <w:b/>
          <w:bCs/>
        </w:rPr>
        <w:t>Content Title:</w:t>
      </w:r>
      <w:r w:rsidRPr="0001413C">
        <w:t xml:space="preserve"> </w:t>
      </w:r>
    </w:p>
    <w:p w14:paraId="5263C239" w14:textId="77777777" w:rsidR="0001413C" w:rsidRPr="0001413C" w:rsidRDefault="0001413C" w:rsidP="0001413C">
      <w:r w:rsidRPr="0001413C">
        <w:t xml:space="preserve">Laws in Indonesia </w:t>
      </w:r>
    </w:p>
    <w:p w14:paraId="581EF480" w14:textId="77777777" w:rsidR="0001413C" w:rsidRPr="0001413C" w:rsidRDefault="0001413C" w:rsidP="0001413C">
      <w:r w:rsidRPr="0001413C">
        <w:br/>
      </w:r>
      <w:r w:rsidRPr="0001413C">
        <w:rPr>
          <w:b/>
          <w:bCs/>
        </w:rPr>
        <w:t>Column 1 Text:</w:t>
      </w:r>
      <w:r w:rsidRPr="0001413C">
        <w:t xml:space="preserve"> </w:t>
      </w:r>
    </w:p>
    <w:p w14:paraId="3696ACA4" w14:textId="77777777" w:rsidR="0001413C" w:rsidRPr="0001413C" w:rsidRDefault="0001413C" w:rsidP="0001413C">
      <w:r w:rsidRPr="0001413C">
        <w:t>Workers in Indonesia are protected from discrimination by Law No. 13 of 2003 on Manpower (“Labour Law”), which:</w:t>
      </w:r>
    </w:p>
    <w:p w14:paraId="4D69D6C2" w14:textId="77777777" w:rsidR="0001413C" w:rsidRPr="0001413C" w:rsidRDefault="0001413C" w:rsidP="0001413C">
      <w:pPr>
        <w:numPr>
          <w:ilvl w:val="0"/>
          <w:numId w:val="67"/>
        </w:numPr>
      </w:pPr>
      <w:r w:rsidRPr="0001413C">
        <w:t>Provides that individuals have an equal opportunity to obtain work, and that employees are entitled to non-discriminatory treatment by their employer.</w:t>
      </w:r>
    </w:p>
    <w:p w14:paraId="7060BFBE" w14:textId="77777777" w:rsidR="0001413C" w:rsidRPr="0001413C" w:rsidRDefault="0001413C" w:rsidP="0001413C">
      <w:pPr>
        <w:numPr>
          <w:ilvl w:val="0"/>
          <w:numId w:val="67"/>
        </w:numPr>
      </w:pPr>
      <w:r w:rsidRPr="0001413C">
        <w:t>Prohibits the termination of an employment relationship based on ideology, religion, political affiliation, ethnic origin, race, social group, gender, physical condition, or marital status.</w:t>
      </w:r>
    </w:p>
    <w:p w14:paraId="4AA8D21C" w14:textId="77777777" w:rsidR="0001413C" w:rsidRPr="0001413C" w:rsidRDefault="0001413C" w:rsidP="0001413C">
      <w:pPr>
        <w:numPr>
          <w:ilvl w:val="0"/>
          <w:numId w:val="67"/>
        </w:numPr>
      </w:pPr>
      <w:r w:rsidRPr="0001413C">
        <w:t>Provides that an employer may not discriminate in terms of compensation between male and female workers who perform work of equal value.</w:t>
      </w:r>
    </w:p>
    <w:p w14:paraId="49916033" w14:textId="77777777" w:rsidR="0001413C" w:rsidRPr="0001413C" w:rsidRDefault="0001413C" w:rsidP="0001413C">
      <w:r w:rsidRPr="0001413C">
        <w:t>The Law on Disabled People requires an employer to employ a minimum of one disabled person for every 100 people employed (with higher thresholds in some cases).</w:t>
      </w:r>
    </w:p>
    <w:p w14:paraId="6924712C" w14:textId="77777777" w:rsidR="0001413C" w:rsidRPr="0001413C" w:rsidRDefault="0001413C" w:rsidP="0001413C">
      <w:r w:rsidRPr="0001413C">
        <w:t>In Indonesia, sexual harassment is defined as any unwelcome sexual advance, request for sexual favours, verbal or physical sexual conduct or gestures, and any other sexual conduct that would offend, humiliate or intimidate a person.</w:t>
      </w:r>
    </w:p>
    <w:p w14:paraId="36168D5C" w14:textId="77777777" w:rsidR="0001413C" w:rsidRPr="0001413C" w:rsidRDefault="0001413C" w:rsidP="0001413C">
      <w:r w:rsidRPr="0001413C">
        <w:t>Indonesia enacted Law No. 12 of 2022 (the Sexual Violence Law) creating specific offences relating to sexual violence. This resulted from a recognition by Indonesia’s Ministry of Manpower that the 2011 guidelines on sexual harassment in the workplace required updating to encompass sexual violence.</w:t>
      </w:r>
    </w:p>
    <w:p w14:paraId="1A39DD3D" w14:textId="77777777" w:rsidR="0001413C" w:rsidRPr="0001413C" w:rsidRDefault="0001413C" w:rsidP="0001413C">
      <w:r w:rsidRPr="0001413C">
        <w:t>The new guidelines were issued in 2023 via the Minister of Manpower Decree No. 88 of 2023 on Guidelines for Preventing and Handling Sexual Violence in the Workplace.</w:t>
      </w:r>
    </w:p>
    <w:p w14:paraId="38E92655" w14:textId="77777777" w:rsidR="0001413C" w:rsidRPr="0001413C" w:rsidRDefault="0001413C" w:rsidP="0001413C">
      <w:r w:rsidRPr="0001413C">
        <w:t>Under the 2023 Guidelines, employers are required, among other things, to create a task force for preventing and responding to sexual violence in the workplace.</w:t>
      </w:r>
    </w:p>
    <w:p w14:paraId="6370550E" w14:textId="77777777" w:rsidR="0001413C" w:rsidRPr="0001413C" w:rsidRDefault="0001413C" w:rsidP="0001413C">
      <w:r w:rsidRPr="0001413C">
        <w:rPr>
          <w:b/>
          <w:bCs/>
        </w:rPr>
        <w:t>Audio Transcript Text:</w:t>
      </w:r>
      <w:r w:rsidRPr="0001413C">
        <w:t xml:space="preserve"> </w:t>
      </w:r>
    </w:p>
    <w:p w14:paraId="677BF38B" w14:textId="77777777" w:rsidR="0001413C" w:rsidRPr="0001413C" w:rsidRDefault="0001413C" w:rsidP="0001413C">
      <w:r w:rsidRPr="0001413C">
        <w:t>It’s important that you understand the key concepts related to this topic.</w:t>
      </w:r>
    </w:p>
    <w:p w14:paraId="193B0632" w14:textId="77777777" w:rsidR="0001413C" w:rsidRPr="0001413C" w:rsidRDefault="0001413C" w:rsidP="0001413C">
      <w:r w:rsidRPr="0001413C">
        <w:br w:type="page"/>
      </w:r>
    </w:p>
    <w:p w14:paraId="086978D2" w14:textId="77777777" w:rsidR="0001413C" w:rsidRPr="0001413C" w:rsidRDefault="0001413C" w:rsidP="0001413C">
      <w:bookmarkStart w:id="242" w:name="Page_2049228568934111296"/>
      <w:bookmarkEnd w:id="242"/>
      <w:r w:rsidRPr="0001413C">
        <w:rPr>
          <w:b/>
          <w:bCs/>
        </w:rPr>
        <w:t>Page Number:</w:t>
      </w:r>
      <w:r w:rsidRPr="0001413C">
        <w:t xml:space="preserve"> 59 </w:t>
      </w:r>
    </w:p>
    <w:p w14:paraId="514CBCCC" w14:textId="77777777" w:rsidR="0001413C" w:rsidRPr="0001413C" w:rsidRDefault="0001413C" w:rsidP="0001413C">
      <w:r w:rsidRPr="0001413C">
        <w:rPr>
          <w:b/>
          <w:bCs/>
        </w:rPr>
        <w:t>Lesson 20:</w:t>
      </w:r>
      <w:r w:rsidRPr="0001413C">
        <w:t xml:space="preserve"> Singapore Law </w:t>
      </w:r>
    </w:p>
    <w:p w14:paraId="07F3B3E8" w14:textId="77777777" w:rsidR="0001413C" w:rsidRPr="0001413C" w:rsidRDefault="0001413C" w:rsidP="0001413C">
      <w:r w:rsidRPr="0001413C">
        <w:rPr>
          <w:b/>
          <w:bCs/>
        </w:rPr>
        <w:t xml:space="preserve">Click and Reveal Template / LTR / Random </w:t>
      </w:r>
    </w:p>
    <w:p w14:paraId="2B497DEF" w14:textId="77777777" w:rsidR="0001413C" w:rsidRPr="0001413C" w:rsidRDefault="0001413C" w:rsidP="0001413C">
      <w:r w:rsidRPr="0001413C">
        <w:rPr>
          <w:b/>
          <w:bCs/>
        </w:rPr>
        <w:t>Content Title:</w:t>
      </w:r>
      <w:r w:rsidRPr="0001413C">
        <w:t xml:space="preserve"> </w:t>
      </w:r>
    </w:p>
    <w:p w14:paraId="3D710B92" w14:textId="77777777" w:rsidR="0001413C" w:rsidRPr="0001413C" w:rsidRDefault="0001413C" w:rsidP="0001413C">
      <w:r w:rsidRPr="0001413C">
        <w:t xml:space="preserve">Laws in Singapore </w:t>
      </w:r>
    </w:p>
    <w:p w14:paraId="34D5C066" w14:textId="77777777" w:rsidR="0001413C" w:rsidRPr="0001413C" w:rsidRDefault="0001413C" w:rsidP="0001413C">
      <w:r w:rsidRPr="0001413C">
        <w:rPr>
          <w:b/>
          <w:bCs/>
        </w:rPr>
        <w:t>Content Description:</w:t>
      </w:r>
    </w:p>
    <w:p w14:paraId="0742D32A" w14:textId="77777777" w:rsidR="0001413C" w:rsidRPr="0001413C" w:rsidRDefault="0001413C" w:rsidP="0001413C">
      <w:r w:rsidRPr="0001413C">
        <w:t>Singapore has enacted anti-discrimination and anti-harassment laws.</w:t>
      </w:r>
    </w:p>
    <w:p w14:paraId="29AB9806" w14:textId="77777777" w:rsidR="0001413C" w:rsidRPr="0001413C" w:rsidRDefault="0001413C" w:rsidP="0001413C">
      <w:r w:rsidRPr="0001413C">
        <w:t>Select each item to learn more about the laws in Singapore.</w:t>
      </w:r>
    </w:p>
    <w:p w14:paraId="36F3E6A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552"/>
        <w:gridCol w:w="3269"/>
        <w:gridCol w:w="1400"/>
        <w:gridCol w:w="1131"/>
      </w:tblGrid>
      <w:tr w:rsidR="0001413C" w:rsidRPr="0001413C" w14:paraId="23159B5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5E3C77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E69032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AB4CA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FA8A02D" w14:textId="77777777" w:rsidR="0001413C" w:rsidRPr="0001413C" w:rsidRDefault="0001413C" w:rsidP="0001413C">
            <w:pPr>
              <w:rPr>
                <w:b/>
                <w:bCs/>
              </w:rPr>
            </w:pPr>
            <w:r w:rsidRPr="0001413C">
              <w:rPr>
                <w:b/>
                <w:bCs/>
              </w:rPr>
              <w:t>Alternate Text</w:t>
            </w:r>
          </w:p>
        </w:tc>
      </w:tr>
      <w:tr w:rsidR="0001413C" w:rsidRPr="0001413C" w14:paraId="2F84A5C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F52CE7" w14:textId="77777777" w:rsidR="0001413C" w:rsidRPr="0001413C" w:rsidRDefault="0001413C" w:rsidP="0001413C">
            <w:r w:rsidRPr="0001413C">
              <w:t xml:space="preserve">The Workplace Fairness Act 2024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C85AA7" w14:textId="77777777" w:rsidR="0001413C" w:rsidRPr="0001413C" w:rsidRDefault="0001413C" w:rsidP="0001413C">
            <w:r w:rsidRPr="0001413C">
              <w:t>The Act prohibits employers from discrimination against employees based on the following “protected characteristics”:</w:t>
            </w:r>
          </w:p>
          <w:p w14:paraId="174AB67A" w14:textId="77777777" w:rsidR="0001413C" w:rsidRPr="0001413C" w:rsidRDefault="0001413C" w:rsidP="0001413C">
            <w:pPr>
              <w:numPr>
                <w:ilvl w:val="0"/>
                <w:numId w:val="68"/>
              </w:numPr>
            </w:pPr>
            <w:r w:rsidRPr="0001413C">
              <w:t>Age</w:t>
            </w:r>
          </w:p>
          <w:p w14:paraId="284718E6" w14:textId="77777777" w:rsidR="0001413C" w:rsidRPr="0001413C" w:rsidRDefault="0001413C" w:rsidP="0001413C">
            <w:pPr>
              <w:numPr>
                <w:ilvl w:val="0"/>
                <w:numId w:val="68"/>
              </w:numPr>
            </w:pPr>
            <w:r w:rsidRPr="0001413C">
              <w:t>Nationality</w:t>
            </w:r>
          </w:p>
          <w:p w14:paraId="4A92FA55" w14:textId="77777777" w:rsidR="0001413C" w:rsidRPr="0001413C" w:rsidRDefault="0001413C" w:rsidP="0001413C">
            <w:pPr>
              <w:numPr>
                <w:ilvl w:val="0"/>
                <w:numId w:val="68"/>
              </w:numPr>
            </w:pPr>
            <w:r w:rsidRPr="0001413C">
              <w:t>Sex: Referring to sex assigned at birth or reassigned through surgery (not including sexual orientation or gender identity).</w:t>
            </w:r>
          </w:p>
          <w:p w14:paraId="039A735D" w14:textId="77777777" w:rsidR="0001413C" w:rsidRPr="0001413C" w:rsidRDefault="0001413C" w:rsidP="0001413C">
            <w:pPr>
              <w:numPr>
                <w:ilvl w:val="0"/>
                <w:numId w:val="68"/>
              </w:numPr>
            </w:pPr>
            <w:r w:rsidRPr="0001413C">
              <w:t>Marital Status</w:t>
            </w:r>
          </w:p>
          <w:p w14:paraId="57485A26" w14:textId="77777777" w:rsidR="0001413C" w:rsidRPr="0001413C" w:rsidRDefault="0001413C" w:rsidP="0001413C">
            <w:pPr>
              <w:numPr>
                <w:ilvl w:val="0"/>
                <w:numId w:val="68"/>
              </w:numPr>
            </w:pPr>
            <w:r w:rsidRPr="0001413C">
              <w:t>Pregnancy: Includes past, current, or intended pregnancies.</w:t>
            </w:r>
          </w:p>
          <w:p w14:paraId="0DB759D2" w14:textId="77777777" w:rsidR="0001413C" w:rsidRPr="0001413C" w:rsidRDefault="0001413C" w:rsidP="0001413C">
            <w:pPr>
              <w:numPr>
                <w:ilvl w:val="0"/>
                <w:numId w:val="68"/>
              </w:numPr>
            </w:pPr>
            <w:r w:rsidRPr="0001413C">
              <w:t>Caregiving Responsibilities</w:t>
            </w:r>
          </w:p>
          <w:p w14:paraId="4DFD83FC" w14:textId="77777777" w:rsidR="0001413C" w:rsidRPr="0001413C" w:rsidRDefault="0001413C" w:rsidP="0001413C">
            <w:pPr>
              <w:numPr>
                <w:ilvl w:val="0"/>
                <w:numId w:val="68"/>
              </w:numPr>
            </w:pPr>
            <w:r w:rsidRPr="0001413C">
              <w:t>Race</w:t>
            </w:r>
          </w:p>
          <w:p w14:paraId="11BD4B51" w14:textId="77777777" w:rsidR="0001413C" w:rsidRPr="0001413C" w:rsidRDefault="0001413C" w:rsidP="0001413C">
            <w:pPr>
              <w:numPr>
                <w:ilvl w:val="0"/>
                <w:numId w:val="68"/>
              </w:numPr>
            </w:pPr>
            <w:r w:rsidRPr="0001413C">
              <w:t>Religion</w:t>
            </w:r>
          </w:p>
          <w:p w14:paraId="25FF2411" w14:textId="77777777" w:rsidR="0001413C" w:rsidRPr="0001413C" w:rsidRDefault="0001413C" w:rsidP="0001413C">
            <w:pPr>
              <w:numPr>
                <w:ilvl w:val="0"/>
                <w:numId w:val="68"/>
              </w:numPr>
            </w:pPr>
            <w:r w:rsidRPr="0001413C">
              <w:t>Language Ability</w:t>
            </w:r>
          </w:p>
          <w:p w14:paraId="48175826" w14:textId="77777777" w:rsidR="0001413C" w:rsidRPr="0001413C" w:rsidRDefault="0001413C" w:rsidP="0001413C">
            <w:pPr>
              <w:numPr>
                <w:ilvl w:val="0"/>
                <w:numId w:val="68"/>
              </w:numPr>
            </w:pPr>
            <w:r w:rsidRPr="0001413C">
              <w:t>Disability</w:t>
            </w:r>
          </w:p>
          <w:p w14:paraId="429D7795" w14:textId="77777777" w:rsidR="0001413C" w:rsidRPr="0001413C" w:rsidRDefault="0001413C" w:rsidP="0001413C">
            <w:pPr>
              <w:numPr>
                <w:ilvl w:val="0"/>
                <w:numId w:val="68"/>
              </w:numPr>
            </w:pPr>
            <w:r w:rsidRPr="0001413C">
              <w:t>Mental Health Condition</w:t>
            </w:r>
          </w:p>
          <w:p w14:paraId="2E015770" w14:textId="77777777" w:rsidR="0001413C" w:rsidRPr="0001413C" w:rsidRDefault="0001413C" w:rsidP="0001413C">
            <w:r w:rsidRPr="0001413C">
              <w:t>Under the Act, an action is considered discriminatory when employers:</w:t>
            </w:r>
          </w:p>
          <w:p w14:paraId="04842208" w14:textId="77777777" w:rsidR="0001413C" w:rsidRPr="0001413C" w:rsidRDefault="0001413C" w:rsidP="0001413C">
            <w:r w:rsidRPr="0001413C">
              <w:t>a) Make adverse employment decisions linked to a protected characteristic.</w:t>
            </w:r>
          </w:p>
          <w:p w14:paraId="5C1A452D" w14:textId="77777777" w:rsidR="0001413C" w:rsidRPr="0001413C" w:rsidRDefault="0001413C" w:rsidP="0001413C">
            <w:r w:rsidRPr="0001413C">
              <w:t>b) Issue policies or directives that adversely impact individuals based on protected characteristics.</w:t>
            </w:r>
          </w:p>
          <w:p w14:paraId="76DCB8FE" w14:textId="77777777" w:rsidR="0001413C" w:rsidRPr="0001413C" w:rsidRDefault="0001413C" w:rsidP="0001413C">
            <w:r w:rsidRPr="0001413C">
              <w:t>c) Publish job advertisements with criteria tied to protected characteristics.</w:t>
            </w:r>
          </w:p>
          <w:p w14:paraId="0CB1ECD3" w14:textId="77777777" w:rsidR="0001413C" w:rsidRPr="0001413C" w:rsidRDefault="0001413C" w:rsidP="0001413C">
            <w:r w:rsidRPr="0001413C">
              <w:t>However, these conditions are subject to a number of exceptions.</w:t>
            </w:r>
          </w:p>
          <w:p w14:paraId="20D71A92" w14:textId="77777777" w:rsidR="0001413C" w:rsidRPr="0001413C" w:rsidRDefault="0001413C" w:rsidP="0001413C">
            <w:r w:rsidRPr="0001413C">
              <w:t>In addition, the Act requires employers to establish written grievance-handling procedures including investigations, outcome notification, confidentiality, and record keeping. It also requires employers to protect complainants from retaliation.</w:t>
            </w:r>
          </w:p>
          <w:p w14:paraId="77230430" w14:textId="77777777" w:rsidR="0001413C" w:rsidRPr="0001413C" w:rsidRDefault="0001413C" w:rsidP="0001413C">
            <w:r w:rsidRPr="0001413C">
              <w:t>Contravention of the Act is dealt with as Civil matter and mat result in administrative fines.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64ABA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194BFA" w14:textId="77777777" w:rsidR="0001413C" w:rsidRPr="0001413C" w:rsidRDefault="0001413C" w:rsidP="0001413C"/>
        </w:tc>
      </w:tr>
      <w:tr w:rsidR="0001413C" w:rsidRPr="0001413C" w14:paraId="304A2A0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D811EB" w14:textId="77777777" w:rsidR="0001413C" w:rsidRPr="0001413C" w:rsidRDefault="0001413C" w:rsidP="0001413C">
            <w:r w:rsidRPr="0001413C">
              <w:t xml:space="preserve">Equal Protection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342350" w14:textId="77777777" w:rsidR="0001413C" w:rsidRPr="0001413C" w:rsidRDefault="0001413C" w:rsidP="0001413C">
            <w:r w:rsidRPr="0001413C">
              <w:t>The Constitution guarantees all persons equality under the law and equal protection of the law. It protects Singapore citizens from discrimination on the grounds of religion, race, descent, and birthplace. However, these protections do not apply in employer/employee relationships.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3B7DB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52C487" w14:textId="77777777" w:rsidR="0001413C" w:rsidRPr="0001413C" w:rsidRDefault="0001413C" w:rsidP="0001413C"/>
        </w:tc>
      </w:tr>
      <w:tr w:rsidR="0001413C" w:rsidRPr="0001413C" w14:paraId="06AFB8C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3A8D0F" w14:textId="77777777" w:rsidR="0001413C" w:rsidRPr="0001413C" w:rsidRDefault="0001413C" w:rsidP="0001413C">
            <w:r w:rsidRPr="0001413C">
              <w:t xml:space="preserve">Fair Employment Practices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42355D" w14:textId="77777777" w:rsidR="0001413C" w:rsidRPr="0001413C" w:rsidRDefault="0001413C" w:rsidP="0001413C">
            <w:r w:rsidRPr="0001413C">
              <w:t>The Tripartite Guidelines on Fair Employment Practices (TAFEP Guidelines) provide that employers should not stipulate age, race, language, family responsibilities, religion, or marital status as employment requirements.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06247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B2212F" w14:textId="77777777" w:rsidR="0001413C" w:rsidRPr="0001413C" w:rsidRDefault="0001413C" w:rsidP="0001413C"/>
        </w:tc>
      </w:tr>
      <w:tr w:rsidR="0001413C" w:rsidRPr="0001413C" w14:paraId="1DB9E88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5086AF" w14:textId="77777777" w:rsidR="0001413C" w:rsidRPr="0001413C" w:rsidRDefault="0001413C" w:rsidP="0001413C">
            <w:r w:rsidRPr="0001413C">
              <w:t xml:space="preserve">Gender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4BB0A0" w14:textId="77777777" w:rsidR="0001413C" w:rsidRPr="0001413C" w:rsidRDefault="0001413C" w:rsidP="0001413C">
            <w:r w:rsidRPr="0001413C">
              <w:t>Various laws help protect against discriminatory practices related to gender, including maternity.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C3922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CB9256" w14:textId="77777777" w:rsidR="0001413C" w:rsidRPr="0001413C" w:rsidRDefault="0001413C" w:rsidP="0001413C"/>
        </w:tc>
      </w:tr>
      <w:tr w:rsidR="0001413C" w:rsidRPr="0001413C" w14:paraId="20A73F8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1948B3" w14:textId="77777777" w:rsidR="0001413C" w:rsidRPr="0001413C" w:rsidRDefault="0001413C" w:rsidP="0001413C">
            <w:r w:rsidRPr="0001413C">
              <w:t xml:space="preserve">Penalties for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06B877" w14:textId="77777777" w:rsidR="0001413C" w:rsidRPr="0001413C" w:rsidRDefault="0001413C" w:rsidP="0001413C">
            <w:r w:rsidRPr="0001413C">
              <w:t>The Fair Consideration Framework (FCF) – introduced in 2014 – was updated in January 2020 and imposes harsh penalties for employers who falsely declare that they have considered all candidates fairly. Failure to comply with the requirements of the FCF may result in the employer being barred from applying for new work passes, imprisonment of up to two years, or a fine.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DFAB5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BCDE42" w14:textId="77777777" w:rsidR="0001413C" w:rsidRPr="0001413C" w:rsidRDefault="0001413C" w:rsidP="0001413C"/>
        </w:tc>
      </w:tr>
      <w:tr w:rsidR="0001413C" w:rsidRPr="0001413C" w14:paraId="119F4CE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3DD931" w14:textId="77777777" w:rsidR="0001413C" w:rsidRPr="0001413C" w:rsidRDefault="0001413C" w:rsidP="0001413C">
            <w:r w:rsidRPr="0001413C">
              <w:t xml:space="preserve">Protection from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C205E5" w14:textId="77777777" w:rsidR="0001413C" w:rsidRPr="0001413C" w:rsidRDefault="0001413C" w:rsidP="0001413C">
            <w:r w:rsidRPr="0001413C">
              <w:t>The Protection from Harassment Act (POHA) provides broad protection for victims of harassment, alarm or distress, fear, provocation, stalking and the facilitation of violence. POHA covers acts of harassment (both physical and online) inside and outside of the workplace, stalking, and cyberbullying. Acts of harassment may constitute criminal offenses under POHA and may also lead to civil actions.</w:t>
            </w:r>
          </w:p>
          <w:p w14:paraId="1468D48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AEB4B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585AC7" w14:textId="77777777" w:rsidR="0001413C" w:rsidRPr="0001413C" w:rsidRDefault="0001413C" w:rsidP="0001413C"/>
        </w:tc>
      </w:tr>
    </w:tbl>
    <w:p w14:paraId="2755EDC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BE4360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68F6CB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74A93A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30E579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42F600" w14:textId="77777777" w:rsidR="0001413C" w:rsidRPr="0001413C" w:rsidRDefault="0001413C" w:rsidP="0001413C">
            <w:pPr>
              <w:rPr>
                <w:b/>
                <w:bCs/>
              </w:rPr>
            </w:pPr>
            <w:r w:rsidRPr="0001413C">
              <w:rPr>
                <w:b/>
                <w:bCs/>
              </w:rPr>
              <w:t>Alternate Text</w:t>
            </w:r>
          </w:p>
        </w:tc>
      </w:tr>
      <w:tr w:rsidR="0001413C" w:rsidRPr="0001413C" w14:paraId="7A31454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FA07E2"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0D324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4FC5E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69355E" w14:textId="77777777" w:rsidR="0001413C" w:rsidRPr="0001413C" w:rsidRDefault="0001413C" w:rsidP="0001413C"/>
        </w:tc>
      </w:tr>
    </w:tbl>
    <w:p w14:paraId="4F3C2889" w14:textId="77777777" w:rsidR="0001413C" w:rsidRPr="0001413C" w:rsidRDefault="0001413C" w:rsidP="0001413C">
      <w:r w:rsidRPr="0001413C">
        <w:rPr>
          <w:b/>
          <w:bCs/>
        </w:rPr>
        <w:t>Audio Transcript Text:</w:t>
      </w:r>
      <w:r w:rsidRPr="0001413C">
        <w:t xml:space="preserve"> </w:t>
      </w:r>
    </w:p>
    <w:p w14:paraId="51EBE4F6" w14:textId="77777777" w:rsidR="0001413C" w:rsidRPr="0001413C" w:rsidRDefault="0001413C" w:rsidP="0001413C">
      <w:r w:rsidRPr="0001413C">
        <w:t>Now we’ll examine the key elements of this topic.</w:t>
      </w:r>
    </w:p>
    <w:p w14:paraId="61BB9F5C" w14:textId="77777777" w:rsidR="0001413C" w:rsidRPr="0001413C" w:rsidRDefault="0001413C" w:rsidP="0001413C">
      <w:r w:rsidRPr="0001413C">
        <w:br w:type="page"/>
      </w:r>
    </w:p>
    <w:p w14:paraId="75DD7F22" w14:textId="77777777" w:rsidR="0001413C" w:rsidRPr="0001413C" w:rsidRDefault="0001413C" w:rsidP="0001413C">
      <w:bookmarkStart w:id="243" w:name="Page_5070620326784048443"/>
      <w:bookmarkEnd w:id="243"/>
      <w:r w:rsidRPr="0001413C">
        <w:rPr>
          <w:b/>
          <w:bCs/>
        </w:rPr>
        <w:t>Page Number:</w:t>
      </w:r>
      <w:r w:rsidRPr="0001413C">
        <w:t xml:space="preserve"> 60 </w:t>
      </w:r>
    </w:p>
    <w:p w14:paraId="4D633F13" w14:textId="77777777" w:rsidR="0001413C" w:rsidRPr="0001413C" w:rsidRDefault="0001413C" w:rsidP="0001413C">
      <w:r w:rsidRPr="0001413C">
        <w:rPr>
          <w:b/>
          <w:bCs/>
        </w:rPr>
        <w:t>Lesson 21:</w:t>
      </w:r>
      <w:r w:rsidRPr="0001413C">
        <w:t xml:space="preserve"> South Korea Law </w:t>
      </w:r>
    </w:p>
    <w:p w14:paraId="7377A254" w14:textId="77777777" w:rsidR="0001413C" w:rsidRPr="0001413C" w:rsidRDefault="0001413C" w:rsidP="0001413C">
      <w:r w:rsidRPr="0001413C">
        <w:rPr>
          <w:b/>
          <w:bCs/>
        </w:rPr>
        <w:t xml:space="preserve">Click and Reveal Template / LTR / Random </w:t>
      </w:r>
    </w:p>
    <w:p w14:paraId="4F9B55F8" w14:textId="77777777" w:rsidR="0001413C" w:rsidRPr="0001413C" w:rsidRDefault="0001413C" w:rsidP="0001413C">
      <w:r w:rsidRPr="0001413C">
        <w:rPr>
          <w:b/>
          <w:bCs/>
        </w:rPr>
        <w:t>Content Title:</w:t>
      </w:r>
      <w:r w:rsidRPr="0001413C">
        <w:t xml:space="preserve"> </w:t>
      </w:r>
    </w:p>
    <w:p w14:paraId="153DE2D6" w14:textId="77777777" w:rsidR="0001413C" w:rsidRPr="0001413C" w:rsidRDefault="0001413C" w:rsidP="0001413C">
      <w:r w:rsidRPr="0001413C">
        <w:t xml:space="preserve">Laws in South Korea </w:t>
      </w:r>
    </w:p>
    <w:p w14:paraId="0233FA1F" w14:textId="77777777" w:rsidR="0001413C" w:rsidRPr="0001413C" w:rsidRDefault="0001413C" w:rsidP="0001413C">
      <w:r w:rsidRPr="0001413C">
        <w:rPr>
          <w:b/>
          <w:bCs/>
        </w:rPr>
        <w:t>Content Description:</w:t>
      </w:r>
    </w:p>
    <w:p w14:paraId="1F0F2A97" w14:textId="77777777" w:rsidR="0001413C" w:rsidRPr="0001413C" w:rsidRDefault="0001413C" w:rsidP="0001413C">
      <w:r w:rsidRPr="0001413C">
        <w:t>In July 2019, amendments to the Labour Standards Act took effect, which included provisions aimed at workplace harassment and bullying. The amendment expressly defines workplace harassment and requires employers to prohibit workplace harassment, promptly investigate harassment allegations, and take measures to protect victims of harassment.</w:t>
      </w:r>
    </w:p>
    <w:p w14:paraId="23E1A698" w14:textId="77777777" w:rsidR="0001413C" w:rsidRPr="0001413C" w:rsidRDefault="0001413C" w:rsidP="0001413C">
      <w:r w:rsidRPr="0001413C">
        <w:t>Select each item to review additional legislation in South Korea.</w:t>
      </w:r>
    </w:p>
    <w:p w14:paraId="22C0E77E"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674"/>
        <w:gridCol w:w="3125"/>
        <w:gridCol w:w="1413"/>
        <w:gridCol w:w="1140"/>
      </w:tblGrid>
      <w:tr w:rsidR="0001413C" w:rsidRPr="0001413C" w14:paraId="7461E45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D7D912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378BB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EF6FA6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F18AAD" w14:textId="77777777" w:rsidR="0001413C" w:rsidRPr="0001413C" w:rsidRDefault="0001413C" w:rsidP="0001413C">
            <w:pPr>
              <w:rPr>
                <w:b/>
                <w:bCs/>
              </w:rPr>
            </w:pPr>
            <w:r w:rsidRPr="0001413C">
              <w:rPr>
                <w:b/>
                <w:bCs/>
              </w:rPr>
              <w:t>Alternate Text</w:t>
            </w:r>
          </w:p>
        </w:tc>
      </w:tr>
      <w:tr w:rsidR="0001413C" w:rsidRPr="0001413C" w14:paraId="7356775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81C11C" w14:textId="77777777" w:rsidR="0001413C" w:rsidRPr="0001413C" w:rsidRDefault="0001413C" w:rsidP="0001413C">
            <w:r w:rsidRPr="0001413C">
              <w:t xml:space="preserve">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DA3168" w14:textId="77777777" w:rsidR="0001413C" w:rsidRPr="0001413C" w:rsidRDefault="0001413C" w:rsidP="0001413C">
            <w:r w:rsidRPr="0001413C">
              <w:t>In May 2018, South Korea introduced tough new measures to tackle sexual harassment in the workplace through amendments to the Equal Employment Opportunity and Work-Family Balance Assistance Act (EEO Act). The key features of the amended EEO Act include the requirement for firms to provide sexual harassment training to employees, enhanced protections for the victims and witnesses of harassment, the obligation for employers to investigate allegations of harassment, and new confidentiality obligations for those involved in investigations.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A61B4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714AFB" w14:textId="77777777" w:rsidR="0001413C" w:rsidRPr="0001413C" w:rsidRDefault="0001413C" w:rsidP="0001413C"/>
        </w:tc>
      </w:tr>
      <w:tr w:rsidR="0001413C" w:rsidRPr="0001413C" w14:paraId="22D4F0F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2E3879" w14:textId="77777777" w:rsidR="0001413C" w:rsidRPr="0001413C" w:rsidRDefault="0001413C" w:rsidP="0001413C">
            <w:r w:rsidRPr="0001413C">
              <w:t xml:space="preserve">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396661" w14:textId="77777777" w:rsidR="0001413C" w:rsidRPr="0001413C" w:rsidRDefault="0001413C" w:rsidP="0001413C">
            <w:r w:rsidRPr="0001413C">
              <w:t>Regarding discrimination, the Constitution provides that all citizens shall be equal before the law, and there shall be no discrimination in political, economic, social, or cultural life on account of sex, religion, or social status. It also obligates the government to guarantee the fundamental and inviolable human rights of individuals.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196AB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1F88EF" w14:textId="77777777" w:rsidR="0001413C" w:rsidRPr="0001413C" w:rsidRDefault="0001413C" w:rsidP="0001413C"/>
        </w:tc>
      </w:tr>
      <w:tr w:rsidR="0001413C" w:rsidRPr="0001413C" w14:paraId="2C1D787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2C4FA0" w14:textId="77777777" w:rsidR="0001413C" w:rsidRPr="0001413C" w:rsidRDefault="0001413C" w:rsidP="0001413C">
            <w:r w:rsidRPr="0001413C">
              <w:t xml:space="preserve">Gender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F7938D" w14:textId="77777777" w:rsidR="0001413C" w:rsidRPr="0001413C" w:rsidRDefault="0001413C" w:rsidP="0001413C">
            <w:r w:rsidRPr="0001413C">
              <w:t>The EEO prohibits discrimination against individuals based on gender, mandates a minimum maternity and paternity leave, and protects against discrimination based on post-parental leave. Additionally, it prohibits sexual harassment by employers, managers, or workers of male or female subordinates, co-workers, or third-party representatives.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E46DA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505D70" w14:textId="77777777" w:rsidR="0001413C" w:rsidRPr="0001413C" w:rsidRDefault="0001413C" w:rsidP="0001413C"/>
        </w:tc>
      </w:tr>
      <w:tr w:rsidR="0001413C" w:rsidRPr="0001413C" w14:paraId="1F70216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A43558" w14:textId="77777777" w:rsidR="0001413C" w:rsidRPr="0001413C" w:rsidRDefault="0001413C" w:rsidP="0001413C">
            <w:r w:rsidRPr="0001413C">
              <w:t xml:space="preserve">Discrimination Against Disabilities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9F33F5" w14:textId="77777777" w:rsidR="0001413C" w:rsidRPr="0001413C" w:rsidRDefault="0001413C" w:rsidP="0001413C">
            <w:r w:rsidRPr="0001413C">
              <w:t>The Disabilities Act protects individuals with disabilities from discrimination.</w:t>
            </w:r>
          </w:p>
          <w:p w14:paraId="5D990051"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ADFF4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2617EA" w14:textId="77777777" w:rsidR="0001413C" w:rsidRPr="0001413C" w:rsidRDefault="0001413C" w:rsidP="0001413C"/>
        </w:tc>
      </w:tr>
    </w:tbl>
    <w:p w14:paraId="2BBF665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2E25F6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8C6926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EADE4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5EC68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BF2F65F" w14:textId="77777777" w:rsidR="0001413C" w:rsidRPr="0001413C" w:rsidRDefault="0001413C" w:rsidP="0001413C">
            <w:pPr>
              <w:rPr>
                <w:b/>
                <w:bCs/>
              </w:rPr>
            </w:pPr>
            <w:r w:rsidRPr="0001413C">
              <w:rPr>
                <w:b/>
                <w:bCs/>
              </w:rPr>
              <w:t>Alternate Text</w:t>
            </w:r>
          </w:p>
        </w:tc>
      </w:tr>
      <w:tr w:rsidR="0001413C" w:rsidRPr="0001413C" w14:paraId="543792F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71969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AA882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362F9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CC6B28" w14:textId="77777777" w:rsidR="0001413C" w:rsidRPr="0001413C" w:rsidRDefault="0001413C" w:rsidP="0001413C"/>
        </w:tc>
      </w:tr>
    </w:tbl>
    <w:p w14:paraId="730D8808" w14:textId="77777777" w:rsidR="0001413C" w:rsidRPr="0001413C" w:rsidRDefault="0001413C" w:rsidP="0001413C">
      <w:r w:rsidRPr="0001413C">
        <w:rPr>
          <w:b/>
          <w:bCs/>
        </w:rPr>
        <w:t>Audio Transcript Text:</w:t>
      </w:r>
      <w:r w:rsidRPr="0001413C">
        <w:t xml:space="preserve"> </w:t>
      </w:r>
    </w:p>
    <w:p w14:paraId="6928A299" w14:textId="77777777" w:rsidR="0001413C" w:rsidRPr="0001413C" w:rsidRDefault="0001413C" w:rsidP="0001413C">
      <w:r w:rsidRPr="0001413C">
        <w:t>Before moving on, let’s examine some of the key areas of this topic.</w:t>
      </w:r>
    </w:p>
    <w:p w14:paraId="56F2C5FC" w14:textId="77777777" w:rsidR="0001413C" w:rsidRPr="0001413C" w:rsidRDefault="0001413C" w:rsidP="0001413C">
      <w:r w:rsidRPr="0001413C">
        <w:br w:type="page"/>
      </w:r>
    </w:p>
    <w:p w14:paraId="3AA23ECC" w14:textId="77777777" w:rsidR="0001413C" w:rsidRPr="0001413C" w:rsidRDefault="0001413C" w:rsidP="0001413C">
      <w:bookmarkStart w:id="244" w:name="Page_2979899049428780581"/>
      <w:bookmarkEnd w:id="244"/>
      <w:r w:rsidRPr="0001413C">
        <w:rPr>
          <w:b/>
          <w:bCs/>
        </w:rPr>
        <w:t>Page Number:</w:t>
      </w:r>
      <w:r w:rsidRPr="0001413C">
        <w:t xml:space="preserve"> 61 </w:t>
      </w:r>
    </w:p>
    <w:p w14:paraId="7D4FE150" w14:textId="77777777" w:rsidR="0001413C" w:rsidRPr="0001413C" w:rsidRDefault="0001413C" w:rsidP="0001413C">
      <w:r w:rsidRPr="0001413C">
        <w:rPr>
          <w:b/>
          <w:bCs/>
        </w:rPr>
        <w:t>Lesson 22:</w:t>
      </w:r>
      <w:r w:rsidRPr="0001413C">
        <w:t xml:space="preserve"> Thailand Law </w:t>
      </w:r>
    </w:p>
    <w:p w14:paraId="7C83A5A8" w14:textId="77777777" w:rsidR="0001413C" w:rsidRPr="0001413C" w:rsidRDefault="0001413C" w:rsidP="0001413C">
      <w:r w:rsidRPr="0001413C">
        <w:rPr>
          <w:b/>
          <w:bCs/>
        </w:rPr>
        <w:t xml:space="preserve">Click and Reveal Template / LTR / Random </w:t>
      </w:r>
    </w:p>
    <w:p w14:paraId="617717F0" w14:textId="77777777" w:rsidR="0001413C" w:rsidRPr="0001413C" w:rsidRDefault="0001413C" w:rsidP="0001413C">
      <w:r w:rsidRPr="0001413C">
        <w:rPr>
          <w:b/>
          <w:bCs/>
        </w:rPr>
        <w:t>Content Title:</w:t>
      </w:r>
      <w:r w:rsidRPr="0001413C">
        <w:t xml:space="preserve"> </w:t>
      </w:r>
    </w:p>
    <w:p w14:paraId="30DE4069" w14:textId="77777777" w:rsidR="0001413C" w:rsidRPr="0001413C" w:rsidRDefault="0001413C" w:rsidP="0001413C">
      <w:r w:rsidRPr="0001413C">
        <w:t xml:space="preserve">Laws in Thailand </w:t>
      </w:r>
    </w:p>
    <w:p w14:paraId="5959B709" w14:textId="77777777" w:rsidR="0001413C" w:rsidRPr="0001413C" w:rsidRDefault="0001413C" w:rsidP="0001413C">
      <w:r w:rsidRPr="0001413C">
        <w:rPr>
          <w:b/>
          <w:bCs/>
        </w:rPr>
        <w:t>Content Description:</w:t>
      </w:r>
    </w:p>
    <w:p w14:paraId="61CFCBA1" w14:textId="77777777" w:rsidR="0001413C" w:rsidRPr="0001413C" w:rsidRDefault="0001413C" w:rsidP="0001413C">
      <w:r w:rsidRPr="0001413C">
        <w:t>The Kingdom of Thailand does not have a comprehensive anti-discrimination or anti-harassment law; rather, different laws address certain types of discrimination and harassment.</w:t>
      </w:r>
    </w:p>
    <w:p w14:paraId="7BC3C6E3" w14:textId="77777777" w:rsidR="0001413C" w:rsidRPr="0001413C" w:rsidRDefault="0001413C" w:rsidP="0001413C">
      <w:r w:rsidRPr="0001413C">
        <w:t>Select each item to review Thailand’s discrimination and harassment laws.</w:t>
      </w:r>
    </w:p>
    <w:p w14:paraId="20B1E5C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576"/>
        <w:gridCol w:w="4179"/>
        <w:gridCol w:w="1439"/>
        <w:gridCol w:w="1158"/>
      </w:tblGrid>
      <w:tr w:rsidR="0001413C" w:rsidRPr="0001413C" w14:paraId="0D7514C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3C8F21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EFD0ED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D2E17F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59D60A" w14:textId="77777777" w:rsidR="0001413C" w:rsidRPr="0001413C" w:rsidRDefault="0001413C" w:rsidP="0001413C">
            <w:pPr>
              <w:rPr>
                <w:b/>
                <w:bCs/>
              </w:rPr>
            </w:pPr>
            <w:r w:rsidRPr="0001413C">
              <w:rPr>
                <w:b/>
                <w:bCs/>
              </w:rPr>
              <w:t>Alternate Text</w:t>
            </w:r>
          </w:p>
        </w:tc>
      </w:tr>
      <w:tr w:rsidR="0001413C" w:rsidRPr="0001413C" w14:paraId="4EDC236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AAD348" w14:textId="77777777" w:rsidR="0001413C" w:rsidRPr="0001413C" w:rsidRDefault="0001413C" w:rsidP="0001413C">
            <w:r w:rsidRPr="0001413C">
              <w:t xml:space="preserve">Equal Protection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786BD1" w14:textId="77777777" w:rsidR="0001413C" w:rsidRPr="0001413C" w:rsidRDefault="0001413C" w:rsidP="0001413C">
            <w:r w:rsidRPr="0001413C">
              <w:t>The Constitution provides that all persons are equal before the law and enjoy equal protection of the law. Unjust discrimination against a person on the grounds of differences in origin, race, language, sex, age, physical or health condition, personal status, economic or social standing, religious belief, education, or constitutionally sanctioned political views is not permitted.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CCF1A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5FDE33" w14:textId="77777777" w:rsidR="0001413C" w:rsidRPr="0001413C" w:rsidRDefault="0001413C" w:rsidP="0001413C"/>
        </w:tc>
      </w:tr>
      <w:tr w:rsidR="0001413C" w:rsidRPr="0001413C" w14:paraId="7291423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469D80" w14:textId="77777777" w:rsidR="0001413C" w:rsidRPr="0001413C" w:rsidRDefault="0001413C" w:rsidP="0001413C">
            <w:r w:rsidRPr="0001413C">
              <w:t xml:space="preserve">Labour Protection 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15201A" w14:textId="77777777" w:rsidR="0001413C" w:rsidRPr="0001413C" w:rsidRDefault="0001413C" w:rsidP="0001413C">
            <w:r w:rsidRPr="0001413C">
              <w:t>The Labour Protection Act prohibits employers from discrimination based on gender, the employment of children less than 15 years of age, and from requiring women and children to undertake certain types of work. The law also obligates employers to provide benefits and protection to women and children less than 18 years of age.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7D4EC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44E1A5" w14:textId="77777777" w:rsidR="0001413C" w:rsidRPr="0001413C" w:rsidRDefault="0001413C" w:rsidP="0001413C"/>
        </w:tc>
      </w:tr>
      <w:tr w:rsidR="0001413C" w:rsidRPr="0001413C" w14:paraId="77A7EA4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A7336B" w14:textId="77777777" w:rsidR="0001413C" w:rsidRPr="0001413C" w:rsidRDefault="0001413C" w:rsidP="0001413C">
            <w:r w:rsidRPr="0001413C">
              <w:t xml:space="preserve">Gender Equality 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6C631E" w14:textId="77777777" w:rsidR="0001413C" w:rsidRPr="0001413C" w:rsidRDefault="0001413C" w:rsidP="0001413C">
            <w:r w:rsidRPr="0001413C">
              <w:t>The Gender Equality Act prohibits discrimination based on gender identity or sexual orientation.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23482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948465" w14:textId="77777777" w:rsidR="0001413C" w:rsidRPr="0001413C" w:rsidRDefault="0001413C" w:rsidP="0001413C"/>
        </w:tc>
      </w:tr>
      <w:tr w:rsidR="0001413C" w:rsidRPr="0001413C" w14:paraId="4788A00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D4CDCF" w14:textId="77777777" w:rsidR="0001413C" w:rsidRPr="0001413C" w:rsidRDefault="0001413C" w:rsidP="0001413C">
            <w:r w:rsidRPr="0001413C">
              <w:t xml:space="preserve">Labour Protection Laws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E87ACF" w14:textId="77777777" w:rsidR="0001413C" w:rsidRPr="0001413C" w:rsidRDefault="0001413C" w:rsidP="0001413C">
            <w:r w:rsidRPr="0001413C">
              <w:t>The Labour Protection Laws also prohibit sexual harassment by managers, supervisors, and inspectors of any junior employees, including women and children.</w:t>
            </w:r>
          </w:p>
          <w:p w14:paraId="6EBC0D5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59DBD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548BEB" w14:textId="77777777" w:rsidR="0001413C" w:rsidRPr="0001413C" w:rsidRDefault="0001413C" w:rsidP="0001413C"/>
        </w:tc>
      </w:tr>
    </w:tbl>
    <w:p w14:paraId="5F6FBE2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449E3E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DEABF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772B38"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C1E80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4EFF2FE" w14:textId="77777777" w:rsidR="0001413C" w:rsidRPr="0001413C" w:rsidRDefault="0001413C" w:rsidP="0001413C">
            <w:pPr>
              <w:rPr>
                <w:b/>
                <w:bCs/>
              </w:rPr>
            </w:pPr>
            <w:r w:rsidRPr="0001413C">
              <w:rPr>
                <w:b/>
                <w:bCs/>
              </w:rPr>
              <w:t>Alternate Text</w:t>
            </w:r>
          </w:p>
        </w:tc>
      </w:tr>
      <w:tr w:rsidR="0001413C" w:rsidRPr="0001413C" w14:paraId="127CA4F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B9B2EB"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11C79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2222F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A3A84F" w14:textId="77777777" w:rsidR="0001413C" w:rsidRPr="0001413C" w:rsidRDefault="0001413C" w:rsidP="0001413C"/>
        </w:tc>
      </w:tr>
    </w:tbl>
    <w:p w14:paraId="52D2198F" w14:textId="77777777" w:rsidR="0001413C" w:rsidRPr="0001413C" w:rsidRDefault="0001413C" w:rsidP="0001413C">
      <w:r w:rsidRPr="0001413C">
        <w:rPr>
          <w:b/>
          <w:bCs/>
        </w:rPr>
        <w:t>Audio Transcript Text:</w:t>
      </w:r>
      <w:r w:rsidRPr="0001413C">
        <w:t xml:space="preserve"> </w:t>
      </w:r>
    </w:p>
    <w:p w14:paraId="612B5DC3" w14:textId="77777777" w:rsidR="0001413C" w:rsidRPr="0001413C" w:rsidRDefault="0001413C" w:rsidP="0001413C">
      <w:r w:rsidRPr="0001413C">
        <w:t>We’ll begin by examining some important facts about this topic.</w:t>
      </w:r>
    </w:p>
    <w:p w14:paraId="57B8E15F" w14:textId="77777777" w:rsidR="0001413C" w:rsidRPr="0001413C" w:rsidRDefault="0001413C" w:rsidP="0001413C">
      <w:r w:rsidRPr="0001413C">
        <w:br w:type="page"/>
      </w:r>
    </w:p>
    <w:p w14:paraId="6AAAEA0D" w14:textId="77777777" w:rsidR="0001413C" w:rsidRPr="0001413C" w:rsidRDefault="0001413C" w:rsidP="0001413C">
      <w:bookmarkStart w:id="245" w:name="Page_3151494113407839425"/>
      <w:bookmarkEnd w:id="245"/>
      <w:r w:rsidRPr="0001413C">
        <w:rPr>
          <w:b/>
          <w:bCs/>
        </w:rPr>
        <w:t>Page Number:</w:t>
      </w:r>
      <w:r w:rsidRPr="0001413C">
        <w:t xml:space="preserve"> 62 </w:t>
      </w:r>
    </w:p>
    <w:p w14:paraId="39E1EE2F" w14:textId="77777777" w:rsidR="0001413C" w:rsidRPr="0001413C" w:rsidRDefault="0001413C" w:rsidP="0001413C">
      <w:r w:rsidRPr="0001413C">
        <w:rPr>
          <w:b/>
          <w:bCs/>
        </w:rPr>
        <w:t>Lesson 23:</w:t>
      </w:r>
      <w:r w:rsidRPr="0001413C">
        <w:t xml:space="preserve"> Vietnam Law </w:t>
      </w:r>
    </w:p>
    <w:p w14:paraId="2B7B4569" w14:textId="77777777" w:rsidR="0001413C" w:rsidRPr="0001413C" w:rsidRDefault="0001413C" w:rsidP="0001413C">
      <w:r w:rsidRPr="0001413C">
        <w:rPr>
          <w:b/>
          <w:bCs/>
        </w:rPr>
        <w:t xml:space="preserve">Click and Reveal Template / LTR / Random </w:t>
      </w:r>
    </w:p>
    <w:p w14:paraId="332299CC" w14:textId="77777777" w:rsidR="0001413C" w:rsidRPr="0001413C" w:rsidRDefault="0001413C" w:rsidP="0001413C">
      <w:r w:rsidRPr="0001413C">
        <w:rPr>
          <w:b/>
          <w:bCs/>
        </w:rPr>
        <w:t>Content Title:</w:t>
      </w:r>
      <w:r w:rsidRPr="0001413C">
        <w:t xml:space="preserve"> </w:t>
      </w:r>
    </w:p>
    <w:p w14:paraId="5172F9FB" w14:textId="77777777" w:rsidR="0001413C" w:rsidRPr="0001413C" w:rsidRDefault="0001413C" w:rsidP="0001413C">
      <w:r w:rsidRPr="0001413C">
        <w:t xml:space="preserve">Laws in Vietnam </w:t>
      </w:r>
    </w:p>
    <w:p w14:paraId="42ECE7FA" w14:textId="77777777" w:rsidR="0001413C" w:rsidRPr="0001413C" w:rsidRDefault="0001413C" w:rsidP="0001413C">
      <w:r w:rsidRPr="0001413C">
        <w:rPr>
          <w:b/>
          <w:bCs/>
        </w:rPr>
        <w:t>Content Description:</w:t>
      </w:r>
    </w:p>
    <w:p w14:paraId="158C3AD7" w14:textId="77777777" w:rsidR="0001413C" w:rsidRPr="0001413C" w:rsidRDefault="0001413C" w:rsidP="0001413C">
      <w:r w:rsidRPr="0001413C">
        <w:t>Vietnam’s Labour Code 2019, which came into effect on January 1, 2021, prohibits discrimination and sexual harassment in the workplace.</w:t>
      </w:r>
    </w:p>
    <w:p w14:paraId="3FB9F57D" w14:textId="77777777" w:rsidR="0001413C" w:rsidRPr="0001413C" w:rsidRDefault="0001413C" w:rsidP="0001413C">
      <w:r w:rsidRPr="0001413C">
        <w:t>Select each item to explore the provisions of the Labour Code.</w:t>
      </w:r>
    </w:p>
    <w:p w14:paraId="5C0B9CC4"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811"/>
        <w:gridCol w:w="3971"/>
        <w:gridCol w:w="1423"/>
        <w:gridCol w:w="1147"/>
      </w:tblGrid>
      <w:tr w:rsidR="0001413C" w:rsidRPr="0001413C" w14:paraId="10B0AAF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489FBA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C88C19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5786C7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7E6EA21" w14:textId="77777777" w:rsidR="0001413C" w:rsidRPr="0001413C" w:rsidRDefault="0001413C" w:rsidP="0001413C">
            <w:pPr>
              <w:rPr>
                <w:b/>
                <w:bCs/>
              </w:rPr>
            </w:pPr>
            <w:r w:rsidRPr="0001413C">
              <w:rPr>
                <w:b/>
                <w:bCs/>
              </w:rPr>
              <w:t>Alternate Text</w:t>
            </w:r>
          </w:p>
        </w:tc>
      </w:tr>
      <w:tr w:rsidR="0001413C" w:rsidRPr="0001413C" w14:paraId="608AAAC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9C6BD2" w14:textId="77777777" w:rsidR="0001413C" w:rsidRPr="0001413C" w:rsidRDefault="0001413C" w:rsidP="0001413C">
            <w:r w:rsidRPr="0001413C">
              <w:t xml:space="preserve">Prohibited Conduct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E1552B" w14:textId="77777777" w:rsidR="0001413C" w:rsidRPr="0001413C" w:rsidRDefault="0001413C" w:rsidP="0001413C">
            <w:r w:rsidRPr="0001413C">
              <w:t>Employers may not engage in conduct that degrades an employee’s dignity and honor. They are also strictly prohibited from discriminating against employees based on gender, including in recruitment and pay increases.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8D327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D57231" w14:textId="77777777" w:rsidR="0001413C" w:rsidRPr="0001413C" w:rsidRDefault="0001413C" w:rsidP="0001413C"/>
        </w:tc>
      </w:tr>
      <w:tr w:rsidR="0001413C" w:rsidRPr="0001413C" w14:paraId="162346F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C65A20" w14:textId="77777777" w:rsidR="0001413C" w:rsidRPr="0001413C" w:rsidRDefault="0001413C" w:rsidP="0001413C">
            <w:r w:rsidRPr="0001413C">
              <w:t xml:space="preserve">Recourse for Employees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7C628E" w14:textId="77777777" w:rsidR="0001413C" w:rsidRPr="0001413C" w:rsidRDefault="0001413C" w:rsidP="0001413C">
            <w:r w:rsidRPr="0001413C">
              <w:t>When an employer breaches the Labour Code or infringes upon an employee’s legal rights, the employee can make a legal claim, or a labor denunciation, to the employer or the labor inspectors.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DDAEC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864C21" w14:textId="77777777" w:rsidR="0001413C" w:rsidRPr="0001413C" w:rsidRDefault="0001413C" w:rsidP="0001413C"/>
        </w:tc>
      </w:tr>
      <w:tr w:rsidR="0001413C" w:rsidRPr="0001413C" w14:paraId="4F50ECE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651A76" w14:textId="77777777" w:rsidR="0001413C" w:rsidRPr="0001413C" w:rsidRDefault="0001413C" w:rsidP="0001413C">
            <w:r w:rsidRPr="0001413C">
              <w:t xml:space="preserve">Protected Characteristics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B50053" w14:textId="77777777" w:rsidR="0001413C" w:rsidRPr="0001413C" w:rsidRDefault="0001413C" w:rsidP="0001413C">
            <w:r w:rsidRPr="0001413C">
              <w:t>Employers may not discriminate against employees on the basis of:</w:t>
            </w:r>
          </w:p>
          <w:p w14:paraId="49DA59BA" w14:textId="77777777" w:rsidR="0001413C" w:rsidRPr="0001413C" w:rsidRDefault="0001413C" w:rsidP="0001413C">
            <w:pPr>
              <w:numPr>
                <w:ilvl w:val="0"/>
                <w:numId w:val="69"/>
              </w:numPr>
            </w:pPr>
            <w:r w:rsidRPr="0001413C">
              <w:t>Gender</w:t>
            </w:r>
          </w:p>
          <w:p w14:paraId="58B10BC9" w14:textId="77777777" w:rsidR="0001413C" w:rsidRPr="0001413C" w:rsidRDefault="0001413C" w:rsidP="0001413C">
            <w:pPr>
              <w:numPr>
                <w:ilvl w:val="0"/>
                <w:numId w:val="69"/>
              </w:numPr>
            </w:pPr>
            <w:r w:rsidRPr="0001413C">
              <w:t>Ethnicity</w:t>
            </w:r>
          </w:p>
          <w:p w14:paraId="1B1E0858" w14:textId="77777777" w:rsidR="0001413C" w:rsidRPr="0001413C" w:rsidRDefault="0001413C" w:rsidP="0001413C">
            <w:pPr>
              <w:numPr>
                <w:ilvl w:val="0"/>
                <w:numId w:val="69"/>
              </w:numPr>
            </w:pPr>
            <w:r w:rsidRPr="0001413C">
              <w:t>Race</w:t>
            </w:r>
          </w:p>
          <w:p w14:paraId="6A32E824" w14:textId="77777777" w:rsidR="0001413C" w:rsidRPr="0001413C" w:rsidRDefault="0001413C" w:rsidP="0001413C">
            <w:pPr>
              <w:numPr>
                <w:ilvl w:val="0"/>
                <w:numId w:val="69"/>
              </w:numPr>
            </w:pPr>
            <w:r w:rsidRPr="0001413C">
              <w:t>Skin color</w:t>
            </w:r>
          </w:p>
          <w:p w14:paraId="3E00948E" w14:textId="77777777" w:rsidR="0001413C" w:rsidRPr="0001413C" w:rsidRDefault="0001413C" w:rsidP="0001413C">
            <w:pPr>
              <w:numPr>
                <w:ilvl w:val="0"/>
                <w:numId w:val="69"/>
              </w:numPr>
            </w:pPr>
            <w:r w:rsidRPr="0001413C">
              <w:t>Nationality</w:t>
            </w:r>
          </w:p>
          <w:p w14:paraId="374FDF82" w14:textId="77777777" w:rsidR="0001413C" w:rsidRPr="0001413C" w:rsidRDefault="0001413C" w:rsidP="0001413C">
            <w:pPr>
              <w:numPr>
                <w:ilvl w:val="0"/>
                <w:numId w:val="69"/>
              </w:numPr>
            </w:pPr>
            <w:r w:rsidRPr="0001413C">
              <w:t>Social class</w:t>
            </w:r>
          </w:p>
          <w:p w14:paraId="0E3E427D" w14:textId="77777777" w:rsidR="0001413C" w:rsidRPr="0001413C" w:rsidRDefault="0001413C" w:rsidP="0001413C">
            <w:pPr>
              <w:numPr>
                <w:ilvl w:val="0"/>
                <w:numId w:val="69"/>
              </w:numPr>
            </w:pPr>
            <w:r w:rsidRPr="0001413C">
              <w:t>Beliefs and religion</w:t>
            </w:r>
          </w:p>
          <w:p w14:paraId="05897B19" w14:textId="77777777" w:rsidR="0001413C" w:rsidRPr="0001413C" w:rsidRDefault="0001413C" w:rsidP="0001413C">
            <w:pPr>
              <w:numPr>
                <w:ilvl w:val="0"/>
                <w:numId w:val="69"/>
              </w:numPr>
            </w:pPr>
            <w:r w:rsidRPr="0001413C">
              <w:t>HIV infection</w:t>
            </w:r>
          </w:p>
          <w:p w14:paraId="06441EB7" w14:textId="77777777" w:rsidR="0001413C" w:rsidRPr="0001413C" w:rsidRDefault="0001413C" w:rsidP="0001413C">
            <w:pPr>
              <w:numPr>
                <w:ilvl w:val="0"/>
                <w:numId w:val="69"/>
              </w:numPr>
            </w:pPr>
            <w:r w:rsidRPr="0001413C">
              <w:t>Age</w:t>
            </w:r>
          </w:p>
          <w:p w14:paraId="7E5B0188" w14:textId="77777777" w:rsidR="0001413C" w:rsidRPr="0001413C" w:rsidRDefault="0001413C" w:rsidP="0001413C">
            <w:pPr>
              <w:numPr>
                <w:ilvl w:val="0"/>
                <w:numId w:val="69"/>
              </w:numPr>
            </w:pPr>
            <w:r w:rsidRPr="0001413C">
              <w:t>Pregnancy</w:t>
            </w:r>
          </w:p>
          <w:p w14:paraId="0456C14F" w14:textId="77777777" w:rsidR="0001413C" w:rsidRPr="0001413C" w:rsidRDefault="0001413C" w:rsidP="0001413C">
            <w:pPr>
              <w:numPr>
                <w:ilvl w:val="0"/>
                <w:numId w:val="69"/>
              </w:numPr>
            </w:pPr>
            <w:r w:rsidRPr="0001413C">
              <w:t>Marital status</w:t>
            </w:r>
          </w:p>
          <w:p w14:paraId="0F42B3C4" w14:textId="77777777" w:rsidR="0001413C" w:rsidRPr="0001413C" w:rsidRDefault="0001413C" w:rsidP="0001413C">
            <w:pPr>
              <w:numPr>
                <w:ilvl w:val="0"/>
                <w:numId w:val="69"/>
              </w:numPr>
            </w:pPr>
            <w:r w:rsidRPr="0001413C">
              <w:t>Personal opinions</w:t>
            </w:r>
          </w:p>
          <w:p w14:paraId="0CF7254C" w14:textId="77777777" w:rsidR="0001413C" w:rsidRPr="0001413C" w:rsidRDefault="0001413C" w:rsidP="0001413C">
            <w:pPr>
              <w:numPr>
                <w:ilvl w:val="0"/>
                <w:numId w:val="69"/>
              </w:numPr>
            </w:pPr>
            <w:r w:rsidRPr="0001413C">
              <w:t>Family responsibility</w:t>
            </w:r>
          </w:p>
          <w:p w14:paraId="005E85D7" w14:textId="77777777" w:rsidR="0001413C" w:rsidRPr="0001413C" w:rsidRDefault="0001413C" w:rsidP="0001413C">
            <w:pPr>
              <w:numPr>
                <w:ilvl w:val="0"/>
                <w:numId w:val="69"/>
              </w:numPr>
            </w:pPr>
            <w:r w:rsidRPr="0001413C">
              <w:t>Disability</w:t>
            </w:r>
          </w:p>
          <w:p w14:paraId="4541498B" w14:textId="77777777" w:rsidR="0001413C" w:rsidRPr="0001413C" w:rsidRDefault="0001413C" w:rsidP="0001413C">
            <w:pPr>
              <w:numPr>
                <w:ilvl w:val="0"/>
                <w:numId w:val="69"/>
              </w:numPr>
            </w:pPr>
            <w:r w:rsidRPr="0001413C">
              <w:t>Establishment of, or participation in, a trade union or employee organization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AF3B6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87BC56" w14:textId="77777777" w:rsidR="0001413C" w:rsidRPr="0001413C" w:rsidRDefault="0001413C" w:rsidP="0001413C"/>
        </w:tc>
      </w:tr>
      <w:tr w:rsidR="0001413C" w:rsidRPr="0001413C" w14:paraId="4E49476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9D6CED" w14:textId="77777777" w:rsidR="0001413C" w:rsidRPr="0001413C" w:rsidRDefault="0001413C" w:rsidP="0001413C">
            <w:r w:rsidRPr="0001413C">
              <w:t xml:space="preserve">Employer Responsibilities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68B3F0" w14:textId="77777777" w:rsidR="0001413C" w:rsidRPr="0001413C" w:rsidRDefault="0001413C" w:rsidP="0001413C">
            <w:r w:rsidRPr="0001413C">
              <w:t>Employers must adopt internal regulations that detail how the organization will handle sexual harassment complaints, including its policy on compensation for victims and remedial measures. Employers must also train employees on the organization’s sexual harassment prevention policies.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CBD12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22E21D" w14:textId="77777777" w:rsidR="0001413C" w:rsidRPr="0001413C" w:rsidRDefault="0001413C" w:rsidP="0001413C"/>
        </w:tc>
      </w:tr>
      <w:tr w:rsidR="0001413C" w:rsidRPr="0001413C" w14:paraId="211B53B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461914" w14:textId="77777777" w:rsidR="0001413C" w:rsidRPr="0001413C" w:rsidRDefault="0001413C" w:rsidP="0001413C">
            <w:r w:rsidRPr="0001413C">
              <w:t xml:space="preserve">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3D1777" w14:textId="77777777" w:rsidR="0001413C" w:rsidRPr="0001413C" w:rsidRDefault="0001413C" w:rsidP="0001413C">
            <w:r w:rsidRPr="0001413C">
              <w:t>The Labour Code permits employers to dismiss employees for engaging in sexual harassment, and victims of such conduct may terminate employment contracts with no notice.</w:t>
            </w:r>
          </w:p>
          <w:p w14:paraId="3ABA0C2B" w14:textId="77777777" w:rsidR="0001413C" w:rsidRPr="0001413C" w:rsidRDefault="0001413C" w:rsidP="0001413C">
            <w:r w:rsidRPr="0001413C">
              <w:t>Employers may face fines of up to VND 60 million for violating laws related to sexual harassment.</w:t>
            </w:r>
          </w:p>
          <w:p w14:paraId="0E71A298"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7753F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DC43A1" w14:textId="77777777" w:rsidR="0001413C" w:rsidRPr="0001413C" w:rsidRDefault="0001413C" w:rsidP="0001413C"/>
        </w:tc>
      </w:tr>
    </w:tbl>
    <w:p w14:paraId="3067D10D"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CCE3E6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9CBA85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0578B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F56C1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404CC7" w14:textId="77777777" w:rsidR="0001413C" w:rsidRPr="0001413C" w:rsidRDefault="0001413C" w:rsidP="0001413C">
            <w:pPr>
              <w:rPr>
                <w:b/>
                <w:bCs/>
              </w:rPr>
            </w:pPr>
            <w:r w:rsidRPr="0001413C">
              <w:rPr>
                <w:b/>
                <w:bCs/>
              </w:rPr>
              <w:t>Alternate Text</w:t>
            </w:r>
          </w:p>
        </w:tc>
      </w:tr>
      <w:tr w:rsidR="0001413C" w:rsidRPr="0001413C" w14:paraId="28C2248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3C62D5"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A883C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D479F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58625C" w14:textId="77777777" w:rsidR="0001413C" w:rsidRPr="0001413C" w:rsidRDefault="0001413C" w:rsidP="0001413C"/>
        </w:tc>
      </w:tr>
    </w:tbl>
    <w:p w14:paraId="3B006FB1" w14:textId="77777777" w:rsidR="0001413C" w:rsidRPr="0001413C" w:rsidRDefault="0001413C" w:rsidP="0001413C">
      <w:r w:rsidRPr="0001413C">
        <w:rPr>
          <w:b/>
          <w:bCs/>
        </w:rPr>
        <w:t>Audio Transcript Text:</w:t>
      </w:r>
      <w:r w:rsidRPr="0001413C">
        <w:t xml:space="preserve"> </w:t>
      </w:r>
    </w:p>
    <w:p w14:paraId="1AC99D90" w14:textId="77777777" w:rsidR="0001413C" w:rsidRPr="0001413C" w:rsidRDefault="0001413C" w:rsidP="0001413C">
      <w:r w:rsidRPr="0001413C">
        <w:t>Let’s consider some of the key elements of this topic.</w:t>
      </w:r>
    </w:p>
    <w:p w14:paraId="43AE62FF" w14:textId="77777777" w:rsidR="0001413C" w:rsidRPr="0001413C" w:rsidRDefault="0001413C" w:rsidP="0001413C">
      <w:r w:rsidRPr="0001413C">
        <w:br w:type="page"/>
      </w:r>
    </w:p>
    <w:p w14:paraId="1418A7A2" w14:textId="77777777" w:rsidR="0001413C" w:rsidRPr="0001413C" w:rsidRDefault="0001413C" w:rsidP="0001413C">
      <w:bookmarkStart w:id="246" w:name="Page_6278534193316289378"/>
      <w:bookmarkEnd w:id="246"/>
      <w:r w:rsidRPr="0001413C">
        <w:rPr>
          <w:b/>
          <w:bCs/>
        </w:rPr>
        <w:t>Page Number:</w:t>
      </w:r>
      <w:r w:rsidRPr="0001413C">
        <w:t xml:space="preserve"> 63 </w:t>
      </w:r>
    </w:p>
    <w:p w14:paraId="10E3A0E9" w14:textId="77777777" w:rsidR="0001413C" w:rsidRPr="0001413C" w:rsidRDefault="0001413C" w:rsidP="0001413C">
      <w:r w:rsidRPr="0001413C">
        <w:rPr>
          <w:b/>
          <w:bCs/>
        </w:rPr>
        <w:t>Lesson 24:</w:t>
      </w:r>
      <w:r w:rsidRPr="0001413C">
        <w:t xml:space="preserve"> Washington State Law </w:t>
      </w:r>
    </w:p>
    <w:p w14:paraId="07A0C0D2" w14:textId="77777777" w:rsidR="0001413C" w:rsidRPr="0001413C" w:rsidRDefault="0001413C" w:rsidP="0001413C">
      <w:r w:rsidRPr="0001413C">
        <w:rPr>
          <w:b/>
          <w:bCs/>
        </w:rPr>
        <w:t xml:space="preserve">Click and Reveal Template / LTR / Random </w:t>
      </w:r>
    </w:p>
    <w:p w14:paraId="3D11F847" w14:textId="77777777" w:rsidR="0001413C" w:rsidRPr="0001413C" w:rsidRDefault="0001413C" w:rsidP="0001413C">
      <w:r w:rsidRPr="0001413C">
        <w:rPr>
          <w:b/>
          <w:bCs/>
        </w:rPr>
        <w:t>Content Title:</w:t>
      </w:r>
      <w:r w:rsidRPr="0001413C">
        <w:t xml:space="preserve"> </w:t>
      </w:r>
    </w:p>
    <w:p w14:paraId="756E9A46" w14:textId="77777777" w:rsidR="0001413C" w:rsidRPr="0001413C" w:rsidRDefault="0001413C" w:rsidP="0001413C">
      <w:r w:rsidRPr="0001413C">
        <w:t xml:space="preserve">Workplace Discrimination </w:t>
      </w:r>
    </w:p>
    <w:p w14:paraId="2F217182" w14:textId="77777777" w:rsidR="0001413C" w:rsidRPr="0001413C" w:rsidRDefault="0001413C" w:rsidP="0001413C">
      <w:r w:rsidRPr="0001413C">
        <w:rPr>
          <w:b/>
          <w:bCs/>
        </w:rPr>
        <w:t>Content Description:</w:t>
      </w:r>
    </w:p>
    <w:p w14:paraId="310C484B" w14:textId="77777777" w:rsidR="0001413C" w:rsidRPr="0001413C" w:rsidRDefault="0001413C" w:rsidP="0001413C">
      <w:r w:rsidRPr="0001413C">
        <w:t>The Washington State Law Against Discrimination, enforced by The Washington State Human Rights Commission (WSHRC), protects employees in Washington from unfair and discriminatory practices in employment and applies to any employer with at least eight employees.</w:t>
      </w:r>
    </w:p>
    <w:p w14:paraId="3F3E2456" w14:textId="77777777" w:rsidR="0001413C" w:rsidRPr="0001413C" w:rsidRDefault="0001413C" w:rsidP="0001413C">
      <w:r w:rsidRPr="0001413C">
        <w:t>Select each item to learn more about Washington law regarding discrimination.</w:t>
      </w:r>
    </w:p>
    <w:p w14:paraId="4E04CED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577"/>
        <w:gridCol w:w="3229"/>
        <w:gridCol w:w="1409"/>
        <w:gridCol w:w="1137"/>
      </w:tblGrid>
      <w:tr w:rsidR="0001413C" w:rsidRPr="0001413C" w14:paraId="16A71A4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7FA82F"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163CEA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CFB52E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A936C6" w14:textId="77777777" w:rsidR="0001413C" w:rsidRPr="0001413C" w:rsidRDefault="0001413C" w:rsidP="0001413C">
            <w:pPr>
              <w:rPr>
                <w:b/>
                <w:bCs/>
              </w:rPr>
            </w:pPr>
            <w:r w:rsidRPr="0001413C">
              <w:rPr>
                <w:b/>
                <w:bCs/>
              </w:rPr>
              <w:t>Alternate Text</w:t>
            </w:r>
          </w:p>
        </w:tc>
      </w:tr>
      <w:tr w:rsidR="0001413C" w:rsidRPr="0001413C" w14:paraId="47B1276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A6FEAA" w14:textId="77777777" w:rsidR="0001413C" w:rsidRPr="0001413C" w:rsidRDefault="0001413C" w:rsidP="0001413C">
            <w:r w:rsidRPr="0001413C">
              <w:t xml:space="preserve">Prohibited Employment Practices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848B6F" w14:textId="77777777" w:rsidR="0001413C" w:rsidRPr="0001413C" w:rsidRDefault="0001413C" w:rsidP="0001413C">
            <w:r w:rsidRPr="0001413C">
              <w:t>Under the law, an</w:t>
            </w:r>
            <w:r w:rsidRPr="0001413C">
              <w:rPr>
                <w:rFonts w:ascii="Arial" w:hAnsi="Arial" w:cs="Arial"/>
              </w:rPr>
              <w:t> </w:t>
            </w:r>
            <w:r w:rsidRPr="0001413C">
              <w:t>employer</w:t>
            </w:r>
            <w:r w:rsidRPr="0001413C">
              <w:rPr>
                <w:rFonts w:ascii="Arial" w:hAnsi="Arial" w:cs="Arial"/>
              </w:rPr>
              <w:t> </w:t>
            </w:r>
            <w:r w:rsidRPr="0001413C">
              <w:t>may not, on the basis of certain protected characteristics:</w:t>
            </w:r>
          </w:p>
          <w:p w14:paraId="6FE60CB2" w14:textId="77777777" w:rsidR="0001413C" w:rsidRPr="0001413C" w:rsidRDefault="0001413C" w:rsidP="0001413C">
            <w:pPr>
              <w:numPr>
                <w:ilvl w:val="0"/>
                <w:numId w:val="70"/>
              </w:numPr>
            </w:pPr>
            <w:r w:rsidRPr="0001413C">
              <w:t>Refuse to hire a person.</w:t>
            </w:r>
          </w:p>
          <w:p w14:paraId="6781EDAA" w14:textId="77777777" w:rsidR="0001413C" w:rsidRPr="0001413C" w:rsidRDefault="0001413C" w:rsidP="0001413C">
            <w:pPr>
              <w:numPr>
                <w:ilvl w:val="0"/>
                <w:numId w:val="70"/>
              </w:numPr>
            </w:pPr>
            <w:r w:rsidRPr="0001413C">
              <w:t>Discharge or bar a person from a job.</w:t>
            </w:r>
          </w:p>
          <w:p w14:paraId="7E878D43" w14:textId="77777777" w:rsidR="0001413C" w:rsidRPr="0001413C" w:rsidRDefault="0001413C" w:rsidP="0001413C">
            <w:pPr>
              <w:numPr>
                <w:ilvl w:val="0"/>
                <w:numId w:val="70"/>
              </w:numPr>
            </w:pPr>
            <w:r w:rsidRPr="0001413C">
              <w:t>Discriminate in compensation or other terms or conditions of employment.</w:t>
            </w:r>
          </w:p>
          <w:p w14:paraId="314342DE" w14:textId="77777777" w:rsidR="0001413C" w:rsidRPr="0001413C" w:rsidRDefault="0001413C" w:rsidP="0001413C">
            <w:pPr>
              <w:numPr>
                <w:ilvl w:val="0"/>
                <w:numId w:val="70"/>
              </w:numPr>
            </w:pPr>
            <w:r w:rsidRPr="0001413C">
              <w:t>Print, circulate, or use any discriminatory statement, advertisement, publication, job application form, or make any inquiry in connection with prospective employment that is discriminatory.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691E7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C33ABC" w14:textId="77777777" w:rsidR="0001413C" w:rsidRPr="0001413C" w:rsidRDefault="0001413C" w:rsidP="0001413C"/>
        </w:tc>
      </w:tr>
      <w:tr w:rsidR="0001413C" w:rsidRPr="0001413C" w14:paraId="75C63A6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422E00" w14:textId="77777777" w:rsidR="0001413C" w:rsidRPr="0001413C" w:rsidRDefault="0001413C" w:rsidP="0001413C">
            <w:r w:rsidRPr="0001413C">
              <w:t xml:space="preserve">Protected Characteristics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EBB90C" w14:textId="77777777" w:rsidR="0001413C" w:rsidRPr="0001413C" w:rsidRDefault="0001413C" w:rsidP="0001413C">
            <w:r w:rsidRPr="0001413C">
              <w:t>The law prohibits unfair employment practices because of a person’s:</w:t>
            </w:r>
          </w:p>
          <w:p w14:paraId="4126F5B9" w14:textId="77777777" w:rsidR="0001413C" w:rsidRPr="0001413C" w:rsidRDefault="0001413C" w:rsidP="0001413C">
            <w:pPr>
              <w:numPr>
                <w:ilvl w:val="0"/>
                <w:numId w:val="71"/>
              </w:numPr>
            </w:pPr>
            <w:r w:rsidRPr="0001413C">
              <w:t>Race</w:t>
            </w:r>
          </w:p>
          <w:p w14:paraId="0EAD977F" w14:textId="77777777" w:rsidR="0001413C" w:rsidRPr="0001413C" w:rsidRDefault="0001413C" w:rsidP="0001413C">
            <w:pPr>
              <w:numPr>
                <w:ilvl w:val="0"/>
                <w:numId w:val="71"/>
              </w:numPr>
            </w:pPr>
            <w:r w:rsidRPr="0001413C">
              <w:t>Creed</w:t>
            </w:r>
          </w:p>
          <w:p w14:paraId="34999C15" w14:textId="77777777" w:rsidR="0001413C" w:rsidRPr="0001413C" w:rsidRDefault="0001413C" w:rsidP="0001413C">
            <w:pPr>
              <w:numPr>
                <w:ilvl w:val="0"/>
                <w:numId w:val="71"/>
              </w:numPr>
            </w:pPr>
            <w:r w:rsidRPr="0001413C">
              <w:t>Color</w:t>
            </w:r>
          </w:p>
          <w:p w14:paraId="0405AD45" w14:textId="77777777" w:rsidR="0001413C" w:rsidRPr="0001413C" w:rsidRDefault="0001413C" w:rsidP="0001413C">
            <w:pPr>
              <w:numPr>
                <w:ilvl w:val="0"/>
                <w:numId w:val="71"/>
              </w:numPr>
            </w:pPr>
            <w:r w:rsidRPr="0001413C">
              <w:t>Sex (including pregnancy)</w:t>
            </w:r>
          </w:p>
          <w:p w14:paraId="68D4E929" w14:textId="77777777" w:rsidR="0001413C" w:rsidRPr="0001413C" w:rsidRDefault="0001413C" w:rsidP="0001413C">
            <w:pPr>
              <w:numPr>
                <w:ilvl w:val="0"/>
                <w:numId w:val="71"/>
              </w:numPr>
            </w:pPr>
            <w:r w:rsidRPr="0001413C">
              <w:t>Age (40 or older)</w:t>
            </w:r>
          </w:p>
          <w:p w14:paraId="4B01B378" w14:textId="77777777" w:rsidR="0001413C" w:rsidRPr="0001413C" w:rsidRDefault="0001413C" w:rsidP="0001413C">
            <w:pPr>
              <w:numPr>
                <w:ilvl w:val="0"/>
                <w:numId w:val="71"/>
              </w:numPr>
            </w:pPr>
            <w:r w:rsidRPr="0001413C">
              <w:t>National origin</w:t>
            </w:r>
          </w:p>
          <w:p w14:paraId="1B4ED9D0" w14:textId="77777777" w:rsidR="0001413C" w:rsidRPr="0001413C" w:rsidRDefault="0001413C" w:rsidP="0001413C">
            <w:pPr>
              <w:numPr>
                <w:ilvl w:val="0"/>
                <w:numId w:val="71"/>
              </w:numPr>
            </w:pPr>
            <w:r w:rsidRPr="0001413C">
              <w:t>Marital status</w:t>
            </w:r>
          </w:p>
          <w:p w14:paraId="3B06C486" w14:textId="77777777" w:rsidR="0001413C" w:rsidRPr="0001413C" w:rsidRDefault="0001413C" w:rsidP="0001413C">
            <w:pPr>
              <w:numPr>
                <w:ilvl w:val="0"/>
                <w:numId w:val="71"/>
              </w:numPr>
            </w:pPr>
            <w:r w:rsidRPr="0001413C">
              <w:t>Disability</w:t>
            </w:r>
          </w:p>
          <w:p w14:paraId="0DAE18DB" w14:textId="77777777" w:rsidR="0001413C" w:rsidRPr="0001413C" w:rsidRDefault="0001413C" w:rsidP="0001413C">
            <w:pPr>
              <w:numPr>
                <w:ilvl w:val="0"/>
                <w:numId w:val="71"/>
              </w:numPr>
            </w:pPr>
            <w:r w:rsidRPr="0001413C">
              <w:t>Use of a service animal</w:t>
            </w:r>
          </w:p>
          <w:p w14:paraId="6AFC4AAB" w14:textId="77777777" w:rsidR="0001413C" w:rsidRPr="0001413C" w:rsidRDefault="0001413C" w:rsidP="0001413C">
            <w:pPr>
              <w:numPr>
                <w:ilvl w:val="0"/>
                <w:numId w:val="71"/>
              </w:numPr>
            </w:pPr>
            <w:r w:rsidRPr="0001413C">
              <w:t>Sexual orientation</w:t>
            </w:r>
          </w:p>
          <w:p w14:paraId="6BC97C67" w14:textId="77777777" w:rsidR="0001413C" w:rsidRPr="0001413C" w:rsidRDefault="0001413C" w:rsidP="0001413C">
            <w:pPr>
              <w:numPr>
                <w:ilvl w:val="0"/>
                <w:numId w:val="71"/>
              </w:numPr>
            </w:pPr>
            <w:r w:rsidRPr="0001413C">
              <w:t>Gender identity</w:t>
            </w:r>
          </w:p>
          <w:p w14:paraId="2BB6660B" w14:textId="77777777" w:rsidR="0001413C" w:rsidRPr="0001413C" w:rsidRDefault="0001413C" w:rsidP="0001413C">
            <w:pPr>
              <w:numPr>
                <w:ilvl w:val="0"/>
                <w:numId w:val="71"/>
              </w:numPr>
            </w:pPr>
            <w:r w:rsidRPr="0001413C">
              <w:t>Veteran or military status</w:t>
            </w:r>
          </w:p>
          <w:p w14:paraId="0F7579C2" w14:textId="77777777" w:rsidR="0001413C" w:rsidRPr="0001413C" w:rsidRDefault="0001413C" w:rsidP="0001413C">
            <w:pPr>
              <w:numPr>
                <w:ilvl w:val="0"/>
                <w:numId w:val="71"/>
              </w:numPr>
            </w:pPr>
            <w:r w:rsidRPr="0001413C">
              <w:t>HIV/AIDS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CCBF1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CB0D33" w14:textId="77777777" w:rsidR="0001413C" w:rsidRPr="0001413C" w:rsidRDefault="0001413C" w:rsidP="0001413C"/>
        </w:tc>
      </w:tr>
      <w:tr w:rsidR="0001413C" w:rsidRPr="0001413C" w14:paraId="7E81420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BCBD84" w14:textId="77777777" w:rsidR="0001413C" w:rsidRPr="0001413C" w:rsidRDefault="0001413C" w:rsidP="0001413C">
            <w:r w:rsidRPr="0001413C">
              <w:t xml:space="preserve">Complaints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BF6145" w14:textId="77777777" w:rsidR="0001413C" w:rsidRPr="0001413C" w:rsidRDefault="0001413C" w:rsidP="0001413C">
            <w:r w:rsidRPr="0001413C">
              <w:t>Employees who feel they have been a victim of discriminatory practices in the workplace should report these claims to their employer in the first instance. This gives the employer the opportunity to address the problem.</w:t>
            </w:r>
          </w:p>
          <w:p w14:paraId="100378A0" w14:textId="77777777" w:rsidR="0001413C" w:rsidRPr="0001413C" w:rsidRDefault="0001413C" w:rsidP="0001413C">
            <w:r w:rsidRPr="0001413C">
              <w:t>If the complainant does not feel comfortable making a complaint to their employer, they can make a complaint to the relevant agency, in this case, the WSHRC.</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373C9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1D0624" w14:textId="77777777" w:rsidR="0001413C" w:rsidRPr="0001413C" w:rsidRDefault="0001413C" w:rsidP="0001413C"/>
        </w:tc>
      </w:tr>
      <w:tr w:rsidR="0001413C" w:rsidRPr="0001413C" w14:paraId="629DEF3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D00F05" w14:textId="77777777" w:rsidR="0001413C" w:rsidRPr="0001413C" w:rsidRDefault="0001413C" w:rsidP="0001413C">
            <w:r w:rsidRPr="0001413C">
              <w:t xml:space="preserve">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DCF714" w14:textId="77777777" w:rsidR="0001413C" w:rsidRPr="0001413C" w:rsidRDefault="0001413C" w:rsidP="0001413C">
            <w:r w:rsidRPr="0001413C">
              <w:t>The law prohibits taking retaliatory, adverse action against:</w:t>
            </w:r>
          </w:p>
          <w:p w14:paraId="56FF7FF3" w14:textId="77777777" w:rsidR="0001413C" w:rsidRPr="0001413C" w:rsidRDefault="0001413C" w:rsidP="0001413C">
            <w:pPr>
              <w:numPr>
                <w:ilvl w:val="0"/>
                <w:numId w:val="72"/>
              </w:numPr>
            </w:pPr>
            <w:r w:rsidRPr="0001413C">
              <w:t>A person who has filed a complaint.</w:t>
            </w:r>
          </w:p>
          <w:p w14:paraId="22DC6445" w14:textId="77777777" w:rsidR="0001413C" w:rsidRPr="0001413C" w:rsidRDefault="0001413C" w:rsidP="0001413C">
            <w:pPr>
              <w:numPr>
                <w:ilvl w:val="0"/>
                <w:numId w:val="72"/>
              </w:numPr>
            </w:pPr>
            <w:r w:rsidRPr="0001413C">
              <w:t>A person who has participated in an investigation.</w:t>
            </w:r>
          </w:p>
          <w:p w14:paraId="7BFF807B" w14:textId="77777777" w:rsidR="0001413C" w:rsidRPr="0001413C" w:rsidRDefault="0001413C" w:rsidP="0001413C">
            <w:pPr>
              <w:numPr>
                <w:ilvl w:val="0"/>
                <w:numId w:val="72"/>
              </w:numPr>
            </w:pPr>
            <w:r w:rsidRPr="0001413C">
              <w:t>A person who has opposed any practice forbidden by the Law Against Discrimination.</w:t>
            </w:r>
          </w:p>
          <w:p w14:paraId="13F0F196"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70C78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A4780B" w14:textId="77777777" w:rsidR="0001413C" w:rsidRPr="0001413C" w:rsidRDefault="0001413C" w:rsidP="0001413C"/>
        </w:tc>
      </w:tr>
    </w:tbl>
    <w:p w14:paraId="5FEF4482"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1701C1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24112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7B314E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34E49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3146A7" w14:textId="77777777" w:rsidR="0001413C" w:rsidRPr="0001413C" w:rsidRDefault="0001413C" w:rsidP="0001413C">
            <w:pPr>
              <w:rPr>
                <w:b/>
                <w:bCs/>
              </w:rPr>
            </w:pPr>
            <w:r w:rsidRPr="0001413C">
              <w:rPr>
                <w:b/>
                <w:bCs/>
              </w:rPr>
              <w:t>Alternate Text</w:t>
            </w:r>
          </w:p>
        </w:tc>
      </w:tr>
      <w:tr w:rsidR="0001413C" w:rsidRPr="0001413C" w14:paraId="5714F16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F219E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D9CA9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3E5B9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4DCF42" w14:textId="77777777" w:rsidR="0001413C" w:rsidRPr="0001413C" w:rsidRDefault="0001413C" w:rsidP="0001413C"/>
        </w:tc>
      </w:tr>
    </w:tbl>
    <w:p w14:paraId="597E5290" w14:textId="77777777" w:rsidR="0001413C" w:rsidRPr="0001413C" w:rsidRDefault="0001413C" w:rsidP="0001413C">
      <w:r w:rsidRPr="0001413C">
        <w:rPr>
          <w:b/>
          <w:bCs/>
        </w:rPr>
        <w:t>Audio Transcript Text:</w:t>
      </w:r>
      <w:r w:rsidRPr="0001413C">
        <w:t xml:space="preserve"> </w:t>
      </w:r>
    </w:p>
    <w:p w14:paraId="5E323D18" w14:textId="77777777" w:rsidR="0001413C" w:rsidRPr="0001413C" w:rsidRDefault="0001413C" w:rsidP="0001413C">
      <w:r w:rsidRPr="0001413C">
        <w:t>Let’s explore the key areas of this topic.</w:t>
      </w:r>
    </w:p>
    <w:p w14:paraId="485EB94E" w14:textId="77777777" w:rsidR="0001413C" w:rsidRPr="0001413C" w:rsidRDefault="0001413C" w:rsidP="0001413C">
      <w:r w:rsidRPr="0001413C">
        <w:br w:type="page"/>
      </w:r>
    </w:p>
    <w:p w14:paraId="74F7BB47" w14:textId="77777777" w:rsidR="0001413C" w:rsidRPr="0001413C" w:rsidRDefault="0001413C" w:rsidP="0001413C">
      <w:bookmarkStart w:id="247" w:name="Page_6255399415397809697"/>
      <w:bookmarkEnd w:id="247"/>
      <w:r w:rsidRPr="0001413C">
        <w:rPr>
          <w:b/>
          <w:bCs/>
        </w:rPr>
        <w:t>Page Number:</w:t>
      </w:r>
      <w:r w:rsidRPr="0001413C">
        <w:t xml:space="preserve"> 64 </w:t>
      </w:r>
    </w:p>
    <w:p w14:paraId="5ED879BE" w14:textId="77777777" w:rsidR="0001413C" w:rsidRPr="0001413C" w:rsidRDefault="0001413C" w:rsidP="0001413C">
      <w:r w:rsidRPr="0001413C">
        <w:rPr>
          <w:b/>
          <w:bCs/>
        </w:rPr>
        <w:t>Lesson 24:</w:t>
      </w:r>
      <w:r w:rsidRPr="0001413C">
        <w:t xml:space="preserve"> Washington State Law </w:t>
      </w:r>
    </w:p>
    <w:p w14:paraId="31C35E0B" w14:textId="77777777" w:rsidR="0001413C" w:rsidRPr="0001413C" w:rsidRDefault="0001413C" w:rsidP="0001413C">
      <w:r w:rsidRPr="0001413C">
        <w:rPr>
          <w:b/>
          <w:bCs/>
        </w:rPr>
        <w:t xml:space="preserve">Text and Image Template / Text Only </w:t>
      </w:r>
    </w:p>
    <w:p w14:paraId="2EFB94AE" w14:textId="77777777" w:rsidR="0001413C" w:rsidRPr="0001413C" w:rsidRDefault="0001413C" w:rsidP="0001413C">
      <w:r w:rsidRPr="0001413C">
        <w:rPr>
          <w:b/>
          <w:bCs/>
        </w:rPr>
        <w:t>Content Title:</w:t>
      </w:r>
      <w:r w:rsidRPr="0001413C">
        <w:t xml:space="preserve"> </w:t>
      </w:r>
    </w:p>
    <w:p w14:paraId="04839209" w14:textId="77777777" w:rsidR="0001413C" w:rsidRPr="0001413C" w:rsidRDefault="0001413C" w:rsidP="0001413C">
      <w:r w:rsidRPr="0001413C">
        <w:t xml:space="preserve">Understanding Harassment </w:t>
      </w:r>
    </w:p>
    <w:p w14:paraId="468606EF" w14:textId="77777777" w:rsidR="0001413C" w:rsidRPr="0001413C" w:rsidRDefault="0001413C" w:rsidP="0001413C">
      <w:r w:rsidRPr="0001413C">
        <w:br/>
      </w:r>
      <w:r w:rsidRPr="0001413C">
        <w:rPr>
          <w:b/>
          <w:bCs/>
        </w:rPr>
        <w:t>Column 1 Text:</w:t>
      </w:r>
      <w:r w:rsidRPr="0001413C">
        <w:t xml:space="preserve"> </w:t>
      </w:r>
    </w:p>
    <w:p w14:paraId="1EC4EA59" w14:textId="77777777" w:rsidR="0001413C" w:rsidRPr="0001413C" w:rsidRDefault="0001413C" w:rsidP="0001413C">
      <w:r w:rsidRPr="0001413C">
        <w:t>In Washington State, workplace harassment refers to unwelcome conduct based on a protected characteristic that creates a hostile, intimidating, or offensive work environment or interferes with an individual’s ability to perform their job.</w:t>
      </w:r>
    </w:p>
    <w:p w14:paraId="035F24EA" w14:textId="77777777" w:rsidR="0001413C" w:rsidRPr="0001413C" w:rsidRDefault="0001413C" w:rsidP="0001413C">
      <w:r w:rsidRPr="0001413C">
        <w:t>Harassment in the workplace is a form of employment discrimination and can be physical or verbal in nature.</w:t>
      </w:r>
    </w:p>
    <w:p w14:paraId="7417CA8B" w14:textId="77777777" w:rsidR="0001413C" w:rsidRPr="0001413C" w:rsidRDefault="0001413C" w:rsidP="0001413C">
      <w:r w:rsidRPr="0001413C">
        <w:rPr>
          <w:b/>
          <w:bCs/>
        </w:rPr>
        <w:t>Column 2 Text:</w:t>
      </w:r>
      <w:r w:rsidRPr="0001413C">
        <w:t xml:space="preserve"> </w:t>
      </w:r>
    </w:p>
    <w:p w14:paraId="4FC236C6" w14:textId="77777777" w:rsidR="0001413C" w:rsidRPr="0001413C" w:rsidRDefault="0001413C" w:rsidP="0001413C">
      <w:r w:rsidRPr="0001413C">
        <w:t>Regardless of actual intent, Washington State harassment law specifies that there has to be a reasonable belief on the part of the alleged victim that the accused would have or could have actually carried out the threatened action. </w:t>
      </w:r>
    </w:p>
    <w:p w14:paraId="68BC2291" w14:textId="77777777" w:rsidR="0001413C" w:rsidRPr="0001413C" w:rsidRDefault="0001413C" w:rsidP="0001413C">
      <w:r w:rsidRPr="0001413C">
        <w:t>State law makes it clear that everyone has a right to freedom from harm, whether that harm is threatened or actual. Aggressors, if found guilty of harassment, may face fines and imprisonment.</w:t>
      </w:r>
    </w:p>
    <w:p w14:paraId="1487104F" w14:textId="77777777" w:rsidR="0001413C" w:rsidRPr="0001413C" w:rsidRDefault="0001413C" w:rsidP="0001413C">
      <w:r w:rsidRPr="0001413C">
        <w:rPr>
          <w:b/>
          <w:bCs/>
        </w:rPr>
        <w:t>Audio Transcript Text:</w:t>
      </w:r>
      <w:r w:rsidRPr="0001413C">
        <w:t xml:space="preserve"> </w:t>
      </w:r>
    </w:p>
    <w:p w14:paraId="1C89754D" w14:textId="77777777" w:rsidR="0001413C" w:rsidRPr="0001413C" w:rsidRDefault="0001413C" w:rsidP="0001413C">
      <w:r w:rsidRPr="0001413C">
        <w:t>Here are some key considerations.</w:t>
      </w:r>
    </w:p>
    <w:p w14:paraId="6065D334" w14:textId="77777777" w:rsidR="0001413C" w:rsidRPr="0001413C" w:rsidRDefault="0001413C" w:rsidP="0001413C">
      <w:r w:rsidRPr="0001413C">
        <w:br w:type="page"/>
      </w:r>
    </w:p>
    <w:p w14:paraId="3D644FA0" w14:textId="77777777" w:rsidR="0001413C" w:rsidRPr="0001413C" w:rsidRDefault="0001413C" w:rsidP="0001413C">
      <w:bookmarkStart w:id="248" w:name="Page_6300016479428150338"/>
      <w:bookmarkEnd w:id="248"/>
      <w:r w:rsidRPr="0001413C">
        <w:rPr>
          <w:b/>
          <w:bCs/>
        </w:rPr>
        <w:t>Page Number:</w:t>
      </w:r>
      <w:r w:rsidRPr="0001413C">
        <w:t xml:space="preserve"> 65 </w:t>
      </w:r>
    </w:p>
    <w:p w14:paraId="4C4F8FE1" w14:textId="77777777" w:rsidR="0001413C" w:rsidRPr="0001413C" w:rsidRDefault="0001413C" w:rsidP="0001413C">
      <w:r w:rsidRPr="0001413C">
        <w:rPr>
          <w:b/>
          <w:bCs/>
        </w:rPr>
        <w:t>Lesson 24:</w:t>
      </w:r>
      <w:r w:rsidRPr="0001413C">
        <w:t xml:space="preserve"> Washington State Law </w:t>
      </w:r>
    </w:p>
    <w:p w14:paraId="234F9404" w14:textId="77777777" w:rsidR="0001413C" w:rsidRPr="0001413C" w:rsidRDefault="0001413C" w:rsidP="0001413C">
      <w:r w:rsidRPr="0001413C">
        <w:rPr>
          <w:b/>
          <w:bCs/>
        </w:rPr>
        <w:t xml:space="preserve">Click and Reveal Template / LTR / Random </w:t>
      </w:r>
    </w:p>
    <w:p w14:paraId="3EEE18CC" w14:textId="77777777" w:rsidR="0001413C" w:rsidRPr="0001413C" w:rsidRDefault="0001413C" w:rsidP="0001413C">
      <w:r w:rsidRPr="0001413C">
        <w:rPr>
          <w:b/>
          <w:bCs/>
        </w:rPr>
        <w:t>Content Title:</w:t>
      </w:r>
      <w:r w:rsidRPr="0001413C">
        <w:t xml:space="preserve"> </w:t>
      </w:r>
    </w:p>
    <w:p w14:paraId="4F3A1E8E" w14:textId="77777777" w:rsidR="0001413C" w:rsidRPr="0001413C" w:rsidRDefault="0001413C" w:rsidP="0001413C">
      <w:r w:rsidRPr="0001413C">
        <w:t xml:space="preserve">Sexual Harassment in the Workplace </w:t>
      </w:r>
    </w:p>
    <w:p w14:paraId="03B2FC44" w14:textId="77777777" w:rsidR="0001413C" w:rsidRPr="0001413C" w:rsidRDefault="0001413C" w:rsidP="0001413C">
      <w:r w:rsidRPr="0001413C">
        <w:rPr>
          <w:b/>
          <w:bCs/>
        </w:rPr>
        <w:t>Content Description:</w:t>
      </w:r>
    </w:p>
    <w:p w14:paraId="0484658B" w14:textId="77777777" w:rsidR="0001413C" w:rsidRPr="0001413C" w:rsidRDefault="0001413C" w:rsidP="0001413C">
      <w:r w:rsidRPr="0001413C">
        <w:t>Sexual harassment in the workplace is a serious issue that can significantly reduce productivity, increase employee absenteeism and turnover, and impair the health and well-being of employees.</w:t>
      </w:r>
    </w:p>
    <w:p w14:paraId="663838BF" w14:textId="77777777" w:rsidR="0001413C" w:rsidRPr="0001413C" w:rsidRDefault="0001413C" w:rsidP="0001413C">
      <w:r w:rsidRPr="0001413C">
        <w:t>Select each image to learn more about the Washington State laws regarding sexual harassment.</w:t>
      </w:r>
    </w:p>
    <w:p w14:paraId="15E5DA8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193"/>
        <w:gridCol w:w="3583"/>
        <w:gridCol w:w="1427"/>
        <w:gridCol w:w="1149"/>
      </w:tblGrid>
      <w:tr w:rsidR="0001413C" w:rsidRPr="0001413C" w14:paraId="69B9A81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FCDFB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91EEFD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E47AE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24AC6CE" w14:textId="77777777" w:rsidR="0001413C" w:rsidRPr="0001413C" w:rsidRDefault="0001413C" w:rsidP="0001413C">
            <w:pPr>
              <w:rPr>
                <w:b/>
                <w:bCs/>
              </w:rPr>
            </w:pPr>
            <w:r w:rsidRPr="0001413C">
              <w:rPr>
                <w:b/>
                <w:bCs/>
              </w:rPr>
              <w:t>Alternate Text</w:t>
            </w:r>
          </w:p>
        </w:tc>
      </w:tr>
      <w:tr w:rsidR="0001413C" w:rsidRPr="0001413C" w14:paraId="2ACF466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72AA11" w14:textId="77777777" w:rsidR="0001413C" w:rsidRPr="0001413C" w:rsidRDefault="0001413C" w:rsidP="0001413C">
            <w:r w:rsidRPr="0001413C">
              <w:t xml:space="preserve">What Is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F2FFA1" w14:textId="77777777" w:rsidR="0001413C" w:rsidRPr="0001413C" w:rsidRDefault="0001413C" w:rsidP="0001413C">
            <w:r w:rsidRPr="0001413C">
              <w:t>Sexual harassment is a form of illegal sex discrimination involving unwelcome sexual advances, requests for sexual favors, and other verbal or physical conduct that is based on sex.</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4598D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04F8F3" w14:textId="77777777" w:rsidR="0001413C" w:rsidRPr="0001413C" w:rsidRDefault="0001413C" w:rsidP="0001413C"/>
        </w:tc>
      </w:tr>
      <w:tr w:rsidR="0001413C" w:rsidRPr="0001413C" w14:paraId="2E68AC1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CC2213" w14:textId="77777777" w:rsidR="0001413C" w:rsidRPr="0001413C" w:rsidRDefault="0001413C" w:rsidP="0001413C">
            <w:r w:rsidRPr="0001413C">
              <w:t xml:space="preserve">Employer Responsibilities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441222" w14:textId="77777777" w:rsidR="0001413C" w:rsidRPr="0001413C" w:rsidRDefault="0001413C" w:rsidP="0001413C">
            <w:r w:rsidRPr="0001413C">
              <w:t>All forms of sexual harassment are illegal, and employers may be liable for this behavior if they do not take the proper steps to address it. Employers should:</w:t>
            </w:r>
          </w:p>
          <w:p w14:paraId="44789D75" w14:textId="77777777" w:rsidR="0001413C" w:rsidRPr="0001413C" w:rsidRDefault="0001413C" w:rsidP="0001413C">
            <w:pPr>
              <w:numPr>
                <w:ilvl w:val="0"/>
                <w:numId w:val="73"/>
              </w:numPr>
            </w:pPr>
            <w:r w:rsidRPr="0001413C">
              <w:t>Provide procedures for employees who have experienced sexual harassment to report complaints;</w:t>
            </w:r>
          </w:p>
          <w:p w14:paraId="623D7C20" w14:textId="77777777" w:rsidR="0001413C" w:rsidRPr="0001413C" w:rsidRDefault="0001413C" w:rsidP="0001413C">
            <w:pPr>
              <w:numPr>
                <w:ilvl w:val="0"/>
                <w:numId w:val="73"/>
              </w:numPr>
            </w:pPr>
            <w:r w:rsidRPr="0001413C">
              <w:t>Thoroughly and promptly investigate complaints of sexual harassment; and</w:t>
            </w:r>
          </w:p>
          <w:p w14:paraId="6BCFC3AB" w14:textId="77777777" w:rsidR="0001413C" w:rsidRPr="0001413C" w:rsidRDefault="0001413C" w:rsidP="0001413C">
            <w:pPr>
              <w:numPr>
                <w:ilvl w:val="0"/>
                <w:numId w:val="73"/>
              </w:numPr>
            </w:pPr>
            <w:r w:rsidRPr="0001413C">
              <w:t>Take prompt and effective action to eliminate further sexual harassment in the workplace.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92747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8B41D0" w14:textId="77777777" w:rsidR="0001413C" w:rsidRPr="0001413C" w:rsidRDefault="0001413C" w:rsidP="0001413C"/>
        </w:tc>
      </w:tr>
      <w:tr w:rsidR="0001413C" w:rsidRPr="0001413C" w14:paraId="190BB18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9DEA69" w14:textId="77777777" w:rsidR="0001413C" w:rsidRPr="0001413C" w:rsidRDefault="0001413C" w:rsidP="0001413C">
            <w:r w:rsidRPr="0001413C">
              <w:t xml:space="preserve">Reporting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3676A4" w14:textId="77777777" w:rsidR="0001413C" w:rsidRPr="0001413C" w:rsidRDefault="0001413C" w:rsidP="0001413C">
            <w:r w:rsidRPr="0001413C">
              <w:t>Victims of sexual harassment may file a lawsuit in state court or file a complaint with the WSHRC. The agency will investigate the case and, if it finds the complaint valid, it can hold a hearing and take appropriate action against the employer.</w:t>
            </w:r>
          </w:p>
          <w:p w14:paraId="557249C5"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84E7D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BF7581" w14:textId="77777777" w:rsidR="0001413C" w:rsidRPr="0001413C" w:rsidRDefault="0001413C" w:rsidP="0001413C"/>
        </w:tc>
      </w:tr>
    </w:tbl>
    <w:p w14:paraId="70A55AF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27BC4B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9F529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52FCF1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6273D6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6A7E4A" w14:textId="77777777" w:rsidR="0001413C" w:rsidRPr="0001413C" w:rsidRDefault="0001413C" w:rsidP="0001413C">
            <w:pPr>
              <w:rPr>
                <w:b/>
                <w:bCs/>
              </w:rPr>
            </w:pPr>
            <w:r w:rsidRPr="0001413C">
              <w:rPr>
                <w:b/>
                <w:bCs/>
              </w:rPr>
              <w:t>Alternate Text</w:t>
            </w:r>
          </w:p>
        </w:tc>
      </w:tr>
      <w:tr w:rsidR="0001413C" w:rsidRPr="0001413C" w14:paraId="7EC9687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3730D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59B26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1EBEE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8EDD37" w14:textId="77777777" w:rsidR="0001413C" w:rsidRPr="0001413C" w:rsidRDefault="0001413C" w:rsidP="0001413C"/>
        </w:tc>
      </w:tr>
    </w:tbl>
    <w:p w14:paraId="0FB95CC6" w14:textId="77777777" w:rsidR="0001413C" w:rsidRPr="0001413C" w:rsidRDefault="0001413C" w:rsidP="0001413C">
      <w:r w:rsidRPr="0001413C">
        <w:rPr>
          <w:b/>
          <w:bCs/>
        </w:rPr>
        <w:t>Audio Transcript Text:</w:t>
      </w:r>
      <w:r w:rsidRPr="0001413C">
        <w:t xml:space="preserve"> </w:t>
      </w:r>
    </w:p>
    <w:p w14:paraId="5528CC9A" w14:textId="77777777" w:rsidR="0001413C" w:rsidRPr="0001413C" w:rsidRDefault="0001413C" w:rsidP="0001413C">
      <w:r w:rsidRPr="0001413C">
        <w:t>Let’s examine some of the key concepts in this area.</w:t>
      </w:r>
    </w:p>
    <w:p w14:paraId="193E2463" w14:textId="77777777" w:rsidR="0001413C" w:rsidRPr="0001413C" w:rsidRDefault="0001413C" w:rsidP="0001413C">
      <w:r w:rsidRPr="0001413C">
        <w:br w:type="page"/>
      </w:r>
    </w:p>
    <w:p w14:paraId="0006A7C9" w14:textId="77777777" w:rsidR="0001413C" w:rsidRPr="0001413C" w:rsidRDefault="0001413C" w:rsidP="0001413C">
      <w:r w:rsidRPr="0001413C">
        <w:rPr>
          <w:b/>
          <w:bCs/>
        </w:rPr>
        <w:t>Lesson 25:</w:t>
      </w:r>
      <w:r w:rsidRPr="0001413C">
        <w:t xml:space="preserve"> A Harassment-Free Workplace </w:t>
      </w:r>
    </w:p>
    <w:p w14:paraId="1A5F77E1" w14:textId="77777777" w:rsidR="0001413C" w:rsidRPr="0001413C" w:rsidRDefault="0001413C" w:rsidP="0001413C">
      <w:r w:rsidRPr="0001413C">
        <w:rPr>
          <w:b/>
          <w:bCs/>
        </w:rPr>
        <w:t>Quick Quiz Lesson</w:t>
      </w:r>
      <w:r w:rsidRPr="0001413C">
        <w:t xml:space="preserve"> </w:t>
      </w:r>
    </w:p>
    <w:p w14:paraId="5B86AC82" w14:textId="77777777" w:rsidR="0001413C" w:rsidRPr="0001413C" w:rsidRDefault="0001413C" w:rsidP="0001413C">
      <w:r w:rsidRPr="0001413C">
        <w:rPr>
          <w:b/>
          <w:bCs/>
        </w:rPr>
        <w:t>Lesson Type :</w:t>
      </w:r>
      <w:r w:rsidRPr="0001413C">
        <w:t xml:space="preserve"> </w:t>
      </w:r>
    </w:p>
    <w:p w14:paraId="5894E072" w14:textId="77777777" w:rsidR="0001413C" w:rsidRPr="0001413C" w:rsidRDefault="0001413C" w:rsidP="0001413C">
      <w:r w:rsidRPr="0001413C">
        <w:t xml:space="preserve">Quick Quiz </w:t>
      </w:r>
    </w:p>
    <w:p w14:paraId="62734848" w14:textId="77777777" w:rsidR="0001413C" w:rsidRPr="0001413C" w:rsidRDefault="0001413C" w:rsidP="0001413C">
      <w:r w:rsidRPr="0001413C">
        <w:rPr>
          <w:b/>
          <w:bCs/>
        </w:rPr>
        <w:t>Select Type :</w:t>
      </w:r>
      <w:r w:rsidRPr="0001413C">
        <w:t xml:space="preserve"> </w:t>
      </w:r>
    </w:p>
    <w:p w14:paraId="7BA8EE4F" w14:textId="77777777" w:rsidR="0001413C" w:rsidRPr="0001413C" w:rsidRDefault="0001413C" w:rsidP="0001413C">
      <w:r w:rsidRPr="0001413C">
        <w:t xml:space="preserve">Post Lesson Quick Quiz </w:t>
      </w:r>
    </w:p>
    <w:p w14:paraId="1ACB4C14" w14:textId="77777777" w:rsidR="0001413C" w:rsidRPr="0001413C" w:rsidRDefault="0001413C" w:rsidP="0001413C">
      <w:r w:rsidRPr="0001413C">
        <w:rPr>
          <w:b/>
          <w:bCs/>
        </w:rPr>
        <w:t>Page Title :</w:t>
      </w:r>
      <w:r w:rsidRPr="0001413C">
        <w:t xml:space="preserve"> </w:t>
      </w:r>
    </w:p>
    <w:p w14:paraId="04326D04" w14:textId="77777777" w:rsidR="0001413C" w:rsidRPr="0001413C" w:rsidRDefault="0001413C" w:rsidP="0001413C">
      <w:r w:rsidRPr="0001413C">
        <w:t xml:space="preserve">Time for a quick assessment. </w:t>
      </w:r>
    </w:p>
    <w:p w14:paraId="1D8CEC73" w14:textId="77777777" w:rsidR="0001413C" w:rsidRPr="0001413C" w:rsidRDefault="0001413C" w:rsidP="0001413C">
      <w:r w:rsidRPr="0001413C">
        <w:rPr>
          <w:b/>
          <w:bCs/>
        </w:rPr>
        <w:t>Quick Quiz Assessment</w:t>
      </w:r>
      <w:r w:rsidRPr="0001413C">
        <w:t xml:space="preserve"> </w:t>
      </w:r>
    </w:p>
    <w:p w14:paraId="4257C1E2" w14:textId="77777777" w:rsidR="0001413C" w:rsidRPr="0001413C" w:rsidRDefault="0001413C" w:rsidP="0001413C">
      <w:r w:rsidRPr="0001413C">
        <w:rPr>
          <w:b/>
          <w:bCs/>
        </w:rPr>
        <w:t>Questions</w:t>
      </w:r>
      <w:r w:rsidRPr="0001413C">
        <w:t xml:space="preserve"> </w:t>
      </w:r>
    </w:p>
    <w:p w14:paraId="3BB5C73B" w14:textId="77777777" w:rsidR="0001413C" w:rsidRPr="0001413C" w:rsidRDefault="0001413C" w:rsidP="0001413C">
      <w:r w:rsidRPr="0001413C">
        <w:rPr>
          <w:b/>
          <w:bCs/>
        </w:rPr>
        <w:t>1. Question :</w:t>
      </w:r>
      <w:r w:rsidRPr="0001413C">
        <w:t xml:space="preserve"> </w:t>
      </w:r>
    </w:p>
    <w:p w14:paraId="47A8EAE4" w14:textId="77777777" w:rsidR="0001413C" w:rsidRPr="0001413C" w:rsidRDefault="0001413C" w:rsidP="0001413C">
      <w:r w:rsidRPr="0001413C">
        <w:t>When companies have a harassment-free workplace, it can increase profitability through customer sales. This is because the standard of customer service provided by employees in customer-facing roles is likely to be higher in healthy working environments.</w:t>
      </w:r>
    </w:p>
    <w:p w14:paraId="3647F91B" w14:textId="77777777" w:rsidR="0001413C" w:rsidRPr="0001413C" w:rsidRDefault="0001413C" w:rsidP="0001413C">
      <w:r w:rsidRPr="0001413C">
        <w:rPr>
          <w:b/>
          <w:bCs/>
        </w:rPr>
        <w:t xml:space="preserve">1. Answer: Correct </w:t>
      </w:r>
    </w:p>
    <w:p w14:paraId="022C5734" w14:textId="77777777" w:rsidR="0001413C" w:rsidRPr="0001413C" w:rsidRDefault="0001413C" w:rsidP="0001413C">
      <w:r w:rsidRPr="0001413C">
        <w:t>True</w:t>
      </w:r>
    </w:p>
    <w:p w14:paraId="7A1A29EC" w14:textId="77777777" w:rsidR="0001413C" w:rsidRPr="0001413C" w:rsidRDefault="0001413C" w:rsidP="0001413C">
      <w:r w:rsidRPr="0001413C">
        <w:rPr>
          <w:b/>
          <w:bCs/>
        </w:rPr>
        <w:t xml:space="preserve">2. Answer: Incorrect </w:t>
      </w:r>
    </w:p>
    <w:p w14:paraId="58C7403E" w14:textId="77777777" w:rsidR="0001413C" w:rsidRPr="0001413C" w:rsidRDefault="0001413C" w:rsidP="0001413C">
      <w:r w:rsidRPr="0001413C">
        <w:t>False</w:t>
      </w:r>
    </w:p>
    <w:p w14:paraId="6EF85E84" w14:textId="77777777" w:rsidR="0001413C" w:rsidRPr="0001413C" w:rsidRDefault="0001413C" w:rsidP="0001413C">
      <w:r w:rsidRPr="0001413C">
        <w:rPr>
          <w:b/>
          <w:bCs/>
        </w:rPr>
        <w:t>2. Question :</w:t>
      </w:r>
      <w:r w:rsidRPr="0001413C">
        <w:t xml:space="preserve"> </w:t>
      </w:r>
    </w:p>
    <w:p w14:paraId="494EDF8B" w14:textId="77777777" w:rsidR="0001413C" w:rsidRPr="0001413C" w:rsidRDefault="0001413C" w:rsidP="0001413C">
      <w:r w:rsidRPr="0001413C">
        <w:t>For two years, Marie has been a member of a very collaborative and supportive team. Thanks to the help of her teammates, she won a prestigious industry award for her company and now she’s being promoted.</w:t>
      </w:r>
    </w:p>
    <w:p w14:paraId="71E2BF6B" w14:textId="77777777" w:rsidR="0001413C" w:rsidRPr="0001413C" w:rsidRDefault="0001413C" w:rsidP="0001413C">
      <w:r w:rsidRPr="0001413C">
        <w:t>Is this a potential benefit of a harassment-free workplace?</w:t>
      </w:r>
    </w:p>
    <w:p w14:paraId="22D6699A" w14:textId="77777777" w:rsidR="0001413C" w:rsidRPr="0001413C" w:rsidRDefault="0001413C" w:rsidP="0001413C">
      <w:r w:rsidRPr="0001413C">
        <w:rPr>
          <w:b/>
          <w:bCs/>
        </w:rPr>
        <w:t xml:space="preserve">1. Answer: Correct </w:t>
      </w:r>
    </w:p>
    <w:p w14:paraId="169E0AFF" w14:textId="77777777" w:rsidR="0001413C" w:rsidRPr="0001413C" w:rsidRDefault="0001413C" w:rsidP="0001413C">
      <w:r w:rsidRPr="0001413C">
        <w:t>Yes</w:t>
      </w:r>
    </w:p>
    <w:p w14:paraId="48188824" w14:textId="77777777" w:rsidR="0001413C" w:rsidRPr="0001413C" w:rsidRDefault="0001413C" w:rsidP="0001413C">
      <w:r w:rsidRPr="0001413C">
        <w:rPr>
          <w:b/>
          <w:bCs/>
        </w:rPr>
        <w:t xml:space="preserve">2. Answer: Incorrect </w:t>
      </w:r>
    </w:p>
    <w:p w14:paraId="702BAD0F" w14:textId="77777777" w:rsidR="0001413C" w:rsidRPr="0001413C" w:rsidRDefault="0001413C" w:rsidP="0001413C">
      <w:r w:rsidRPr="0001413C">
        <w:t>No</w:t>
      </w:r>
    </w:p>
    <w:p w14:paraId="569B0C70" w14:textId="77777777" w:rsidR="0001413C" w:rsidRPr="0001413C" w:rsidRDefault="0001413C" w:rsidP="0001413C">
      <w:r w:rsidRPr="0001413C">
        <w:rPr>
          <w:b/>
          <w:bCs/>
        </w:rPr>
        <w:t>3. Question :</w:t>
      </w:r>
      <w:r w:rsidRPr="0001413C">
        <w:t xml:space="preserve"> </w:t>
      </w:r>
    </w:p>
    <w:p w14:paraId="1539056C" w14:textId="77777777" w:rsidR="0001413C" w:rsidRPr="0001413C" w:rsidRDefault="0001413C" w:rsidP="0001413C">
      <w:r w:rsidRPr="0001413C">
        <w:t>Bruno is a member of the HR department, and a few months ago, they investigated a sexual harassment claim in the company’s sales department. It transpired that the harasser had a number of victims, and the decision was made to terminate his employment. Ever since, the sales department’s performance has steadily grown, and profits are the highest they’ve been in three years.</w:t>
      </w:r>
    </w:p>
    <w:p w14:paraId="4791C6D1" w14:textId="77777777" w:rsidR="0001413C" w:rsidRPr="0001413C" w:rsidRDefault="0001413C" w:rsidP="0001413C">
      <w:r w:rsidRPr="0001413C">
        <w:t>Is this a potential benefit of a zero-tolerance policy for sexual harassment?</w:t>
      </w:r>
    </w:p>
    <w:p w14:paraId="3E851DD0" w14:textId="77777777" w:rsidR="0001413C" w:rsidRPr="0001413C" w:rsidRDefault="0001413C" w:rsidP="0001413C">
      <w:r w:rsidRPr="0001413C">
        <w:rPr>
          <w:b/>
          <w:bCs/>
        </w:rPr>
        <w:t xml:space="preserve">1. Answer: Correct </w:t>
      </w:r>
    </w:p>
    <w:p w14:paraId="13D57EE5" w14:textId="77777777" w:rsidR="0001413C" w:rsidRPr="0001413C" w:rsidRDefault="0001413C" w:rsidP="0001413C">
      <w:r w:rsidRPr="0001413C">
        <w:t>Yes</w:t>
      </w:r>
    </w:p>
    <w:p w14:paraId="0071D1DD" w14:textId="77777777" w:rsidR="0001413C" w:rsidRPr="0001413C" w:rsidRDefault="0001413C" w:rsidP="0001413C">
      <w:r w:rsidRPr="0001413C">
        <w:rPr>
          <w:b/>
          <w:bCs/>
        </w:rPr>
        <w:t xml:space="preserve">2. Answer: Incorrect </w:t>
      </w:r>
    </w:p>
    <w:p w14:paraId="298CC761" w14:textId="77777777" w:rsidR="0001413C" w:rsidRPr="0001413C" w:rsidRDefault="0001413C" w:rsidP="0001413C">
      <w:r w:rsidRPr="0001413C">
        <w:t>No</w:t>
      </w:r>
    </w:p>
    <w:p w14:paraId="18C9A1A5" w14:textId="77777777" w:rsidR="0001413C" w:rsidRPr="0001413C" w:rsidRDefault="0001413C" w:rsidP="0001413C">
      <w:r w:rsidRPr="0001413C">
        <w:rPr>
          <w:b/>
          <w:bCs/>
        </w:rPr>
        <w:t>4. Question :</w:t>
      </w:r>
      <w:r w:rsidRPr="0001413C">
        <w:t xml:space="preserve"> </w:t>
      </w:r>
    </w:p>
    <w:p w14:paraId="0A4AE7E9" w14:textId="77777777" w:rsidR="0001413C" w:rsidRPr="0001413C" w:rsidRDefault="0001413C" w:rsidP="0001413C">
      <w:r w:rsidRPr="0001413C">
        <w:t>Sakura works in the HR department of a leading tech company, and for three years running, the company has been rated as one of the country’s top places to work, due to a supportive and open working environment that promotes well-being.</w:t>
      </w:r>
    </w:p>
    <w:p w14:paraId="76AF90DF" w14:textId="77777777" w:rsidR="0001413C" w:rsidRPr="0001413C" w:rsidRDefault="0001413C" w:rsidP="0001413C">
      <w:r w:rsidRPr="0001413C">
        <w:t>Is this a potential benefit of a harassment-free workplace?</w:t>
      </w:r>
    </w:p>
    <w:p w14:paraId="4855BE8C" w14:textId="77777777" w:rsidR="0001413C" w:rsidRPr="0001413C" w:rsidRDefault="0001413C" w:rsidP="0001413C">
      <w:r w:rsidRPr="0001413C">
        <w:rPr>
          <w:b/>
          <w:bCs/>
        </w:rPr>
        <w:t xml:space="preserve">1. Answer: Correct </w:t>
      </w:r>
    </w:p>
    <w:p w14:paraId="1C7BE8F0" w14:textId="77777777" w:rsidR="0001413C" w:rsidRPr="0001413C" w:rsidRDefault="0001413C" w:rsidP="0001413C">
      <w:r w:rsidRPr="0001413C">
        <w:t>Yes</w:t>
      </w:r>
    </w:p>
    <w:p w14:paraId="58A3FE20" w14:textId="77777777" w:rsidR="0001413C" w:rsidRPr="0001413C" w:rsidRDefault="0001413C" w:rsidP="0001413C">
      <w:r w:rsidRPr="0001413C">
        <w:rPr>
          <w:b/>
          <w:bCs/>
        </w:rPr>
        <w:t xml:space="preserve">2. Answer: Incorrect </w:t>
      </w:r>
    </w:p>
    <w:p w14:paraId="265901A5" w14:textId="77777777" w:rsidR="0001413C" w:rsidRPr="0001413C" w:rsidRDefault="0001413C" w:rsidP="0001413C">
      <w:r w:rsidRPr="0001413C">
        <w:t>No</w:t>
      </w:r>
    </w:p>
    <w:p w14:paraId="3FA0DF9F" w14:textId="77777777" w:rsidR="0001413C" w:rsidRPr="0001413C" w:rsidRDefault="0001413C" w:rsidP="0001413C">
      <w:r w:rsidRPr="0001413C">
        <w:rPr>
          <w:b/>
          <w:bCs/>
        </w:rPr>
        <w:t>5. Question :</w:t>
      </w:r>
      <w:r w:rsidRPr="0001413C">
        <w:t xml:space="preserve"> </w:t>
      </w:r>
    </w:p>
    <w:p w14:paraId="19AFB7F2" w14:textId="77777777" w:rsidR="0001413C" w:rsidRPr="0001413C" w:rsidRDefault="0001413C" w:rsidP="0001413C">
      <w:r w:rsidRPr="0001413C">
        <w:t>Moritz has seen the company’s training and recruitment expenses increase significantly in the past year. Moritz attributes this to company growth and expansion, yet the company’s staff numbers haven’t increased. In fact, they’ve seen a huge turnover in staff.</w:t>
      </w:r>
    </w:p>
    <w:p w14:paraId="053088F2" w14:textId="77777777" w:rsidR="0001413C" w:rsidRPr="0001413C" w:rsidRDefault="0001413C" w:rsidP="0001413C">
      <w:r w:rsidRPr="0001413C">
        <w:t>Is this a potential benefit of a harassment-free workplace?</w:t>
      </w:r>
    </w:p>
    <w:p w14:paraId="32027113" w14:textId="77777777" w:rsidR="0001413C" w:rsidRPr="0001413C" w:rsidRDefault="0001413C" w:rsidP="0001413C">
      <w:r w:rsidRPr="0001413C">
        <w:rPr>
          <w:b/>
          <w:bCs/>
        </w:rPr>
        <w:t xml:space="preserve">1. Answer: Incorrect </w:t>
      </w:r>
    </w:p>
    <w:p w14:paraId="22B8B27B" w14:textId="77777777" w:rsidR="0001413C" w:rsidRPr="0001413C" w:rsidRDefault="0001413C" w:rsidP="0001413C">
      <w:r w:rsidRPr="0001413C">
        <w:t>Yes</w:t>
      </w:r>
    </w:p>
    <w:p w14:paraId="22A3E497" w14:textId="77777777" w:rsidR="0001413C" w:rsidRPr="0001413C" w:rsidRDefault="0001413C" w:rsidP="0001413C">
      <w:r w:rsidRPr="0001413C">
        <w:rPr>
          <w:b/>
          <w:bCs/>
        </w:rPr>
        <w:t xml:space="preserve">2. Answer: Correct </w:t>
      </w:r>
    </w:p>
    <w:p w14:paraId="04852869" w14:textId="77777777" w:rsidR="0001413C" w:rsidRPr="0001413C" w:rsidRDefault="0001413C" w:rsidP="0001413C">
      <w:r w:rsidRPr="0001413C">
        <w:t>No</w:t>
      </w:r>
    </w:p>
    <w:p w14:paraId="036BF66D" w14:textId="77777777" w:rsidR="0001413C" w:rsidRPr="0001413C" w:rsidRDefault="0001413C" w:rsidP="0001413C">
      <w:r w:rsidRPr="0001413C">
        <w:rPr>
          <w:b/>
          <w:bCs/>
        </w:rPr>
        <w:t>6. Question :</w:t>
      </w:r>
      <w:r w:rsidRPr="0001413C">
        <w:t xml:space="preserve"> </w:t>
      </w:r>
    </w:p>
    <w:p w14:paraId="5FD96280" w14:textId="77777777" w:rsidR="0001413C" w:rsidRPr="0001413C" w:rsidRDefault="0001413C" w:rsidP="0001413C">
      <w:r w:rsidRPr="0001413C">
        <w:t>There has been a high turnover of staff at the company. It’s being rumored that people are leaving the company due to a culture of sexual harassment. Andres thinks high turnover can be beneficial because a continuous cycle of new employees will inject new ideas and boost innovation.</w:t>
      </w:r>
    </w:p>
    <w:p w14:paraId="31A4BD77" w14:textId="77777777" w:rsidR="0001413C" w:rsidRPr="0001413C" w:rsidRDefault="0001413C" w:rsidP="0001413C">
      <w:r w:rsidRPr="0001413C">
        <w:t>Is Andres right?</w:t>
      </w:r>
    </w:p>
    <w:p w14:paraId="18054677" w14:textId="77777777" w:rsidR="0001413C" w:rsidRPr="0001413C" w:rsidRDefault="0001413C" w:rsidP="0001413C">
      <w:r w:rsidRPr="0001413C">
        <w:rPr>
          <w:b/>
          <w:bCs/>
        </w:rPr>
        <w:t xml:space="preserve">1. Answer: Incorrect </w:t>
      </w:r>
    </w:p>
    <w:p w14:paraId="1D6CFA9B" w14:textId="77777777" w:rsidR="0001413C" w:rsidRPr="0001413C" w:rsidRDefault="0001413C" w:rsidP="0001413C">
      <w:r w:rsidRPr="0001413C">
        <w:t>Yes</w:t>
      </w:r>
    </w:p>
    <w:p w14:paraId="78D6C8B3" w14:textId="77777777" w:rsidR="0001413C" w:rsidRPr="0001413C" w:rsidRDefault="0001413C" w:rsidP="0001413C">
      <w:r w:rsidRPr="0001413C">
        <w:rPr>
          <w:b/>
          <w:bCs/>
        </w:rPr>
        <w:t xml:space="preserve">2. Answer: Correct </w:t>
      </w:r>
    </w:p>
    <w:p w14:paraId="62DE644D" w14:textId="77777777" w:rsidR="0001413C" w:rsidRPr="0001413C" w:rsidRDefault="0001413C" w:rsidP="0001413C">
      <w:r w:rsidRPr="0001413C">
        <w:t>No</w:t>
      </w:r>
    </w:p>
    <w:p w14:paraId="08BABFC2" w14:textId="77777777" w:rsidR="0001413C" w:rsidRPr="0001413C" w:rsidRDefault="0001413C" w:rsidP="0001413C">
      <w:r w:rsidRPr="0001413C">
        <w:rPr>
          <w:b/>
          <w:bCs/>
        </w:rPr>
        <w:t>7. Question :</w:t>
      </w:r>
      <w:r w:rsidRPr="0001413C">
        <w:t xml:space="preserve"> </w:t>
      </w:r>
    </w:p>
    <w:p w14:paraId="7F5B2A86" w14:textId="77777777" w:rsidR="0001413C" w:rsidRPr="0001413C" w:rsidRDefault="0001413C" w:rsidP="0001413C">
      <w:r w:rsidRPr="0001413C">
        <w:t>There has been a high rate of absenteeism in one particular team. Asheni discovers the employees who are increasingly absent are being subjected to sexual harassment by a senior staff member the company can’t afford to lose. Asheni thinks this could be beneficial, as it will weed out the weaker employees and leave them with a strong team.</w:t>
      </w:r>
    </w:p>
    <w:p w14:paraId="677B4798" w14:textId="77777777" w:rsidR="0001413C" w:rsidRPr="0001413C" w:rsidRDefault="0001413C" w:rsidP="0001413C">
      <w:r w:rsidRPr="0001413C">
        <w:t>Is Asheni right?</w:t>
      </w:r>
    </w:p>
    <w:p w14:paraId="7F76883A" w14:textId="77777777" w:rsidR="0001413C" w:rsidRPr="0001413C" w:rsidRDefault="0001413C" w:rsidP="0001413C">
      <w:r w:rsidRPr="0001413C">
        <w:rPr>
          <w:b/>
          <w:bCs/>
        </w:rPr>
        <w:t xml:space="preserve">1. Answer: Incorrect </w:t>
      </w:r>
    </w:p>
    <w:p w14:paraId="01551C80" w14:textId="77777777" w:rsidR="0001413C" w:rsidRPr="0001413C" w:rsidRDefault="0001413C" w:rsidP="0001413C">
      <w:r w:rsidRPr="0001413C">
        <w:t>Yes</w:t>
      </w:r>
    </w:p>
    <w:p w14:paraId="3932FEB1" w14:textId="77777777" w:rsidR="0001413C" w:rsidRPr="0001413C" w:rsidRDefault="0001413C" w:rsidP="0001413C">
      <w:r w:rsidRPr="0001413C">
        <w:rPr>
          <w:b/>
          <w:bCs/>
        </w:rPr>
        <w:t xml:space="preserve">2. Answer: Correct </w:t>
      </w:r>
    </w:p>
    <w:p w14:paraId="74619BDF" w14:textId="77777777" w:rsidR="0001413C" w:rsidRPr="0001413C" w:rsidRDefault="0001413C" w:rsidP="0001413C">
      <w:r w:rsidRPr="0001413C">
        <w:t>No</w:t>
      </w:r>
    </w:p>
    <w:p w14:paraId="5FA5C1EE" w14:textId="77777777" w:rsidR="0001413C" w:rsidRPr="0001413C" w:rsidRDefault="0001413C" w:rsidP="0001413C">
      <w:r w:rsidRPr="0001413C">
        <w:rPr>
          <w:b/>
          <w:bCs/>
        </w:rPr>
        <w:t>8. Question :</w:t>
      </w:r>
      <w:r w:rsidRPr="0001413C">
        <w:t xml:space="preserve"> </w:t>
      </w:r>
    </w:p>
    <w:p w14:paraId="750DB47B" w14:textId="77777777" w:rsidR="0001413C" w:rsidRPr="0001413C" w:rsidRDefault="0001413C" w:rsidP="0001413C">
      <w:r w:rsidRPr="0001413C">
        <w:t>Todd works for a prestigious company in a competitive industry. It’s the type of company for which most people dream of working. Todd thinks addressing workplace sexual harassment isn’t a major concern for the company, because productivity levels will never drop if employees are too afraid to leave their dream job.</w:t>
      </w:r>
    </w:p>
    <w:p w14:paraId="29D1B78A" w14:textId="77777777" w:rsidR="0001413C" w:rsidRPr="0001413C" w:rsidRDefault="0001413C" w:rsidP="0001413C">
      <w:r w:rsidRPr="0001413C">
        <w:t>Is Todd right?</w:t>
      </w:r>
    </w:p>
    <w:p w14:paraId="6D7AEF7D" w14:textId="77777777" w:rsidR="0001413C" w:rsidRPr="0001413C" w:rsidRDefault="0001413C" w:rsidP="0001413C">
      <w:r w:rsidRPr="0001413C">
        <w:rPr>
          <w:b/>
          <w:bCs/>
        </w:rPr>
        <w:t xml:space="preserve">1. Answer: Incorrect </w:t>
      </w:r>
    </w:p>
    <w:p w14:paraId="20427DC2" w14:textId="77777777" w:rsidR="0001413C" w:rsidRPr="0001413C" w:rsidRDefault="0001413C" w:rsidP="0001413C">
      <w:r w:rsidRPr="0001413C">
        <w:t>Yes</w:t>
      </w:r>
    </w:p>
    <w:p w14:paraId="31DF2BF5" w14:textId="77777777" w:rsidR="0001413C" w:rsidRPr="0001413C" w:rsidRDefault="0001413C" w:rsidP="0001413C">
      <w:r w:rsidRPr="0001413C">
        <w:rPr>
          <w:b/>
          <w:bCs/>
        </w:rPr>
        <w:t xml:space="preserve">2. Answer: Correct </w:t>
      </w:r>
    </w:p>
    <w:p w14:paraId="59A61D7C" w14:textId="77777777" w:rsidR="0001413C" w:rsidRPr="0001413C" w:rsidRDefault="0001413C" w:rsidP="0001413C">
      <w:r w:rsidRPr="0001413C">
        <w:t>No</w:t>
      </w:r>
    </w:p>
    <w:p w14:paraId="54C602D3" w14:textId="77777777" w:rsidR="0001413C" w:rsidRPr="0001413C" w:rsidRDefault="0001413C" w:rsidP="0001413C">
      <w:r w:rsidRPr="0001413C">
        <w:rPr>
          <w:b/>
          <w:bCs/>
        </w:rPr>
        <w:t>9. Question :</w:t>
      </w:r>
      <w:r w:rsidRPr="0001413C">
        <w:t xml:space="preserve"> </w:t>
      </w:r>
    </w:p>
    <w:p w14:paraId="4B673E41" w14:textId="77777777" w:rsidR="0001413C" w:rsidRPr="0001413C" w:rsidRDefault="0001413C" w:rsidP="0001413C">
      <w:r w:rsidRPr="0001413C">
        <w:t>It’s just come to Kameron’s attention that a couple of employees have been subjected to sexual harassment by a single perpetrator. Kameron is conscious that if the company doesn’t handle this appropriately, they could lose the respect of their employees. This is bad for business because disengaged employees have low productivity.</w:t>
      </w:r>
    </w:p>
    <w:p w14:paraId="52CC2924" w14:textId="77777777" w:rsidR="0001413C" w:rsidRPr="0001413C" w:rsidRDefault="0001413C" w:rsidP="0001413C">
      <w:r w:rsidRPr="0001413C">
        <w:t>Is Kameron right?</w:t>
      </w:r>
    </w:p>
    <w:p w14:paraId="7D5328A2" w14:textId="77777777" w:rsidR="0001413C" w:rsidRPr="0001413C" w:rsidRDefault="0001413C" w:rsidP="0001413C">
      <w:r w:rsidRPr="0001413C">
        <w:rPr>
          <w:b/>
          <w:bCs/>
        </w:rPr>
        <w:t xml:space="preserve">1. Answer: Correct </w:t>
      </w:r>
    </w:p>
    <w:p w14:paraId="7A4AD7E4" w14:textId="77777777" w:rsidR="0001413C" w:rsidRPr="0001413C" w:rsidRDefault="0001413C" w:rsidP="0001413C">
      <w:r w:rsidRPr="0001413C">
        <w:t>Yes</w:t>
      </w:r>
    </w:p>
    <w:p w14:paraId="24494E93" w14:textId="77777777" w:rsidR="0001413C" w:rsidRPr="0001413C" w:rsidRDefault="0001413C" w:rsidP="0001413C">
      <w:r w:rsidRPr="0001413C">
        <w:rPr>
          <w:b/>
          <w:bCs/>
        </w:rPr>
        <w:t xml:space="preserve">2. Answer: Incorrect </w:t>
      </w:r>
    </w:p>
    <w:p w14:paraId="2B5823E9" w14:textId="77777777" w:rsidR="0001413C" w:rsidRPr="0001413C" w:rsidRDefault="0001413C" w:rsidP="0001413C">
      <w:r w:rsidRPr="0001413C">
        <w:t>No</w:t>
      </w:r>
    </w:p>
    <w:p w14:paraId="6F66788F" w14:textId="77777777" w:rsidR="0001413C" w:rsidRPr="0001413C" w:rsidRDefault="0001413C" w:rsidP="0001413C">
      <w:r w:rsidRPr="0001413C">
        <w:rPr>
          <w:b/>
          <w:bCs/>
        </w:rPr>
        <w:t>10. Question :</w:t>
      </w:r>
      <w:r w:rsidRPr="0001413C">
        <w:t xml:space="preserve"> </w:t>
      </w:r>
    </w:p>
    <w:p w14:paraId="492BFAC3" w14:textId="77777777" w:rsidR="0001413C" w:rsidRPr="0001413C" w:rsidRDefault="0001413C" w:rsidP="0001413C">
      <w:r w:rsidRPr="0001413C">
        <w:t>Even if a company’s failure to address harassment never becomes public, it can still damage employee morale, retention, and profitability.</w:t>
      </w:r>
    </w:p>
    <w:p w14:paraId="373FEB93" w14:textId="77777777" w:rsidR="0001413C" w:rsidRPr="0001413C" w:rsidRDefault="0001413C" w:rsidP="0001413C">
      <w:r w:rsidRPr="0001413C">
        <w:rPr>
          <w:b/>
          <w:bCs/>
        </w:rPr>
        <w:t xml:space="preserve">1. Answer: Correct </w:t>
      </w:r>
    </w:p>
    <w:p w14:paraId="2A3D2CFD" w14:textId="77777777" w:rsidR="0001413C" w:rsidRPr="0001413C" w:rsidRDefault="0001413C" w:rsidP="0001413C">
      <w:r w:rsidRPr="0001413C">
        <w:t>True</w:t>
      </w:r>
    </w:p>
    <w:p w14:paraId="07F39D70" w14:textId="77777777" w:rsidR="0001413C" w:rsidRPr="0001413C" w:rsidRDefault="0001413C" w:rsidP="0001413C">
      <w:r w:rsidRPr="0001413C">
        <w:rPr>
          <w:b/>
          <w:bCs/>
        </w:rPr>
        <w:t xml:space="preserve">2. Answer: Incorrect </w:t>
      </w:r>
    </w:p>
    <w:p w14:paraId="27EB75A8" w14:textId="77777777" w:rsidR="0001413C" w:rsidRPr="0001413C" w:rsidRDefault="0001413C" w:rsidP="0001413C">
      <w:r w:rsidRPr="0001413C">
        <w:t>False</w:t>
      </w:r>
    </w:p>
    <w:p w14:paraId="0F0D68B4" w14:textId="77777777" w:rsidR="0001413C" w:rsidRPr="0001413C" w:rsidRDefault="0001413C" w:rsidP="0001413C">
      <w:r w:rsidRPr="0001413C">
        <w:rPr>
          <w:b/>
          <w:bCs/>
        </w:rPr>
        <w:t xml:space="preserve">Number of questions needed to pass ? : </w:t>
      </w:r>
    </w:p>
    <w:p w14:paraId="10767D7D" w14:textId="77777777" w:rsidR="0001413C" w:rsidRPr="0001413C" w:rsidRDefault="0001413C" w:rsidP="0001413C">
      <w:r w:rsidRPr="0001413C">
        <w:t xml:space="preserve">4 </w:t>
      </w:r>
    </w:p>
    <w:p w14:paraId="2CB8CB73" w14:textId="77777777" w:rsidR="0001413C" w:rsidRPr="0001413C" w:rsidRDefault="0001413C" w:rsidP="0001413C">
      <w:r w:rsidRPr="0001413C">
        <w:rPr>
          <w:b/>
          <w:bCs/>
        </w:rPr>
        <w:t>Passed Message</w:t>
      </w:r>
      <w:r w:rsidRPr="0001413C">
        <w:t xml:space="preserve"> </w:t>
      </w:r>
    </w:p>
    <w:p w14:paraId="4861C69B" w14:textId="77777777" w:rsidR="0001413C" w:rsidRPr="0001413C" w:rsidRDefault="0001413C" w:rsidP="0001413C">
      <w:r w:rsidRPr="0001413C">
        <w:rPr>
          <w:b/>
          <w:bCs/>
        </w:rPr>
        <w:t xml:space="preserve">Message text: </w:t>
      </w:r>
    </w:p>
    <w:p w14:paraId="6A0CFB41" w14:textId="77777777" w:rsidR="0001413C" w:rsidRPr="0001413C" w:rsidRDefault="0001413C" w:rsidP="0001413C">
      <w:r w:rsidRPr="0001413C">
        <w:t>Good job!</w:t>
      </w:r>
    </w:p>
    <w:p w14:paraId="0F0FC961" w14:textId="77777777" w:rsidR="0001413C" w:rsidRPr="0001413C" w:rsidRDefault="0001413C" w:rsidP="0001413C">
      <w:r w:rsidRPr="0001413C">
        <w:rPr>
          <w:b/>
          <w:bCs/>
        </w:rPr>
        <w:t>Failed Message</w:t>
      </w:r>
      <w:r w:rsidRPr="0001413C">
        <w:t xml:space="preserve"> </w:t>
      </w:r>
    </w:p>
    <w:p w14:paraId="6BAD3CC4" w14:textId="77777777" w:rsidR="0001413C" w:rsidRPr="0001413C" w:rsidRDefault="0001413C" w:rsidP="0001413C">
      <w:r w:rsidRPr="0001413C">
        <w:rPr>
          <w:b/>
          <w:bCs/>
        </w:rPr>
        <w:t xml:space="preserve">Message text: </w:t>
      </w:r>
    </w:p>
    <w:p w14:paraId="700123AF" w14:textId="77777777" w:rsidR="0001413C" w:rsidRPr="0001413C" w:rsidRDefault="0001413C" w:rsidP="0001413C">
      <w:r w:rsidRPr="0001413C">
        <w:t>You didn’t answer enough questions correctly!</w:t>
      </w:r>
    </w:p>
    <w:p w14:paraId="76C2F3C5" w14:textId="77777777" w:rsidR="0001413C" w:rsidRPr="0001413C" w:rsidRDefault="0001413C" w:rsidP="0001413C">
      <w:r w:rsidRPr="0001413C">
        <w:br/>
      </w:r>
      <w:r w:rsidRPr="0001413C">
        <w:br/>
      </w:r>
    </w:p>
    <w:p w14:paraId="300ECEDE" w14:textId="77777777" w:rsidR="0001413C" w:rsidRPr="0001413C" w:rsidRDefault="0001413C" w:rsidP="0001413C">
      <w:r w:rsidRPr="0001413C">
        <w:br w:type="page"/>
      </w:r>
    </w:p>
    <w:p w14:paraId="4322EFB1" w14:textId="77777777" w:rsidR="0001413C" w:rsidRPr="0001413C" w:rsidRDefault="0001413C" w:rsidP="0001413C">
      <w:bookmarkStart w:id="249" w:name="Page_3800494899029240993"/>
      <w:bookmarkEnd w:id="249"/>
      <w:r w:rsidRPr="0001413C">
        <w:rPr>
          <w:b/>
          <w:bCs/>
        </w:rPr>
        <w:t>Page Number:</w:t>
      </w:r>
      <w:r w:rsidRPr="0001413C">
        <w:t xml:space="preserve"> 66 </w:t>
      </w:r>
    </w:p>
    <w:p w14:paraId="2E52395C" w14:textId="77777777" w:rsidR="0001413C" w:rsidRPr="0001413C" w:rsidRDefault="0001413C" w:rsidP="0001413C">
      <w:r w:rsidRPr="0001413C">
        <w:rPr>
          <w:b/>
          <w:bCs/>
        </w:rPr>
        <w:t>Lesson 25:</w:t>
      </w:r>
      <w:r w:rsidRPr="0001413C">
        <w:t xml:space="preserve"> A Harassment-Free Workplace </w:t>
      </w:r>
    </w:p>
    <w:p w14:paraId="236F5305" w14:textId="77777777" w:rsidR="0001413C" w:rsidRPr="0001413C" w:rsidRDefault="0001413C" w:rsidP="0001413C">
      <w:r w:rsidRPr="0001413C">
        <w:rPr>
          <w:b/>
          <w:bCs/>
        </w:rPr>
        <w:t xml:space="preserve">Click and Reveal Template / LTR / Random </w:t>
      </w:r>
    </w:p>
    <w:p w14:paraId="00D09D12" w14:textId="77777777" w:rsidR="0001413C" w:rsidRPr="0001413C" w:rsidRDefault="0001413C" w:rsidP="0001413C">
      <w:r w:rsidRPr="0001413C">
        <w:rPr>
          <w:b/>
          <w:bCs/>
        </w:rPr>
        <w:t>Content Title:</w:t>
      </w:r>
      <w:r w:rsidRPr="0001413C">
        <w:t xml:space="preserve"> </w:t>
      </w:r>
    </w:p>
    <w:p w14:paraId="5E265C22" w14:textId="77777777" w:rsidR="0001413C" w:rsidRPr="0001413C" w:rsidRDefault="0001413C" w:rsidP="0001413C">
      <w:r w:rsidRPr="0001413C">
        <w:t xml:space="preserve">Harassment-Free Workplace </w:t>
      </w:r>
    </w:p>
    <w:p w14:paraId="00A95EB8" w14:textId="77777777" w:rsidR="0001413C" w:rsidRPr="0001413C" w:rsidRDefault="0001413C" w:rsidP="0001413C">
      <w:r w:rsidRPr="0001413C">
        <w:rPr>
          <w:b/>
          <w:bCs/>
        </w:rPr>
        <w:t>Content Description:</w:t>
      </w:r>
    </w:p>
    <w:p w14:paraId="7CA37A07" w14:textId="77777777" w:rsidR="0001413C" w:rsidRPr="0001413C" w:rsidRDefault="0001413C" w:rsidP="0001413C">
      <w:r w:rsidRPr="0001413C">
        <w:t>Having a harassment-free workplace has a number of benefits that are advantageous to both employers and their employees, with a more positive working environment being one of them. With a positive work environment comes increased well-being and decreased stress levels, which can contribute to higher productivity levels.</w:t>
      </w:r>
    </w:p>
    <w:p w14:paraId="268D5FCC" w14:textId="77777777" w:rsidR="0001413C" w:rsidRPr="0001413C" w:rsidRDefault="0001413C" w:rsidP="0001413C">
      <w:r w:rsidRPr="0001413C">
        <w:t>When employers show that the well-being of their staff is a priority, it increases employee morale, motivation, and commitment. This extends into their professional lives by aiding their ability to perform and grow in their career, which can only have positive results for the future success of growing companies.</w:t>
      </w:r>
    </w:p>
    <w:p w14:paraId="18A0E0DD" w14:textId="77777777" w:rsidR="0001413C" w:rsidRPr="0001413C" w:rsidRDefault="0001413C" w:rsidP="0001413C">
      <w:r w:rsidRPr="0001413C">
        <w:t>Select each topic to discover the other benefits a harassment-free workplace offers.</w:t>
      </w:r>
    </w:p>
    <w:p w14:paraId="6EDF4A4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445"/>
        <w:gridCol w:w="3339"/>
        <w:gridCol w:w="1422"/>
        <w:gridCol w:w="1146"/>
      </w:tblGrid>
      <w:tr w:rsidR="0001413C" w:rsidRPr="0001413C" w14:paraId="3DFE012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730CD3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3DD84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D9FDE9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92AE773" w14:textId="77777777" w:rsidR="0001413C" w:rsidRPr="0001413C" w:rsidRDefault="0001413C" w:rsidP="0001413C">
            <w:pPr>
              <w:rPr>
                <w:b/>
                <w:bCs/>
              </w:rPr>
            </w:pPr>
            <w:r w:rsidRPr="0001413C">
              <w:rPr>
                <w:b/>
                <w:bCs/>
              </w:rPr>
              <w:t>Alternate Text</w:t>
            </w:r>
          </w:p>
        </w:tc>
      </w:tr>
      <w:tr w:rsidR="0001413C" w:rsidRPr="0001413C" w14:paraId="31CE788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7E9E2A" w14:textId="77777777" w:rsidR="0001413C" w:rsidRPr="0001413C" w:rsidRDefault="0001413C" w:rsidP="0001413C">
            <w:r w:rsidRPr="0001413C">
              <w:t xml:space="preserve">Turnover and Staff Retention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86942A" w14:textId="77777777" w:rsidR="0001413C" w:rsidRPr="0001413C" w:rsidRDefault="0001413C" w:rsidP="0001413C">
            <w:r w:rsidRPr="0001413C">
              <w:t>When sexual harassment is a prevalent issue in the workplace, where harassers can continue without consequence, it has a direct impact on staff retention. It not only drives victims of sexual harassment out of the company, it also forces other employees to seek employment with other companies whose culture aligns with their own values.</w:t>
            </w:r>
          </w:p>
          <w:p w14:paraId="7DEEE01A" w14:textId="77777777" w:rsidR="0001413C" w:rsidRPr="0001413C" w:rsidRDefault="0001413C" w:rsidP="0001413C">
            <w:r w:rsidRPr="0001413C">
              <w:t>By promoting a culture that prohibits sexual harassment and encourages people to report it, we retain a skilled and committed workforce, which decreases staff turnover; and this reduces recruitment and training expenses.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18454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2663C6" w14:textId="77777777" w:rsidR="0001413C" w:rsidRPr="0001413C" w:rsidRDefault="0001413C" w:rsidP="0001413C"/>
        </w:tc>
      </w:tr>
      <w:tr w:rsidR="0001413C" w:rsidRPr="0001413C" w14:paraId="351D3E6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F18A9C" w14:textId="77777777" w:rsidR="0001413C" w:rsidRPr="0001413C" w:rsidRDefault="0001413C" w:rsidP="0001413C">
            <w:r w:rsidRPr="0001413C">
              <w:t xml:space="preserve">Absenteeism and Productivity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5F60C8" w14:textId="77777777" w:rsidR="0001413C" w:rsidRPr="0001413C" w:rsidRDefault="0001413C" w:rsidP="0001413C">
            <w:r w:rsidRPr="0001413C">
              <w:t>Sexual harassment has a debilitating impact on the mental health of its victims. When victims of sexual harassment experience these emotional health problems, it can also lead to serious physical health issues.</w:t>
            </w:r>
          </w:p>
          <w:p w14:paraId="7710B7E3" w14:textId="77777777" w:rsidR="0001413C" w:rsidRPr="0001413C" w:rsidRDefault="0001413C" w:rsidP="0001413C">
            <w:r w:rsidRPr="0001413C">
              <w:t xml:space="preserve">When we have a harassment-free workplace, we create an environment that is conducive to our employees’ well-being and morale. This boosts employee engagement and reduces absenteeism, which culminates in increased productivity for not just the individual, but for the teams they support.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6B7A7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473DDE" w14:textId="77777777" w:rsidR="0001413C" w:rsidRPr="0001413C" w:rsidRDefault="0001413C" w:rsidP="0001413C"/>
        </w:tc>
      </w:tr>
      <w:tr w:rsidR="0001413C" w:rsidRPr="0001413C" w14:paraId="38EC808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F087BB" w14:textId="77777777" w:rsidR="0001413C" w:rsidRPr="0001413C" w:rsidRDefault="0001413C" w:rsidP="0001413C">
            <w:r w:rsidRPr="0001413C">
              <w:t xml:space="preserve">Exposure to Liability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93EA3F" w14:textId="77777777" w:rsidR="0001413C" w:rsidRPr="0001413C" w:rsidRDefault="0001413C" w:rsidP="0001413C">
            <w:r w:rsidRPr="0001413C">
              <w:t>When sexual harassment in the workplace is unchecked, employers can be held legally accountable. If victims bring sexual harassment lawsuits against their employers, this exposes companies to financial losses in court-awarded damages as well as legal expenses and increased liability insurance.</w:t>
            </w:r>
          </w:p>
          <w:p w14:paraId="788E6081" w14:textId="77777777" w:rsidR="0001413C" w:rsidRPr="0001413C" w:rsidRDefault="0001413C" w:rsidP="0001413C">
            <w:r w:rsidRPr="0001413C">
              <w:t>By having procedures in place that enforce a harassment-free workplace, we reduce our exposure to liability and maintain financial stability.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192B1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975033" w14:textId="77777777" w:rsidR="0001413C" w:rsidRPr="0001413C" w:rsidRDefault="0001413C" w:rsidP="0001413C"/>
        </w:tc>
      </w:tr>
      <w:tr w:rsidR="0001413C" w:rsidRPr="0001413C" w14:paraId="5B7072D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0AB5BE" w14:textId="77777777" w:rsidR="0001413C" w:rsidRPr="0001413C" w:rsidRDefault="0001413C" w:rsidP="0001413C">
            <w:r w:rsidRPr="0001413C">
              <w:t xml:space="preserve">Reputation and Access to Talent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EB34E9" w14:textId="77777777" w:rsidR="0001413C" w:rsidRPr="0001413C" w:rsidRDefault="0001413C" w:rsidP="0001413C">
            <w:r w:rsidRPr="0001413C">
              <w:t>When sexual harassment is prevalent in a company and goes unchecked, this can destroy a company’s reputation when those victims speak out and expose misconduct.</w:t>
            </w:r>
          </w:p>
          <w:p w14:paraId="1F597DED" w14:textId="77777777" w:rsidR="0001413C" w:rsidRPr="0001413C" w:rsidRDefault="0001413C" w:rsidP="0001413C">
            <w:r w:rsidRPr="0001413C">
              <w:t>Conversely, when companies not only put policies in place that promote a harassment-free workplace, but take real measures to enforce them, employees will reward them with engagement and loyalty. This can bolster a company’s reputation and attract top talent that promotes growth.</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40B82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E67057" w14:textId="77777777" w:rsidR="0001413C" w:rsidRPr="0001413C" w:rsidRDefault="0001413C" w:rsidP="0001413C"/>
        </w:tc>
      </w:tr>
      <w:tr w:rsidR="0001413C" w:rsidRPr="0001413C" w14:paraId="5F958B3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F2E659" w14:textId="77777777" w:rsidR="0001413C" w:rsidRPr="0001413C" w:rsidRDefault="0001413C" w:rsidP="0001413C">
            <w:r w:rsidRPr="0001413C">
              <w:t xml:space="preserve">Increased Profitability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7B8CF2" w14:textId="77777777" w:rsidR="0001413C" w:rsidRPr="0001413C" w:rsidRDefault="0001413C" w:rsidP="0001413C">
            <w:r w:rsidRPr="0001413C">
              <w:t>By promoting a company culture that has a zero-tolerance stance on sexual harassment in the workplace, we can ensure we not only maintain the business relationships we have with our current clients and suppliers, but also attract new business, which increases our company’s profitability.</w:t>
            </w:r>
          </w:p>
          <w:p w14:paraId="56DAE49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81974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947D3E" w14:textId="77777777" w:rsidR="0001413C" w:rsidRPr="0001413C" w:rsidRDefault="0001413C" w:rsidP="0001413C"/>
        </w:tc>
      </w:tr>
    </w:tbl>
    <w:p w14:paraId="07099E3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040A1D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707351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A8B908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34BCE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408BD1" w14:textId="77777777" w:rsidR="0001413C" w:rsidRPr="0001413C" w:rsidRDefault="0001413C" w:rsidP="0001413C">
            <w:pPr>
              <w:rPr>
                <w:b/>
                <w:bCs/>
              </w:rPr>
            </w:pPr>
            <w:r w:rsidRPr="0001413C">
              <w:rPr>
                <w:b/>
                <w:bCs/>
              </w:rPr>
              <w:t>Alternate Text</w:t>
            </w:r>
          </w:p>
        </w:tc>
      </w:tr>
      <w:tr w:rsidR="0001413C" w:rsidRPr="0001413C" w14:paraId="6450E29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8DE243"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2E1BC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EC694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9077CD" w14:textId="77777777" w:rsidR="0001413C" w:rsidRPr="0001413C" w:rsidRDefault="0001413C" w:rsidP="0001413C"/>
        </w:tc>
      </w:tr>
    </w:tbl>
    <w:p w14:paraId="0E11A316" w14:textId="77777777" w:rsidR="0001413C" w:rsidRPr="0001413C" w:rsidRDefault="0001413C" w:rsidP="0001413C">
      <w:r w:rsidRPr="0001413C">
        <w:rPr>
          <w:b/>
          <w:bCs/>
        </w:rPr>
        <w:t>Audio Transcript Text:</w:t>
      </w:r>
      <w:r w:rsidRPr="0001413C">
        <w:t xml:space="preserve"> </w:t>
      </w:r>
    </w:p>
    <w:p w14:paraId="55AA2981" w14:textId="77777777" w:rsidR="0001413C" w:rsidRPr="0001413C" w:rsidRDefault="0001413C" w:rsidP="0001413C">
      <w:r w:rsidRPr="0001413C">
        <w:t>Let's examine some key concepts in this area.</w:t>
      </w:r>
    </w:p>
    <w:p w14:paraId="7C0721A3" w14:textId="77777777" w:rsidR="0001413C" w:rsidRPr="0001413C" w:rsidRDefault="0001413C" w:rsidP="0001413C">
      <w:r w:rsidRPr="0001413C">
        <w:br w:type="page"/>
      </w:r>
    </w:p>
    <w:p w14:paraId="38A25A02" w14:textId="77777777" w:rsidR="0001413C" w:rsidRPr="0001413C" w:rsidRDefault="0001413C" w:rsidP="0001413C">
      <w:bookmarkStart w:id="250" w:name="Page_3732743057080420672"/>
      <w:bookmarkEnd w:id="250"/>
      <w:r w:rsidRPr="0001413C">
        <w:rPr>
          <w:b/>
          <w:bCs/>
        </w:rPr>
        <w:t>Page Number:</w:t>
      </w:r>
      <w:r w:rsidRPr="0001413C">
        <w:t xml:space="preserve"> 67 </w:t>
      </w:r>
    </w:p>
    <w:p w14:paraId="4763D8DD" w14:textId="77777777" w:rsidR="0001413C" w:rsidRPr="0001413C" w:rsidRDefault="0001413C" w:rsidP="0001413C">
      <w:r w:rsidRPr="0001413C">
        <w:rPr>
          <w:b/>
          <w:bCs/>
        </w:rPr>
        <w:t>Lesson 25:</w:t>
      </w:r>
      <w:r w:rsidRPr="0001413C">
        <w:t xml:space="preserve"> A Harassment-Free Workplace </w:t>
      </w:r>
    </w:p>
    <w:p w14:paraId="5C8383D4" w14:textId="77777777" w:rsidR="0001413C" w:rsidRPr="0001413C" w:rsidRDefault="0001413C" w:rsidP="0001413C">
      <w:r w:rsidRPr="0001413C">
        <w:rPr>
          <w:b/>
          <w:bCs/>
        </w:rPr>
        <w:t xml:space="preserve">Question and Answer Template / Text / LTR </w:t>
      </w:r>
    </w:p>
    <w:p w14:paraId="3C654B49" w14:textId="77777777" w:rsidR="0001413C" w:rsidRPr="0001413C" w:rsidRDefault="0001413C" w:rsidP="0001413C">
      <w:r w:rsidRPr="0001413C">
        <w:rPr>
          <w:b/>
          <w:bCs/>
        </w:rPr>
        <w:t>Content Title:</w:t>
      </w:r>
      <w:r w:rsidRPr="0001413C">
        <w:t xml:space="preserve"> </w:t>
      </w:r>
    </w:p>
    <w:p w14:paraId="1505FF3F" w14:textId="77777777" w:rsidR="0001413C" w:rsidRPr="0001413C" w:rsidRDefault="0001413C" w:rsidP="0001413C">
      <w:r w:rsidRPr="0001413C">
        <w:t xml:space="preserve">The Transfer </w:t>
      </w:r>
    </w:p>
    <w:p w14:paraId="221DD18E" w14:textId="77777777" w:rsidR="0001413C" w:rsidRPr="0001413C" w:rsidRDefault="0001413C" w:rsidP="0001413C">
      <w:r w:rsidRPr="0001413C">
        <w:rPr>
          <w:b/>
          <w:bCs/>
        </w:rPr>
        <w:t>Content Description:</w:t>
      </w:r>
    </w:p>
    <w:p w14:paraId="6CFCFADE" w14:textId="77777777" w:rsidR="0001413C" w:rsidRPr="0001413C" w:rsidRDefault="0001413C" w:rsidP="0001413C">
      <w:r w:rsidRPr="0001413C">
        <w:t>A few months ago, Dorian was transferred into Melanie’s department after a complaint was lodged against him. Recently, Melanie’s direct report, Julie, approached her to report a sexual harassment complaint against Dorian. Dorian is a strong performer, and losing him would be detrimental to Melanie’s department. Melanie decides to move Dorian out of Julie’s team and gives him a promotion, so as not to arouse suspicion. That’s a common response to these types of allegations within the company.</w:t>
      </w:r>
    </w:p>
    <w:p w14:paraId="4030FF06" w14:textId="77777777" w:rsidR="0001413C" w:rsidRPr="0001413C" w:rsidRDefault="0001413C" w:rsidP="0001413C">
      <w:r w:rsidRPr="0001413C">
        <w:t>Melanie asks you if this could cause any issues in the department.</w:t>
      </w:r>
    </w:p>
    <w:p w14:paraId="32B46412" w14:textId="77777777" w:rsidR="0001413C" w:rsidRPr="0001413C" w:rsidRDefault="0001413C" w:rsidP="0001413C">
      <w:r w:rsidRPr="0001413C">
        <w:rPr>
          <w:b/>
          <w:bCs/>
        </w:rPr>
        <w:t>Question:</w:t>
      </w:r>
      <w:r w:rsidRPr="0001413C">
        <w:t xml:space="preserve"> </w:t>
      </w:r>
    </w:p>
    <w:p w14:paraId="4D6FC6AD" w14:textId="77777777" w:rsidR="0001413C" w:rsidRPr="0001413C" w:rsidRDefault="0001413C" w:rsidP="0001413C">
      <w:r w:rsidRPr="0001413C">
        <w:t xml:space="preserve">What four things should you tell her?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15BEFF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425C745"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5A7589" w14:textId="77777777" w:rsidR="0001413C" w:rsidRPr="0001413C" w:rsidRDefault="0001413C" w:rsidP="0001413C">
            <w:pPr>
              <w:rPr>
                <w:b/>
                <w:bCs/>
              </w:rPr>
            </w:pPr>
            <w:r w:rsidRPr="0001413C">
              <w:rPr>
                <w:b/>
                <w:bCs/>
              </w:rPr>
              <w:t>Answer</w:t>
            </w:r>
          </w:p>
        </w:tc>
      </w:tr>
      <w:tr w:rsidR="0001413C" w:rsidRPr="0001413C" w14:paraId="17A64CB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10F55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A045E5" w14:textId="77777777" w:rsidR="0001413C" w:rsidRPr="0001413C" w:rsidRDefault="0001413C" w:rsidP="0001413C">
            <w:r w:rsidRPr="0001413C">
              <w:t>Dorian’s promotion puts him in a higher position of power, so he might feel freer to sexually harass another colleague, which will affect the productivity and performance of his new team.</w:t>
            </w:r>
          </w:p>
        </w:tc>
      </w:tr>
      <w:tr w:rsidR="0001413C" w:rsidRPr="0001413C" w14:paraId="656484F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DAD3B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F9D4C6" w14:textId="77777777" w:rsidR="0001413C" w:rsidRPr="0001413C" w:rsidRDefault="0001413C" w:rsidP="0001413C">
            <w:r w:rsidRPr="0001413C">
              <w:t xml:space="preserve">Employees who are aware of Dorian’s behavior could perceive the promotion to be rewarding this type of behavior, and they may lose respect for the department management or the company. </w:t>
            </w:r>
          </w:p>
        </w:tc>
      </w:tr>
      <w:tr w:rsidR="0001413C" w:rsidRPr="0001413C" w14:paraId="5310C77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4E248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DBB08C" w14:textId="77777777" w:rsidR="0001413C" w:rsidRPr="0001413C" w:rsidRDefault="0001413C" w:rsidP="0001413C">
            <w:r w:rsidRPr="0001413C">
              <w:t xml:space="preserve">Since Melanie has removed the harasser from the victim’s team, the situation has been resolved. </w:t>
            </w:r>
          </w:p>
        </w:tc>
      </w:tr>
      <w:tr w:rsidR="0001413C" w:rsidRPr="0001413C" w14:paraId="0CBD829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C133E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F17260" w14:textId="77777777" w:rsidR="0001413C" w:rsidRPr="0001413C" w:rsidRDefault="0001413C" w:rsidP="0001413C">
            <w:r w:rsidRPr="0001413C">
              <w:t>A department that has a culture of inaction against sexual harassment may drive skilled employees to leave the company for employment elsewhere.</w:t>
            </w:r>
          </w:p>
        </w:tc>
      </w:tr>
      <w:tr w:rsidR="0001413C" w:rsidRPr="0001413C" w14:paraId="0746737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480A7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C72E42" w14:textId="77777777" w:rsidR="0001413C" w:rsidRPr="0001413C" w:rsidRDefault="0001413C" w:rsidP="0001413C">
            <w:r w:rsidRPr="0001413C">
              <w:t>Moving Dorian to another team doesn’t mean he will stop harassing Julie. It may get worse in retaliation for reporting him, which could have an effect on her mental health and result in increased absenteeism.</w:t>
            </w:r>
          </w:p>
        </w:tc>
      </w:tr>
      <w:tr w:rsidR="0001413C" w:rsidRPr="0001413C" w14:paraId="35CE35A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C78B3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35B784" w14:textId="77777777" w:rsidR="0001413C" w:rsidRPr="0001413C" w:rsidRDefault="0001413C" w:rsidP="0001413C">
            <w:r w:rsidRPr="0001413C">
              <w:t>Melanie has taken clear action to remediate the situation so neither she nor the company can be held liable for any incident of sexual harassment reported by Julie.</w:t>
            </w:r>
          </w:p>
        </w:tc>
      </w:tr>
    </w:tbl>
    <w:p w14:paraId="42EDBE7B"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5B15AF6" w14:textId="77777777" w:rsidR="0001413C" w:rsidRPr="0001413C" w:rsidRDefault="0001413C" w:rsidP="0001413C">
      <w:r w:rsidRPr="0001413C">
        <w:br w:type="page"/>
      </w:r>
    </w:p>
    <w:p w14:paraId="6FFB66E1" w14:textId="77777777" w:rsidR="0001413C" w:rsidRPr="0001413C" w:rsidRDefault="0001413C" w:rsidP="0001413C">
      <w:bookmarkStart w:id="251" w:name="Page_3724480640997000031"/>
      <w:bookmarkEnd w:id="251"/>
      <w:r w:rsidRPr="0001413C">
        <w:rPr>
          <w:b/>
          <w:bCs/>
        </w:rPr>
        <w:t>Page Number:</w:t>
      </w:r>
      <w:r w:rsidRPr="0001413C">
        <w:t xml:space="preserve"> 68 </w:t>
      </w:r>
    </w:p>
    <w:p w14:paraId="1AA6CBF0" w14:textId="77777777" w:rsidR="0001413C" w:rsidRPr="0001413C" w:rsidRDefault="0001413C" w:rsidP="0001413C">
      <w:r w:rsidRPr="0001413C">
        <w:rPr>
          <w:b/>
          <w:bCs/>
        </w:rPr>
        <w:t>Lesson 25:</w:t>
      </w:r>
      <w:r w:rsidRPr="0001413C">
        <w:t xml:space="preserve"> A Harassment-Free Workplace </w:t>
      </w:r>
    </w:p>
    <w:p w14:paraId="0BEA75F4" w14:textId="77777777" w:rsidR="0001413C" w:rsidRPr="0001413C" w:rsidRDefault="0001413C" w:rsidP="0001413C">
      <w:r w:rsidRPr="0001413C">
        <w:rPr>
          <w:b/>
          <w:bCs/>
        </w:rPr>
        <w:t xml:space="preserve">Text and Image Template / Text Only </w:t>
      </w:r>
    </w:p>
    <w:p w14:paraId="3CBBDB39" w14:textId="77777777" w:rsidR="0001413C" w:rsidRPr="0001413C" w:rsidRDefault="0001413C" w:rsidP="0001413C">
      <w:r w:rsidRPr="0001413C">
        <w:rPr>
          <w:b/>
          <w:bCs/>
        </w:rPr>
        <w:t>Content Title:</w:t>
      </w:r>
      <w:r w:rsidRPr="0001413C">
        <w:t xml:space="preserve"> </w:t>
      </w:r>
    </w:p>
    <w:p w14:paraId="0DD5DB6C" w14:textId="77777777" w:rsidR="0001413C" w:rsidRPr="0001413C" w:rsidRDefault="0001413C" w:rsidP="0001413C">
      <w:r w:rsidRPr="0001413C">
        <w:t xml:space="preserve">Thanks for helping Melanie. </w:t>
      </w:r>
    </w:p>
    <w:p w14:paraId="604F7D2C" w14:textId="77777777" w:rsidR="0001413C" w:rsidRPr="0001413C" w:rsidRDefault="0001413C" w:rsidP="0001413C">
      <w:r w:rsidRPr="0001413C">
        <w:br/>
      </w:r>
      <w:r w:rsidRPr="0001413C">
        <w:rPr>
          <w:b/>
          <w:bCs/>
        </w:rPr>
        <w:t>Column 1 Text:</w:t>
      </w:r>
      <w:r w:rsidRPr="0001413C">
        <w:t xml:space="preserve"> </w:t>
      </w:r>
    </w:p>
    <w:p w14:paraId="6481F100" w14:textId="77777777" w:rsidR="0001413C" w:rsidRPr="0001413C" w:rsidRDefault="0001413C" w:rsidP="0001413C">
      <w:r w:rsidRPr="0001413C">
        <w:t>Melanie was so concerned with retaining a strong performing employee like Dorian that she failed to anticipate how his behavior could severely impact her entire department. If Dorian thinks engaging in sexually harassing behavior won’t hinder his career progression, this type of behavior will only continue.</w:t>
      </w:r>
    </w:p>
    <w:p w14:paraId="68077C0B" w14:textId="77777777" w:rsidR="0001413C" w:rsidRPr="0001413C" w:rsidRDefault="0001413C" w:rsidP="0001413C">
      <w:r w:rsidRPr="0001413C">
        <w:t>This means his harassment of Julie could have a domino effect by progressively affecting his new team. Melanie might start to see increased absenteeism and a decline in productivity and performance across her entire department.</w:t>
      </w:r>
    </w:p>
    <w:p w14:paraId="022E932F" w14:textId="77777777" w:rsidR="0001413C" w:rsidRPr="0001413C" w:rsidRDefault="0001413C" w:rsidP="0001413C">
      <w:r w:rsidRPr="0001413C">
        <w:t>It takes success in every team for a department to thrive. Melanie might soon see the devastating effect a single perpetrator of sexual harassment can have. Dorian may be a top performer, but a single employee cannot drive the success of an entire department or company; to the contrary, though, his harassing behavior could undermine the productivity of the department.</w:t>
      </w:r>
    </w:p>
    <w:p w14:paraId="4FD115BD" w14:textId="77777777" w:rsidR="0001413C" w:rsidRPr="0001413C" w:rsidRDefault="0001413C" w:rsidP="0001413C">
      <w:r w:rsidRPr="0001413C">
        <w:t>If you are ever unsure about how to respond to a complaint of sexual harassment, find out who to contact in the Contact Details section.</w:t>
      </w:r>
    </w:p>
    <w:p w14:paraId="233BDF30" w14:textId="77777777" w:rsidR="0001413C" w:rsidRPr="0001413C" w:rsidRDefault="0001413C" w:rsidP="0001413C">
      <w:r w:rsidRPr="0001413C">
        <w:rPr>
          <w:b/>
          <w:bCs/>
        </w:rPr>
        <w:t>Audio Transcript Text:</w:t>
      </w:r>
      <w:r w:rsidRPr="0001413C">
        <w:t xml:space="preserve"> </w:t>
      </w:r>
    </w:p>
    <w:p w14:paraId="4AEDF1A7" w14:textId="77777777" w:rsidR="0001413C" w:rsidRPr="0001413C" w:rsidRDefault="0001413C" w:rsidP="0001413C">
      <w:r w:rsidRPr="0001413C">
        <w:t>Your help was appreciated.</w:t>
      </w:r>
    </w:p>
    <w:p w14:paraId="255C7CDF" w14:textId="77777777" w:rsidR="0001413C" w:rsidRPr="0001413C" w:rsidRDefault="0001413C" w:rsidP="0001413C">
      <w:r w:rsidRPr="0001413C">
        <w:br w:type="page"/>
      </w:r>
    </w:p>
    <w:p w14:paraId="682F2B62" w14:textId="77777777" w:rsidR="0001413C" w:rsidRPr="0001413C" w:rsidRDefault="0001413C" w:rsidP="0001413C">
      <w:r w:rsidRPr="0001413C">
        <w:rPr>
          <w:b/>
          <w:bCs/>
        </w:rPr>
        <w:t>Lesson 26:</w:t>
      </w:r>
      <w:r w:rsidRPr="0001413C">
        <w:t xml:space="preserve"> Impact of Harassment and Discrimination </w:t>
      </w:r>
    </w:p>
    <w:p w14:paraId="74A04D87" w14:textId="77777777" w:rsidR="0001413C" w:rsidRPr="0001413C" w:rsidRDefault="0001413C" w:rsidP="0001413C">
      <w:r w:rsidRPr="0001413C">
        <w:rPr>
          <w:b/>
          <w:bCs/>
        </w:rPr>
        <w:t>Quick Quiz Lesson</w:t>
      </w:r>
      <w:r w:rsidRPr="0001413C">
        <w:t xml:space="preserve"> </w:t>
      </w:r>
    </w:p>
    <w:p w14:paraId="44CB28B5" w14:textId="77777777" w:rsidR="0001413C" w:rsidRPr="0001413C" w:rsidRDefault="0001413C" w:rsidP="0001413C">
      <w:r w:rsidRPr="0001413C">
        <w:rPr>
          <w:b/>
          <w:bCs/>
        </w:rPr>
        <w:t>Lesson Type :</w:t>
      </w:r>
      <w:r w:rsidRPr="0001413C">
        <w:t xml:space="preserve"> </w:t>
      </w:r>
    </w:p>
    <w:p w14:paraId="40E57A8D" w14:textId="77777777" w:rsidR="0001413C" w:rsidRPr="0001413C" w:rsidRDefault="0001413C" w:rsidP="0001413C">
      <w:r w:rsidRPr="0001413C">
        <w:t xml:space="preserve">Quick Quiz </w:t>
      </w:r>
    </w:p>
    <w:p w14:paraId="3E9B420C" w14:textId="77777777" w:rsidR="0001413C" w:rsidRPr="0001413C" w:rsidRDefault="0001413C" w:rsidP="0001413C">
      <w:r w:rsidRPr="0001413C">
        <w:rPr>
          <w:b/>
          <w:bCs/>
        </w:rPr>
        <w:t>Select Type :</w:t>
      </w:r>
      <w:r w:rsidRPr="0001413C">
        <w:t xml:space="preserve"> </w:t>
      </w:r>
    </w:p>
    <w:p w14:paraId="6541A37E" w14:textId="77777777" w:rsidR="0001413C" w:rsidRPr="0001413C" w:rsidRDefault="0001413C" w:rsidP="0001413C">
      <w:r w:rsidRPr="0001413C">
        <w:t xml:space="preserve">Post Lesson Quick Quiz </w:t>
      </w:r>
    </w:p>
    <w:p w14:paraId="222A1083" w14:textId="77777777" w:rsidR="0001413C" w:rsidRPr="0001413C" w:rsidRDefault="0001413C" w:rsidP="0001413C">
      <w:r w:rsidRPr="0001413C">
        <w:rPr>
          <w:b/>
          <w:bCs/>
        </w:rPr>
        <w:t>Page Title :</w:t>
      </w:r>
      <w:r w:rsidRPr="0001413C">
        <w:t xml:space="preserve"> </w:t>
      </w:r>
    </w:p>
    <w:p w14:paraId="42C82F1B" w14:textId="77777777" w:rsidR="0001413C" w:rsidRPr="0001413C" w:rsidRDefault="0001413C" w:rsidP="0001413C">
      <w:r w:rsidRPr="0001413C">
        <w:t xml:space="preserve">Ready for a quick assessment? </w:t>
      </w:r>
    </w:p>
    <w:p w14:paraId="14C3FD85" w14:textId="77777777" w:rsidR="0001413C" w:rsidRPr="0001413C" w:rsidRDefault="0001413C" w:rsidP="0001413C">
      <w:r w:rsidRPr="0001413C">
        <w:rPr>
          <w:b/>
          <w:bCs/>
        </w:rPr>
        <w:t>Quick Quiz Assessment</w:t>
      </w:r>
      <w:r w:rsidRPr="0001413C">
        <w:t xml:space="preserve"> </w:t>
      </w:r>
    </w:p>
    <w:p w14:paraId="3DE1A192" w14:textId="77777777" w:rsidR="0001413C" w:rsidRPr="0001413C" w:rsidRDefault="0001413C" w:rsidP="0001413C">
      <w:r w:rsidRPr="0001413C">
        <w:rPr>
          <w:b/>
          <w:bCs/>
        </w:rPr>
        <w:t>Questions</w:t>
      </w:r>
      <w:r w:rsidRPr="0001413C">
        <w:t xml:space="preserve"> </w:t>
      </w:r>
    </w:p>
    <w:p w14:paraId="1400381B" w14:textId="77777777" w:rsidR="0001413C" w:rsidRPr="0001413C" w:rsidRDefault="0001413C" w:rsidP="0001413C">
      <w:r w:rsidRPr="0001413C">
        <w:rPr>
          <w:b/>
          <w:bCs/>
        </w:rPr>
        <w:t>1. Question :</w:t>
      </w:r>
      <w:r w:rsidRPr="0001413C">
        <w:t xml:space="preserve"> </w:t>
      </w:r>
    </w:p>
    <w:p w14:paraId="67752405" w14:textId="77777777" w:rsidR="0001413C" w:rsidRPr="0001413C" w:rsidRDefault="0001413C" w:rsidP="0001413C">
      <w:r w:rsidRPr="0001413C">
        <w:t>In situations where the perpetrators of inappropriate behavior believe they are just having fun and don’t believe they’re doing anything wrong, you have a responsibility to address their behavior and educate them on what type of behavior is unacceptable in the workplace.</w:t>
      </w:r>
    </w:p>
    <w:p w14:paraId="13F3C736" w14:textId="77777777" w:rsidR="0001413C" w:rsidRPr="0001413C" w:rsidRDefault="0001413C" w:rsidP="0001413C">
      <w:r w:rsidRPr="0001413C">
        <w:rPr>
          <w:b/>
          <w:bCs/>
        </w:rPr>
        <w:t xml:space="preserve">1. Answer: Correct </w:t>
      </w:r>
    </w:p>
    <w:p w14:paraId="0A2E0B9B" w14:textId="77777777" w:rsidR="0001413C" w:rsidRPr="0001413C" w:rsidRDefault="0001413C" w:rsidP="0001413C">
      <w:r w:rsidRPr="0001413C">
        <w:t>True</w:t>
      </w:r>
    </w:p>
    <w:p w14:paraId="237FFA80" w14:textId="77777777" w:rsidR="0001413C" w:rsidRPr="0001413C" w:rsidRDefault="0001413C" w:rsidP="0001413C">
      <w:r w:rsidRPr="0001413C">
        <w:rPr>
          <w:b/>
          <w:bCs/>
        </w:rPr>
        <w:t xml:space="preserve">2. Answer: Incorrect </w:t>
      </w:r>
    </w:p>
    <w:p w14:paraId="7FB9B505" w14:textId="77777777" w:rsidR="0001413C" w:rsidRPr="0001413C" w:rsidRDefault="0001413C" w:rsidP="0001413C">
      <w:r w:rsidRPr="0001413C">
        <w:t>False</w:t>
      </w:r>
    </w:p>
    <w:p w14:paraId="12628DAF" w14:textId="77777777" w:rsidR="0001413C" w:rsidRPr="0001413C" w:rsidRDefault="0001413C" w:rsidP="0001413C">
      <w:r w:rsidRPr="0001413C">
        <w:rPr>
          <w:b/>
          <w:bCs/>
        </w:rPr>
        <w:t>2. Question :</w:t>
      </w:r>
      <w:r w:rsidRPr="0001413C">
        <w:t xml:space="preserve"> </w:t>
      </w:r>
    </w:p>
    <w:p w14:paraId="69E238A1" w14:textId="77777777" w:rsidR="0001413C" w:rsidRPr="0001413C" w:rsidRDefault="0001413C" w:rsidP="0001413C">
      <w:r w:rsidRPr="0001413C">
        <w:t xml:space="preserve">The impact of harassment and discrimination in the workplace is not confined to the victim. It can affect others around the victim. </w:t>
      </w:r>
    </w:p>
    <w:p w14:paraId="26A37253" w14:textId="77777777" w:rsidR="0001413C" w:rsidRPr="0001413C" w:rsidRDefault="0001413C" w:rsidP="0001413C">
      <w:r w:rsidRPr="0001413C">
        <w:rPr>
          <w:b/>
          <w:bCs/>
        </w:rPr>
        <w:t xml:space="preserve">1. Answer: Correct </w:t>
      </w:r>
    </w:p>
    <w:p w14:paraId="67659AF7" w14:textId="77777777" w:rsidR="0001413C" w:rsidRPr="0001413C" w:rsidRDefault="0001413C" w:rsidP="0001413C">
      <w:r w:rsidRPr="0001413C">
        <w:t>True</w:t>
      </w:r>
    </w:p>
    <w:p w14:paraId="3FF6D424" w14:textId="77777777" w:rsidR="0001413C" w:rsidRPr="0001413C" w:rsidRDefault="0001413C" w:rsidP="0001413C">
      <w:r w:rsidRPr="0001413C">
        <w:rPr>
          <w:b/>
          <w:bCs/>
        </w:rPr>
        <w:t xml:space="preserve">2. Answer: Incorrect </w:t>
      </w:r>
    </w:p>
    <w:p w14:paraId="7B353DD2" w14:textId="77777777" w:rsidR="0001413C" w:rsidRPr="0001413C" w:rsidRDefault="0001413C" w:rsidP="0001413C">
      <w:r w:rsidRPr="0001413C">
        <w:t>False</w:t>
      </w:r>
    </w:p>
    <w:p w14:paraId="44918BD6" w14:textId="77777777" w:rsidR="0001413C" w:rsidRPr="0001413C" w:rsidRDefault="0001413C" w:rsidP="0001413C">
      <w:r w:rsidRPr="0001413C">
        <w:rPr>
          <w:b/>
          <w:bCs/>
        </w:rPr>
        <w:t>3. Question :</w:t>
      </w:r>
      <w:r w:rsidRPr="0001413C">
        <w:t xml:space="preserve"> </w:t>
      </w:r>
    </w:p>
    <w:p w14:paraId="1EAE75F9" w14:textId="77777777" w:rsidR="0001413C" w:rsidRPr="0001413C" w:rsidRDefault="0001413C" w:rsidP="0001413C">
      <w:r w:rsidRPr="0001413C">
        <w:t xml:space="preserve">When the perpetrator of inappropriate behavior ignores a warning and continues their inappropriate behavior, it’s your responsibility to report this. </w:t>
      </w:r>
    </w:p>
    <w:p w14:paraId="25F09425" w14:textId="77777777" w:rsidR="0001413C" w:rsidRPr="0001413C" w:rsidRDefault="0001413C" w:rsidP="0001413C">
      <w:r w:rsidRPr="0001413C">
        <w:rPr>
          <w:b/>
          <w:bCs/>
        </w:rPr>
        <w:t xml:space="preserve">1. Answer: Correct </w:t>
      </w:r>
    </w:p>
    <w:p w14:paraId="19701C3F" w14:textId="77777777" w:rsidR="0001413C" w:rsidRPr="0001413C" w:rsidRDefault="0001413C" w:rsidP="0001413C">
      <w:r w:rsidRPr="0001413C">
        <w:t>True</w:t>
      </w:r>
    </w:p>
    <w:p w14:paraId="7CF85754" w14:textId="77777777" w:rsidR="0001413C" w:rsidRPr="0001413C" w:rsidRDefault="0001413C" w:rsidP="0001413C">
      <w:r w:rsidRPr="0001413C">
        <w:rPr>
          <w:b/>
          <w:bCs/>
        </w:rPr>
        <w:t xml:space="preserve">2. Answer: Incorrect </w:t>
      </w:r>
    </w:p>
    <w:p w14:paraId="5E3B256E" w14:textId="77777777" w:rsidR="0001413C" w:rsidRPr="0001413C" w:rsidRDefault="0001413C" w:rsidP="0001413C">
      <w:r w:rsidRPr="0001413C">
        <w:t>False</w:t>
      </w:r>
    </w:p>
    <w:p w14:paraId="1E17C6CD" w14:textId="77777777" w:rsidR="0001413C" w:rsidRPr="0001413C" w:rsidRDefault="0001413C" w:rsidP="0001413C">
      <w:r w:rsidRPr="0001413C">
        <w:rPr>
          <w:b/>
          <w:bCs/>
        </w:rPr>
        <w:t>4. Question :</w:t>
      </w:r>
      <w:r w:rsidRPr="0001413C">
        <w:t xml:space="preserve"> </w:t>
      </w:r>
    </w:p>
    <w:p w14:paraId="11327826" w14:textId="77777777" w:rsidR="0001413C" w:rsidRPr="0001413C" w:rsidRDefault="0001413C" w:rsidP="0001413C">
      <w:r w:rsidRPr="0001413C">
        <w:t>Everyone has a responsibility to report harassment or discrimination, even if the situation does not directly affect them or their team.</w:t>
      </w:r>
    </w:p>
    <w:p w14:paraId="5837FCD4" w14:textId="77777777" w:rsidR="0001413C" w:rsidRPr="0001413C" w:rsidRDefault="0001413C" w:rsidP="0001413C">
      <w:r w:rsidRPr="0001413C">
        <w:rPr>
          <w:b/>
          <w:bCs/>
        </w:rPr>
        <w:t xml:space="preserve">1. Answer: Correct </w:t>
      </w:r>
    </w:p>
    <w:p w14:paraId="76EB459A" w14:textId="77777777" w:rsidR="0001413C" w:rsidRPr="0001413C" w:rsidRDefault="0001413C" w:rsidP="0001413C">
      <w:r w:rsidRPr="0001413C">
        <w:t>True</w:t>
      </w:r>
    </w:p>
    <w:p w14:paraId="3ADA1710" w14:textId="77777777" w:rsidR="0001413C" w:rsidRPr="0001413C" w:rsidRDefault="0001413C" w:rsidP="0001413C">
      <w:r w:rsidRPr="0001413C">
        <w:rPr>
          <w:b/>
          <w:bCs/>
        </w:rPr>
        <w:t xml:space="preserve">2. Answer: Incorrect </w:t>
      </w:r>
    </w:p>
    <w:p w14:paraId="5BB38CDD" w14:textId="77777777" w:rsidR="0001413C" w:rsidRPr="0001413C" w:rsidRDefault="0001413C" w:rsidP="0001413C">
      <w:r w:rsidRPr="0001413C">
        <w:t>False</w:t>
      </w:r>
    </w:p>
    <w:p w14:paraId="122FE224" w14:textId="77777777" w:rsidR="0001413C" w:rsidRPr="0001413C" w:rsidRDefault="0001413C" w:rsidP="0001413C">
      <w:r w:rsidRPr="0001413C">
        <w:rPr>
          <w:b/>
          <w:bCs/>
        </w:rPr>
        <w:t>5. Question :</w:t>
      </w:r>
      <w:r w:rsidRPr="0001413C">
        <w:t xml:space="preserve"> </w:t>
      </w:r>
    </w:p>
    <w:p w14:paraId="5203291D" w14:textId="77777777" w:rsidR="0001413C" w:rsidRPr="0001413C" w:rsidRDefault="0001413C" w:rsidP="0001413C">
      <w:r w:rsidRPr="0001413C">
        <w:t>Accusations of discrimination can destroy a company’s reputation, and profits may suffer as a result of negative press.</w:t>
      </w:r>
    </w:p>
    <w:p w14:paraId="5E4D138D" w14:textId="77777777" w:rsidR="0001413C" w:rsidRPr="0001413C" w:rsidRDefault="0001413C" w:rsidP="0001413C">
      <w:r w:rsidRPr="0001413C">
        <w:rPr>
          <w:b/>
          <w:bCs/>
        </w:rPr>
        <w:t xml:space="preserve">1. Answer: Correct </w:t>
      </w:r>
    </w:p>
    <w:p w14:paraId="4DF3F624" w14:textId="77777777" w:rsidR="0001413C" w:rsidRPr="0001413C" w:rsidRDefault="0001413C" w:rsidP="0001413C">
      <w:r w:rsidRPr="0001413C">
        <w:t>True</w:t>
      </w:r>
    </w:p>
    <w:p w14:paraId="2336AED4" w14:textId="77777777" w:rsidR="0001413C" w:rsidRPr="0001413C" w:rsidRDefault="0001413C" w:rsidP="0001413C">
      <w:r w:rsidRPr="0001413C">
        <w:rPr>
          <w:b/>
          <w:bCs/>
        </w:rPr>
        <w:t xml:space="preserve">2. Answer: Incorrect </w:t>
      </w:r>
    </w:p>
    <w:p w14:paraId="03DDB623" w14:textId="77777777" w:rsidR="0001413C" w:rsidRPr="0001413C" w:rsidRDefault="0001413C" w:rsidP="0001413C">
      <w:r w:rsidRPr="0001413C">
        <w:t>False</w:t>
      </w:r>
    </w:p>
    <w:p w14:paraId="6BA11C40" w14:textId="77777777" w:rsidR="0001413C" w:rsidRPr="0001413C" w:rsidRDefault="0001413C" w:rsidP="0001413C">
      <w:r w:rsidRPr="0001413C">
        <w:rPr>
          <w:b/>
          <w:bCs/>
        </w:rPr>
        <w:t>6. Question :</w:t>
      </w:r>
      <w:r w:rsidRPr="0001413C">
        <w:t xml:space="preserve"> </w:t>
      </w:r>
    </w:p>
    <w:p w14:paraId="1EC5C4A7" w14:textId="77777777" w:rsidR="0001413C" w:rsidRPr="0001413C" w:rsidRDefault="0001413C" w:rsidP="0001413C">
      <w:r w:rsidRPr="0001413C">
        <w:t>Armani approaches her manager, Carsten, with concerns that Shona has been coming to work smelling of alcohol. Armani thinks Shona might be being harassed, and that’s why she’s started to abuse alcohol. Carsten dismisses that idea. He says harassment wouldn’t do that, and she must have always had a drinking problem.</w:t>
      </w:r>
    </w:p>
    <w:p w14:paraId="241608D2" w14:textId="77777777" w:rsidR="0001413C" w:rsidRPr="0001413C" w:rsidRDefault="0001413C" w:rsidP="0001413C">
      <w:r w:rsidRPr="0001413C">
        <w:t>Managers should consider that harassment can impact someone’s well-being and may contribute to substance use. Dismissing this possibility could prevent someone from getting the support they need.</w:t>
      </w:r>
    </w:p>
    <w:p w14:paraId="7C5D2512" w14:textId="77777777" w:rsidR="0001413C" w:rsidRPr="0001413C" w:rsidRDefault="0001413C" w:rsidP="0001413C">
      <w:r w:rsidRPr="0001413C">
        <w:rPr>
          <w:b/>
          <w:bCs/>
        </w:rPr>
        <w:t xml:space="preserve">1. Answer: Correct </w:t>
      </w:r>
    </w:p>
    <w:p w14:paraId="1C641A01" w14:textId="77777777" w:rsidR="0001413C" w:rsidRPr="0001413C" w:rsidRDefault="0001413C" w:rsidP="0001413C">
      <w:r w:rsidRPr="0001413C">
        <w:t>True</w:t>
      </w:r>
    </w:p>
    <w:p w14:paraId="47465295" w14:textId="77777777" w:rsidR="0001413C" w:rsidRPr="0001413C" w:rsidRDefault="0001413C" w:rsidP="0001413C">
      <w:r w:rsidRPr="0001413C">
        <w:rPr>
          <w:b/>
          <w:bCs/>
        </w:rPr>
        <w:t xml:space="preserve">2. Answer: Incorrect </w:t>
      </w:r>
    </w:p>
    <w:p w14:paraId="6FDAFD23" w14:textId="77777777" w:rsidR="0001413C" w:rsidRPr="0001413C" w:rsidRDefault="0001413C" w:rsidP="0001413C">
      <w:r w:rsidRPr="0001413C">
        <w:t>False</w:t>
      </w:r>
    </w:p>
    <w:p w14:paraId="3F2E0DD8" w14:textId="77777777" w:rsidR="0001413C" w:rsidRPr="0001413C" w:rsidRDefault="0001413C" w:rsidP="0001413C">
      <w:r w:rsidRPr="0001413C">
        <w:rPr>
          <w:b/>
          <w:bCs/>
        </w:rPr>
        <w:t>7. Question :</w:t>
      </w:r>
      <w:r w:rsidRPr="0001413C">
        <w:t xml:space="preserve"> </w:t>
      </w:r>
    </w:p>
    <w:p w14:paraId="64D5E11F" w14:textId="77777777" w:rsidR="0001413C" w:rsidRPr="0001413C" w:rsidRDefault="0001413C" w:rsidP="0001413C">
      <w:r w:rsidRPr="0001413C">
        <w:t>Jiro works in senior management, and he’s just got word from a client that they don’t want to renew their contract due to recent stories in the press that the company has a culture of harassment and discrimination. Jiro thinks the best way to handle this situation is to offer the client a discount to renew.</w:t>
      </w:r>
    </w:p>
    <w:p w14:paraId="7C2A514D" w14:textId="77777777" w:rsidR="0001413C" w:rsidRPr="0001413C" w:rsidRDefault="0001413C" w:rsidP="0001413C">
      <w:r w:rsidRPr="0001413C">
        <w:t>Is Jiro right?</w:t>
      </w:r>
    </w:p>
    <w:p w14:paraId="7E7DFE84" w14:textId="77777777" w:rsidR="0001413C" w:rsidRPr="0001413C" w:rsidRDefault="0001413C" w:rsidP="0001413C">
      <w:r w:rsidRPr="0001413C">
        <w:rPr>
          <w:b/>
          <w:bCs/>
        </w:rPr>
        <w:t xml:space="preserve">1. Answer: Incorrect </w:t>
      </w:r>
    </w:p>
    <w:p w14:paraId="4299FE6C" w14:textId="77777777" w:rsidR="0001413C" w:rsidRPr="0001413C" w:rsidRDefault="0001413C" w:rsidP="0001413C">
      <w:r w:rsidRPr="0001413C">
        <w:t>Yes</w:t>
      </w:r>
    </w:p>
    <w:p w14:paraId="28C24170" w14:textId="77777777" w:rsidR="0001413C" w:rsidRPr="0001413C" w:rsidRDefault="0001413C" w:rsidP="0001413C">
      <w:r w:rsidRPr="0001413C">
        <w:rPr>
          <w:b/>
          <w:bCs/>
        </w:rPr>
        <w:t xml:space="preserve">2. Answer: Correct </w:t>
      </w:r>
    </w:p>
    <w:p w14:paraId="3F55351D" w14:textId="77777777" w:rsidR="0001413C" w:rsidRPr="0001413C" w:rsidRDefault="0001413C" w:rsidP="0001413C">
      <w:r w:rsidRPr="0001413C">
        <w:t>No</w:t>
      </w:r>
    </w:p>
    <w:p w14:paraId="42E361B1" w14:textId="77777777" w:rsidR="0001413C" w:rsidRPr="0001413C" w:rsidRDefault="0001413C" w:rsidP="0001413C">
      <w:r w:rsidRPr="0001413C">
        <w:rPr>
          <w:b/>
          <w:bCs/>
        </w:rPr>
        <w:t>8. Question :</w:t>
      </w:r>
      <w:r w:rsidRPr="0001413C">
        <w:t xml:space="preserve"> </w:t>
      </w:r>
    </w:p>
    <w:p w14:paraId="28279A12" w14:textId="77777777" w:rsidR="0001413C" w:rsidRPr="0001413C" w:rsidRDefault="0001413C" w:rsidP="0001413C">
      <w:r w:rsidRPr="0001413C">
        <w:t>Agnes has been trying to recruit for an open position on her team, and she’s surprised by the low number of applications she has received. She thinks there must be an issue with their HR software, and that it can’t be anything to do with a couple of online reviews from past candidates who say they weren’t successful because of their ethnicity.</w:t>
      </w:r>
    </w:p>
    <w:p w14:paraId="124E650E" w14:textId="77777777" w:rsidR="0001413C" w:rsidRPr="0001413C" w:rsidRDefault="0001413C" w:rsidP="0001413C">
      <w:r w:rsidRPr="0001413C">
        <w:t>Is Agnes right?</w:t>
      </w:r>
    </w:p>
    <w:p w14:paraId="64878C9F" w14:textId="77777777" w:rsidR="0001413C" w:rsidRPr="0001413C" w:rsidRDefault="0001413C" w:rsidP="0001413C">
      <w:r w:rsidRPr="0001413C">
        <w:rPr>
          <w:b/>
          <w:bCs/>
        </w:rPr>
        <w:t xml:space="preserve">1. Answer: Incorrect </w:t>
      </w:r>
    </w:p>
    <w:p w14:paraId="3F2A94FD" w14:textId="77777777" w:rsidR="0001413C" w:rsidRPr="0001413C" w:rsidRDefault="0001413C" w:rsidP="0001413C">
      <w:r w:rsidRPr="0001413C">
        <w:t>Yes</w:t>
      </w:r>
    </w:p>
    <w:p w14:paraId="5FA296F5" w14:textId="77777777" w:rsidR="0001413C" w:rsidRPr="0001413C" w:rsidRDefault="0001413C" w:rsidP="0001413C">
      <w:r w:rsidRPr="0001413C">
        <w:rPr>
          <w:b/>
          <w:bCs/>
        </w:rPr>
        <w:t xml:space="preserve">2. Answer: Correct </w:t>
      </w:r>
    </w:p>
    <w:p w14:paraId="7B86282A" w14:textId="77777777" w:rsidR="0001413C" w:rsidRPr="0001413C" w:rsidRDefault="0001413C" w:rsidP="0001413C">
      <w:r w:rsidRPr="0001413C">
        <w:t>No</w:t>
      </w:r>
    </w:p>
    <w:p w14:paraId="64BFDA6D" w14:textId="77777777" w:rsidR="0001413C" w:rsidRPr="0001413C" w:rsidRDefault="0001413C" w:rsidP="0001413C">
      <w:r w:rsidRPr="0001413C">
        <w:rPr>
          <w:b/>
          <w:bCs/>
        </w:rPr>
        <w:t>9. Question :</w:t>
      </w:r>
      <w:r w:rsidRPr="0001413C">
        <w:t xml:space="preserve"> </w:t>
      </w:r>
    </w:p>
    <w:p w14:paraId="2F2B7B83" w14:textId="77777777" w:rsidR="0001413C" w:rsidRPr="0001413C" w:rsidRDefault="0001413C" w:rsidP="0001413C">
      <w:r w:rsidRPr="0001413C">
        <w:t>George is a department manager, and he’s found out that a number of team leaders have been failing to escalate complaints of discrimination, because they were “just jokes.” George has also noticed that the teams from where these complaints originated have rated their commitment as “low” in a recent workplace satisfaction survey.</w:t>
      </w:r>
    </w:p>
    <w:p w14:paraId="322E2A5B" w14:textId="77777777" w:rsidR="0001413C" w:rsidRPr="0001413C" w:rsidRDefault="0001413C" w:rsidP="0001413C">
      <w:r w:rsidRPr="0001413C">
        <w:t>Could this be an impact of harassment and discrimination?</w:t>
      </w:r>
    </w:p>
    <w:p w14:paraId="301BAFC3" w14:textId="77777777" w:rsidR="0001413C" w:rsidRPr="0001413C" w:rsidRDefault="0001413C" w:rsidP="0001413C">
      <w:r w:rsidRPr="0001413C">
        <w:rPr>
          <w:b/>
          <w:bCs/>
        </w:rPr>
        <w:t xml:space="preserve">1. Answer: Correct </w:t>
      </w:r>
    </w:p>
    <w:p w14:paraId="3132A95A" w14:textId="77777777" w:rsidR="0001413C" w:rsidRPr="0001413C" w:rsidRDefault="0001413C" w:rsidP="0001413C">
      <w:r w:rsidRPr="0001413C">
        <w:t>Yes</w:t>
      </w:r>
    </w:p>
    <w:p w14:paraId="7F97AF8B" w14:textId="77777777" w:rsidR="0001413C" w:rsidRPr="0001413C" w:rsidRDefault="0001413C" w:rsidP="0001413C">
      <w:r w:rsidRPr="0001413C">
        <w:rPr>
          <w:b/>
          <w:bCs/>
        </w:rPr>
        <w:t xml:space="preserve">2. Answer: Incorrect </w:t>
      </w:r>
    </w:p>
    <w:p w14:paraId="79365D21" w14:textId="77777777" w:rsidR="0001413C" w:rsidRPr="0001413C" w:rsidRDefault="0001413C" w:rsidP="0001413C">
      <w:r w:rsidRPr="0001413C">
        <w:t>No</w:t>
      </w:r>
    </w:p>
    <w:p w14:paraId="359FC216" w14:textId="77777777" w:rsidR="0001413C" w:rsidRPr="0001413C" w:rsidRDefault="0001413C" w:rsidP="0001413C">
      <w:r w:rsidRPr="0001413C">
        <w:rPr>
          <w:b/>
          <w:bCs/>
        </w:rPr>
        <w:t>10. Question :</w:t>
      </w:r>
      <w:r w:rsidRPr="0001413C">
        <w:t xml:space="preserve"> </w:t>
      </w:r>
    </w:p>
    <w:p w14:paraId="4CE58CA6" w14:textId="77777777" w:rsidR="0001413C" w:rsidRPr="0001413C" w:rsidRDefault="0001413C" w:rsidP="0001413C">
      <w:r w:rsidRPr="0001413C">
        <w:t>Aryan has just found out that his direct report Flavio has started taking medication to lower his blood pressure. Flavio’s blood pressure has been unusually high, and Aryan is aware that Flavio is being harassed by a colleague. Aryan does not believe the harassment could be related to Flavio’s health and assumes the two are unrelated.</w:t>
      </w:r>
    </w:p>
    <w:p w14:paraId="1D51A129" w14:textId="77777777" w:rsidR="0001413C" w:rsidRPr="0001413C" w:rsidRDefault="0001413C" w:rsidP="0001413C">
      <w:r w:rsidRPr="0001413C">
        <w:t>Is Aryan right?</w:t>
      </w:r>
    </w:p>
    <w:p w14:paraId="5FA0681A" w14:textId="77777777" w:rsidR="0001413C" w:rsidRPr="0001413C" w:rsidRDefault="0001413C" w:rsidP="0001413C">
      <w:r w:rsidRPr="0001413C">
        <w:rPr>
          <w:b/>
          <w:bCs/>
        </w:rPr>
        <w:t xml:space="preserve">1. Answer: Incorrect </w:t>
      </w:r>
    </w:p>
    <w:p w14:paraId="27C68EDB" w14:textId="77777777" w:rsidR="0001413C" w:rsidRPr="0001413C" w:rsidRDefault="0001413C" w:rsidP="0001413C">
      <w:r w:rsidRPr="0001413C">
        <w:t>Yes</w:t>
      </w:r>
    </w:p>
    <w:p w14:paraId="07632022" w14:textId="77777777" w:rsidR="0001413C" w:rsidRPr="0001413C" w:rsidRDefault="0001413C" w:rsidP="0001413C">
      <w:r w:rsidRPr="0001413C">
        <w:rPr>
          <w:b/>
          <w:bCs/>
        </w:rPr>
        <w:t xml:space="preserve">2. Answer: Correct </w:t>
      </w:r>
    </w:p>
    <w:p w14:paraId="00D47127" w14:textId="77777777" w:rsidR="0001413C" w:rsidRPr="0001413C" w:rsidRDefault="0001413C" w:rsidP="0001413C">
      <w:r w:rsidRPr="0001413C">
        <w:t>No</w:t>
      </w:r>
    </w:p>
    <w:p w14:paraId="71058C81" w14:textId="77777777" w:rsidR="0001413C" w:rsidRPr="0001413C" w:rsidRDefault="0001413C" w:rsidP="0001413C">
      <w:r w:rsidRPr="0001413C">
        <w:rPr>
          <w:b/>
          <w:bCs/>
        </w:rPr>
        <w:t xml:space="preserve">Number of questions needed to pass ? : </w:t>
      </w:r>
    </w:p>
    <w:p w14:paraId="7CEC1890" w14:textId="77777777" w:rsidR="0001413C" w:rsidRPr="0001413C" w:rsidRDefault="0001413C" w:rsidP="0001413C">
      <w:r w:rsidRPr="0001413C">
        <w:t xml:space="preserve">4 </w:t>
      </w:r>
    </w:p>
    <w:p w14:paraId="087740AE" w14:textId="77777777" w:rsidR="0001413C" w:rsidRPr="0001413C" w:rsidRDefault="0001413C" w:rsidP="0001413C">
      <w:r w:rsidRPr="0001413C">
        <w:rPr>
          <w:b/>
          <w:bCs/>
        </w:rPr>
        <w:t>Passed Message</w:t>
      </w:r>
      <w:r w:rsidRPr="0001413C">
        <w:t xml:space="preserve"> </w:t>
      </w:r>
    </w:p>
    <w:p w14:paraId="61F90A22" w14:textId="77777777" w:rsidR="0001413C" w:rsidRPr="0001413C" w:rsidRDefault="0001413C" w:rsidP="0001413C">
      <w:r w:rsidRPr="0001413C">
        <w:rPr>
          <w:b/>
          <w:bCs/>
        </w:rPr>
        <w:t xml:space="preserve">Message text: </w:t>
      </w:r>
    </w:p>
    <w:p w14:paraId="2A0699A9" w14:textId="77777777" w:rsidR="0001413C" w:rsidRPr="0001413C" w:rsidRDefault="0001413C" w:rsidP="0001413C">
      <w:r w:rsidRPr="0001413C">
        <w:t>Good job!</w:t>
      </w:r>
    </w:p>
    <w:p w14:paraId="5A41C408" w14:textId="77777777" w:rsidR="0001413C" w:rsidRPr="0001413C" w:rsidRDefault="0001413C" w:rsidP="0001413C">
      <w:r w:rsidRPr="0001413C">
        <w:rPr>
          <w:b/>
          <w:bCs/>
        </w:rPr>
        <w:t>Failed Message</w:t>
      </w:r>
      <w:r w:rsidRPr="0001413C">
        <w:t xml:space="preserve"> </w:t>
      </w:r>
    </w:p>
    <w:p w14:paraId="280A465E" w14:textId="77777777" w:rsidR="0001413C" w:rsidRPr="0001413C" w:rsidRDefault="0001413C" w:rsidP="0001413C">
      <w:r w:rsidRPr="0001413C">
        <w:rPr>
          <w:b/>
          <w:bCs/>
        </w:rPr>
        <w:t xml:space="preserve">Message text: </w:t>
      </w:r>
    </w:p>
    <w:p w14:paraId="2D3A475C" w14:textId="77777777" w:rsidR="0001413C" w:rsidRPr="0001413C" w:rsidRDefault="0001413C" w:rsidP="0001413C">
      <w:r w:rsidRPr="0001413C">
        <w:t>Not there yet!</w:t>
      </w:r>
    </w:p>
    <w:p w14:paraId="2FD06BA4" w14:textId="77777777" w:rsidR="0001413C" w:rsidRPr="0001413C" w:rsidRDefault="0001413C" w:rsidP="0001413C">
      <w:r w:rsidRPr="0001413C">
        <w:br w:type="page"/>
      </w:r>
    </w:p>
    <w:p w14:paraId="69BE3689" w14:textId="77777777" w:rsidR="0001413C" w:rsidRPr="0001413C" w:rsidRDefault="0001413C" w:rsidP="0001413C">
      <w:bookmarkStart w:id="252" w:name="Page_4643130079267550146"/>
      <w:bookmarkEnd w:id="252"/>
      <w:r w:rsidRPr="0001413C">
        <w:rPr>
          <w:b/>
          <w:bCs/>
        </w:rPr>
        <w:t>Page Number:</w:t>
      </w:r>
      <w:r w:rsidRPr="0001413C">
        <w:t xml:space="preserve"> 69 </w:t>
      </w:r>
    </w:p>
    <w:p w14:paraId="413F1C4E" w14:textId="77777777" w:rsidR="0001413C" w:rsidRPr="0001413C" w:rsidRDefault="0001413C" w:rsidP="0001413C">
      <w:r w:rsidRPr="0001413C">
        <w:rPr>
          <w:b/>
          <w:bCs/>
        </w:rPr>
        <w:t>Lesson 26:</w:t>
      </w:r>
      <w:r w:rsidRPr="0001413C">
        <w:t xml:space="preserve"> Impact of Harassment and Discrimination </w:t>
      </w:r>
    </w:p>
    <w:p w14:paraId="2D2DC3D0" w14:textId="77777777" w:rsidR="0001413C" w:rsidRPr="0001413C" w:rsidRDefault="0001413C" w:rsidP="0001413C">
      <w:r w:rsidRPr="0001413C">
        <w:rPr>
          <w:b/>
          <w:bCs/>
        </w:rPr>
        <w:t xml:space="preserve">Click and Reveal Template / LTR / Random </w:t>
      </w:r>
    </w:p>
    <w:p w14:paraId="4FBDD67B" w14:textId="77777777" w:rsidR="0001413C" w:rsidRPr="0001413C" w:rsidRDefault="0001413C" w:rsidP="0001413C">
      <w:r w:rsidRPr="0001413C">
        <w:rPr>
          <w:b/>
          <w:bCs/>
        </w:rPr>
        <w:t>Content Title:</w:t>
      </w:r>
      <w:r w:rsidRPr="0001413C">
        <w:t xml:space="preserve"> </w:t>
      </w:r>
    </w:p>
    <w:p w14:paraId="40DA174F" w14:textId="77777777" w:rsidR="0001413C" w:rsidRPr="0001413C" w:rsidRDefault="0001413C" w:rsidP="0001413C">
      <w:r w:rsidRPr="0001413C">
        <w:t xml:space="preserve">The Impact of Harassment and Discrimination </w:t>
      </w:r>
    </w:p>
    <w:p w14:paraId="09BCF763" w14:textId="77777777" w:rsidR="0001413C" w:rsidRPr="0001413C" w:rsidRDefault="0001413C" w:rsidP="0001413C">
      <w:r w:rsidRPr="0001413C">
        <w:rPr>
          <w:b/>
          <w:bCs/>
        </w:rPr>
        <w:t>Content Description:</w:t>
      </w:r>
    </w:p>
    <w:p w14:paraId="316B4198" w14:textId="77777777" w:rsidR="0001413C" w:rsidRPr="0001413C" w:rsidRDefault="0001413C" w:rsidP="0001413C">
      <w:r w:rsidRPr="0001413C">
        <w:t>The impact of harassment and discrimination in the workplace is not confined to the victim.</w:t>
      </w:r>
    </w:p>
    <w:p w14:paraId="7AC039A2" w14:textId="77777777" w:rsidR="0001413C" w:rsidRPr="0001413C" w:rsidRDefault="0001413C" w:rsidP="0001413C">
      <w:r w:rsidRPr="0001413C">
        <w:t>It can affect others around the victim and the entire company.</w:t>
      </w:r>
    </w:p>
    <w:p w14:paraId="3B6FFEC0" w14:textId="77777777" w:rsidR="0001413C" w:rsidRPr="0001413C" w:rsidRDefault="0001413C" w:rsidP="0001413C">
      <w:r w:rsidRPr="0001413C">
        <w:t>Select each image to learn about the impact harassment can have throughout a company.</w:t>
      </w:r>
    </w:p>
    <w:p w14:paraId="528CF22D"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031"/>
        <w:gridCol w:w="3738"/>
        <w:gridCol w:w="1431"/>
        <w:gridCol w:w="1152"/>
      </w:tblGrid>
      <w:tr w:rsidR="0001413C" w:rsidRPr="0001413C" w14:paraId="29254E2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338DC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D3C91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D5519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A8D5F8" w14:textId="77777777" w:rsidR="0001413C" w:rsidRPr="0001413C" w:rsidRDefault="0001413C" w:rsidP="0001413C">
            <w:pPr>
              <w:rPr>
                <w:b/>
                <w:bCs/>
              </w:rPr>
            </w:pPr>
            <w:r w:rsidRPr="0001413C">
              <w:rPr>
                <w:b/>
                <w:bCs/>
              </w:rPr>
              <w:t>Alternate Text</w:t>
            </w:r>
          </w:p>
        </w:tc>
      </w:tr>
      <w:tr w:rsidR="0001413C" w:rsidRPr="0001413C" w14:paraId="4E02E4A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341DD0" w14:textId="77777777" w:rsidR="0001413C" w:rsidRPr="0001413C" w:rsidRDefault="0001413C" w:rsidP="0001413C">
            <w:r w:rsidRPr="0001413C">
              <w:t xml:space="preserve">The Individual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6880C4" w14:textId="77777777" w:rsidR="0001413C" w:rsidRPr="0001413C" w:rsidRDefault="0001413C" w:rsidP="0001413C">
            <w:r w:rsidRPr="0001413C">
              <w:t>"I lost out on a promotion and I know it’s because of my racial background. My confidence is shattered.</w:t>
            </w:r>
          </w:p>
          <w:p w14:paraId="5520AEA0" w14:textId="77777777" w:rsidR="0001413C" w:rsidRPr="0001413C" w:rsidRDefault="0001413C" w:rsidP="0001413C">
            <w:r w:rsidRPr="0001413C">
              <w:t>I suffer from depression as a result, and now I’m worried I’ll lose my job because of my absentee record. I’m devastated by the whole situation."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D81EA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1C76B6" w14:textId="77777777" w:rsidR="0001413C" w:rsidRPr="0001413C" w:rsidRDefault="0001413C" w:rsidP="0001413C"/>
        </w:tc>
      </w:tr>
      <w:tr w:rsidR="0001413C" w:rsidRPr="0001413C" w14:paraId="3FE504E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09DD63" w14:textId="77777777" w:rsidR="0001413C" w:rsidRPr="0001413C" w:rsidRDefault="0001413C" w:rsidP="0001413C">
            <w:r w:rsidRPr="0001413C">
              <w:t xml:space="preserve">Workforce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7F0431" w14:textId="77777777" w:rsidR="0001413C" w:rsidRPr="0001413C" w:rsidRDefault="0001413C" w:rsidP="0001413C">
            <w:r w:rsidRPr="0001413C">
              <w:t xml:space="preserve">"Ever since Sonny was passed over for promotion, he has become less of a team player. </w:t>
            </w:r>
          </w:p>
          <w:p w14:paraId="24D0B4DA" w14:textId="77777777" w:rsidR="0001413C" w:rsidRPr="0001413C" w:rsidRDefault="0001413C" w:rsidP="0001413C">
            <w:r w:rsidRPr="0001413C">
              <w:t>He now associates only with people who have a similar racial background. It’s creating an ethnic divide and killing our team spirit."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B6DC2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286631" w14:textId="77777777" w:rsidR="0001413C" w:rsidRPr="0001413C" w:rsidRDefault="0001413C" w:rsidP="0001413C"/>
        </w:tc>
      </w:tr>
      <w:tr w:rsidR="0001413C" w:rsidRPr="0001413C" w14:paraId="0023977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F9ADA5" w14:textId="77777777" w:rsidR="0001413C" w:rsidRPr="0001413C" w:rsidRDefault="0001413C" w:rsidP="0001413C">
            <w:r w:rsidRPr="0001413C">
              <w:t xml:space="preserve">Company Brand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87655D" w14:textId="77777777" w:rsidR="0001413C" w:rsidRPr="0001413C" w:rsidRDefault="0001413C" w:rsidP="0001413C">
            <w:r w:rsidRPr="0001413C">
              <w:t>"The media is reporting that we discriminate against people because of their skin color. We are facing a backlash from our customers who are refusing to purchase from us. Our partners are pulling out because they don’t want to be associated with us. It is difficult to recruit top talent to our organization because outsiders think we have discriminatory practices and do not promote diversity. This is destroying our brand and reputation."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48732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75AABB" w14:textId="77777777" w:rsidR="0001413C" w:rsidRPr="0001413C" w:rsidRDefault="0001413C" w:rsidP="0001413C"/>
        </w:tc>
      </w:tr>
      <w:tr w:rsidR="0001413C" w:rsidRPr="0001413C" w14:paraId="19F5966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754C72" w14:textId="77777777" w:rsidR="0001413C" w:rsidRPr="0001413C" w:rsidRDefault="0001413C" w:rsidP="0001413C">
            <w:r w:rsidRPr="0001413C">
              <w:t xml:space="preserve">Productivity and Profitability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02AA6C" w14:textId="77777777" w:rsidR="0001413C" w:rsidRPr="0001413C" w:rsidRDefault="0001413C" w:rsidP="0001413C">
            <w:r w:rsidRPr="0001413C">
              <w:t>"Our productivity has dropped significantly since the discrimination claims were filed. We’ve seen a complete erosion of employee commitment.</w:t>
            </w:r>
          </w:p>
          <w:p w14:paraId="0450E6F3" w14:textId="77777777" w:rsidR="0001413C" w:rsidRPr="0001413C" w:rsidRDefault="0001413C" w:rsidP="0001413C">
            <w:r w:rsidRPr="0001413C">
              <w:t>Managing productivity is difficult due to absenteeism that I am sure is associated with this case."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B8B97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AFE51D" w14:textId="77777777" w:rsidR="0001413C" w:rsidRPr="0001413C" w:rsidRDefault="0001413C" w:rsidP="0001413C"/>
        </w:tc>
      </w:tr>
      <w:tr w:rsidR="0001413C" w:rsidRPr="0001413C" w14:paraId="7EB0A3A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97B379" w14:textId="77777777" w:rsidR="0001413C" w:rsidRPr="0001413C" w:rsidRDefault="0001413C" w:rsidP="0001413C">
            <w:r w:rsidRPr="0001413C">
              <w:t xml:space="preserve">CEO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CD22CA" w14:textId="77777777" w:rsidR="0001413C" w:rsidRPr="0001413C" w:rsidRDefault="0001413C" w:rsidP="0001413C">
            <w:r w:rsidRPr="0001413C">
              <w:t>"As the CEO, I wasn’t aware of the situation until the claim had been filed. I had no input in Sonny’s promotion review.</w:t>
            </w:r>
          </w:p>
          <w:p w14:paraId="3BBC86B6" w14:textId="77777777" w:rsidR="0001413C" w:rsidRPr="0001413C" w:rsidRDefault="0001413C" w:rsidP="0001413C">
            <w:r w:rsidRPr="0001413C">
              <w:t>Now the company and I are being held responsible, and the courts could impose serious penalties if we are found guilty of a breach of anti-harassment and discrimination law. I could lose my job."</w:t>
            </w:r>
          </w:p>
          <w:p w14:paraId="4A88BA1A"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5843F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338637" w14:textId="77777777" w:rsidR="0001413C" w:rsidRPr="0001413C" w:rsidRDefault="0001413C" w:rsidP="0001413C"/>
        </w:tc>
      </w:tr>
    </w:tbl>
    <w:p w14:paraId="598315E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A3941E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ED4AC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E5A0BF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F8A80A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76C390" w14:textId="77777777" w:rsidR="0001413C" w:rsidRPr="0001413C" w:rsidRDefault="0001413C" w:rsidP="0001413C">
            <w:pPr>
              <w:rPr>
                <w:b/>
                <w:bCs/>
              </w:rPr>
            </w:pPr>
            <w:r w:rsidRPr="0001413C">
              <w:rPr>
                <w:b/>
                <w:bCs/>
              </w:rPr>
              <w:t>Alternate Text</w:t>
            </w:r>
          </w:p>
        </w:tc>
      </w:tr>
      <w:tr w:rsidR="0001413C" w:rsidRPr="0001413C" w14:paraId="717E612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A32067"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1EDA3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A594A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4447AB" w14:textId="77777777" w:rsidR="0001413C" w:rsidRPr="0001413C" w:rsidRDefault="0001413C" w:rsidP="0001413C"/>
        </w:tc>
      </w:tr>
    </w:tbl>
    <w:p w14:paraId="1861326A" w14:textId="77777777" w:rsidR="0001413C" w:rsidRPr="0001413C" w:rsidRDefault="0001413C" w:rsidP="0001413C">
      <w:r w:rsidRPr="0001413C">
        <w:rPr>
          <w:b/>
          <w:bCs/>
        </w:rPr>
        <w:t>Audio Transcript Text:</w:t>
      </w:r>
      <w:r w:rsidRPr="0001413C">
        <w:t xml:space="preserve"> </w:t>
      </w:r>
    </w:p>
    <w:p w14:paraId="63D7D70F" w14:textId="77777777" w:rsidR="0001413C" w:rsidRPr="0001413C" w:rsidRDefault="0001413C" w:rsidP="0001413C">
      <w:r w:rsidRPr="0001413C">
        <w:t>Now we'll look at a real-life example.</w:t>
      </w:r>
    </w:p>
    <w:p w14:paraId="6A625062" w14:textId="77777777" w:rsidR="0001413C" w:rsidRPr="0001413C" w:rsidRDefault="0001413C" w:rsidP="0001413C">
      <w:r w:rsidRPr="0001413C">
        <w:br w:type="page"/>
      </w:r>
    </w:p>
    <w:p w14:paraId="58B2BC0E" w14:textId="77777777" w:rsidR="0001413C" w:rsidRPr="0001413C" w:rsidRDefault="0001413C" w:rsidP="0001413C">
      <w:bookmarkStart w:id="253" w:name="Page_4628257726022425697"/>
      <w:bookmarkEnd w:id="253"/>
      <w:r w:rsidRPr="0001413C">
        <w:rPr>
          <w:b/>
          <w:bCs/>
        </w:rPr>
        <w:t>Page Number:</w:t>
      </w:r>
      <w:r w:rsidRPr="0001413C">
        <w:t xml:space="preserve"> 70 </w:t>
      </w:r>
    </w:p>
    <w:p w14:paraId="5BE559F9" w14:textId="77777777" w:rsidR="0001413C" w:rsidRPr="0001413C" w:rsidRDefault="0001413C" w:rsidP="0001413C">
      <w:r w:rsidRPr="0001413C">
        <w:rPr>
          <w:b/>
          <w:bCs/>
        </w:rPr>
        <w:t>Lesson 26:</w:t>
      </w:r>
      <w:r w:rsidRPr="0001413C">
        <w:t xml:space="preserve"> Impact of Harassment and Discrimination </w:t>
      </w:r>
    </w:p>
    <w:p w14:paraId="08B98D16" w14:textId="77777777" w:rsidR="0001413C" w:rsidRPr="0001413C" w:rsidRDefault="0001413C" w:rsidP="0001413C">
      <w:r w:rsidRPr="0001413C">
        <w:rPr>
          <w:b/>
          <w:bCs/>
        </w:rPr>
        <w:t xml:space="preserve">Video Template </w:t>
      </w:r>
    </w:p>
    <w:p w14:paraId="5166407C" w14:textId="77777777" w:rsidR="0001413C" w:rsidRPr="0001413C" w:rsidRDefault="0001413C" w:rsidP="0001413C">
      <w:r w:rsidRPr="0001413C">
        <w:rPr>
          <w:b/>
          <w:bCs/>
        </w:rPr>
        <w:t>Content Title:</w:t>
      </w:r>
      <w:r w:rsidRPr="0001413C">
        <w:t xml:space="preserve"> </w:t>
      </w:r>
    </w:p>
    <w:p w14:paraId="5AC4B76D" w14:textId="77777777" w:rsidR="0001413C" w:rsidRPr="0001413C" w:rsidRDefault="0001413C" w:rsidP="0001413C">
      <w:r w:rsidRPr="0001413C">
        <w:t xml:space="preserve">Ben needs your help! </w:t>
      </w:r>
    </w:p>
    <w:p w14:paraId="47BDBD65" w14:textId="77777777" w:rsidR="0001413C" w:rsidRPr="0001413C" w:rsidRDefault="0001413C" w:rsidP="0001413C">
      <w:r w:rsidRPr="0001413C">
        <w:rPr>
          <w:b/>
          <w:bCs/>
        </w:rPr>
        <w:t>Audio Transcript Text:</w:t>
      </w:r>
      <w:r w:rsidRPr="0001413C">
        <w:t xml:space="preserve"> </w:t>
      </w:r>
    </w:p>
    <w:p w14:paraId="55179BA4" w14:textId="77777777" w:rsidR="0001413C" w:rsidRPr="0001413C" w:rsidRDefault="0001413C" w:rsidP="0001413C">
      <w:r w:rsidRPr="0001413C">
        <w:t>I’ve just come from lunch and when I was leaving I passed Raheem, Doug, and Daljeet. Raheem and Doug were openly mocking Daljeet for wearing a turban. I know they were just having fun, but Daljeet seemed really offended. He’s a devout Sikh and he looked genuinely upset.</w:t>
      </w:r>
    </w:p>
    <w:p w14:paraId="05BAB527" w14:textId="77777777" w:rsidR="0001413C" w:rsidRPr="0001413C" w:rsidRDefault="0001413C" w:rsidP="0001413C">
      <w:r w:rsidRPr="0001413C">
        <w:br w:type="page"/>
      </w:r>
    </w:p>
    <w:p w14:paraId="66C45316" w14:textId="77777777" w:rsidR="0001413C" w:rsidRPr="0001413C" w:rsidRDefault="0001413C" w:rsidP="0001413C">
      <w:bookmarkStart w:id="254" w:name="Page_4672874790052766339"/>
      <w:bookmarkEnd w:id="254"/>
      <w:r w:rsidRPr="0001413C">
        <w:rPr>
          <w:b/>
          <w:bCs/>
        </w:rPr>
        <w:t>Page Number:</w:t>
      </w:r>
      <w:r w:rsidRPr="0001413C">
        <w:t xml:space="preserve"> 71 </w:t>
      </w:r>
    </w:p>
    <w:p w14:paraId="14B45C7F" w14:textId="77777777" w:rsidR="0001413C" w:rsidRPr="0001413C" w:rsidRDefault="0001413C" w:rsidP="0001413C">
      <w:r w:rsidRPr="0001413C">
        <w:rPr>
          <w:b/>
          <w:bCs/>
        </w:rPr>
        <w:t>Lesson 26:</w:t>
      </w:r>
      <w:r w:rsidRPr="0001413C">
        <w:t xml:space="preserve"> Impact of Harassment and Discrimination </w:t>
      </w:r>
    </w:p>
    <w:p w14:paraId="664D1E05" w14:textId="77777777" w:rsidR="0001413C" w:rsidRPr="0001413C" w:rsidRDefault="0001413C" w:rsidP="0001413C">
      <w:r w:rsidRPr="0001413C">
        <w:rPr>
          <w:b/>
          <w:bCs/>
        </w:rPr>
        <w:t xml:space="preserve">Question and Answer Template / Text / LTR </w:t>
      </w:r>
    </w:p>
    <w:p w14:paraId="37859443" w14:textId="77777777" w:rsidR="0001413C" w:rsidRPr="0001413C" w:rsidRDefault="0001413C" w:rsidP="0001413C">
      <w:r w:rsidRPr="0001413C">
        <w:rPr>
          <w:b/>
          <w:bCs/>
        </w:rPr>
        <w:t>Content Title:</w:t>
      </w:r>
      <w:r w:rsidRPr="0001413C">
        <w:t xml:space="preserve"> </w:t>
      </w:r>
    </w:p>
    <w:p w14:paraId="1A959E24" w14:textId="77777777" w:rsidR="0001413C" w:rsidRPr="0001413C" w:rsidRDefault="0001413C" w:rsidP="0001413C">
      <w:r w:rsidRPr="0001413C">
        <w:t xml:space="preserve">Managing Different Perspectives </w:t>
      </w:r>
    </w:p>
    <w:p w14:paraId="78E08FB6" w14:textId="77777777" w:rsidR="0001413C" w:rsidRPr="0001413C" w:rsidRDefault="0001413C" w:rsidP="0001413C">
      <w:r w:rsidRPr="0001413C">
        <w:rPr>
          <w:b/>
          <w:bCs/>
        </w:rPr>
        <w:t>Content Description:</w:t>
      </w:r>
    </w:p>
    <w:p w14:paraId="59F621A4" w14:textId="77777777" w:rsidR="0001413C" w:rsidRPr="0001413C" w:rsidRDefault="0001413C" w:rsidP="0001413C">
      <w:r w:rsidRPr="0001413C">
        <w:t xml:space="preserve">Ben, a manager, overhears Raheem and Doug mocking Daljeet, who is a devout Sikh, for wearing a turban. He knows Raheem and Doug believe this is just harmless fun, but Daljeet is very upset. </w:t>
      </w:r>
    </w:p>
    <w:p w14:paraId="52757967" w14:textId="77777777" w:rsidR="0001413C" w:rsidRPr="0001413C" w:rsidRDefault="0001413C" w:rsidP="0001413C">
      <w:r w:rsidRPr="0001413C">
        <w:rPr>
          <w:b/>
          <w:bCs/>
        </w:rPr>
        <w:t>Question:</w:t>
      </w:r>
      <w:r w:rsidRPr="0001413C">
        <w:t xml:space="preserve"> </w:t>
      </w:r>
    </w:p>
    <w:p w14:paraId="7FBF42AD" w14:textId="77777777" w:rsidR="0001413C" w:rsidRPr="0001413C" w:rsidRDefault="0001413C" w:rsidP="0001413C">
      <w:r w:rsidRPr="0001413C">
        <w:t xml:space="preserve">What is the best course of action for Ben?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88C5EB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76DD404"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B6B9051" w14:textId="77777777" w:rsidR="0001413C" w:rsidRPr="0001413C" w:rsidRDefault="0001413C" w:rsidP="0001413C">
            <w:pPr>
              <w:rPr>
                <w:b/>
                <w:bCs/>
              </w:rPr>
            </w:pPr>
            <w:r w:rsidRPr="0001413C">
              <w:rPr>
                <w:b/>
                <w:bCs/>
              </w:rPr>
              <w:t>Answer</w:t>
            </w:r>
          </w:p>
        </w:tc>
      </w:tr>
      <w:tr w:rsidR="0001413C" w:rsidRPr="0001413C" w14:paraId="5CC8DD5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1ABD3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DACBCA" w14:textId="77777777" w:rsidR="0001413C" w:rsidRPr="0001413C" w:rsidRDefault="0001413C" w:rsidP="0001413C">
            <w:r w:rsidRPr="0001413C">
              <w:t>Have a word with Doug and Raheem to ensure this doesn’t happen again. Ben should also explain why this type of conduct is unacceptable.</w:t>
            </w:r>
          </w:p>
        </w:tc>
      </w:tr>
      <w:tr w:rsidR="0001413C" w:rsidRPr="0001413C" w14:paraId="411D584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DF83E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D525F1" w14:textId="77777777" w:rsidR="0001413C" w:rsidRPr="0001413C" w:rsidRDefault="0001413C" w:rsidP="0001413C">
            <w:r w:rsidRPr="0001413C">
              <w:t>Report the incident immediately because this is clearly a case of discrimination, and Raheem and Doug’s employment must be terminated.</w:t>
            </w:r>
          </w:p>
        </w:tc>
      </w:tr>
      <w:tr w:rsidR="0001413C" w:rsidRPr="0001413C" w14:paraId="0AA309F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D091C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7668E5" w14:textId="77777777" w:rsidR="0001413C" w:rsidRPr="0001413C" w:rsidRDefault="0001413C" w:rsidP="0001413C">
            <w:r w:rsidRPr="0001413C">
              <w:t>Speak to Daljeet and explain that Raheem and Doug are only joking around and they didn’t mean any offense.</w:t>
            </w:r>
          </w:p>
        </w:tc>
      </w:tr>
    </w:tbl>
    <w:p w14:paraId="2BC1E40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854D8B3" w14:textId="77777777" w:rsidR="0001413C" w:rsidRPr="0001413C" w:rsidRDefault="0001413C" w:rsidP="0001413C">
      <w:r w:rsidRPr="0001413C">
        <w:br w:type="page"/>
      </w:r>
    </w:p>
    <w:p w14:paraId="7A0A18CD" w14:textId="77777777" w:rsidR="0001413C" w:rsidRPr="0001413C" w:rsidRDefault="0001413C" w:rsidP="0001413C">
      <w:bookmarkStart w:id="255" w:name="Page_4658002432512674594"/>
      <w:bookmarkEnd w:id="255"/>
      <w:r w:rsidRPr="0001413C">
        <w:rPr>
          <w:b/>
          <w:bCs/>
        </w:rPr>
        <w:t>Page Number:</w:t>
      </w:r>
      <w:r w:rsidRPr="0001413C">
        <w:t xml:space="preserve"> 72 </w:t>
      </w:r>
    </w:p>
    <w:p w14:paraId="70665F24" w14:textId="77777777" w:rsidR="0001413C" w:rsidRPr="0001413C" w:rsidRDefault="0001413C" w:rsidP="0001413C">
      <w:r w:rsidRPr="0001413C">
        <w:rPr>
          <w:b/>
          <w:bCs/>
        </w:rPr>
        <w:t>Lesson 26:</w:t>
      </w:r>
      <w:r w:rsidRPr="0001413C">
        <w:t xml:space="preserve"> Impact of Harassment and Discrimination </w:t>
      </w:r>
    </w:p>
    <w:p w14:paraId="225CCCDC" w14:textId="77777777" w:rsidR="0001413C" w:rsidRPr="0001413C" w:rsidRDefault="0001413C" w:rsidP="0001413C">
      <w:r w:rsidRPr="0001413C">
        <w:rPr>
          <w:b/>
          <w:bCs/>
        </w:rPr>
        <w:t xml:space="preserve">Text and Image Template / Text Only </w:t>
      </w:r>
    </w:p>
    <w:p w14:paraId="5D2BD33C" w14:textId="77777777" w:rsidR="0001413C" w:rsidRPr="0001413C" w:rsidRDefault="0001413C" w:rsidP="0001413C">
      <w:r w:rsidRPr="0001413C">
        <w:rPr>
          <w:b/>
          <w:bCs/>
        </w:rPr>
        <w:t>Content Title:</w:t>
      </w:r>
      <w:r w:rsidRPr="0001413C">
        <w:t xml:space="preserve"> </w:t>
      </w:r>
    </w:p>
    <w:p w14:paraId="7553914A" w14:textId="77777777" w:rsidR="0001413C" w:rsidRPr="0001413C" w:rsidRDefault="0001413C" w:rsidP="0001413C">
      <w:r w:rsidRPr="0001413C">
        <w:t xml:space="preserve">Remember… </w:t>
      </w:r>
    </w:p>
    <w:p w14:paraId="21F9C4B0" w14:textId="77777777" w:rsidR="0001413C" w:rsidRPr="0001413C" w:rsidRDefault="0001413C" w:rsidP="0001413C">
      <w:r w:rsidRPr="0001413C">
        <w:br/>
      </w:r>
      <w:r w:rsidRPr="0001413C">
        <w:rPr>
          <w:b/>
          <w:bCs/>
        </w:rPr>
        <w:t>Column 1 Text:</w:t>
      </w:r>
      <w:r w:rsidRPr="0001413C">
        <w:t xml:space="preserve"> </w:t>
      </w:r>
    </w:p>
    <w:p w14:paraId="05FB50B5" w14:textId="77777777" w:rsidR="0001413C" w:rsidRPr="0001413C" w:rsidRDefault="0001413C" w:rsidP="0001413C">
      <w:r w:rsidRPr="0001413C">
        <w:t>In some cases, the perpetrators of inappropriate behavior don’t believe they’re doing anything wrong. As a manager, you play a vital role in helping prevent harassment and discrimination in our workplace, and educating your colleagues on what is, and isn't, acceptable behavior.</w:t>
      </w:r>
    </w:p>
    <w:p w14:paraId="1553EF25" w14:textId="77777777" w:rsidR="0001413C" w:rsidRPr="0001413C" w:rsidRDefault="0001413C" w:rsidP="0001413C">
      <w:r w:rsidRPr="0001413C">
        <w:t>The best course of action in a situation like this is to speak to Doug and Raheem, and make it clear that not only is their behavior upsetting their colleague, it also qualifies as discrimination when the target’s religion means he is a member of a protected class.</w:t>
      </w:r>
    </w:p>
    <w:p w14:paraId="500A2B8B" w14:textId="77777777" w:rsidR="0001413C" w:rsidRPr="0001413C" w:rsidRDefault="0001413C" w:rsidP="0001413C">
      <w:r w:rsidRPr="0001413C">
        <w:t>If mocking behavior continues, and the target continues to be upset, you will have to report the incident to the appropriate department.</w:t>
      </w:r>
    </w:p>
    <w:p w14:paraId="313549D1" w14:textId="77777777" w:rsidR="0001413C" w:rsidRPr="0001413C" w:rsidRDefault="0001413C" w:rsidP="0001413C">
      <w:r w:rsidRPr="0001413C">
        <w:t>You can find out who you can report the behavior to in the Contact Details section.</w:t>
      </w:r>
    </w:p>
    <w:p w14:paraId="645D93FE" w14:textId="77777777" w:rsidR="0001413C" w:rsidRPr="0001413C" w:rsidRDefault="0001413C" w:rsidP="0001413C">
      <w:r w:rsidRPr="0001413C">
        <w:rPr>
          <w:b/>
          <w:bCs/>
        </w:rPr>
        <w:t>Audio Transcript Text:</w:t>
      </w:r>
      <w:r w:rsidRPr="0001413C">
        <w:t xml:space="preserve"> </w:t>
      </w:r>
    </w:p>
    <w:p w14:paraId="75035288" w14:textId="77777777" w:rsidR="0001413C" w:rsidRPr="0001413C" w:rsidRDefault="0001413C" w:rsidP="0001413C">
      <w:r w:rsidRPr="0001413C">
        <w:t>Here are some things you always need to consider.</w:t>
      </w:r>
    </w:p>
    <w:p w14:paraId="1B8234C1" w14:textId="77777777" w:rsidR="0001413C" w:rsidRPr="0001413C" w:rsidRDefault="0001413C" w:rsidP="0001413C">
      <w:r w:rsidRPr="0001413C">
        <w:br w:type="page"/>
      </w:r>
    </w:p>
    <w:p w14:paraId="6D2E81A3" w14:textId="77777777" w:rsidR="0001413C" w:rsidRPr="0001413C" w:rsidRDefault="0001413C" w:rsidP="0001413C">
      <w:bookmarkStart w:id="256" w:name="Page_5006676545851848267"/>
      <w:bookmarkEnd w:id="256"/>
      <w:r w:rsidRPr="0001413C">
        <w:rPr>
          <w:b/>
          <w:bCs/>
        </w:rPr>
        <w:t>Page Number:</w:t>
      </w:r>
      <w:r w:rsidRPr="0001413C">
        <w:t xml:space="preserve"> 73 </w:t>
      </w:r>
    </w:p>
    <w:p w14:paraId="2C304CE4" w14:textId="77777777" w:rsidR="0001413C" w:rsidRPr="0001413C" w:rsidRDefault="0001413C" w:rsidP="0001413C">
      <w:r w:rsidRPr="0001413C">
        <w:rPr>
          <w:b/>
          <w:bCs/>
        </w:rPr>
        <w:t>Lesson 26:</w:t>
      </w:r>
      <w:r w:rsidRPr="0001413C">
        <w:t xml:space="preserve"> Impact of Harassment and Discrimination </w:t>
      </w:r>
    </w:p>
    <w:p w14:paraId="54029846" w14:textId="77777777" w:rsidR="0001413C" w:rsidRPr="0001413C" w:rsidRDefault="0001413C" w:rsidP="0001413C">
      <w:r w:rsidRPr="0001413C">
        <w:rPr>
          <w:b/>
          <w:bCs/>
        </w:rPr>
        <w:t xml:space="preserve">Question and Answer Template / Text / LTR </w:t>
      </w:r>
    </w:p>
    <w:p w14:paraId="0298A048" w14:textId="77777777" w:rsidR="0001413C" w:rsidRPr="0001413C" w:rsidRDefault="0001413C" w:rsidP="0001413C">
      <w:r w:rsidRPr="0001413C">
        <w:rPr>
          <w:b/>
          <w:bCs/>
        </w:rPr>
        <w:t>Content Title:</w:t>
      </w:r>
      <w:r w:rsidRPr="0001413C">
        <w:t xml:space="preserve"> </w:t>
      </w:r>
    </w:p>
    <w:p w14:paraId="34499E62" w14:textId="77777777" w:rsidR="0001413C" w:rsidRPr="0001413C" w:rsidRDefault="0001413C" w:rsidP="0001413C">
      <w:r w:rsidRPr="0001413C">
        <w:t xml:space="preserve">Taking Action Against Verbal Abuse </w:t>
      </w:r>
    </w:p>
    <w:p w14:paraId="074DE03C" w14:textId="77777777" w:rsidR="0001413C" w:rsidRPr="0001413C" w:rsidRDefault="0001413C" w:rsidP="0001413C">
      <w:r w:rsidRPr="0001413C">
        <w:rPr>
          <w:b/>
          <w:bCs/>
        </w:rPr>
        <w:t>Content Description:</w:t>
      </w:r>
    </w:p>
    <w:p w14:paraId="51A024FA" w14:textId="77777777" w:rsidR="0001413C" w:rsidRPr="0001413C" w:rsidRDefault="0001413C" w:rsidP="0001413C">
      <w:r w:rsidRPr="0001413C">
        <w:t xml:space="preserve">The next day Ben is walking by a conference room when he again overhears Raheem ridiculing Daljeet for what he’s wearing. </w:t>
      </w:r>
    </w:p>
    <w:p w14:paraId="07B77A18" w14:textId="77777777" w:rsidR="0001413C" w:rsidRPr="0001413C" w:rsidRDefault="0001413C" w:rsidP="0001413C">
      <w:r w:rsidRPr="0001413C">
        <w:rPr>
          <w:b/>
          <w:bCs/>
        </w:rPr>
        <w:t>Question:</w:t>
      </w:r>
      <w:r w:rsidRPr="0001413C">
        <w:t xml:space="preserve"> </w:t>
      </w:r>
    </w:p>
    <w:p w14:paraId="24D39415" w14:textId="77777777" w:rsidR="0001413C" w:rsidRPr="0001413C" w:rsidRDefault="0001413C" w:rsidP="0001413C">
      <w:r w:rsidRPr="0001413C">
        <w:t xml:space="preserve">What is the best course of action now?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FDE173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3E4A74B"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F2D4E4" w14:textId="77777777" w:rsidR="0001413C" w:rsidRPr="0001413C" w:rsidRDefault="0001413C" w:rsidP="0001413C">
            <w:pPr>
              <w:rPr>
                <w:b/>
                <w:bCs/>
              </w:rPr>
            </w:pPr>
            <w:r w:rsidRPr="0001413C">
              <w:rPr>
                <w:b/>
                <w:bCs/>
              </w:rPr>
              <w:t>Answer</w:t>
            </w:r>
          </w:p>
        </w:tc>
      </w:tr>
      <w:tr w:rsidR="0001413C" w:rsidRPr="0001413C" w14:paraId="550EC6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2D00B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80D8EC" w14:textId="77777777" w:rsidR="0001413C" w:rsidRPr="0001413C" w:rsidRDefault="0001413C" w:rsidP="0001413C">
            <w:r w:rsidRPr="0001413C">
              <w:t>Ben should report the incident to the appropriate department.</w:t>
            </w:r>
          </w:p>
        </w:tc>
      </w:tr>
      <w:tr w:rsidR="0001413C" w:rsidRPr="0001413C" w14:paraId="7A1D6EE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D964E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004329" w14:textId="77777777" w:rsidR="0001413C" w:rsidRPr="0001413C" w:rsidRDefault="0001413C" w:rsidP="0001413C">
            <w:r w:rsidRPr="0001413C">
              <w:t>Ben should ask Raheem to stop and then explain to Daljeet that Raheem is only joking and he needs to stop being so sensitive.</w:t>
            </w:r>
          </w:p>
        </w:tc>
      </w:tr>
      <w:tr w:rsidR="0001413C" w:rsidRPr="0001413C" w14:paraId="71DDCC2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34B38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D7A4E5" w14:textId="77777777" w:rsidR="0001413C" w:rsidRPr="0001413C" w:rsidRDefault="0001413C" w:rsidP="0001413C">
            <w:r w:rsidRPr="0001413C">
              <w:t>Ben should ask Raheem to stop making fun of Daljeet because Daljeet could file a discrimination claim against him if he continues.</w:t>
            </w:r>
          </w:p>
        </w:tc>
      </w:tr>
    </w:tbl>
    <w:p w14:paraId="64ED70F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412D51A" w14:textId="77777777" w:rsidR="0001413C" w:rsidRPr="0001413C" w:rsidRDefault="0001413C" w:rsidP="0001413C">
      <w:r w:rsidRPr="0001413C">
        <w:br w:type="page"/>
      </w:r>
    </w:p>
    <w:p w14:paraId="6185EA1C" w14:textId="77777777" w:rsidR="0001413C" w:rsidRPr="0001413C" w:rsidRDefault="0001413C" w:rsidP="0001413C">
      <w:bookmarkStart w:id="257" w:name="Page_5044683672720485100"/>
      <w:bookmarkEnd w:id="257"/>
      <w:r w:rsidRPr="0001413C">
        <w:rPr>
          <w:b/>
          <w:bCs/>
        </w:rPr>
        <w:t>Page Number:</w:t>
      </w:r>
      <w:r w:rsidRPr="0001413C">
        <w:t xml:space="preserve"> 74 </w:t>
      </w:r>
    </w:p>
    <w:p w14:paraId="69731FB1" w14:textId="77777777" w:rsidR="0001413C" w:rsidRPr="0001413C" w:rsidRDefault="0001413C" w:rsidP="0001413C">
      <w:r w:rsidRPr="0001413C">
        <w:rPr>
          <w:b/>
          <w:bCs/>
        </w:rPr>
        <w:t>Lesson 26:</w:t>
      </w:r>
      <w:r w:rsidRPr="0001413C">
        <w:t xml:space="preserve"> Impact of Harassment and Discrimination </w:t>
      </w:r>
    </w:p>
    <w:p w14:paraId="0093BC3F" w14:textId="77777777" w:rsidR="0001413C" w:rsidRPr="0001413C" w:rsidRDefault="0001413C" w:rsidP="0001413C">
      <w:r w:rsidRPr="0001413C">
        <w:rPr>
          <w:b/>
          <w:bCs/>
        </w:rPr>
        <w:t xml:space="preserve">Text and Image Template / Text Only </w:t>
      </w:r>
    </w:p>
    <w:p w14:paraId="3EA9626D" w14:textId="77777777" w:rsidR="0001413C" w:rsidRPr="0001413C" w:rsidRDefault="0001413C" w:rsidP="0001413C">
      <w:r w:rsidRPr="0001413C">
        <w:rPr>
          <w:b/>
          <w:bCs/>
        </w:rPr>
        <w:t>Content Title:</w:t>
      </w:r>
      <w:r w:rsidRPr="0001413C">
        <w:t xml:space="preserve"> </w:t>
      </w:r>
    </w:p>
    <w:p w14:paraId="0331C984" w14:textId="77777777" w:rsidR="0001413C" w:rsidRPr="0001413C" w:rsidRDefault="0001413C" w:rsidP="0001413C">
      <w:r w:rsidRPr="0001413C">
        <w:t xml:space="preserve">Remember… </w:t>
      </w:r>
    </w:p>
    <w:p w14:paraId="280C8AB2" w14:textId="77777777" w:rsidR="0001413C" w:rsidRPr="0001413C" w:rsidRDefault="0001413C" w:rsidP="0001413C">
      <w:r w:rsidRPr="0001413C">
        <w:br/>
      </w:r>
      <w:r w:rsidRPr="0001413C">
        <w:rPr>
          <w:b/>
          <w:bCs/>
        </w:rPr>
        <w:t>Column 1 Text:</w:t>
      </w:r>
      <w:r w:rsidRPr="0001413C">
        <w:t xml:space="preserve"> </w:t>
      </w:r>
    </w:p>
    <w:p w14:paraId="04319BEC" w14:textId="77777777" w:rsidR="0001413C" w:rsidRPr="0001413C" w:rsidRDefault="0001413C" w:rsidP="0001413C">
      <w:r w:rsidRPr="0001413C">
        <w:t>When the perpetrator doesn’t change their behavior after being spoken to, it’s best to report the incident before the situation escalates.</w:t>
      </w:r>
    </w:p>
    <w:p w14:paraId="7E375B43" w14:textId="77777777" w:rsidR="0001413C" w:rsidRPr="0001413C" w:rsidRDefault="0001413C" w:rsidP="0001413C">
      <w:r w:rsidRPr="0001413C">
        <w:t>Remember, once you have decided to take formal action, it’s advisable to leave any conversations about workplace behavior to a representative from the appropriate department.</w:t>
      </w:r>
    </w:p>
    <w:p w14:paraId="2CB511D3" w14:textId="77777777" w:rsidR="0001413C" w:rsidRPr="0001413C" w:rsidRDefault="0001413C" w:rsidP="0001413C">
      <w:r w:rsidRPr="0001413C">
        <w:t>You can find out who to report a situation like this to in the Contact Details section.</w:t>
      </w:r>
    </w:p>
    <w:p w14:paraId="3979A87D" w14:textId="77777777" w:rsidR="0001413C" w:rsidRPr="0001413C" w:rsidRDefault="0001413C" w:rsidP="0001413C">
      <w:r w:rsidRPr="0001413C">
        <w:rPr>
          <w:b/>
          <w:bCs/>
        </w:rPr>
        <w:t>Audio Transcript Text:</w:t>
      </w:r>
      <w:r w:rsidRPr="0001413C">
        <w:t xml:space="preserve"> </w:t>
      </w:r>
    </w:p>
    <w:p w14:paraId="0B419F47" w14:textId="77777777" w:rsidR="0001413C" w:rsidRPr="0001413C" w:rsidRDefault="0001413C" w:rsidP="0001413C">
      <w:r w:rsidRPr="0001413C">
        <w:t>It's important that you remember these key points to help you remain compliant.</w:t>
      </w:r>
    </w:p>
    <w:p w14:paraId="6F880E6D" w14:textId="77777777" w:rsidR="0001413C" w:rsidRPr="0001413C" w:rsidRDefault="0001413C" w:rsidP="0001413C">
      <w:r w:rsidRPr="0001413C">
        <w:br w:type="page"/>
      </w:r>
    </w:p>
    <w:p w14:paraId="519E6F2C" w14:textId="77777777" w:rsidR="0001413C" w:rsidRPr="0001413C" w:rsidRDefault="0001413C" w:rsidP="0001413C">
      <w:bookmarkStart w:id="258" w:name="Page_5036421256637064460"/>
      <w:bookmarkEnd w:id="258"/>
      <w:r w:rsidRPr="0001413C">
        <w:rPr>
          <w:b/>
          <w:bCs/>
        </w:rPr>
        <w:t>Page Number:</w:t>
      </w:r>
      <w:r w:rsidRPr="0001413C">
        <w:t xml:space="preserve"> 75 </w:t>
      </w:r>
    </w:p>
    <w:p w14:paraId="461BC353" w14:textId="77777777" w:rsidR="0001413C" w:rsidRPr="0001413C" w:rsidRDefault="0001413C" w:rsidP="0001413C">
      <w:r w:rsidRPr="0001413C">
        <w:rPr>
          <w:b/>
          <w:bCs/>
        </w:rPr>
        <w:t>Lesson 26:</w:t>
      </w:r>
      <w:r w:rsidRPr="0001413C">
        <w:t xml:space="preserve"> Impact of Harassment and Discrimination </w:t>
      </w:r>
    </w:p>
    <w:p w14:paraId="322126E9" w14:textId="77777777" w:rsidR="0001413C" w:rsidRPr="0001413C" w:rsidRDefault="0001413C" w:rsidP="0001413C">
      <w:r w:rsidRPr="0001413C">
        <w:rPr>
          <w:b/>
          <w:bCs/>
        </w:rPr>
        <w:t xml:space="preserve">Question and Answer Template / Text / LTR </w:t>
      </w:r>
    </w:p>
    <w:p w14:paraId="3CDE97BB" w14:textId="77777777" w:rsidR="0001413C" w:rsidRPr="0001413C" w:rsidRDefault="0001413C" w:rsidP="0001413C">
      <w:r w:rsidRPr="0001413C">
        <w:rPr>
          <w:b/>
          <w:bCs/>
        </w:rPr>
        <w:t>Content Title:</w:t>
      </w:r>
      <w:r w:rsidRPr="0001413C">
        <w:t xml:space="preserve"> </w:t>
      </w:r>
    </w:p>
    <w:p w14:paraId="426FA7AB" w14:textId="77777777" w:rsidR="0001413C" w:rsidRPr="0001413C" w:rsidRDefault="0001413C" w:rsidP="0001413C">
      <w:r w:rsidRPr="0001413C">
        <w:t xml:space="preserve">Impact on the Workplace </w:t>
      </w:r>
    </w:p>
    <w:p w14:paraId="50801094" w14:textId="77777777" w:rsidR="0001413C" w:rsidRPr="0001413C" w:rsidRDefault="0001413C" w:rsidP="0001413C">
      <w:r w:rsidRPr="0001413C">
        <w:rPr>
          <w:b/>
          <w:bCs/>
        </w:rPr>
        <w:t>Content Description:</w:t>
      </w:r>
    </w:p>
    <w:p w14:paraId="5C08E637" w14:textId="77777777" w:rsidR="0001413C" w:rsidRPr="0001413C" w:rsidRDefault="0001413C" w:rsidP="0001413C">
      <w:r w:rsidRPr="0001413C">
        <w:t xml:space="preserve">Aside from a potential discrimination claim, what is the wider impact that Raheem’s discrimination against Daljeet could have in the workplace? </w:t>
      </w:r>
    </w:p>
    <w:p w14:paraId="5C74ADC3" w14:textId="77777777" w:rsidR="0001413C" w:rsidRPr="0001413C" w:rsidRDefault="0001413C" w:rsidP="0001413C">
      <w:r w:rsidRPr="0001413C">
        <w:rPr>
          <w:b/>
          <w:bCs/>
        </w:rPr>
        <w:t>Question:</w:t>
      </w:r>
      <w:r w:rsidRPr="0001413C">
        <w:t xml:space="preserve"> </w:t>
      </w:r>
    </w:p>
    <w:p w14:paraId="033AED42" w14:textId="77777777" w:rsidR="0001413C" w:rsidRPr="0001413C" w:rsidRDefault="0001413C" w:rsidP="0001413C">
      <w:r w:rsidRPr="0001413C">
        <w:t xml:space="preserve">What do you think are the three most likely impacts?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C20714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6ACA12C"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AFBE33" w14:textId="77777777" w:rsidR="0001413C" w:rsidRPr="0001413C" w:rsidRDefault="0001413C" w:rsidP="0001413C">
            <w:pPr>
              <w:rPr>
                <w:b/>
                <w:bCs/>
              </w:rPr>
            </w:pPr>
            <w:r w:rsidRPr="0001413C">
              <w:rPr>
                <w:b/>
                <w:bCs/>
              </w:rPr>
              <w:t>Answer</w:t>
            </w:r>
          </w:p>
        </w:tc>
      </w:tr>
      <w:tr w:rsidR="0001413C" w:rsidRPr="0001413C" w14:paraId="400EA0F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A580D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4BF54F" w14:textId="77777777" w:rsidR="0001413C" w:rsidRPr="0001413C" w:rsidRDefault="0001413C" w:rsidP="0001413C">
            <w:r w:rsidRPr="0001413C">
              <w:t>Daljeet may become withdrawn and disengage from team meetings, which could lead to him not contributing important information.</w:t>
            </w:r>
          </w:p>
        </w:tc>
      </w:tr>
      <w:tr w:rsidR="0001413C" w:rsidRPr="0001413C" w14:paraId="43628E5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41197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7A357B" w14:textId="77777777" w:rsidR="0001413C" w:rsidRPr="0001413C" w:rsidRDefault="0001413C" w:rsidP="0001413C">
            <w:r w:rsidRPr="0001413C">
              <w:t>Daljeet will work harder and better to impress Raheem.</w:t>
            </w:r>
          </w:p>
        </w:tc>
      </w:tr>
      <w:tr w:rsidR="0001413C" w:rsidRPr="0001413C" w14:paraId="1710A83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FAA31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4EEE16" w14:textId="77777777" w:rsidR="0001413C" w:rsidRPr="0001413C" w:rsidRDefault="0001413C" w:rsidP="0001413C">
            <w:r w:rsidRPr="0001413C">
              <w:t>Some people may be intimidated by Raheem’s actions, causing them to be less active in team meetings.</w:t>
            </w:r>
          </w:p>
        </w:tc>
      </w:tr>
      <w:tr w:rsidR="0001413C" w:rsidRPr="0001413C" w14:paraId="4FFD605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1156B6"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386813" w14:textId="77777777" w:rsidR="0001413C" w:rsidRPr="0001413C" w:rsidRDefault="0001413C" w:rsidP="0001413C">
            <w:r w:rsidRPr="0001413C">
              <w:t>Some of Daljeet’s colleagues may not want to work with Raheem, causing a divide in the workforce.</w:t>
            </w:r>
          </w:p>
        </w:tc>
      </w:tr>
    </w:tbl>
    <w:p w14:paraId="4666CA3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068988A" w14:textId="77777777" w:rsidR="0001413C" w:rsidRPr="0001413C" w:rsidRDefault="0001413C" w:rsidP="0001413C">
      <w:r w:rsidRPr="0001413C">
        <w:br w:type="page"/>
      </w:r>
    </w:p>
    <w:p w14:paraId="77B0C9EF" w14:textId="77777777" w:rsidR="0001413C" w:rsidRPr="0001413C" w:rsidRDefault="0001413C" w:rsidP="0001413C">
      <w:bookmarkStart w:id="259" w:name="Page_4968669414688244138"/>
      <w:bookmarkEnd w:id="259"/>
      <w:r w:rsidRPr="0001413C">
        <w:rPr>
          <w:b/>
          <w:bCs/>
        </w:rPr>
        <w:t>Page Number:</w:t>
      </w:r>
      <w:r w:rsidRPr="0001413C">
        <w:t xml:space="preserve"> 76 </w:t>
      </w:r>
    </w:p>
    <w:p w14:paraId="543FD3ED" w14:textId="77777777" w:rsidR="0001413C" w:rsidRPr="0001413C" w:rsidRDefault="0001413C" w:rsidP="0001413C">
      <w:r w:rsidRPr="0001413C">
        <w:rPr>
          <w:b/>
          <w:bCs/>
        </w:rPr>
        <w:t>Lesson 26:</w:t>
      </w:r>
      <w:r w:rsidRPr="0001413C">
        <w:t xml:space="preserve"> Impact of Harassment and Discrimination </w:t>
      </w:r>
    </w:p>
    <w:p w14:paraId="2FB21FEA" w14:textId="77777777" w:rsidR="0001413C" w:rsidRPr="0001413C" w:rsidRDefault="0001413C" w:rsidP="0001413C">
      <w:r w:rsidRPr="0001413C">
        <w:rPr>
          <w:b/>
          <w:bCs/>
        </w:rPr>
        <w:t xml:space="preserve">Text and Image Template / Text Only </w:t>
      </w:r>
    </w:p>
    <w:p w14:paraId="5F7F0E4D" w14:textId="77777777" w:rsidR="0001413C" w:rsidRPr="0001413C" w:rsidRDefault="0001413C" w:rsidP="0001413C">
      <w:r w:rsidRPr="0001413C">
        <w:rPr>
          <w:b/>
          <w:bCs/>
        </w:rPr>
        <w:t>Content Title:</w:t>
      </w:r>
      <w:r w:rsidRPr="0001413C">
        <w:t xml:space="preserve"> </w:t>
      </w:r>
    </w:p>
    <w:p w14:paraId="285485F4" w14:textId="77777777" w:rsidR="0001413C" w:rsidRPr="0001413C" w:rsidRDefault="0001413C" w:rsidP="0001413C">
      <w:r w:rsidRPr="0001413C">
        <w:t xml:space="preserve">Thanks for helping Ben. </w:t>
      </w:r>
    </w:p>
    <w:p w14:paraId="4DA39D48" w14:textId="77777777" w:rsidR="0001413C" w:rsidRPr="0001413C" w:rsidRDefault="0001413C" w:rsidP="0001413C">
      <w:r w:rsidRPr="0001413C">
        <w:br/>
      </w:r>
      <w:r w:rsidRPr="0001413C">
        <w:rPr>
          <w:b/>
          <w:bCs/>
        </w:rPr>
        <w:t>Column 1 Text:</w:t>
      </w:r>
      <w:r w:rsidRPr="0001413C">
        <w:t xml:space="preserve"> </w:t>
      </w:r>
    </w:p>
    <w:p w14:paraId="18D5C37A" w14:textId="77777777" w:rsidR="0001413C" w:rsidRPr="0001413C" w:rsidRDefault="0001413C" w:rsidP="0001413C">
      <w:r w:rsidRPr="0001413C">
        <w:t>Harassment or discrimination may cause a colleague to become withdrawn and less engaged in the workplace.</w:t>
      </w:r>
    </w:p>
    <w:p w14:paraId="5BB8DD82" w14:textId="77777777" w:rsidR="0001413C" w:rsidRPr="0001413C" w:rsidRDefault="0001413C" w:rsidP="0001413C">
      <w:r w:rsidRPr="0001413C">
        <w:t>This could have an adverse effect on the workforce, as it may make other colleagues uncomfortable, and could divert attention or even cause a divide in working teams and groups.</w:t>
      </w:r>
    </w:p>
    <w:p w14:paraId="5E16BB49" w14:textId="77777777" w:rsidR="0001413C" w:rsidRPr="0001413C" w:rsidRDefault="0001413C" w:rsidP="0001413C">
      <w:r w:rsidRPr="0001413C">
        <w:t>Remember, as a manager you have a responsibility to address any inappropriate workplace behavior that you witness or become aware of, including bullying and other behaviors that may violate internal policy, and make it clear that this type of behavior won’t be tolerated.</w:t>
      </w:r>
    </w:p>
    <w:p w14:paraId="291BD16A" w14:textId="77777777" w:rsidR="0001413C" w:rsidRPr="0001413C" w:rsidRDefault="0001413C" w:rsidP="0001413C">
      <w:r w:rsidRPr="0001413C">
        <w:t>It’s vital that you recognize, and identify, harassment and discrimination in the workplace, and recognize its impact on you, the company, and those around you.</w:t>
      </w:r>
    </w:p>
    <w:p w14:paraId="2B3D8695" w14:textId="77777777" w:rsidR="0001413C" w:rsidRPr="0001413C" w:rsidRDefault="0001413C" w:rsidP="0001413C">
      <w:r w:rsidRPr="0001413C">
        <w:t>It’s your responsibility to report incidents where the perpetrator continues the behavior and ignores the warning. You can find out who you need to contact in the Contact Details section.</w:t>
      </w:r>
    </w:p>
    <w:p w14:paraId="7260C902" w14:textId="77777777" w:rsidR="0001413C" w:rsidRPr="0001413C" w:rsidRDefault="0001413C" w:rsidP="0001413C">
      <w:r w:rsidRPr="0001413C">
        <w:rPr>
          <w:b/>
          <w:bCs/>
        </w:rPr>
        <w:t>Audio Transcript Text:</w:t>
      </w:r>
      <w:r w:rsidRPr="0001413C">
        <w:t xml:space="preserve"> </w:t>
      </w:r>
    </w:p>
    <w:p w14:paraId="060C4B7D" w14:textId="77777777" w:rsidR="0001413C" w:rsidRPr="0001413C" w:rsidRDefault="0001413C" w:rsidP="0001413C">
      <w:r w:rsidRPr="0001413C">
        <w:t>Your help was appreciated.</w:t>
      </w:r>
    </w:p>
    <w:p w14:paraId="20B8B455" w14:textId="77777777" w:rsidR="0001413C" w:rsidRPr="0001413C" w:rsidRDefault="0001413C" w:rsidP="0001413C">
      <w:r w:rsidRPr="0001413C">
        <w:br w:type="page"/>
      </w:r>
    </w:p>
    <w:p w14:paraId="68EAE403" w14:textId="77777777" w:rsidR="0001413C" w:rsidRPr="0001413C" w:rsidRDefault="0001413C" w:rsidP="0001413C">
      <w:r w:rsidRPr="0001413C">
        <w:rPr>
          <w:b/>
          <w:bCs/>
        </w:rPr>
        <w:t>Lesson 27:</w:t>
      </w:r>
      <w:r w:rsidRPr="0001413C">
        <w:t xml:space="preserve"> Diversity Strengthens Our Team </w:t>
      </w:r>
    </w:p>
    <w:p w14:paraId="163A3DB4" w14:textId="77777777" w:rsidR="0001413C" w:rsidRPr="0001413C" w:rsidRDefault="0001413C" w:rsidP="0001413C">
      <w:r w:rsidRPr="0001413C">
        <w:rPr>
          <w:b/>
          <w:bCs/>
        </w:rPr>
        <w:t>Quick Quiz Lesson</w:t>
      </w:r>
      <w:r w:rsidRPr="0001413C">
        <w:t xml:space="preserve"> </w:t>
      </w:r>
    </w:p>
    <w:p w14:paraId="535DEA79" w14:textId="77777777" w:rsidR="0001413C" w:rsidRPr="0001413C" w:rsidRDefault="0001413C" w:rsidP="0001413C">
      <w:r w:rsidRPr="0001413C">
        <w:rPr>
          <w:b/>
          <w:bCs/>
        </w:rPr>
        <w:t>Lesson Type :</w:t>
      </w:r>
      <w:r w:rsidRPr="0001413C">
        <w:t xml:space="preserve"> </w:t>
      </w:r>
    </w:p>
    <w:p w14:paraId="54F8F3C1" w14:textId="77777777" w:rsidR="0001413C" w:rsidRPr="0001413C" w:rsidRDefault="0001413C" w:rsidP="0001413C">
      <w:r w:rsidRPr="0001413C">
        <w:t xml:space="preserve">Quick Quiz </w:t>
      </w:r>
    </w:p>
    <w:p w14:paraId="6DAC1E1C" w14:textId="77777777" w:rsidR="0001413C" w:rsidRPr="0001413C" w:rsidRDefault="0001413C" w:rsidP="0001413C">
      <w:r w:rsidRPr="0001413C">
        <w:rPr>
          <w:b/>
          <w:bCs/>
        </w:rPr>
        <w:t>Select Type :</w:t>
      </w:r>
      <w:r w:rsidRPr="0001413C">
        <w:t xml:space="preserve"> </w:t>
      </w:r>
    </w:p>
    <w:p w14:paraId="7F0C00B1" w14:textId="77777777" w:rsidR="0001413C" w:rsidRPr="0001413C" w:rsidRDefault="0001413C" w:rsidP="0001413C">
      <w:r w:rsidRPr="0001413C">
        <w:t xml:space="preserve">Post Lesson Quick Quiz </w:t>
      </w:r>
    </w:p>
    <w:p w14:paraId="0A83957E" w14:textId="77777777" w:rsidR="0001413C" w:rsidRPr="0001413C" w:rsidRDefault="0001413C" w:rsidP="0001413C">
      <w:r w:rsidRPr="0001413C">
        <w:rPr>
          <w:b/>
          <w:bCs/>
        </w:rPr>
        <w:t>Page Title :</w:t>
      </w:r>
      <w:r w:rsidRPr="0001413C">
        <w:t xml:space="preserve"> </w:t>
      </w:r>
    </w:p>
    <w:p w14:paraId="750ABABE" w14:textId="77777777" w:rsidR="0001413C" w:rsidRPr="0001413C" w:rsidRDefault="0001413C" w:rsidP="0001413C">
      <w:r w:rsidRPr="0001413C">
        <w:t xml:space="preserve">Ready to put your knowledge to the test? </w:t>
      </w:r>
    </w:p>
    <w:p w14:paraId="37AAFF2A" w14:textId="77777777" w:rsidR="0001413C" w:rsidRPr="0001413C" w:rsidRDefault="0001413C" w:rsidP="0001413C">
      <w:r w:rsidRPr="0001413C">
        <w:rPr>
          <w:b/>
          <w:bCs/>
        </w:rPr>
        <w:t>Quick Quiz Assessment</w:t>
      </w:r>
      <w:r w:rsidRPr="0001413C">
        <w:t xml:space="preserve"> </w:t>
      </w:r>
    </w:p>
    <w:p w14:paraId="360BB6B7" w14:textId="77777777" w:rsidR="0001413C" w:rsidRPr="0001413C" w:rsidRDefault="0001413C" w:rsidP="0001413C">
      <w:r w:rsidRPr="0001413C">
        <w:rPr>
          <w:b/>
          <w:bCs/>
        </w:rPr>
        <w:t>Questions</w:t>
      </w:r>
      <w:r w:rsidRPr="0001413C">
        <w:t xml:space="preserve"> </w:t>
      </w:r>
    </w:p>
    <w:p w14:paraId="7A6D56C1" w14:textId="77777777" w:rsidR="0001413C" w:rsidRPr="0001413C" w:rsidRDefault="0001413C" w:rsidP="0001413C">
      <w:r w:rsidRPr="0001413C">
        <w:rPr>
          <w:b/>
          <w:bCs/>
        </w:rPr>
        <w:t>1. Question :</w:t>
      </w:r>
      <w:r w:rsidRPr="0001413C">
        <w:t xml:space="preserve"> </w:t>
      </w:r>
    </w:p>
    <w:p w14:paraId="4FA626DE" w14:textId="77777777" w:rsidR="0001413C" w:rsidRPr="0001413C" w:rsidRDefault="0001413C" w:rsidP="0001413C">
      <w:r w:rsidRPr="0001413C">
        <w:t>Diverse teams make more mistakes and take longer to correct the mistakes.</w:t>
      </w:r>
    </w:p>
    <w:p w14:paraId="342DFD1F" w14:textId="77777777" w:rsidR="0001413C" w:rsidRPr="0001413C" w:rsidRDefault="0001413C" w:rsidP="0001413C">
      <w:r w:rsidRPr="0001413C">
        <w:rPr>
          <w:b/>
          <w:bCs/>
        </w:rPr>
        <w:t xml:space="preserve">1. Answer: Incorrect </w:t>
      </w:r>
    </w:p>
    <w:p w14:paraId="63546C5F" w14:textId="77777777" w:rsidR="0001413C" w:rsidRPr="0001413C" w:rsidRDefault="0001413C" w:rsidP="0001413C">
      <w:r w:rsidRPr="0001413C">
        <w:t>True</w:t>
      </w:r>
    </w:p>
    <w:p w14:paraId="38CE57BF" w14:textId="77777777" w:rsidR="0001413C" w:rsidRPr="0001413C" w:rsidRDefault="0001413C" w:rsidP="0001413C">
      <w:r w:rsidRPr="0001413C">
        <w:rPr>
          <w:b/>
          <w:bCs/>
        </w:rPr>
        <w:t xml:space="preserve">2. Answer: Correct </w:t>
      </w:r>
    </w:p>
    <w:p w14:paraId="5F090F0E" w14:textId="77777777" w:rsidR="0001413C" w:rsidRPr="0001413C" w:rsidRDefault="0001413C" w:rsidP="0001413C">
      <w:r w:rsidRPr="0001413C">
        <w:t>False</w:t>
      </w:r>
    </w:p>
    <w:p w14:paraId="79936FAA" w14:textId="77777777" w:rsidR="0001413C" w:rsidRPr="0001413C" w:rsidRDefault="0001413C" w:rsidP="0001413C">
      <w:r w:rsidRPr="0001413C">
        <w:rPr>
          <w:b/>
          <w:bCs/>
        </w:rPr>
        <w:t>2. Question :</w:t>
      </w:r>
      <w:r w:rsidRPr="0001413C">
        <w:t xml:space="preserve"> </w:t>
      </w:r>
    </w:p>
    <w:p w14:paraId="282FB5F5" w14:textId="77777777" w:rsidR="0001413C" w:rsidRPr="0001413C" w:rsidRDefault="0001413C" w:rsidP="0001413C">
      <w:r w:rsidRPr="0001413C">
        <w:t>Garret encounters a problem with a project he’s working on, so he asks several members of his diverse team for their ideas. He wants to make sure he gets multiple perspectives on the issue.</w:t>
      </w:r>
    </w:p>
    <w:p w14:paraId="496452BE" w14:textId="77777777" w:rsidR="0001413C" w:rsidRPr="0001413C" w:rsidRDefault="0001413C" w:rsidP="0001413C">
      <w:r w:rsidRPr="0001413C">
        <w:t>Is Garret doing the right thing?</w:t>
      </w:r>
    </w:p>
    <w:p w14:paraId="28C71B97" w14:textId="77777777" w:rsidR="0001413C" w:rsidRPr="0001413C" w:rsidRDefault="0001413C" w:rsidP="0001413C">
      <w:r w:rsidRPr="0001413C">
        <w:rPr>
          <w:b/>
          <w:bCs/>
        </w:rPr>
        <w:t xml:space="preserve">1. Answer: Correct </w:t>
      </w:r>
    </w:p>
    <w:p w14:paraId="797A3E27" w14:textId="77777777" w:rsidR="0001413C" w:rsidRPr="0001413C" w:rsidRDefault="0001413C" w:rsidP="0001413C">
      <w:r w:rsidRPr="0001413C">
        <w:t>Yes</w:t>
      </w:r>
    </w:p>
    <w:p w14:paraId="61AF5740" w14:textId="77777777" w:rsidR="0001413C" w:rsidRPr="0001413C" w:rsidRDefault="0001413C" w:rsidP="0001413C">
      <w:r w:rsidRPr="0001413C">
        <w:rPr>
          <w:b/>
          <w:bCs/>
        </w:rPr>
        <w:t xml:space="preserve">2. Answer: Incorrect </w:t>
      </w:r>
    </w:p>
    <w:p w14:paraId="1EB32079" w14:textId="77777777" w:rsidR="0001413C" w:rsidRPr="0001413C" w:rsidRDefault="0001413C" w:rsidP="0001413C">
      <w:r w:rsidRPr="0001413C">
        <w:t>No</w:t>
      </w:r>
    </w:p>
    <w:p w14:paraId="58F17CD9" w14:textId="77777777" w:rsidR="0001413C" w:rsidRPr="0001413C" w:rsidRDefault="0001413C" w:rsidP="0001413C">
      <w:r w:rsidRPr="0001413C">
        <w:rPr>
          <w:b/>
          <w:bCs/>
        </w:rPr>
        <w:t>3. Question :</w:t>
      </w:r>
      <w:r w:rsidRPr="0001413C">
        <w:t xml:space="preserve"> </w:t>
      </w:r>
    </w:p>
    <w:p w14:paraId="434F8831" w14:textId="77777777" w:rsidR="0001413C" w:rsidRPr="0001413C" w:rsidRDefault="0001413C" w:rsidP="0001413C">
      <w:r w:rsidRPr="0001413C">
        <w:t>Layla sees that her colleague, Sue, is not eating lunch. She knows that Sue is fasting for religious reasons. Layla makes a joke to another colleague about Sue’s decision to fast.</w:t>
      </w:r>
    </w:p>
    <w:p w14:paraId="5D28A733" w14:textId="77777777" w:rsidR="0001413C" w:rsidRPr="0001413C" w:rsidRDefault="0001413C" w:rsidP="0001413C">
      <w:r w:rsidRPr="0001413C">
        <w:t>Is Layla helping to build a positive environment within her diverse team?</w:t>
      </w:r>
    </w:p>
    <w:p w14:paraId="7BA342D7" w14:textId="77777777" w:rsidR="0001413C" w:rsidRPr="0001413C" w:rsidRDefault="0001413C" w:rsidP="0001413C">
      <w:r w:rsidRPr="0001413C">
        <w:rPr>
          <w:b/>
          <w:bCs/>
        </w:rPr>
        <w:t xml:space="preserve">1. Answer: Incorrect </w:t>
      </w:r>
    </w:p>
    <w:p w14:paraId="414820DA" w14:textId="77777777" w:rsidR="0001413C" w:rsidRPr="0001413C" w:rsidRDefault="0001413C" w:rsidP="0001413C">
      <w:r w:rsidRPr="0001413C">
        <w:t>Yes</w:t>
      </w:r>
    </w:p>
    <w:p w14:paraId="072110A8" w14:textId="77777777" w:rsidR="0001413C" w:rsidRPr="0001413C" w:rsidRDefault="0001413C" w:rsidP="0001413C">
      <w:r w:rsidRPr="0001413C">
        <w:rPr>
          <w:b/>
          <w:bCs/>
        </w:rPr>
        <w:t xml:space="preserve">2. Answer: Correct </w:t>
      </w:r>
    </w:p>
    <w:p w14:paraId="1A88BF1F" w14:textId="77777777" w:rsidR="0001413C" w:rsidRPr="0001413C" w:rsidRDefault="0001413C" w:rsidP="0001413C">
      <w:r w:rsidRPr="0001413C">
        <w:t>No</w:t>
      </w:r>
    </w:p>
    <w:p w14:paraId="0B18C3AF" w14:textId="77777777" w:rsidR="0001413C" w:rsidRPr="0001413C" w:rsidRDefault="0001413C" w:rsidP="0001413C">
      <w:r w:rsidRPr="0001413C">
        <w:rPr>
          <w:b/>
          <w:bCs/>
        </w:rPr>
        <w:t>4. Question :</w:t>
      </w:r>
      <w:r w:rsidRPr="0001413C">
        <w:t xml:space="preserve"> </w:t>
      </w:r>
    </w:p>
    <w:p w14:paraId="5017C59F" w14:textId="77777777" w:rsidR="0001413C" w:rsidRPr="0001413C" w:rsidRDefault="0001413C" w:rsidP="0001413C">
      <w:r w:rsidRPr="0001413C">
        <w:t>Diverse teams that are well managed and built on an open, respectful culture can help the company achieve its mission and improve performance.</w:t>
      </w:r>
    </w:p>
    <w:p w14:paraId="3B0555AE" w14:textId="77777777" w:rsidR="0001413C" w:rsidRPr="0001413C" w:rsidRDefault="0001413C" w:rsidP="0001413C">
      <w:r w:rsidRPr="0001413C">
        <w:rPr>
          <w:b/>
          <w:bCs/>
        </w:rPr>
        <w:t xml:space="preserve">1. Answer: Correct </w:t>
      </w:r>
    </w:p>
    <w:p w14:paraId="56B4C3C9" w14:textId="77777777" w:rsidR="0001413C" w:rsidRPr="0001413C" w:rsidRDefault="0001413C" w:rsidP="0001413C">
      <w:r w:rsidRPr="0001413C">
        <w:t>True</w:t>
      </w:r>
    </w:p>
    <w:p w14:paraId="6FC7CC1C" w14:textId="77777777" w:rsidR="0001413C" w:rsidRPr="0001413C" w:rsidRDefault="0001413C" w:rsidP="0001413C">
      <w:r w:rsidRPr="0001413C">
        <w:rPr>
          <w:b/>
          <w:bCs/>
        </w:rPr>
        <w:t xml:space="preserve">2. Answer: Incorrect </w:t>
      </w:r>
    </w:p>
    <w:p w14:paraId="5EEE430F" w14:textId="77777777" w:rsidR="0001413C" w:rsidRPr="0001413C" w:rsidRDefault="0001413C" w:rsidP="0001413C">
      <w:r w:rsidRPr="0001413C">
        <w:t>False</w:t>
      </w:r>
    </w:p>
    <w:p w14:paraId="758F7E12" w14:textId="77777777" w:rsidR="0001413C" w:rsidRPr="0001413C" w:rsidRDefault="0001413C" w:rsidP="0001413C">
      <w:r w:rsidRPr="0001413C">
        <w:rPr>
          <w:b/>
          <w:bCs/>
        </w:rPr>
        <w:t>5. Question :</w:t>
      </w:r>
      <w:r w:rsidRPr="0001413C">
        <w:t xml:space="preserve"> </w:t>
      </w:r>
    </w:p>
    <w:p w14:paraId="1CE480C3" w14:textId="77777777" w:rsidR="0001413C" w:rsidRPr="0001413C" w:rsidRDefault="0001413C" w:rsidP="0001413C">
      <w:r w:rsidRPr="0001413C">
        <w:t>Lee is concerned about joining a new team because many of the people he will be working with are based in other countries. His friend Hitomi advises him to join the team because working with a diverse group of people can help him grow professionally and make better contributions to the company’s mission.</w:t>
      </w:r>
    </w:p>
    <w:p w14:paraId="052C7503" w14:textId="77777777" w:rsidR="0001413C" w:rsidRPr="0001413C" w:rsidRDefault="0001413C" w:rsidP="0001413C">
      <w:r w:rsidRPr="0001413C">
        <w:t>Is Hitomi’s advice correct?</w:t>
      </w:r>
    </w:p>
    <w:p w14:paraId="1591A219" w14:textId="77777777" w:rsidR="0001413C" w:rsidRPr="0001413C" w:rsidRDefault="0001413C" w:rsidP="0001413C">
      <w:r w:rsidRPr="0001413C">
        <w:rPr>
          <w:b/>
          <w:bCs/>
        </w:rPr>
        <w:t xml:space="preserve">1. Answer: Correct </w:t>
      </w:r>
    </w:p>
    <w:p w14:paraId="0F0460CB" w14:textId="77777777" w:rsidR="0001413C" w:rsidRPr="0001413C" w:rsidRDefault="0001413C" w:rsidP="0001413C">
      <w:r w:rsidRPr="0001413C">
        <w:t>Yes</w:t>
      </w:r>
    </w:p>
    <w:p w14:paraId="3601F8B4" w14:textId="77777777" w:rsidR="0001413C" w:rsidRPr="0001413C" w:rsidRDefault="0001413C" w:rsidP="0001413C">
      <w:r w:rsidRPr="0001413C">
        <w:rPr>
          <w:b/>
          <w:bCs/>
        </w:rPr>
        <w:t xml:space="preserve">2. Answer: Incorrect </w:t>
      </w:r>
    </w:p>
    <w:p w14:paraId="04AEEAA2" w14:textId="77777777" w:rsidR="0001413C" w:rsidRPr="0001413C" w:rsidRDefault="0001413C" w:rsidP="0001413C">
      <w:r w:rsidRPr="0001413C">
        <w:t>No</w:t>
      </w:r>
    </w:p>
    <w:p w14:paraId="456C0924" w14:textId="77777777" w:rsidR="0001413C" w:rsidRPr="0001413C" w:rsidRDefault="0001413C" w:rsidP="0001413C">
      <w:r w:rsidRPr="0001413C">
        <w:rPr>
          <w:b/>
          <w:bCs/>
        </w:rPr>
        <w:t xml:space="preserve">Number of questions needed to pass ? : </w:t>
      </w:r>
    </w:p>
    <w:p w14:paraId="5CA77E12" w14:textId="77777777" w:rsidR="0001413C" w:rsidRPr="0001413C" w:rsidRDefault="0001413C" w:rsidP="0001413C">
      <w:r w:rsidRPr="0001413C">
        <w:t xml:space="preserve">4 </w:t>
      </w:r>
    </w:p>
    <w:p w14:paraId="209C6A22" w14:textId="77777777" w:rsidR="0001413C" w:rsidRPr="0001413C" w:rsidRDefault="0001413C" w:rsidP="0001413C">
      <w:r w:rsidRPr="0001413C">
        <w:rPr>
          <w:b/>
          <w:bCs/>
        </w:rPr>
        <w:t>Passed Message</w:t>
      </w:r>
      <w:r w:rsidRPr="0001413C">
        <w:t xml:space="preserve"> </w:t>
      </w:r>
    </w:p>
    <w:p w14:paraId="2BA05BEA" w14:textId="77777777" w:rsidR="0001413C" w:rsidRPr="0001413C" w:rsidRDefault="0001413C" w:rsidP="0001413C">
      <w:r w:rsidRPr="0001413C">
        <w:rPr>
          <w:b/>
          <w:bCs/>
        </w:rPr>
        <w:t xml:space="preserve">Message text: </w:t>
      </w:r>
    </w:p>
    <w:p w14:paraId="41F2F760" w14:textId="77777777" w:rsidR="0001413C" w:rsidRPr="0001413C" w:rsidRDefault="0001413C" w:rsidP="0001413C">
      <w:r w:rsidRPr="0001413C">
        <w:t>Well done!</w:t>
      </w:r>
    </w:p>
    <w:p w14:paraId="2108EFC6" w14:textId="77777777" w:rsidR="0001413C" w:rsidRPr="0001413C" w:rsidRDefault="0001413C" w:rsidP="0001413C">
      <w:r w:rsidRPr="0001413C">
        <w:rPr>
          <w:b/>
          <w:bCs/>
        </w:rPr>
        <w:t>Failed Message</w:t>
      </w:r>
      <w:r w:rsidRPr="0001413C">
        <w:t xml:space="preserve"> </w:t>
      </w:r>
    </w:p>
    <w:p w14:paraId="6EE346DC" w14:textId="77777777" w:rsidR="0001413C" w:rsidRPr="0001413C" w:rsidRDefault="0001413C" w:rsidP="0001413C">
      <w:r w:rsidRPr="0001413C">
        <w:rPr>
          <w:b/>
          <w:bCs/>
        </w:rPr>
        <w:t xml:space="preserve">Message text: </w:t>
      </w:r>
    </w:p>
    <w:p w14:paraId="20224E26" w14:textId="77777777" w:rsidR="0001413C" w:rsidRPr="0001413C" w:rsidRDefault="0001413C" w:rsidP="0001413C">
      <w:r w:rsidRPr="0001413C">
        <w:t>Sorry, you’ll need to retake the assessment.</w:t>
      </w:r>
    </w:p>
    <w:p w14:paraId="5F1CD4C1" w14:textId="77777777" w:rsidR="0001413C" w:rsidRPr="0001413C" w:rsidRDefault="0001413C" w:rsidP="0001413C">
      <w:r w:rsidRPr="0001413C">
        <w:br w:type="page"/>
      </w:r>
    </w:p>
    <w:p w14:paraId="701ADEDB" w14:textId="77777777" w:rsidR="0001413C" w:rsidRPr="0001413C" w:rsidRDefault="0001413C" w:rsidP="0001413C">
      <w:bookmarkStart w:id="260" w:name="Page_8639633120800166385"/>
      <w:bookmarkEnd w:id="260"/>
      <w:r w:rsidRPr="0001413C">
        <w:rPr>
          <w:b/>
          <w:bCs/>
        </w:rPr>
        <w:t>Page Number:</w:t>
      </w:r>
      <w:r w:rsidRPr="0001413C">
        <w:t xml:space="preserve"> 77 </w:t>
      </w:r>
    </w:p>
    <w:p w14:paraId="51E4633B" w14:textId="77777777" w:rsidR="0001413C" w:rsidRPr="0001413C" w:rsidRDefault="0001413C" w:rsidP="0001413C">
      <w:r w:rsidRPr="0001413C">
        <w:rPr>
          <w:b/>
          <w:bCs/>
        </w:rPr>
        <w:t>Lesson 27:</w:t>
      </w:r>
      <w:r w:rsidRPr="0001413C">
        <w:t xml:space="preserve"> Diversity Strengthens Our Team </w:t>
      </w:r>
    </w:p>
    <w:p w14:paraId="41BFA906" w14:textId="77777777" w:rsidR="0001413C" w:rsidRPr="0001413C" w:rsidRDefault="0001413C" w:rsidP="0001413C">
      <w:r w:rsidRPr="0001413C">
        <w:rPr>
          <w:b/>
          <w:bCs/>
        </w:rPr>
        <w:t xml:space="preserve">Video Template </w:t>
      </w:r>
    </w:p>
    <w:p w14:paraId="70C415CE" w14:textId="77777777" w:rsidR="0001413C" w:rsidRPr="0001413C" w:rsidRDefault="0001413C" w:rsidP="0001413C">
      <w:r w:rsidRPr="0001413C">
        <w:rPr>
          <w:b/>
          <w:bCs/>
        </w:rPr>
        <w:t>Content Title:</w:t>
      </w:r>
      <w:r w:rsidRPr="0001413C">
        <w:t xml:space="preserve"> </w:t>
      </w:r>
    </w:p>
    <w:p w14:paraId="2D857CBE" w14:textId="77777777" w:rsidR="0001413C" w:rsidRPr="0001413C" w:rsidRDefault="0001413C" w:rsidP="0001413C">
      <w:r w:rsidRPr="0001413C">
        <w:t xml:space="preserve">Together, we can do more. </w:t>
      </w:r>
    </w:p>
    <w:p w14:paraId="750F5711" w14:textId="77777777" w:rsidR="0001413C" w:rsidRPr="0001413C" w:rsidRDefault="0001413C" w:rsidP="0001413C">
      <w:r w:rsidRPr="0001413C">
        <w:rPr>
          <w:b/>
          <w:bCs/>
        </w:rPr>
        <w:t>Audio Transcript Text:</w:t>
      </w:r>
      <w:r w:rsidRPr="0001413C">
        <w:t xml:space="preserve"> </w:t>
      </w:r>
    </w:p>
    <w:p w14:paraId="688C2368" w14:textId="77777777" w:rsidR="0001413C" w:rsidRPr="0001413C" w:rsidRDefault="0001413C" w:rsidP="0001413C">
      <w:r w:rsidRPr="0001413C">
        <w:t>Let’s explore why this topic matters to us.</w:t>
      </w:r>
    </w:p>
    <w:p w14:paraId="63372CEA" w14:textId="3E29F4A3" w:rsidR="0001413C" w:rsidRPr="0001413C" w:rsidRDefault="0001413C" w:rsidP="0001413C">
      <w:r>
        <w:t>Our world is filled with unique human beings.</w:t>
      </w:r>
      <w:ins w:id="261" w:author="Bauer, Sarah" w:date="2026-03-13T19:23:00Z" w16du:dateUtc="2026-03-13T19:23:18Z">
        <w:r w:rsidR="6D46E8A8">
          <w:t xml:space="preserve"> </w:t>
        </w:r>
      </w:ins>
      <w:r>
        <w:t>Every one of us is one of a kind, with our own strengths, skills, and experiences.</w:t>
      </w:r>
      <w:ins w:id="262" w:author="Bauer, Sarah" w:date="2026-03-13T19:23:00Z" w16du:dateUtc="2026-03-13T19:23:21Z">
        <w:r w:rsidR="4CBCED55">
          <w:t xml:space="preserve"> </w:t>
        </w:r>
      </w:ins>
      <w:r>
        <w:t>Some of our differences are easy to see, while others are invisible – but all of them shape who we are and how we understand the world.</w:t>
      </w:r>
      <w:ins w:id="263" w:author="Bauer, Sarah" w:date="2026-03-13T19:23:00Z" w16du:dateUtc="2026-03-13T19:23:23Z">
        <w:r w:rsidR="640E89C2">
          <w:t xml:space="preserve"> </w:t>
        </w:r>
      </w:ins>
      <w:r>
        <w:t>Our unique perspectives give each of us valuable insights and, when we work together, something amazing happens – what makes us different also makes us better.</w:t>
      </w:r>
      <w:ins w:id="264" w:author="Bauer, Sarah" w:date="2026-03-13T19:23:00Z" w16du:dateUtc="2026-03-13T19:23:25Z">
        <w:r w:rsidR="5B3BD4A1">
          <w:t xml:space="preserve"> </w:t>
        </w:r>
      </w:ins>
      <w:r>
        <w:t>Research shows that diverse teams can be more creative, more innovative, and more successful.</w:t>
      </w:r>
      <w:ins w:id="265" w:author="Bauer, Sarah" w:date="2026-03-13T19:23:00Z" w16du:dateUtc="2026-03-13T19:23:27Z">
        <w:r w:rsidR="21616354">
          <w:t xml:space="preserve"> </w:t>
        </w:r>
      </w:ins>
      <w:r>
        <w:t>But this only happens when everyone on the team feels welcomed and respected.</w:t>
      </w:r>
      <w:ins w:id="266" w:author="Bauer, Sarah" w:date="2026-03-13T19:23:00Z" w16du:dateUtc="2026-03-13T19:23:29Z">
        <w:r w:rsidR="3674604C">
          <w:t xml:space="preserve"> </w:t>
        </w:r>
      </w:ins>
      <w:r>
        <w:t>By creating a space where all voices can be heard, we can find strength in our diversity and do more, together.</w:t>
      </w:r>
    </w:p>
    <w:p w14:paraId="56C2E892" w14:textId="77777777" w:rsidR="0001413C" w:rsidRPr="0001413C" w:rsidRDefault="0001413C" w:rsidP="0001413C">
      <w:r w:rsidRPr="0001413C">
        <w:br w:type="page"/>
      </w:r>
    </w:p>
    <w:p w14:paraId="0E610188" w14:textId="77777777" w:rsidR="0001413C" w:rsidRPr="0001413C" w:rsidRDefault="0001413C" w:rsidP="0001413C">
      <w:bookmarkStart w:id="267" w:name="Page_8624760763260074641"/>
      <w:bookmarkEnd w:id="267"/>
      <w:r w:rsidRPr="0001413C">
        <w:rPr>
          <w:b/>
          <w:bCs/>
        </w:rPr>
        <w:t>Page Number:</w:t>
      </w:r>
      <w:r w:rsidRPr="0001413C">
        <w:t xml:space="preserve"> 78 </w:t>
      </w:r>
    </w:p>
    <w:p w14:paraId="3A8485BD" w14:textId="77777777" w:rsidR="0001413C" w:rsidRPr="0001413C" w:rsidRDefault="0001413C" w:rsidP="0001413C">
      <w:r w:rsidRPr="0001413C">
        <w:rPr>
          <w:b/>
          <w:bCs/>
        </w:rPr>
        <w:t>Lesson 27:</w:t>
      </w:r>
      <w:r w:rsidRPr="0001413C">
        <w:t xml:space="preserve"> Diversity Strengthens Our Team </w:t>
      </w:r>
    </w:p>
    <w:p w14:paraId="090B7A81" w14:textId="77777777" w:rsidR="0001413C" w:rsidRPr="0001413C" w:rsidRDefault="0001413C" w:rsidP="0001413C">
      <w:r w:rsidRPr="0001413C">
        <w:rPr>
          <w:b/>
          <w:bCs/>
        </w:rPr>
        <w:t xml:space="preserve">Click and Reveal Template / LTR / Random </w:t>
      </w:r>
    </w:p>
    <w:p w14:paraId="18676E59" w14:textId="77777777" w:rsidR="0001413C" w:rsidRPr="0001413C" w:rsidRDefault="0001413C" w:rsidP="0001413C">
      <w:r w:rsidRPr="0001413C">
        <w:rPr>
          <w:b/>
          <w:bCs/>
        </w:rPr>
        <w:t>Content Title:</w:t>
      </w:r>
      <w:r w:rsidRPr="0001413C">
        <w:t xml:space="preserve"> </w:t>
      </w:r>
    </w:p>
    <w:p w14:paraId="53010ABF" w14:textId="77777777" w:rsidR="0001413C" w:rsidRPr="0001413C" w:rsidRDefault="0001413C" w:rsidP="0001413C">
      <w:r w:rsidRPr="0001413C">
        <w:t xml:space="preserve">The Benefits of Diversity </w:t>
      </w:r>
    </w:p>
    <w:p w14:paraId="6A0626FD" w14:textId="77777777" w:rsidR="0001413C" w:rsidRPr="0001413C" w:rsidRDefault="0001413C" w:rsidP="0001413C">
      <w:r w:rsidRPr="0001413C">
        <w:rPr>
          <w:b/>
          <w:bCs/>
        </w:rPr>
        <w:t>Content Description:</w:t>
      </w:r>
    </w:p>
    <w:p w14:paraId="09129D71" w14:textId="77777777" w:rsidR="0001413C" w:rsidRPr="0001413C" w:rsidRDefault="0001413C" w:rsidP="0001413C">
      <w:r w:rsidRPr="0001413C">
        <w:t>You work hard, and your career is important to you. You want to make a difference, and you want your team to thrive.</w:t>
      </w:r>
    </w:p>
    <w:p w14:paraId="2A2EB040" w14:textId="77777777" w:rsidR="0001413C" w:rsidRPr="0001413C" w:rsidRDefault="0001413C" w:rsidP="0001413C">
      <w:r w:rsidRPr="0001413C">
        <w:t>Did you know that working with a diverse group of people can help you achieve these goals?</w:t>
      </w:r>
    </w:p>
    <w:p w14:paraId="5C2C4391" w14:textId="77777777" w:rsidR="0001413C" w:rsidRPr="0001413C" w:rsidRDefault="0001413C" w:rsidP="0001413C">
      <w:r w:rsidRPr="0001413C">
        <w:t>It’s true. When everyone on a team looks the same and thinks the same, the team will just produce more of the same. But when a team includes people with different perspectives and experiences, exciting things happen.</w:t>
      </w:r>
    </w:p>
    <w:p w14:paraId="2928F3FC" w14:textId="77777777" w:rsidR="0001413C" w:rsidRPr="0001413C" w:rsidRDefault="0001413C" w:rsidP="0001413C">
      <w:r w:rsidRPr="0001413C">
        <w:t>Diverse teams can help spark fresh ideas and new ways of doing things. They are also better able to serve diverse customers across different markets because they understand more of the world. That means that being part of a diverse team can help you make an even more meaningful contribution to our company’s mission.</w:t>
      </w:r>
    </w:p>
    <w:p w14:paraId="2324CA03" w14:textId="77777777" w:rsidR="0001413C" w:rsidRPr="0001413C" w:rsidRDefault="0001413C" w:rsidP="0001413C">
      <w:r w:rsidRPr="0001413C">
        <w:t>Select each topic to learn more about how embracing diversity can help you and our company.</w:t>
      </w:r>
    </w:p>
    <w:p w14:paraId="5566A929"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893"/>
        <w:gridCol w:w="3896"/>
        <w:gridCol w:w="1419"/>
        <w:gridCol w:w="1144"/>
      </w:tblGrid>
      <w:tr w:rsidR="0001413C" w:rsidRPr="0001413C" w14:paraId="62E48F8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745C1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FDC22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0E76A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EA1997" w14:textId="77777777" w:rsidR="0001413C" w:rsidRPr="0001413C" w:rsidRDefault="0001413C" w:rsidP="0001413C">
            <w:pPr>
              <w:rPr>
                <w:b/>
                <w:bCs/>
              </w:rPr>
            </w:pPr>
            <w:r w:rsidRPr="0001413C">
              <w:rPr>
                <w:b/>
                <w:bCs/>
              </w:rPr>
              <w:t>Alternate Text</w:t>
            </w:r>
          </w:p>
        </w:tc>
      </w:tr>
      <w:tr w:rsidR="0001413C" w:rsidRPr="0001413C" w14:paraId="748D55C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63B197" w14:textId="77777777" w:rsidR="0001413C" w:rsidRPr="0001413C" w:rsidRDefault="0001413C" w:rsidP="0001413C">
            <w:r w:rsidRPr="0001413C">
              <w:t xml:space="preserve">Diverse Teams Outperform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A0F5DB" w14:textId="77777777" w:rsidR="0001413C" w:rsidRPr="0001413C" w:rsidRDefault="0001413C" w:rsidP="0001413C">
            <w:r w:rsidRPr="0001413C">
              <w:t>Research shows that well-managed and diverse teams significantly outperform teams made up of very similar people. When diverse people work together in a supportive and respectful environment, big things happen.</w:t>
            </w:r>
          </w:p>
          <w:p w14:paraId="160479C0" w14:textId="77777777" w:rsidR="0001413C" w:rsidRPr="0001413C" w:rsidRDefault="0001413C" w:rsidP="0001413C">
            <w:r w:rsidRPr="0001413C">
              <w:t>Here’s what the research tells us:</w:t>
            </w:r>
          </w:p>
          <w:p w14:paraId="44BF6E27" w14:textId="77777777" w:rsidR="0001413C" w:rsidRPr="0001413C" w:rsidRDefault="0001413C" w:rsidP="0001413C">
            <w:pPr>
              <w:numPr>
                <w:ilvl w:val="0"/>
                <w:numId w:val="74"/>
              </w:numPr>
            </w:pPr>
            <w:r w:rsidRPr="0001413C">
              <w:t>Diverse teams make fewer mistakes – and the errors they do make are more likely to be corrected quickly.</w:t>
            </w:r>
          </w:p>
          <w:p w14:paraId="7EF198DE" w14:textId="77777777" w:rsidR="0001413C" w:rsidRPr="0001413C" w:rsidRDefault="0001413C" w:rsidP="0001413C">
            <w:pPr>
              <w:numPr>
                <w:ilvl w:val="0"/>
                <w:numId w:val="74"/>
              </w:numPr>
            </w:pPr>
            <w:r w:rsidRPr="0001413C">
              <w:t>Diversity boosts a company’s financial performance, including revenue, sales, and profit.</w:t>
            </w:r>
          </w:p>
          <w:p w14:paraId="15828086" w14:textId="77777777" w:rsidR="0001413C" w:rsidRPr="0001413C" w:rsidRDefault="0001413C" w:rsidP="0001413C">
            <w:pPr>
              <w:numPr>
                <w:ilvl w:val="0"/>
                <w:numId w:val="74"/>
              </w:numPr>
            </w:pPr>
            <w:r w:rsidRPr="0001413C">
              <w:t xml:space="preserve">Diverse teams are better at problem-solving, and they come up with more creative solutions to challenges.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89628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95CAAF" w14:textId="77777777" w:rsidR="0001413C" w:rsidRPr="0001413C" w:rsidRDefault="0001413C" w:rsidP="0001413C"/>
        </w:tc>
      </w:tr>
      <w:tr w:rsidR="0001413C" w:rsidRPr="0001413C" w14:paraId="1438EE5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212BC1" w14:textId="77777777" w:rsidR="0001413C" w:rsidRPr="0001413C" w:rsidRDefault="0001413C" w:rsidP="0001413C">
            <w:r w:rsidRPr="0001413C">
              <w:t xml:space="preserve">Why Does It Work?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98713E" w14:textId="77777777" w:rsidR="0001413C" w:rsidRPr="0001413C" w:rsidRDefault="0001413C" w:rsidP="0001413C">
            <w:r w:rsidRPr="0001413C">
              <w:t xml:space="preserve">Diversity can support success when people feel empowered to contribute. A team that is hostile to people’s differences won’t benefit from them, but a team that embraces differences will. </w:t>
            </w:r>
          </w:p>
          <w:p w14:paraId="6F3D212D" w14:textId="77777777" w:rsidR="0001413C" w:rsidRPr="0001413C" w:rsidRDefault="0001413C" w:rsidP="0001413C">
            <w:r w:rsidRPr="0001413C">
              <w:t>If people trust their team and believe that their colleagues value and respect them, they will be more willing to share their ideas and experiences. This can fuel innovation and improve problem-solving. It can also reduce employee turnover and even reduce risk because people feel able to speak up when they see problems.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2EAA6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4B9FA8" w14:textId="77777777" w:rsidR="0001413C" w:rsidRPr="0001413C" w:rsidRDefault="0001413C" w:rsidP="0001413C"/>
        </w:tc>
      </w:tr>
      <w:tr w:rsidR="0001413C" w:rsidRPr="0001413C" w14:paraId="6F59EBA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1D22DA" w14:textId="77777777" w:rsidR="0001413C" w:rsidRPr="0001413C" w:rsidRDefault="0001413C" w:rsidP="0001413C">
            <w:r w:rsidRPr="0001413C">
              <w:t xml:space="preserve">How to Make It Happen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CEE075" w14:textId="77777777" w:rsidR="0001413C" w:rsidRPr="0001413C" w:rsidRDefault="0001413C" w:rsidP="0001413C">
            <w:r w:rsidRPr="0001413C">
              <w:t>To benefit from diversity, you don’t need a specific set of policies or the perfect mix of people with particular characteristics such as gender or age. Instead, you need to create a culture where everyone feels comfortable sharing their unique perspective, no matter who they are.</w:t>
            </w:r>
          </w:p>
          <w:p w14:paraId="1285CB7D" w14:textId="77777777" w:rsidR="0001413C" w:rsidRPr="0001413C" w:rsidRDefault="0001413C" w:rsidP="0001413C">
            <w:r w:rsidRPr="0001413C">
              <w:t>Think about your team. Do you:</w:t>
            </w:r>
          </w:p>
          <w:p w14:paraId="31DC2BDD" w14:textId="77777777" w:rsidR="0001413C" w:rsidRPr="0001413C" w:rsidRDefault="0001413C" w:rsidP="0001413C">
            <w:pPr>
              <w:numPr>
                <w:ilvl w:val="0"/>
                <w:numId w:val="75"/>
              </w:numPr>
            </w:pPr>
            <w:r w:rsidRPr="0001413C">
              <w:t>Communicate openly and respectfully?</w:t>
            </w:r>
          </w:p>
          <w:p w14:paraId="668B92A0" w14:textId="77777777" w:rsidR="0001413C" w:rsidRPr="0001413C" w:rsidRDefault="0001413C" w:rsidP="0001413C">
            <w:pPr>
              <w:numPr>
                <w:ilvl w:val="0"/>
                <w:numId w:val="75"/>
              </w:numPr>
            </w:pPr>
            <w:r w:rsidRPr="0001413C">
              <w:t>Ask for input from everyone when problems or questions arise?</w:t>
            </w:r>
          </w:p>
          <w:p w14:paraId="1385000F" w14:textId="77777777" w:rsidR="0001413C" w:rsidRPr="0001413C" w:rsidRDefault="0001413C" w:rsidP="0001413C">
            <w:pPr>
              <w:numPr>
                <w:ilvl w:val="0"/>
                <w:numId w:val="75"/>
              </w:numPr>
            </w:pPr>
            <w:r w:rsidRPr="0001413C">
              <w:t>Avoid comments or behaviors that may be offensive or hurtful to team members?</w:t>
            </w:r>
          </w:p>
          <w:p w14:paraId="7060038E" w14:textId="77777777" w:rsidR="0001413C" w:rsidRPr="0001413C" w:rsidRDefault="0001413C" w:rsidP="0001413C">
            <w:pPr>
              <w:numPr>
                <w:ilvl w:val="0"/>
                <w:numId w:val="75"/>
              </w:numPr>
            </w:pPr>
            <w:r w:rsidRPr="0001413C">
              <w:t>Act as an ally to your team members and support them in their tasks?</w:t>
            </w:r>
          </w:p>
          <w:p w14:paraId="2E756310" w14:textId="77777777" w:rsidR="0001413C" w:rsidRPr="0001413C" w:rsidRDefault="0001413C" w:rsidP="0001413C">
            <w:r w:rsidRPr="0001413C">
              <w:t>By treating your colleagues with dignity and respect, you can help create a thriving, successful, and diverse team. And that can help you learn more and have a bigger impact on our company.</w:t>
            </w:r>
          </w:p>
          <w:p w14:paraId="686615AE"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5AAF3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01C11A" w14:textId="77777777" w:rsidR="0001413C" w:rsidRPr="0001413C" w:rsidRDefault="0001413C" w:rsidP="0001413C"/>
        </w:tc>
      </w:tr>
    </w:tbl>
    <w:p w14:paraId="67B1F3AD"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2C0926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DE32D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51AA7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0565D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120649C" w14:textId="77777777" w:rsidR="0001413C" w:rsidRPr="0001413C" w:rsidRDefault="0001413C" w:rsidP="0001413C">
            <w:pPr>
              <w:rPr>
                <w:b/>
                <w:bCs/>
              </w:rPr>
            </w:pPr>
            <w:r w:rsidRPr="0001413C">
              <w:rPr>
                <w:b/>
                <w:bCs/>
              </w:rPr>
              <w:t>Alternate Text</w:t>
            </w:r>
          </w:p>
        </w:tc>
      </w:tr>
      <w:tr w:rsidR="0001413C" w:rsidRPr="0001413C" w14:paraId="555E194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BD8289"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45AB0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BFA6C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6DFBB5" w14:textId="77777777" w:rsidR="0001413C" w:rsidRPr="0001413C" w:rsidRDefault="0001413C" w:rsidP="0001413C"/>
        </w:tc>
      </w:tr>
    </w:tbl>
    <w:p w14:paraId="15FDBB47" w14:textId="77777777" w:rsidR="0001413C" w:rsidRPr="0001413C" w:rsidRDefault="0001413C" w:rsidP="0001413C">
      <w:r w:rsidRPr="0001413C">
        <w:rPr>
          <w:b/>
          <w:bCs/>
        </w:rPr>
        <w:t>Audio Transcript Text:</w:t>
      </w:r>
      <w:r w:rsidRPr="0001413C">
        <w:t xml:space="preserve"> </w:t>
      </w:r>
    </w:p>
    <w:p w14:paraId="42064286" w14:textId="77777777" w:rsidR="0001413C" w:rsidRPr="0001413C" w:rsidRDefault="0001413C" w:rsidP="0001413C">
      <w:r w:rsidRPr="0001413C">
        <w:t xml:space="preserve">We’ll start by looking at why this topic is important. </w:t>
      </w:r>
    </w:p>
    <w:p w14:paraId="0532DD35" w14:textId="77777777" w:rsidR="0001413C" w:rsidRPr="0001413C" w:rsidRDefault="0001413C" w:rsidP="0001413C">
      <w:r w:rsidRPr="0001413C">
        <w:br w:type="page"/>
      </w:r>
    </w:p>
    <w:p w14:paraId="0B5CFB85" w14:textId="77777777" w:rsidR="0001413C" w:rsidRPr="0001413C" w:rsidRDefault="0001413C" w:rsidP="0001413C">
      <w:bookmarkStart w:id="268" w:name="Page_8550398984149550511"/>
      <w:bookmarkEnd w:id="268"/>
      <w:r w:rsidRPr="0001413C">
        <w:rPr>
          <w:b/>
          <w:bCs/>
        </w:rPr>
        <w:t>Page Number:</w:t>
      </w:r>
      <w:r w:rsidRPr="0001413C">
        <w:t xml:space="preserve"> 79 </w:t>
      </w:r>
    </w:p>
    <w:p w14:paraId="0929D8D0" w14:textId="77777777" w:rsidR="0001413C" w:rsidRPr="0001413C" w:rsidRDefault="0001413C" w:rsidP="0001413C">
      <w:r w:rsidRPr="0001413C">
        <w:rPr>
          <w:b/>
          <w:bCs/>
        </w:rPr>
        <w:t>Lesson 27:</w:t>
      </w:r>
      <w:r w:rsidRPr="0001413C">
        <w:t xml:space="preserve"> Diversity Strengthens Our Team </w:t>
      </w:r>
    </w:p>
    <w:p w14:paraId="256F5F95" w14:textId="77777777" w:rsidR="0001413C" w:rsidRPr="0001413C" w:rsidRDefault="0001413C" w:rsidP="0001413C">
      <w:r w:rsidRPr="0001413C">
        <w:rPr>
          <w:b/>
          <w:bCs/>
        </w:rPr>
        <w:t xml:space="preserve">Question and Answer Template / Text / LTR </w:t>
      </w:r>
    </w:p>
    <w:p w14:paraId="3CB29D90" w14:textId="77777777" w:rsidR="0001413C" w:rsidRPr="0001413C" w:rsidRDefault="0001413C" w:rsidP="0001413C">
      <w:r w:rsidRPr="0001413C">
        <w:rPr>
          <w:b/>
          <w:bCs/>
        </w:rPr>
        <w:t>Content Title:</w:t>
      </w:r>
      <w:r w:rsidRPr="0001413C">
        <w:t xml:space="preserve"> </w:t>
      </w:r>
    </w:p>
    <w:p w14:paraId="2B536D43" w14:textId="77777777" w:rsidR="0001413C" w:rsidRPr="0001413C" w:rsidRDefault="0001413C" w:rsidP="0001413C">
      <w:r w:rsidRPr="0001413C">
        <w:t xml:space="preserve">New Job, New Environment </w:t>
      </w:r>
    </w:p>
    <w:p w14:paraId="3A9375E9" w14:textId="77777777" w:rsidR="0001413C" w:rsidRPr="0001413C" w:rsidRDefault="0001413C" w:rsidP="0001413C">
      <w:r w:rsidRPr="0001413C">
        <w:rPr>
          <w:b/>
          <w:bCs/>
        </w:rPr>
        <w:t>Content Description:</w:t>
      </w:r>
    </w:p>
    <w:p w14:paraId="461F4BED" w14:textId="77777777" w:rsidR="0001413C" w:rsidRPr="0001413C" w:rsidRDefault="0001413C" w:rsidP="0001413C">
      <w:r w:rsidRPr="0001413C">
        <w:t>Radha comes from a small rural community. At her new job in the city, there are people from all over the world. She is nervous about interacting with some of the people on her team because she doesn’t know how to engage with them and she’s afraid of saying the wrong thing.</w:t>
      </w:r>
    </w:p>
    <w:p w14:paraId="39B0AC99" w14:textId="77777777" w:rsidR="0001413C" w:rsidRPr="0001413C" w:rsidRDefault="0001413C" w:rsidP="0001413C">
      <w:r w:rsidRPr="0001413C">
        <w:rPr>
          <w:b/>
          <w:bCs/>
        </w:rPr>
        <w:t>Question:</w:t>
      </w:r>
      <w:r w:rsidRPr="0001413C">
        <w:t xml:space="preserve"> </w:t>
      </w:r>
    </w:p>
    <w:p w14:paraId="49DA39D4" w14:textId="77777777" w:rsidR="0001413C" w:rsidRPr="0001413C" w:rsidRDefault="0001413C" w:rsidP="0001413C">
      <w:r w:rsidRPr="0001413C">
        <w:t xml:space="preserve">What two bits of advice would you give Radha?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7F8D2C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E96876"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C5946AB" w14:textId="77777777" w:rsidR="0001413C" w:rsidRPr="0001413C" w:rsidRDefault="0001413C" w:rsidP="0001413C">
            <w:pPr>
              <w:rPr>
                <w:b/>
                <w:bCs/>
              </w:rPr>
            </w:pPr>
            <w:r w:rsidRPr="0001413C">
              <w:rPr>
                <w:b/>
                <w:bCs/>
              </w:rPr>
              <w:t>Answer</w:t>
            </w:r>
          </w:p>
        </w:tc>
      </w:tr>
      <w:tr w:rsidR="0001413C" w:rsidRPr="0001413C" w14:paraId="45A74A0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BA1EA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363BF8" w14:textId="77777777" w:rsidR="0001413C" w:rsidRPr="0001413C" w:rsidRDefault="0001413C" w:rsidP="0001413C">
            <w:r w:rsidRPr="0001413C">
              <w:t>It can be risky to talk to people who you don’t understand – you may accidentally say something offensive or hurtful. It’s better to limit how much you interact with them to ensure you don’t cause any problems.</w:t>
            </w:r>
          </w:p>
        </w:tc>
      </w:tr>
      <w:tr w:rsidR="0001413C" w:rsidRPr="0001413C" w14:paraId="6A77238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CF931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4B6539" w14:textId="77777777" w:rsidR="0001413C" w:rsidRPr="0001413C" w:rsidRDefault="0001413C" w:rsidP="0001413C">
            <w:r w:rsidRPr="0001413C">
              <w:t>One good way to get to know people is by talking about things you have in common. Ask your colleagues questions about your shared projects, and listen to their answers. You will probably learn something new.</w:t>
            </w:r>
          </w:p>
        </w:tc>
      </w:tr>
      <w:tr w:rsidR="0001413C" w:rsidRPr="0001413C" w14:paraId="2E789D4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9BF558"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202D5A" w14:textId="77777777" w:rsidR="0001413C" w:rsidRPr="0001413C" w:rsidRDefault="0001413C" w:rsidP="0001413C">
            <w:r w:rsidRPr="0001413C">
              <w:t>You don’t have to be friends with everyone on your team. Focus on doing your job and keep your head down – results matter more than relationships at work.</w:t>
            </w:r>
          </w:p>
        </w:tc>
      </w:tr>
      <w:tr w:rsidR="0001413C" w:rsidRPr="0001413C" w14:paraId="7CDA3FC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358BF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48971E" w14:textId="77777777" w:rsidR="0001413C" w:rsidRPr="0001413C" w:rsidRDefault="0001413C" w:rsidP="0001413C">
            <w:r w:rsidRPr="0001413C">
              <w:t>If you treat people with respect and take an interest in them and their ideas, it’s possible to build good working relationships no matter how different you are. It may feel intimidating, but reaching out is the smart thing to do.</w:t>
            </w:r>
          </w:p>
        </w:tc>
      </w:tr>
    </w:tbl>
    <w:p w14:paraId="5BCE768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AA54DBE" w14:textId="77777777" w:rsidR="0001413C" w:rsidRPr="0001413C" w:rsidRDefault="0001413C" w:rsidP="0001413C">
      <w:r w:rsidRPr="0001413C">
        <w:br w:type="page"/>
      </w:r>
    </w:p>
    <w:p w14:paraId="52A436CF" w14:textId="77777777" w:rsidR="0001413C" w:rsidRPr="0001413C" w:rsidRDefault="0001413C" w:rsidP="0001413C">
      <w:bookmarkStart w:id="269" w:name="Page_8588406115313154640"/>
      <w:bookmarkEnd w:id="269"/>
      <w:r w:rsidRPr="0001413C">
        <w:rPr>
          <w:b/>
          <w:bCs/>
        </w:rPr>
        <w:t>Page Number:</w:t>
      </w:r>
      <w:r w:rsidRPr="0001413C">
        <w:t xml:space="preserve"> 80 </w:t>
      </w:r>
    </w:p>
    <w:p w14:paraId="00D7734D" w14:textId="77777777" w:rsidR="0001413C" w:rsidRPr="0001413C" w:rsidRDefault="0001413C" w:rsidP="0001413C">
      <w:r w:rsidRPr="0001413C">
        <w:rPr>
          <w:b/>
          <w:bCs/>
        </w:rPr>
        <w:t>Lesson 27:</w:t>
      </w:r>
      <w:r w:rsidRPr="0001413C">
        <w:t xml:space="preserve"> Diversity Strengthens Our Team </w:t>
      </w:r>
    </w:p>
    <w:p w14:paraId="646F0B1D" w14:textId="77777777" w:rsidR="0001413C" w:rsidRPr="0001413C" w:rsidRDefault="0001413C" w:rsidP="0001413C">
      <w:r w:rsidRPr="0001413C">
        <w:rPr>
          <w:b/>
          <w:bCs/>
        </w:rPr>
        <w:t xml:space="preserve">Text and Image Template / Text Only </w:t>
      </w:r>
    </w:p>
    <w:p w14:paraId="130A55F2" w14:textId="77777777" w:rsidR="0001413C" w:rsidRPr="0001413C" w:rsidRDefault="0001413C" w:rsidP="0001413C">
      <w:r w:rsidRPr="0001413C">
        <w:rPr>
          <w:b/>
          <w:bCs/>
        </w:rPr>
        <w:t>Content Title:</w:t>
      </w:r>
      <w:r w:rsidRPr="0001413C">
        <w:t xml:space="preserve"> </w:t>
      </w:r>
    </w:p>
    <w:p w14:paraId="0E8FCDE7" w14:textId="77777777" w:rsidR="0001413C" w:rsidRPr="0001413C" w:rsidRDefault="0001413C" w:rsidP="0001413C">
      <w:r w:rsidRPr="0001413C">
        <w:t xml:space="preserve">Thanks for helping Radha. </w:t>
      </w:r>
    </w:p>
    <w:p w14:paraId="3DDAD81B" w14:textId="77777777" w:rsidR="0001413C" w:rsidRPr="0001413C" w:rsidRDefault="0001413C" w:rsidP="0001413C">
      <w:r w:rsidRPr="0001413C">
        <w:br/>
      </w:r>
      <w:r w:rsidRPr="0001413C">
        <w:rPr>
          <w:b/>
          <w:bCs/>
        </w:rPr>
        <w:t>Column 1 Text:</w:t>
      </w:r>
      <w:r w:rsidRPr="0001413C">
        <w:t xml:space="preserve"> </w:t>
      </w:r>
    </w:p>
    <w:p w14:paraId="0FA15EB3" w14:textId="77777777" w:rsidR="0001413C" w:rsidRPr="0001413C" w:rsidRDefault="0001413C" w:rsidP="0001413C">
      <w:r w:rsidRPr="0001413C">
        <w:t>Sometimes, being in a new situation or being around unfamiliar people can be a little intimidating. We may feel anxious about making mistakes or saying the wrong thing. But when we reach out and find ways to connect with those around us, we can learn and grow in ways that might surprise us.</w:t>
      </w:r>
    </w:p>
    <w:p w14:paraId="3CBAB92B" w14:textId="77777777" w:rsidR="0001413C" w:rsidRPr="0001413C" w:rsidRDefault="0001413C" w:rsidP="0001413C">
      <w:r w:rsidRPr="0001413C">
        <w:t>Radha’s team works together to achieve its goals and deliver on its mission. Everyone on her team has something unique to contribute, and Radha can discover this by making an effort to learn from them. Building good relationships with her colleagues is important, and Radha should not let her fear prevent her from benefiting from the diverse perspectives and experiences of her team.</w:t>
      </w:r>
    </w:p>
    <w:p w14:paraId="625E6CAD" w14:textId="77777777" w:rsidR="0001413C" w:rsidRPr="0001413C" w:rsidRDefault="0001413C" w:rsidP="0001413C">
      <w:r w:rsidRPr="0001413C">
        <w:rPr>
          <w:b/>
          <w:bCs/>
        </w:rPr>
        <w:t>Audio Transcript Text:</w:t>
      </w:r>
      <w:r w:rsidRPr="0001413C">
        <w:t xml:space="preserve"> </w:t>
      </w:r>
    </w:p>
    <w:p w14:paraId="5B7C22AE" w14:textId="77777777" w:rsidR="0001413C" w:rsidRPr="0001413C" w:rsidRDefault="0001413C" w:rsidP="0001413C">
      <w:r w:rsidRPr="0001413C">
        <w:t xml:space="preserve">Thanks for your advice. </w:t>
      </w:r>
    </w:p>
    <w:p w14:paraId="444B5463" w14:textId="77777777" w:rsidR="0001413C" w:rsidRPr="0001413C" w:rsidRDefault="0001413C" w:rsidP="0001413C">
      <w:r w:rsidRPr="0001413C">
        <w:br w:type="page"/>
      </w:r>
    </w:p>
    <w:p w14:paraId="18F13861" w14:textId="77777777" w:rsidR="0001413C" w:rsidRPr="0001413C" w:rsidRDefault="0001413C" w:rsidP="0001413C">
      <w:bookmarkStart w:id="270" w:name="Page_8578491211718082576"/>
      <w:bookmarkEnd w:id="270"/>
      <w:r w:rsidRPr="0001413C">
        <w:rPr>
          <w:b/>
          <w:bCs/>
        </w:rPr>
        <w:t>Page Number:</w:t>
      </w:r>
      <w:r w:rsidRPr="0001413C">
        <w:t xml:space="preserve"> 81 </w:t>
      </w:r>
    </w:p>
    <w:p w14:paraId="790C8F9E" w14:textId="77777777" w:rsidR="0001413C" w:rsidRPr="0001413C" w:rsidRDefault="0001413C" w:rsidP="0001413C">
      <w:r w:rsidRPr="0001413C">
        <w:rPr>
          <w:b/>
          <w:bCs/>
        </w:rPr>
        <w:t>Lesson 27:</w:t>
      </w:r>
      <w:r w:rsidRPr="0001413C">
        <w:t xml:space="preserve"> Diversity Strengthens Our Team </w:t>
      </w:r>
    </w:p>
    <w:p w14:paraId="71EE8AF2" w14:textId="77777777" w:rsidR="0001413C" w:rsidRPr="0001413C" w:rsidRDefault="0001413C" w:rsidP="0001413C">
      <w:r w:rsidRPr="0001413C">
        <w:rPr>
          <w:b/>
          <w:bCs/>
        </w:rPr>
        <w:t xml:space="preserve">Text and Image Template / Text Only </w:t>
      </w:r>
    </w:p>
    <w:p w14:paraId="67554B24" w14:textId="77777777" w:rsidR="0001413C" w:rsidRPr="0001413C" w:rsidRDefault="0001413C" w:rsidP="0001413C">
      <w:r w:rsidRPr="0001413C">
        <w:rPr>
          <w:b/>
          <w:bCs/>
        </w:rPr>
        <w:t>Content Title:</w:t>
      </w:r>
      <w:r w:rsidRPr="0001413C">
        <w:t xml:space="preserve"> </w:t>
      </w:r>
    </w:p>
    <w:p w14:paraId="4E308D34" w14:textId="77777777" w:rsidR="0001413C" w:rsidRPr="0001413C" w:rsidRDefault="0001413C" w:rsidP="0001413C">
      <w:r w:rsidRPr="0001413C">
        <w:t xml:space="preserve">Learning from Our Differences </w:t>
      </w:r>
    </w:p>
    <w:p w14:paraId="37A5D7A9" w14:textId="77777777" w:rsidR="0001413C" w:rsidRPr="0001413C" w:rsidRDefault="0001413C" w:rsidP="0001413C">
      <w:r w:rsidRPr="0001413C">
        <w:br/>
      </w:r>
      <w:r w:rsidRPr="0001413C">
        <w:rPr>
          <w:b/>
          <w:bCs/>
        </w:rPr>
        <w:t>Column 1 Text:</w:t>
      </w:r>
      <w:r w:rsidRPr="0001413C">
        <w:t xml:space="preserve"> </w:t>
      </w:r>
    </w:p>
    <w:p w14:paraId="704F4B14" w14:textId="77777777" w:rsidR="0001413C" w:rsidRPr="0001413C" w:rsidRDefault="0001413C" w:rsidP="0001413C">
      <w:r w:rsidRPr="0001413C">
        <w:t>Take a moment to think about your career. Can you recall a time when you learned something important from a teammate? Or a time when a colleague made a great suggestion or asked a question that you hadn’t considered? Moments like those can have a big impact – they can improve your performance or change the course of a big project.</w:t>
      </w:r>
    </w:p>
    <w:p w14:paraId="2D00328E" w14:textId="77777777" w:rsidR="0001413C" w:rsidRPr="0001413C" w:rsidRDefault="0001413C" w:rsidP="0001413C">
      <w:r w:rsidRPr="0001413C">
        <w:t>You have an important role to play in creating such moments for yourself and your team. By being open, honest, and respectful, you can create an environment that encourages others to share their ideas. And, by sharing your unique perspective, you can help others to do better, too.</w:t>
      </w:r>
    </w:p>
    <w:p w14:paraId="7BA047D3" w14:textId="77777777" w:rsidR="0001413C" w:rsidRPr="0001413C" w:rsidRDefault="0001413C" w:rsidP="0001413C">
      <w:r w:rsidRPr="0001413C">
        <w:rPr>
          <w:b/>
          <w:bCs/>
        </w:rPr>
        <w:t>Audio Transcript Text:</w:t>
      </w:r>
      <w:r w:rsidRPr="0001413C">
        <w:t xml:space="preserve"> </w:t>
      </w:r>
    </w:p>
    <w:p w14:paraId="4EF06C7A" w14:textId="77777777" w:rsidR="0001413C" w:rsidRPr="0001413C" w:rsidRDefault="0001413C" w:rsidP="0001413C">
      <w:r w:rsidRPr="0001413C">
        <w:t xml:space="preserve">You have a key role to play. </w:t>
      </w:r>
    </w:p>
    <w:p w14:paraId="787E63DA" w14:textId="77777777" w:rsidR="0001413C" w:rsidRPr="0001413C" w:rsidRDefault="0001413C" w:rsidP="0001413C">
      <w:r w:rsidRPr="0001413C">
        <w:br w:type="page"/>
      </w:r>
    </w:p>
    <w:p w14:paraId="23C992BD" w14:textId="77777777" w:rsidR="0001413C" w:rsidRPr="0001413C" w:rsidRDefault="0001413C" w:rsidP="0001413C">
      <w:r w:rsidRPr="0001413C">
        <w:rPr>
          <w:b/>
          <w:bCs/>
        </w:rPr>
        <w:t>Lesson 28:</w:t>
      </w:r>
      <w:r w:rsidRPr="0001413C">
        <w:t xml:space="preserve"> What Is Inclusive Diversity? </w:t>
      </w:r>
    </w:p>
    <w:p w14:paraId="070F2FE9" w14:textId="77777777" w:rsidR="0001413C" w:rsidRPr="0001413C" w:rsidRDefault="0001413C" w:rsidP="0001413C">
      <w:r w:rsidRPr="0001413C">
        <w:rPr>
          <w:b/>
          <w:bCs/>
        </w:rPr>
        <w:t>Quick Quiz Lesson</w:t>
      </w:r>
      <w:r w:rsidRPr="0001413C">
        <w:t xml:space="preserve"> </w:t>
      </w:r>
    </w:p>
    <w:p w14:paraId="6CADA98D" w14:textId="77777777" w:rsidR="0001413C" w:rsidRPr="0001413C" w:rsidRDefault="0001413C" w:rsidP="0001413C">
      <w:r w:rsidRPr="0001413C">
        <w:rPr>
          <w:b/>
          <w:bCs/>
        </w:rPr>
        <w:t>Lesson Type :</w:t>
      </w:r>
      <w:r w:rsidRPr="0001413C">
        <w:t xml:space="preserve"> </w:t>
      </w:r>
    </w:p>
    <w:p w14:paraId="5D4E70FE" w14:textId="77777777" w:rsidR="0001413C" w:rsidRPr="0001413C" w:rsidRDefault="0001413C" w:rsidP="0001413C">
      <w:r w:rsidRPr="0001413C">
        <w:t xml:space="preserve">Quick Quiz </w:t>
      </w:r>
    </w:p>
    <w:p w14:paraId="2551BA55" w14:textId="77777777" w:rsidR="0001413C" w:rsidRPr="0001413C" w:rsidRDefault="0001413C" w:rsidP="0001413C">
      <w:r w:rsidRPr="0001413C">
        <w:rPr>
          <w:b/>
          <w:bCs/>
        </w:rPr>
        <w:t>Select Type :</w:t>
      </w:r>
      <w:r w:rsidRPr="0001413C">
        <w:t xml:space="preserve"> </w:t>
      </w:r>
    </w:p>
    <w:p w14:paraId="4B662499" w14:textId="77777777" w:rsidR="0001413C" w:rsidRPr="0001413C" w:rsidRDefault="0001413C" w:rsidP="0001413C">
      <w:r w:rsidRPr="0001413C">
        <w:t xml:space="preserve">Post Lesson Quick Quiz </w:t>
      </w:r>
    </w:p>
    <w:p w14:paraId="2896D3A1" w14:textId="77777777" w:rsidR="0001413C" w:rsidRPr="0001413C" w:rsidRDefault="0001413C" w:rsidP="0001413C">
      <w:r w:rsidRPr="0001413C">
        <w:rPr>
          <w:b/>
          <w:bCs/>
        </w:rPr>
        <w:t>Page Title :</w:t>
      </w:r>
      <w:r w:rsidRPr="0001413C">
        <w:t xml:space="preserve"> </w:t>
      </w:r>
    </w:p>
    <w:p w14:paraId="3D419D5B" w14:textId="77777777" w:rsidR="0001413C" w:rsidRPr="0001413C" w:rsidRDefault="0001413C" w:rsidP="0001413C">
      <w:r w:rsidRPr="0001413C">
        <w:t xml:space="preserve">Time for a quick assessment. </w:t>
      </w:r>
    </w:p>
    <w:p w14:paraId="193E8C0B" w14:textId="77777777" w:rsidR="0001413C" w:rsidRPr="0001413C" w:rsidRDefault="0001413C" w:rsidP="0001413C">
      <w:r w:rsidRPr="0001413C">
        <w:rPr>
          <w:b/>
          <w:bCs/>
        </w:rPr>
        <w:t>Quick Quiz Assessment</w:t>
      </w:r>
      <w:r w:rsidRPr="0001413C">
        <w:t xml:space="preserve"> </w:t>
      </w:r>
    </w:p>
    <w:p w14:paraId="0F8F4FA0" w14:textId="77777777" w:rsidR="0001413C" w:rsidRPr="0001413C" w:rsidRDefault="0001413C" w:rsidP="0001413C">
      <w:r w:rsidRPr="0001413C">
        <w:rPr>
          <w:b/>
          <w:bCs/>
        </w:rPr>
        <w:t>Questions</w:t>
      </w:r>
      <w:r w:rsidRPr="0001413C">
        <w:t xml:space="preserve"> </w:t>
      </w:r>
    </w:p>
    <w:p w14:paraId="07EE677F" w14:textId="77777777" w:rsidR="0001413C" w:rsidRPr="0001413C" w:rsidRDefault="0001413C" w:rsidP="0001413C">
      <w:r w:rsidRPr="0001413C">
        <w:rPr>
          <w:b/>
          <w:bCs/>
        </w:rPr>
        <w:t>1. Question :</w:t>
      </w:r>
      <w:r w:rsidRPr="0001413C">
        <w:t xml:space="preserve"> </w:t>
      </w:r>
    </w:p>
    <w:p w14:paraId="600539B8" w14:textId="77777777" w:rsidR="0001413C" w:rsidRPr="0001413C" w:rsidRDefault="0001413C" w:rsidP="0001413C">
      <w:r w:rsidRPr="0001413C">
        <w:t>One of the people on Fen’s team is a new parent who has just had his first child, and another person is caring for her elderly mother. There is a major deadline coming up. Fen tells the team that everyone has to work for the next three weekends – no exceptions.</w:t>
      </w:r>
    </w:p>
    <w:p w14:paraId="438425BB" w14:textId="05E66AF1" w:rsidR="0001413C" w:rsidRPr="0001413C" w:rsidRDefault="0001413C" w:rsidP="0001413C">
      <w:r>
        <w:t xml:space="preserve">Is Fen doing her part to build an </w:t>
      </w:r>
      <w:del w:id="271" w:author="Bauer, Sarah" w:date="2026-03-13T19:24:00Z" w16du:dateUtc="2026-03-13T19:24:03Z">
        <w:r w:rsidDel="0001413C">
          <w:delText>equitable and</w:delText>
        </w:r>
      </w:del>
      <w:del w:id="272" w:author="Bauer, Sarah" w:date="2026-03-13T19:25:00Z" w16du:dateUtc="2026-03-13T19:25:03Z">
        <w:r w:rsidDel="0001413C">
          <w:delText xml:space="preserve"> inclusive workplace</w:delText>
        </w:r>
      </w:del>
      <w:ins w:id="273" w:author="Bauer, Sarah" w:date="2026-03-13T19:25:00Z" w16du:dateUtc="2026-03-13T19:25:03Z">
        <w:r w:rsidR="014C335F">
          <w:t>inclusive workplace</w:t>
        </w:r>
      </w:ins>
      <w:r>
        <w:t>?</w:t>
      </w:r>
    </w:p>
    <w:p w14:paraId="3FA84143" w14:textId="77777777" w:rsidR="0001413C" w:rsidRPr="0001413C" w:rsidRDefault="0001413C" w:rsidP="0001413C">
      <w:r w:rsidRPr="0001413C">
        <w:rPr>
          <w:b/>
          <w:bCs/>
        </w:rPr>
        <w:t xml:space="preserve">1. Answer: Incorrect </w:t>
      </w:r>
    </w:p>
    <w:p w14:paraId="34DC885F" w14:textId="77777777" w:rsidR="0001413C" w:rsidRPr="0001413C" w:rsidRDefault="0001413C" w:rsidP="0001413C">
      <w:r w:rsidRPr="0001413C">
        <w:t>Yes</w:t>
      </w:r>
    </w:p>
    <w:p w14:paraId="0B6886F9" w14:textId="77777777" w:rsidR="0001413C" w:rsidRPr="0001413C" w:rsidRDefault="0001413C" w:rsidP="0001413C">
      <w:r w:rsidRPr="0001413C">
        <w:rPr>
          <w:b/>
          <w:bCs/>
        </w:rPr>
        <w:t xml:space="preserve">2. Answer: Correct </w:t>
      </w:r>
    </w:p>
    <w:p w14:paraId="440EA57F" w14:textId="77777777" w:rsidR="0001413C" w:rsidRPr="0001413C" w:rsidRDefault="0001413C" w:rsidP="0001413C">
      <w:r w:rsidRPr="0001413C">
        <w:t>No</w:t>
      </w:r>
    </w:p>
    <w:p w14:paraId="00EFC4F8" w14:textId="77777777" w:rsidR="0001413C" w:rsidRPr="0001413C" w:rsidRDefault="0001413C" w:rsidP="0001413C">
      <w:r w:rsidRPr="0001413C">
        <w:rPr>
          <w:b/>
          <w:bCs/>
        </w:rPr>
        <w:t>2. Question :</w:t>
      </w:r>
      <w:r w:rsidRPr="0001413C">
        <w:t xml:space="preserve"> </w:t>
      </w:r>
    </w:p>
    <w:p w14:paraId="09640AAE" w14:textId="77777777" w:rsidR="0001413C" w:rsidRPr="0001413C" w:rsidRDefault="0001413C" w:rsidP="0001413C">
      <w:r w:rsidRPr="0001413C">
        <w:t>Bevan has a mobility issue. He works on a factory production line. To accommodate Bevan’s physical limitation, the shift supervisor, Sam, has created additional space around Bevan’s work area and installed some extra safety and support equipment.</w:t>
      </w:r>
    </w:p>
    <w:p w14:paraId="5DFA6B9C" w14:textId="6E0D18E3" w:rsidR="0001413C" w:rsidRPr="0001413C" w:rsidRDefault="0001413C" w:rsidP="0001413C">
      <w:r>
        <w:t>Is Sam doing his part to build an</w:t>
      </w:r>
      <w:del w:id="274" w:author="Bauer, Sarah" w:date="2026-03-13T19:24:00Z" w16du:dateUtc="2026-03-13T19:24:14Z">
        <w:r w:rsidDel="0001413C">
          <w:delText xml:space="preserve"> equitable and</w:delText>
        </w:r>
      </w:del>
      <w:del w:id="275" w:author="Bauer, Sarah" w:date="2026-03-13T19:25:00Z" w16du:dateUtc="2026-03-13T19:25:03Z">
        <w:r w:rsidDel="0001413C">
          <w:delText xml:space="preserve"> inclusive workplace</w:delText>
        </w:r>
      </w:del>
      <w:ins w:id="276" w:author="Bauer, Sarah" w:date="2026-03-13T19:25:00Z" w16du:dateUtc="2026-03-13T19:25:03Z">
        <w:r w:rsidR="014C335F">
          <w:t>inclusive workplace</w:t>
        </w:r>
      </w:ins>
      <w:r>
        <w:t>?</w:t>
      </w:r>
    </w:p>
    <w:p w14:paraId="6AFF2011" w14:textId="77777777" w:rsidR="0001413C" w:rsidRPr="0001413C" w:rsidRDefault="0001413C" w:rsidP="0001413C">
      <w:r w:rsidRPr="0001413C">
        <w:rPr>
          <w:b/>
          <w:bCs/>
        </w:rPr>
        <w:t xml:space="preserve">1. Answer: Correct </w:t>
      </w:r>
    </w:p>
    <w:p w14:paraId="587E0CFB" w14:textId="77777777" w:rsidR="0001413C" w:rsidRPr="0001413C" w:rsidRDefault="0001413C" w:rsidP="0001413C">
      <w:r w:rsidRPr="0001413C">
        <w:t>Yes</w:t>
      </w:r>
    </w:p>
    <w:p w14:paraId="76C4ED18" w14:textId="77777777" w:rsidR="0001413C" w:rsidRPr="0001413C" w:rsidRDefault="0001413C" w:rsidP="0001413C">
      <w:r w:rsidRPr="0001413C">
        <w:rPr>
          <w:b/>
          <w:bCs/>
        </w:rPr>
        <w:t xml:space="preserve">2. Answer: Incorrect </w:t>
      </w:r>
    </w:p>
    <w:p w14:paraId="7BC8B1D8" w14:textId="77777777" w:rsidR="0001413C" w:rsidRPr="0001413C" w:rsidRDefault="0001413C" w:rsidP="0001413C">
      <w:r w:rsidRPr="0001413C">
        <w:t>No</w:t>
      </w:r>
    </w:p>
    <w:p w14:paraId="5D5B9CAF" w14:textId="77777777" w:rsidR="0001413C" w:rsidRPr="0001413C" w:rsidRDefault="0001413C" w:rsidP="0001413C">
      <w:r w:rsidRPr="0001413C">
        <w:rPr>
          <w:b/>
          <w:bCs/>
        </w:rPr>
        <w:t>3. Question :</w:t>
      </w:r>
      <w:r w:rsidRPr="0001413C">
        <w:t xml:space="preserve"> </w:t>
      </w:r>
    </w:p>
    <w:p w14:paraId="1E96D119" w14:textId="72217A2F" w:rsidR="0001413C" w:rsidRPr="0001413C" w:rsidRDefault="0001413C" w:rsidP="0001413C">
      <w:del w:id="277" w:author="Bauer, Sarah" w:date="2026-03-13T19:16:00Z" w16du:dateUtc="2026-03-13T19:16:45Z">
        <w:r w:rsidDel="0001413C">
          <w:delText>DEI</w:delText>
        </w:r>
      </w:del>
      <w:ins w:id="278" w:author="Bauer, Sarah" w:date="2026-03-13T19:16:00Z" w16du:dateUtc="2026-03-13T19:16:45Z">
        <w:r w:rsidR="5C05819B">
          <w:t>INCLUSIVE DIVERSITY</w:t>
        </w:r>
      </w:ins>
      <w:r>
        <w:t xml:space="preserve"> means ensuring that all employees are treated exactly the same, regardless of their characteristics.</w:t>
      </w:r>
    </w:p>
    <w:p w14:paraId="1AE078A9" w14:textId="77777777" w:rsidR="0001413C" w:rsidRPr="0001413C" w:rsidRDefault="0001413C" w:rsidP="0001413C">
      <w:r w:rsidRPr="0001413C">
        <w:rPr>
          <w:b/>
          <w:bCs/>
        </w:rPr>
        <w:t xml:space="preserve">1. Answer: Incorrect </w:t>
      </w:r>
    </w:p>
    <w:p w14:paraId="3081B74C" w14:textId="77777777" w:rsidR="0001413C" w:rsidRPr="0001413C" w:rsidRDefault="0001413C" w:rsidP="0001413C">
      <w:r w:rsidRPr="0001413C">
        <w:t>True</w:t>
      </w:r>
    </w:p>
    <w:p w14:paraId="7B61B885" w14:textId="77777777" w:rsidR="0001413C" w:rsidRPr="0001413C" w:rsidRDefault="0001413C" w:rsidP="0001413C">
      <w:r w:rsidRPr="0001413C">
        <w:rPr>
          <w:b/>
          <w:bCs/>
        </w:rPr>
        <w:t xml:space="preserve">2. Answer: Correct </w:t>
      </w:r>
    </w:p>
    <w:p w14:paraId="6EF0C551" w14:textId="77777777" w:rsidR="0001413C" w:rsidRPr="0001413C" w:rsidRDefault="0001413C" w:rsidP="0001413C">
      <w:r w:rsidRPr="0001413C">
        <w:t>False</w:t>
      </w:r>
    </w:p>
    <w:p w14:paraId="25CEB022" w14:textId="77777777" w:rsidR="0001413C" w:rsidRPr="0001413C" w:rsidRDefault="0001413C" w:rsidP="0001413C">
      <w:r w:rsidRPr="0001413C">
        <w:rPr>
          <w:b/>
          <w:bCs/>
        </w:rPr>
        <w:t>4. Question :</w:t>
      </w:r>
      <w:r w:rsidRPr="0001413C">
        <w:t xml:space="preserve"> </w:t>
      </w:r>
    </w:p>
    <w:p w14:paraId="0547DE00" w14:textId="77777777" w:rsidR="0001413C" w:rsidRPr="0001413C" w:rsidRDefault="0001413C" w:rsidP="0001413C">
      <w:r w:rsidRPr="0001413C">
        <w:t>Daria is new to the product design team at a mobile phone manufacturer and is one of only two women. During a noisy brainstorming session, she finds it hard to make herself heard. Her boss, Gerhard, pauses the meeting and gives each team member two uninterrupted minutes to share their thoughts.</w:t>
      </w:r>
    </w:p>
    <w:p w14:paraId="311C4AB7" w14:textId="48511E83" w:rsidR="0001413C" w:rsidRPr="0001413C" w:rsidRDefault="0001413C" w:rsidP="0001413C">
      <w:r>
        <w:t xml:space="preserve">Is Gerhard doing his part to build an </w:t>
      </w:r>
      <w:del w:id="279" w:author="Bauer, Sarah" w:date="2026-03-13T19:25:00Z" w16du:dateUtc="2026-03-13T19:25:03Z">
        <w:r w:rsidDel="0001413C">
          <w:delText>equitable and inclusive workplace</w:delText>
        </w:r>
      </w:del>
      <w:ins w:id="280" w:author="Bauer, Sarah" w:date="2026-03-13T19:25:00Z" w16du:dateUtc="2026-03-13T19:25:03Z">
        <w:r w:rsidR="014C335F">
          <w:t>inclusive workplace</w:t>
        </w:r>
      </w:ins>
      <w:r>
        <w:t>?</w:t>
      </w:r>
    </w:p>
    <w:p w14:paraId="256B2879" w14:textId="77777777" w:rsidR="0001413C" w:rsidRPr="0001413C" w:rsidRDefault="0001413C" w:rsidP="0001413C">
      <w:r w:rsidRPr="0001413C">
        <w:rPr>
          <w:b/>
          <w:bCs/>
        </w:rPr>
        <w:t xml:space="preserve">1. Answer: Correct </w:t>
      </w:r>
    </w:p>
    <w:p w14:paraId="1AFC6334" w14:textId="77777777" w:rsidR="0001413C" w:rsidRPr="0001413C" w:rsidRDefault="0001413C" w:rsidP="0001413C">
      <w:r w:rsidRPr="0001413C">
        <w:t>Yes</w:t>
      </w:r>
    </w:p>
    <w:p w14:paraId="5F769309" w14:textId="77777777" w:rsidR="0001413C" w:rsidRPr="0001413C" w:rsidRDefault="0001413C" w:rsidP="0001413C">
      <w:r w:rsidRPr="0001413C">
        <w:rPr>
          <w:b/>
          <w:bCs/>
        </w:rPr>
        <w:t xml:space="preserve">2. Answer: Incorrect </w:t>
      </w:r>
    </w:p>
    <w:p w14:paraId="62F3B59B" w14:textId="77777777" w:rsidR="0001413C" w:rsidRPr="0001413C" w:rsidRDefault="0001413C" w:rsidP="0001413C">
      <w:r w:rsidRPr="0001413C">
        <w:t>No</w:t>
      </w:r>
    </w:p>
    <w:p w14:paraId="3A8AE662" w14:textId="77777777" w:rsidR="0001413C" w:rsidRPr="0001413C" w:rsidRDefault="0001413C" w:rsidP="0001413C">
      <w:r w:rsidRPr="0001413C">
        <w:rPr>
          <w:b/>
          <w:bCs/>
        </w:rPr>
        <w:t>5. Question :</w:t>
      </w:r>
      <w:r w:rsidRPr="0001413C">
        <w:t xml:space="preserve"> </w:t>
      </w:r>
    </w:p>
    <w:p w14:paraId="7DB506BA" w14:textId="77777777" w:rsidR="0001413C" w:rsidRPr="0001413C" w:rsidRDefault="0001413C" w:rsidP="0001413C">
      <w:r w:rsidRPr="0001413C">
        <w:t>To celebrate the company’s new diversity program, Amicia asks Martell, a Black man, and Davina, who is from a religious minority, to prepare presentations about their backgrounds. She does not ask any other team members to participate. Martell and Davina feel singled out and uncomfortable.</w:t>
      </w:r>
    </w:p>
    <w:p w14:paraId="24D01890" w14:textId="63C4BF74" w:rsidR="0001413C" w:rsidRPr="0001413C" w:rsidRDefault="0001413C" w:rsidP="0001413C">
      <w:r>
        <w:t xml:space="preserve">Is Amicia doing her part to build an </w:t>
      </w:r>
      <w:del w:id="281" w:author="Bauer, Sarah" w:date="2026-03-13T19:24:00Z" w16du:dateUtc="2026-03-13T19:24:37Z">
        <w:r w:rsidDel="0001413C">
          <w:delText>equitable and</w:delText>
        </w:r>
      </w:del>
      <w:del w:id="282" w:author="Bauer, Sarah" w:date="2026-03-13T19:25:00Z" w16du:dateUtc="2026-03-13T19:25:03Z">
        <w:r w:rsidDel="0001413C">
          <w:delText xml:space="preserve"> inclusive workplace</w:delText>
        </w:r>
      </w:del>
      <w:ins w:id="283" w:author="Bauer, Sarah" w:date="2026-03-13T19:25:00Z" w16du:dateUtc="2026-03-13T19:25:03Z">
        <w:r w:rsidR="014C335F">
          <w:t>inclusive workplace</w:t>
        </w:r>
      </w:ins>
      <w:r>
        <w:t>?</w:t>
      </w:r>
    </w:p>
    <w:p w14:paraId="5E4B240D" w14:textId="77777777" w:rsidR="0001413C" w:rsidRPr="0001413C" w:rsidRDefault="0001413C" w:rsidP="0001413C">
      <w:r w:rsidRPr="0001413C">
        <w:rPr>
          <w:b/>
          <w:bCs/>
        </w:rPr>
        <w:t xml:space="preserve">1. Answer: Incorrect </w:t>
      </w:r>
    </w:p>
    <w:p w14:paraId="03B2FB77" w14:textId="77777777" w:rsidR="0001413C" w:rsidRPr="0001413C" w:rsidRDefault="0001413C" w:rsidP="0001413C">
      <w:r w:rsidRPr="0001413C">
        <w:t>Yes</w:t>
      </w:r>
    </w:p>
    <w:p w14:paraId="0465B78F" w14:textId="77777777" w:rsidR="0001413C" w:rsidRPr="0001413C" w:rsidRDefault="0001413C" w:rsidP="0001413C">
      <w:r w:rsidRPr="0001413C">
        <w:rPr>
          <w:b/>
          <w:bCs/>
        </w:rPr>
        <w:t xml:space="preserve">2. Answer: Correct </w:t>
      </w:r>
    </w:p>
    <w:p w14:paraId="4D3FACAF" w14:textId="77777777" w:rsidR="0001413C" w:rsidRPr="0001413C" w:rsidRDefault="0001413C" w:rsidP="0001413C">
      <w:r w:rsidRPr="0001413C">
        <w:t>No</w:t>
      </w:r>
    </w:p>
    <w:p w14:paraId="1ED09735" w14:textId="77777777" w:rsidR="0001413C" w:rsidRPr="0001413C" w:rsidRDefault="0001413C" w:rsidP="0001413C">
      <w:r w:rsidRPr="0001413C">
        <w:rPr>
          <w:b/>
          <w:bCs/>
        </w:rPr>
        <w:t xml:space="preserve">Number of questions needed to pass ? : </w:t>
      </w:r>
    </w:p>
    <w:p w14:paraId="434599BB" w14:textId="77777777" w:rsidR="0001413C" w:rsidRPr="0001413C" w:rsidRDefault="0001413C" w:rsidP="0001413C">
      <w:r w:rsidRPr="0001413C">
        <w:t xml:space="preserve">4 </w:t>
      </w:r>
    </w:p>
    <w:p w14:paraId="60276DBA" w14:textId="77777777" w:rsidR="0001413C" w:rsidRPr="0001413C" w:rsidRDefault="0001413C" w:rsidP="0001413C">
      <w:r w:rsidRPr="0001413C">
        <w:rPr>
          <w:b/>
          <w:bCs/>
        </w:rPr>
        <w:t>Passed Message</w:t>
      </w:r>
      <w:r w:rsidRPr="0001413C">
        <w:t xml:space="preserve"> </w:t>
      </w:r>
    </w:p>
    <w:p w14:paraId="63A96DC2" w14:textId="77777777" w:rsidR="0001413C" w:rsidRPr="0001413C" w:rsidRDefault="0001413C" w:rsidP="0001413C">
      <w:r w:rsidRPr="0001413C">
        <w:rPr>
          <w:b/>
          <w:bCs/>
        </w:rPr>
        <w:t xml:space="preserve">Message text: </w:t>
      </w:r>
    </w:p>
    <w:p w14:paraId="75E4889C" w14:textId="77777777" w:rsidR="0001413C" w:rsidRPr="0001413C" w:rsidRDefault="0001413C" w:rsidP="0001413C">
      <w:r w:rsidRPr="0001413C">
        <w:t>Excellent work!</w:t>
      </w:r>
    </w:p>
    <w:p w14:paraId="5B59C068" w14:textId="77777777" w:rsidR="0001413C" w:rsidRPr="0001413C" w:rsidRDefault="0001413C" w:rsidP="0001413C">
      <w:r w:rsidRPr="0001413C">
        <w:rPr>
          <w:b/>
          <w:bCs/>
        </w:rPr>
        <w:t>Failed Message</w:t>
      </w:r>
      <w:r w:rsidRPr="0001413C">
        <w:t xml:space="preserve"> </w:t>
      </w:r>
    </w:p>
    <w:p w14:paraId="1D3739D0" w14:textId="77777777" w:rsidR="0001413C" w:rsidRPr="0001413C" w:rsidRDefault="0001413C" w:rsidP="0001413C">
      <w:r w:rsidRPr="0001413C">
        <w:rPr>
          <w:b/>
          <w:bCs/>
        </w:rPr>
        <w:t xml:space="preserve">Message text: </w:t>
      </w:r>
    </w:p>
    <w:p w14:paraId="6AB1A6D8" w14:textId="77777777" w:rsidR="0001413C" w:rsidRPr="0001413C" w:rsidRDefault="0001413C" w:rsidP="0001413C">
      <w:r w:rsidRPr="0001413C">
        <w:t>Sorry, you didn’t pass!</w:t>
      </w:r>
    </w:p>
    <w:p w14:paraId="3C5A94D8" w14:textId="77777777" w:rsidR="0001413C" w:rsidRPr="0001413C" w:rsidRDefault="0001413C" w:rsidP="0001413C">
      <w:r w:rsidRPr="0001413C">
        <w:br w:type="page"/>
      </w:r>
    </w:p>
    <w:p w14:paraId="7A0CFD47" w14:textId="77777777" w:rsidR="0001413C" w:rsidRPr="0001413C" w:rsidRDefault="0001413C" w:rsidP="0001413C">
      <w:bookmarkStart w:id="284" w:name="Page_8556073357077467673"/>
      <w:bookmarkEnd w:id="284"/>
      <w:r w:rsidRPr="0001413C">
        <w:rPr>
          <w:b/>
          <w:bCs/>
        </w:rPr>
        <w:t>Page Number:</w:t>
      </w:r>
      <w:r w:rsidRPr="0001413C">
        <w:t xml:space="preserve"> 82 </w:t>
      </w:r>
    </w:p>
    <w:p w14:paraId="5F5D92B0" w14:textId="77777777" w:rsidR="0001413C" w:rsidRPr="0001413C" w:rsidRDefault="0001413C" w:rsidP="0001413C">
      <w:r w:rsidRPr="0001413C">
        <w:rPr>
          <w:b/>
          <w:bCs/>
        </w:rPr>
        <w:t>Lesson 28:</w:t>
      </w:r>
      <w:r w:rsidRPr="0001413C">
        <w:t xml:space="preserve"> What Is Inclusive Diversity? </w:t>
      </w:r>
    </w:p>
    <w:p w14:paraId="23D15A8F" w14:textId="77777777" w:rsidR="0001413C" w:rsidRPr="0001413C" w:rsidRDefault="0001413C" w:rsidP="0001413C">
      <w:r w:rsidRPr="0001413C">
        <w:rPr>
          <w:b/>
          <w:bCs/>
        </w:rPr>
        <w:t xml:space="preserve">Click and Reveal Template / LTR / Random </w:t>
      </w:r>
    </w:p>
    <w:p w14:paraId="318BD3A7" w14:textId="77777777" w:rsidR="0001413C" w:rsidRPr="0001413C" w:rsidRDefault="0001413C" w:rsidP="0001413C">
      <w:r w:rsidRPr="0001413C">
        <w:rPr>
          <w:b/>
          <w:bCs/>
        </w:rPr>
        <w:t>Content Title:</w:t>
      </w:r>
      <w:r w:rsidRPr="0001413C">
        <w:t xml:space="preserve"> </w:t>
      </w:r>
    </w:p>
    <w:p w14:paraId="5C436DE1" w14:textId="77777777" w:rsidR="0001413C" w:rsidRPr="0001413C" w:rsidRDefault="0001413C" w:rsidP="0001413C">
      <w:r w:rsidRPr="0001413C">
        <w:t xml:space="preserve">How We See Others </w:t>
      </w:r>
    </w:p>
    <w:p w14:paraId="21DB4421" w14:textId="77777777" w:rsidR="0001413C" w:rsidRPr="0001413C" w:rsidRDefault="0001413C" w:rsidP="0001413C">
      <w:r w:rsidRPr="0001413C">
        <w:rPr>
          <w:b/>
          <w:bCs/>
        </w:rPr>
        <w:t>Content Description:</w:t>
      </w:r>
    </w:p>
    <w:p w14:paraId="73D17556" w14:textId="77777777" w:rsidR="0001413C" w:rsidRPr="0001413C" w:rsidRDefault="0001413C" w:rsidP="0001413C">
      <w:r w:rsidRPr="0001413C">
        <w:t>As humans, we make a lot of assumptions about other people. Some of us assume that people who work in low-status jobs aren’t as smart as those who have high-status jobs. Some of us assume that all women are natural caregivers – and don’t belong in the boardroom. Some of us assume that if a person talks with an accent they must be less competent, or that all older people are conservative or religious or afraid of technology.</w:t>
      </w:r>
    </w:p>
    <w:p w14:paraId="458F4BCB" w14:textId="77777777" w:rsidR="0001413C" w:rsidRPr="0001413C" w:rsidRDefault="0001413C" w:rsidP="0001413C">
      <w:r w:rsidRPr="0001413C">
        <w:t>In other words, we all hold certain beliefs about people who are different from us, whether we realize it or not.</w:t>
      </w:r>
    </w:p>
    <w:p w14:paraId="255B85C9" w14:textId="77777777" w:rsidR="0001413C" w:rsidRPr="0001413C" w:rsidRDefault="0001413C" w:rsidP="0001413C">
      <w:r w:rsidRPr="0001413C">
        <w:t>Select each image to find out why our beliefs can be a problem.</w:t>
      </w:r>
    </w:p>
    <w:p w14:paraId="43283E1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758"/>
        <w:gridCol w:w="3043"/>
        <w:gridCol w:w="1412"/>
        <w:gridCol w:w="1139"/>
      </w:tblGrid>
      <w:tr w:rsidR="0001413C" w:rsidRPr="0001413C" w14:paraId="48B6DD5D"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E302E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F305C7"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A315D10"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2CC0A60" w14:textId="77777777" w:rsidR="0001413C" w:rsidRPr="0001413C" w:rsidRDefault="0001413C" w:rsidP="0001413C">
            <w:pPr>
              <w:rPr>
                <w:b/>
                <w:bCs/>
              </w:rPr>
            </w:pPr>
            <w:r w:rsidRPr="0001413C">
              <w:rPr>
                <w:b/>
                <w:bCs/>
              </w:rPr>
              <w:t>Alternate Text</w:t>
            </w:r>
          </w:p>
        </w:tc>
      </w:tr>
      <w:tr w:rsidR="0001413C" w:rsidRPr="0001413C" w14:paraId="18CDC945"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57267B" w14:textId="77777777" w:rsidR="0001413C" w:rsidRPr="0001413C" w:rsidRDefault="0001413C" w:rsidP="0001413C">
            <w:r w:rsidRPr="0001413C">
              <w:t xml:space="preserve">What You Believe Isn’t Always Right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6C1386" w14:textId="77777777" w:rsidR="0001413C" w:rsidRPr="0001413C" w:rsidRDefault="0001413C" w:rsidP="0001413C">
            <w:r w:rsidRPr="0001413C">
              <w:t>Just because you believe something doesn’t mean it’s true. Unfortunately, our beliefs usually aren’t based on reality. Instead of facts or evidence, many of our beliefs are based on stereotypes we were taught growing up or things we’ve seen on TV.</w:t>
            </w:r>
          </w:p>
          <w:p w14:paraId="0935E987" w14:textId="77777777" w:rsidR="0001413C" w:rsidRPr="0001413C" w:rsidRDefault="0001413C" w:rsidP="0001413C">
            <w:r w:rsidRPr="0001413C">
              <w:t xml:space="preserve">Whether a belief or stereotype is positive or negative, it informs our perspective about someone before we even get to know them. This is known as bias and, while it’s a natural part of the way our brains work, it can cause us to consciously or unconsciously speak and act in ways that are discriminatory or create an environment that others find uncomfortable or unwelcoming.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4C9E9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6D93D9" w14:textId="77777777" w:rsidR="0001413C" w:rsidRPr="0001413C" w:rsidRDefault="0001413C" w:rsidP="0001413C"/>
        </w:tc>
      </w:tr>
      <w:tr w:rsidR="0001413C" w:rsidRPr="0001413C" w14:paraId="1EC71D75"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AF22F3" w14:textId="77777777" w:rsidR="0001413C" w:rsidRPr="0001413C" w:rsidRDefault="0001413C" w:rsidP="0001413C">
            <w:r w:rsidRPr="0001413C">
              <w:t xml:space="preserve">Bias Begins Early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DC97AC" w14:textId="30AC2342" w:rsidR="0001413C" w:rsidRPr="0001413C" w:rsidRDefault="0001413C" w:rsidP="0001413C">
            <w:r>
              <w:t xml:space="preserve">Throughout history and around the world, most of us have grown up in a society that treats people differently based on characteristics like their religion, gender identity, disability status, or </w:t>
            </w:r>
            <w:del w:id="285" w:author="Bauer, Sarah" w:date="2026-03-13T19:06:00Z" w16du:dateUtc="2026-03-13T19:06:57Z">
              <w:r w:rsidDel="0001413C">
                <w:delText>racialized identity</w:delText>
              </w:r>
            </w:del>
            <w:ins w:id="286" w:author="Bauer, Sarah" w:date="2026-03-13T19:06:00Z" w16du:dateUtc="2026-03-13T19:06:57Z">
              <w:r w:rsidR="1F33F0FA">
                <w:t>race</w:t>
              </w:r>
            </w:ins>
            <w:r>
              <w:t xml:space="preserve"> (if you find any terms confusing, check out the Glossary in the upper right of the screen).</w:t>
            </w:r>
          </w:p>
          <w:p w14:paraId="2FB381B2" w14:textId="77777777" w:rsidR="0001413C" w:rsidRPr="0001413C" w:rsidRDefault="0001413C" w:rsidP="0001413C">
            <w:r w:rsidRPr="0001413C">
              <w:t xml:space="preserve">Some people in our society believe that men and women should only wear certain clothes or stick to certain jobs, or that people with certain skin colors, hairstyles, or tattoos are inherently dangerous. We start learning these ideas early on as we copy the language and behavior of our role models. In some cases, we may even be taught certain beliefs directly. A lack of exposure to different people and perspectives further embeds these beliefs because we don’t experience anything that challenges them.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8345D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1AD0C0" w14:textId="77777777" w:rsidR="0001413C" w:rsidRPr="0001413C" w:rsidRDefault="0001413C" w:rsidP="0001413C"/>
        </w:tc>
      </w:tr>
      <w:tr w:rsidR="0001413C" w:rsidRPr="0001413C" w14:paraId="37C6B89D"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C1E4D3" w14:textId="77777777" w:rsidR="0001413C" w:rsidRPr="0001413C" w:rsidRDefault="0001413C" w:rsidP="0001413C">
            <w:r w:rsidRPr="0001413C">
              <w:t xml:space="preserve">Bias Shapes Our Behavior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744BE4" w14:textId="77777777" w:rsidR="0001413C" w:rsidRPr="0001413C" w:rsidRDefault="0001413C" w:rsidP="0001413C">
            <w:r w:rsidRPr="0001413C">
              <w:t>Even if we don’t ever really think about it, we can still hold positive or negative beliefs about women, Christians, Black people, or the disabled, for example. And these unconscious or conscious biases can make us treat people differently – or even badly – based on who they are.</w:t>
            </w:r>
          </w:p>
          <w:p w14:paraId="3C90507B" w14:textId="77777777" w:rsidR="0001413C" w:rsidRPr="0001413C" w:rsidRDefault="0001413C" w:rsidP="0001413C">
            <w:r w:rsidRPr="0001413C">
              <w:t>When we let our biases control our behavior, we contribute to a culture that devalues human beings. Instead of treating people like unique individuals, we lump them together and assume we know who they are. Worse, we may make negative judgments about people and treat them badly because we don’t like “people like that.”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6C52A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ACA870" w14:textId="77777777" w:rsidR="0001413C" w:rsidRPr="0001413C" w:rsidRDefault="0001413C" w:rsidP="0001413C"/>
        </w:tc>
      </w:tr>
      <w:tr w:rsidR="0001413C" w:rsidRPr="0001413C" w14:paraId="2C253AEA"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A53666" w14:textId="77777777" w:rsidR="0001413C" w:rsidRPr="0001413C" w:rsidRDefault="0001413C" w:rsidP="0001413C">
            <w:r w:rsidRPr="0001413C">
              <w:t xml:space="preserve">Bias Shows Up at Work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24DF51" w14:textId="77777777" w:rsidR="0001413C" w:rsidRPr="0001413C" w:rsidRDefault="0001413C" w:rsidP="0001413C">
            <w:r w:rsidRPr="0001413C">
              <w:t>When people are treated badly, excluded, or targeted based on who they are, we all have a problem. For one thing, treating people differently based on certain legally protected characteristics, which is known as discrimination, is illegal. Harassment, which means unwelcome behavior like unwanted physical contact or insulting comments based on certain legally protected characteristics, is also illegal. Our company – and the people who work here – could get into serious trouble if we allow discrimination and harassment in the workplace.</w:t>
            </w:r>
          </w:p>
          <w:p w14:paraId="6F97EE5B" w14:textId="77777777" w:rsidR="0001413C" w:rsidRPr="0001413C" w:rsidRDefault="0001413C" w:rsidP="0001413C">
            <w:r w:rsidRPr="0001413C">
              <w:t>But, more importantly, if we create an environment where people feel singled out for who they are, we will all be less successful, happy, effective, and even productive. A culture that devalues individual human beings damages us all.</w:t>
            </w:r>
          </w:p>
          <w:p w14:paraId="32A00149"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5E1A7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2A5C57" w14:textId="77777777" w:rsidR="0001413C" w:rsidRPr="0001413C" w:rsidRDefault="0001413C" w:rsidP="0001413C"/>
        </w:tc>
      </w:tr>
    </w:tbl>
    <w:p w14:paraId="2B51FD8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E08C00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77C15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41014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DA85A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6469D2F" w14:textId="77777777" w:rsidR="0001413C" w:rsidRPr="0001413C" w:rsidRDefault="0001413C" w:rsidP="0001413C">
            <w:pPr>
              <w:rPr>
                <w:b/>
                <w:bCs/>
              </w:rPr>
            </w:pPr>
            <w:r w:rsidRPr="0001413C">
              <w:rPr>
                <w:b/>
                <w:bCs/>
              </w:rPr>
              <w:t>Alternate Text</w:t>
            </w:r>
          </w:p>
        </w:tc>
      </w:tr>
      <w:tr w:rsidR="0001413C" w:rsidRPr="0001413C" w14:paraId="14EC1BE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BCCAD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BDF68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A6F51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14D2EA" w14:textId="77777777" w:rsidR="0001413C" w:rsidRPr="0001413C" w:rsidRDefault="0001413C" w:rsidP="0001413C"/>
        </w:tc>
      </w:tr>
    </w:tbl>
    <w:p w14:paraId="40F70592" w14:textId="77777777" w:rsidR="0001413C" w:rsidRPr="0001413C" w:rsidRDefault="0001413C" w:rsidP="0001413C">
      <w:r w:rsidRPr="0001413C">
        <w:rPr>
          <w:b/>
          <w:bCs/>
        </w:rPr>
        <w:t>Audio Transcript Text:</w:t>
      </w:r>
      <w:r w:rsidRPr="0001413C">
        <w:t xml:space="preserve"> </w:t>
      </w:r>
    </w:p>
    <w:p w14:paraId="5F9D82A9" w14:textId="77777777" w:rsidR="0001413C" w:rsidRPr="0001413C" w:rsidRDefault="0001413C" w:rsidP="0001413C">
      <w:r w:rsidRPr="0001413C">
        <w:t xml:space="preserve">The first thing we’re going to do is explore this topic in a little more detail. </w:t>
      </w:r>
    </w:p>
    <w:p w14:paraId="38AA7851" w14:textId="77777777" w:rsidR="0001413C" w:rsidRPr="0001413C" w:rsidRDefault="0001413C" w:rsidP="0001413C">
      <w:r w:rsidRPr="0001413C">
        <w:br w:type="page"/>
      </w:r>
    </w:p>
    <w:p w14:paraId="7ED69CFB" w14:textId="77777777" w:rsidR="0001413C" w:rsidRPr="0001413C" w:rsidRDefault="0001413C" w:rsidP="0001413C">
      <w:bookmarkStart w:id="287" w:name="Page_8541201003832343225"/>
      <w:bookmarkEnd w:id="287"/>
      <w:r w:rsidRPr="0001413C">
        <w:rPr>
          <w:b/>
          <w:bCs/>
        </w:rPr>
        <w:t>Page Number:</w:t>
      </w:r>
      <w:r w:rsidRPr="0001413C">
        <w:t xml:space="preserve"> 83 </w:t>
      </w:r>
    </w:p>
    <w:p w14:paraId="0A51360F" w14:textId="77777777" w:rsidR="0001413C" w:rsidRPr="0001413C" w:rsidRDefault="0001413C" w:rsidP="0001413C">
      <w:r w:rsidRPr="0001413C">
        <w:rPr>
          <w:b/>
          <w:bCs/>
        </w:rPr>
        <w:t>Lesson 28:</w:t>
      </w:r>
      <w:r w:rsidRPr="0001413C">
        <w:t xml:space="preserve"> What Is Inclusive Diversity? </w:t>
      </w:r>
    </w:p>
    <w:p w14:paraId="68938E13" w14:textId="77777777" w:rsidR="0001413C" w:rsidRPr="0001413C" w:rsidRDefault="0001413C" w:rsidP="0001413C">
      <w:r w:rsidRPr="0001413C">
        <w:rPr>
          <w:b/>
          <w:bCs/>
        </w:rPr>
        <w:t xml:space="preserve">Click and Reveal Template / LTR / Random </w:t>
      </w:r>
    </w:p>
    <w:p w14:paraId="7FBE6AAE" w14:textId="77777777" w:rsidR="0001413C" w:rsidRPr="0001413C" w:rsidRDefault="0001413C" w:rsidP="0001413C">
      <w:r w:rsidRPr="0001413C">
        <w:rPr>
          <w:b/>
          <w:bCs/>
        </w:rPr>
        <w:t>Content Title:</w:t>
      </w:r>
      <w:r w:rsidRPr="0001413C">
        <w:t xml:space="preserve"> </w:t>
      </w:r>
    </w:p>
    <w:p w14:paraId="470F981C" w14:textId="77777777" w:rsidR="0001413C" w:rsidRPr="0001413C" w:rsidRDefault="0001413C" w:rsidP="0001413C">
      <w:r w:rsidRPr="0001413C">
        <w:t xml:space="preserve">We Can Do Better </w:t>
      </w:r>
    </w:p>
    <w:p w14:paraId="3C4B5099" w14:textId="77777777" w:rsidR="0001413C" w:rsidRPr="0001413C" w:rsidRDefault="0001413C" w:rsidP="0001413C">
      <w:r w:rsidRPr="0001413C">
        <w:rPr>
          <w:b/>
          <w:bCs/>
        </w:rPr>
        <w:t>Content Description:</w:t>
      </w:r>
    </w:p>
    <w:p w14:paraId="305FE309" w14:textId="77777777" w:rsidR="0001413C" w:rsidRPr="0001413C" w:rsidRDefault="0001413C" w:rsidP="0001413C">
      <w:r w:rsidRPr="0001413C">
        <w:t xml:space="preserve">Our bias can hurt others and limit their opportunities, and often, we’re not even aware that it’s affecting our decision-making or actions. So, how can we prevent something that we’re doing unconsciously? </w:t>
      </w:r>
    </w:p>
    <w:p w14:paraId="6995A7DC" w14:textId="77777777" w:rsidR="0001413C" w:rsidRPr="0001413C" w:rsidRDefault="0001413C" w:rsidP="0001413C">
      <w:r w:rsidRPr="0001413C">
        <w:t>While we can’t turn off our biases, we can prevent them from turning into prejudice and contributing to a harmful environment. The first step? Recognizing that because you’re human, you are biased, and deciding to do better.</w:t>
      </w:r>
    </w:p>
    <w:p w14:paraId="2D5589BA" w14:textId="77777777" w:rsidR="0001413C" w:rsidRPr="0001413C" w:rsidRDefault="0001413C" w:rsidP="0001413C">
      <w:r w:rsidRPr="0001413C">
        <w:t>Select each header to discover what you can do right now to take action against bias.</w:t>
      </w:r>
    </w:p>
    <w:p w14:paraId="4591602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00"/>
        <w:gridCol w:w="2353"/>
        <w:gridCol w:w="1381"/>
        <w:gridCol w:w="1118"/>
      </w:tblGrid>
      <w:tr w:rsidR="0001413C" w:rsidRPr="0001413C" w14:paraId="5F25EBE6"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522081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9C367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4E329C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9C7C037" w14:textId="77777777" w:rsidR="0001413C" w:rsidRPr="0001413C" w:rsidRDefault="0001413C" w:rsidP="0001413C">
            <w:pPr>
              <w:rPr>
                <w:b/>
                <w:bCs/>
              </w:rPr>
            </w:pPr>
            <w:r w:rsidRPr="0001413C">
              <w:rPr>
                <w:b/>
                <w:bCs/>
              </w:rPr>
              <w:t>Alternate Text</w:t>
            </w:r>
          </w:p>
        </w:tc>
      </w:tr>
      <w:tr w:rsidR="0001413C" w:rsidRPr="0001413C" w14:paraId="635420EA"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D7C24D" w14:textId="77777777" w:rsidR="0001413C" w:rsidRPr="0001413C" w:rsidRDefault="0001413C" w:rsidP="0001413C">
            <w:r w:rsidRPr="0001413C">
              <w:t xml:space="preserve">Build Your Empathy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45E575" w14:textId="77777777" w:rsidR="0001413C" w:rsidRPr="0001413C" w:rsidRDefault="0001413C" w:rsidP="0001413C">
            <w:r w:rsidRPr="0001413C">
              <w:t xml:space="preserve">Empathy is the ability to see the world from someone else’s perspective. It’s the power to take an imaginative leap – to picture how you might feel if you were someone totally different. </w:t>
            </w:r>
          </w:p>
          <w:p w14:paraId="7080790A" w14:textId="77777777" w:rsidR="0001413C" w:rsidRPr="0001413C" w:rsidRDefault="0001413C" w:rsidP="0001413C">
            <w:r w:rsidRPr="0001413C">
              <w:t xml:space="preserve">When we have empathy, we see other people as fellow human beings and start to understand how aspects of our culture and behavior might impact them. With empathy, we can see how a small, crowded elevator is stressful to someone in a wheelchair, or how an annual work party celebrating a religious holiday may be ostracizing for someone of a different religion. </w:t>
            </w:r>
          </w:p>
          <w:p w14:paraId="0BB0760A" w14:textId="5D63B128" w:rsidR="0001413C" w:rsidRPr="0001413C" w:rsidRDefault="0001413C" w:rsidP="0001413C">
            <w:r>
              <w:t xml:space="preserve">The best way to build your empathy is to get to know people who are different from you. This doesn’t mean asking people awkward questions about their religion, gender identity, ethnicity, or </w:t>
            </w:r>
            <w:del w:id="288" w:author="Bauer, Sarah" w:date="2026-03-13T19:06:00Z" w16du:dateUtc="2026-03-13T19:06:57Z">
              <w:r w:rsidDel="0001413C">
                <w:delText>racialized identity</w:delText>
              </w:r>
            </w:del>
            <w:ins w:id="289" w:author="Bauer, Sarah" w:date="2026-03-13T19:06:00Z" w16du:dateUtc="2026-03-13T19:06:57Z">
              <w:r w:rsidR="1F33F0FA">
                <w:t>race</w:t>
              </w:r>
            </w:ins>
            <w:r>
              <w:t xml:space="preserve">. It means talking to people – one human being to another – without judgment and discovering who they are and how they see the world. And it means being willing to share yourself in return.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AD056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B5C506" w14:textId="77777777" w:rsidR="0001413C" w:rsidRPr="0001413C" w:rsidRDefault="0001413C" w:rsidP="0001413C"/>
        </w:tc>
      </w:tr>
      <w:tr w:rsidR="0001413C" w:rsidRPr="0001413C" w14:paraId="170BB530"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7F9184" w14:textId="77777777" w:rsidR="0001413C" w:rsidRPr="0001413C" w:rsidRDefault="0001413C" w:rsidP="0001413C">
            <w:r w:rsidRPr="0001413C">
              <w:t xml:space="preserve">Pause and Reflect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FE4CFF" w14:textId="77777777" w:rsidR="0001413C" w:rsidRPr="0001413C" w:rsidRDefault="0001413C" w:rsidP="0001413C">
            <w:r w:rsidRPr="0001413C">
              <w:t>Remember, we all have biases, but we have the power to avoid letting them affect our decisions, words, and behaviors. Just like the old advice to think before we speak, pausing to reflect is critical to stopping our unconscious mind from behaving badly.</w:t>
            </w:r>
          </w:p>
          <w:p w14:paraId="63DC9685" w14:textId="77777777" w:rsidR="0001413C" w:rsidRPr="0001413C" w:rsidRDefault="0001413C" w:rsidP="0001413C">
            <w:r w:rsidRPr="0001413C">
              <w:t>To start, regularly take time to reflect on how you currently do things and whether it aligns with your values. What assumptions are you making about others? What’s the basis for your decision-making? Are you seeing all sides of a situation or just your own perspective?</w:t>
            </w:r>
          </w:p>
          <w:p w14:paraId="20875BE3" w14:textId="77777777" w:rsidR="0001413C" w:rsidRPr="0001413C" w:rsidRDefault="0001413C" w:rsidP="0001413C">
            <w:r w:rsidRPr="0001413C">
              <w:t>Your biggest opportunity to fight bias lies in recognizing the moments where bias has proven to be a problem. Some actions, like making a joke that targets a particular group of people, are clearly inappropriate and should be discontinued. Other activities, like deciding who to hire or who to assign to a new project, should prompt a different approach. Take steps to account for bias and prevent it from affecting your decisions, like anonymizing resumes and asking for other people’s perspectives on project assignments. This can not only help you avoid making biased decisions but can also improve the quality of your decisions overall.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DCD8B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721E92" w14:textId="77777777" w:rsidR="0001413C" w:rsidRPr="0001413C" w:rsidRDefault="0001413C" w:rsidP="0001413C"/>
        </w:tc>
      </w:tr>
      <w:tr w:rsidR="0001413C" w:rsidRPr="0001413C" w14:paraId="0A890F15"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32A65D" w14:textId="77777777" w:rsidR="0001413C" w:rsidRPr="0001413C" w:rsidRDefault="0001413C" w:rsidP="0001413C">
            <w:r w:rsidRPr="0001413C">
              <w:t xml:space="preserve">Tackle Tough Conversations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2512E8" w14:textId="77777777" w:rsidR="0001413C" w:rsidRPr="0001413C" w:rsidRDefault="0001413C" w:rsidP="0001413C">
            <w:r w:rsidRPr="0001413C">
              <w:t>Talking about bias and the resulting discrimination and harassment with others can be daunting. People on the receiving end may be hurt, angry, frustrated, or even afraid – and those who are responsible for biased words or actions may be defensive, upset, or aggressive. The possibility that we might say something that gets a negative reaction from others is a social threat that can actually trigger our fight-or-flight response. These conversations won’t be easy, but sharing our perspectives, listening, and learning is the only way forward.</w:t>
            </w:r>
          </w:p>
          <w:p w14:paraId="02530EF3" w14:textId="77777777" w:rsidR="0001413C" w:rsidRPr="0001413C" w:rsidRDefault="0001413C" w:rsidP="0001413C">
            <w:r w:rsidRPr="0001413C">
              <w:t>Approach these conversations with curiosity – be ready to learn and build understanding with others – and keep the focus on our shared values of respect, trust, and transparency. You can do your part by seeing the humanity in others, treating them the way they want to be treated, and being open and honest about your own experiences and feelings. Your willingness to tackle difficult discussions can inspire others to do the same, and that creates a better workplace culture for everyone.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712A6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73F4F4" w14:textId="77777777" w:rsidR="0001413C" w:rsidRPr="0001413C" w:rsidRDefault="0001413C" w:rsidP="0001413C"/>
        </w:tc>
      </w:tr>
      <w:tr w:rsidR="0001413C" w:rsidRPr="0001413C" w14:paraId="37AE89C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145552" w14:textId="77777777" w:rsidR="0001413C" w:rsidRPr="0001413C" w:rsidRDefault="0001413C" w:rsidP="0001413C">
            <w:r w:rsidRPr="0001413C">
              <w:t xml:space="preserve">Be an Ally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1A0992" w14:textId="77777777" w:rsidR="0001413C" w:rsidRPr="0001413C" w:rsidRDefault="0001413C" w:rsidP="0001413C">
            <w:r w:rsidRPr="0001413C">
              <w:t>You can do more than simply manage your own words and actions – you can also actively help those around you. We call this being an ally. Being an ally means:</w:t>
            </w:r>
          </w:p>
          <w:p w14:paraId="6BEE1D9F" w14:textId="77777777" w:rsidR="0001413C" w:rsidRPr="0001413C" w:rsidRDefault="0001413C" w:rsidP="0001413C">
            <w:pPr>
              <w:numPr>
                <w:ilvl w:val="0"/>
                <w:numId w:val="76"/>
              </w:numPr>
            </w:pPr>
            <w:r w:rsidRPr="0001413C">
              <w:t>Educating yourself about how bias affects people.</w:t>
            </w:r>
          </w:p>
          <w:p w14:paraId="28F35912" w14:textId="77777777" w:rsidR="0001413C" w:rsidRPr="0001413C" w:rsidRDefault="0001413C" w:rsidP="0001413C">
            <w:pPr>
              <w:numPr>
                <w:ilvl w:val="0"/>
                <w:numId w:val="76"/>
              </w:numPr>
            </w:pPr>
            <w:r w:rsidRPr="0001413C">
              <w:t>Amplifying the voices and perspectives of people impacted by bias.</w:t>
            </w:r>
          </w:p>
          <w:p w14:paraId="1AACC834" w14:textId="77777777" w:rsidR="0001413C" w:rsidRPr="0001413C" w:rsidRDefault="0001413C" w:rsidP="0001413C">
            <w:pPr>
              <w:numPr>
                <w:ilvl w:val="0"/>
                <w:numId w:val="76"/>
              </w:numPr>
            </w:pPr>
            <w:r w:rsidRPr="0001413C">
              <w:t>Listening more than talking, and making space for those affected by bias to share their experiences.</w:t>
            </w:r>
          </w:p>
          <w:p w14:paraId="7189435C" w14:textId="77777777" w:rsidR="0001413C" w:rsidRPr="0001413C" w:rsidRDefault="0001413C" w:rsidP="0001413C">
            <w:pPr>
              <w:numPr>
                <w:ilvl w:val="0"/>
                <w:numId w:val="76"/>
              </w:numPr>
            </w:pPr>
            <w:r w:rsidRPr="0001413C">
              <w:t>Speaking up when you see bias in action.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EA23C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6B2670" w14:textId="77777777" w:rsidR="0001413C" w:rsidRPr="0001413C" w:rsidRDefault="0001413C" w:rsidP="0001413C"/>
        </w:tc>
      </w:tr>
      <w:tr w:rsidR="0001413C" w:rsidRPr="0001413C" w14:paraId="3A637985"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E87122" w14:textId="209C24D5" w:rsidR="0001413C" w:rsidRPr="0001413C" w:rsidRDefault="0001413C" w:rsidP="0001413C">
            <w:r>
              <w:t xml:space="preserve">Help Us Build a </w:t>
            </w:r>
            <w:del w:id="290" w:author="Bauer, Sarah" w:date="2026-03-13T19:16:00Z" w16du:dateUtc="2026-03-13T19:16:45Z">
              <w:r w:rsidDel="0001413C">
                <w:delText>DEI</w:delText>
              </w:r>
            </w:del>
            <w:ins w:id="291" w:author="Bauer, Sarah" w:date="2026-03-13T19:16:00Z" w16du:dateUtc="2026-03-13T19:16:45Z">
              <w:r w:rsidR="5C05819B">
                <w:t>INCLUSIVE DIVERSITY</w:t>
              </w:r>
            </w:ins>
            <w:r>
              <w:t xml:space="preserve"> Culture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48F707" w14:textId="445F7BB9" w:rsidR="0001413C" w:rsidRPr="0001413C" w:rsidRDefault="0001413C" w:rsidP="0001413C">
            <w:r>
              <w:t xml:space="preserve">The final piece of the puzzle is our workplace culture. To fight against bias, we must work together to build a culture that works for everyone. That’s where </w:t>
            </w:r>
            <w:del w:id="292" w:author="Bauer, Sarah" w:date="2026-03-13T19:16:00Z" w16du:dateUtc="2026-03-13T19:16:45Z">
              <w:r w:rsidDel="0001413C">
                <w:delText>DEI</w:delText>
              </w:r>
            </w:del>
            <w:ins w:id="293" w:author="Bauer, Sarah" w:date="2026-03-13T19:16:00Z" w16du:dateUtc="2026-03-13T19:16:45Z">
              <w:r w:rsidR="5C05819B">
                <w:t>INCLUSIVE DIVERSITY</w:t>
              </w:r>
            </w:ins>
            <w:r>
              <w:t xml:space="preserve"> comes in. </w:t>
            </w:r>
            <w:del w:id="294" w:author="Bauer, Sarah" w:date="2026-03-13T19:16:00Z" w16du:dateUtc="2026-03-13T19:16:45Z">
              <w:r w:rsidDel="0001413C">
                <w:delText>DEI</w:delText>
              </w:r>
            </w:del>
            <w:del w:id="295" w:author="Bauer, Sarah" w:date="2026-03-13T19:17:00Z" w16du:dateUtc="2026-03-13T19:17:22Z">
              <w:r w:rsidDel="0001413C">
                <w:delText xml:space="preserve"> stands for diversity, equity, and inclusion:</w:delText>
              </w:r>
            </w:del>
          </w:p>
          <w:p w14:paraId="1F397A92" w14:textId="77777777" w:rsidR="0001413C" w:rsidRPr="0001413C" w:rsidRDefault="0001413C" w:rsidP="0001413C">
            <w:pPr>
              <w:numPr>
                <w:ilvl w:val="0"/>
                <w:numId w:val="77"/>
              </w:numPr>
            </w:pPr>
            <w:r w:rsidRPr="0001413C">
              <w:t>Diversity means understanding every individual is unique and recognizing our individual differences, whether they are based on skin color, gender identity, ethnicity, age, socio-economic status, job role, or any other characteristic that makes us who we are.</w:t>
            </w:r>
          </w:p>
          <w:p w14:paraId="7B200143" w14:textId="77777777" w:rsidR="0001413C" w:rsidRPr="0001413C" w:rsidRDefault="0001413C" w:rsidP="0001413C">
            <w:pPr>
              <w:numPr>
                <w:ilvl w:val="0"/>
                <w:numId w:val="77"/>
              </w:numPr>
              <w:rPr>
                <w:del w:id="296" w:author="Bauer, Sarah" w:date="2026-03-13T19:17:00Z" w16du:dateUtc="2026-03-13T19:17:14Z"/>
              </w:rPr>
            </w:pPr>
            <w:del w:id="297" w:author="Bauer, Sarah" w:date="2026-03-13T19:17:00Z" w16du:dateUtc="2026-03-13T19:17:14Z">
              <w:r w:rsidDel="0001413C">
                <w:delText>Equity is about building a fair environment so that everyone has what they need to grow and thrive, which may mean that some people need additional supports to have equal access to opportunities or outcomes.</w:delText>
              </w:r>
            </w:del>
          </w:p>
          <w:p w14:paraId="15DD5975" w14:textId="77777777" w:rsidR="0001413C" w:rsidRPr="0001413C" w:rsidRDefault="0001413C" w:rsidP="0001413C">
            <w:pPr>
              <w:numPr>
                <w:ilvl w:val="0"/>
                <w:numId w:val="77"/>
              </w:numPr>
            </w:pPr>
            <w:r w:rsidRPr="0001413C">
              <w:t>Inclusion means making sure that everyone feels a sense of belonging and support.</w:t>
            </w:r>
          </w:p>
          <w:p w14:paraId="67BDA98E" w14:textId="403112F8" w:rsidR="0001413C" w:rsidRPr="0001413C" w:rsidRDefault="0001413C" w:rsidP="0001413C">
            <w:r>
              <w:t xml:space="preserve">When we talk about </w:t>
            </w:r>
            <w:del w:id="298" w:author="Bauer, Sarah" w:date="2026-03-13T19:16:00Z" w16du:dateUtc="2026-03-13T19:16:45Z">
              <w:r w:rsidDel="0001413C">
                <w:delText>DEI</w:delText>
              </w:r>
            </w:del>
            <w:ins w:id="299" w:author="Bauer, Sarah" w:date="2026-03-13T19:16:00Z" w16du:dateUtc="2026-03-13T19:16:45Z">
              <w:r w:rsidR="5C05819B">
                <w:t>INCLUSIVE DIVERSITY</w:t>
              </w:r>
            </w:ins>
            <w:r>
              <w:t xml:space="preserve">, we’re talking about the behaviors, programs, and policies that help us to create an equitable and inclusive environment that embraces diversity and allows everyone to thrive. By supporting and embracing our </w:t>
            </w:r>
            <w:del w:id="300" w:author="Bauer, Sarah" w:date="2026-03-13T19:16:00Z" w16du:dateUtc="2026-03-13T19:16:45Z">
              <w:r w:rsidDel="0001413C">
                <w:delText>DEI</w:delText>
              </w:r>
            </w:del>
            <w:ins w:id="301" w:author="Bauer, Sarah" w:date="2026-03-13T19:16:00Z" w16du:dateUtc="2026-03-13T19:16:45Z">
              <w:r w:rsidR="5C05819B">
                <w:t>INCLUSIVE DIVERSITY</w:t>
              </w:r>
            </w:ins>
            <w:r>
              <w:t xml:space="preserve"> program, you can help us create an environment that lets everyone shine – including you.</w:t>
            </w:r>
          </w:p>
          <w:p w14:paraId="721E946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315D1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CCEB15" w14:textId="77777777" w:rsidR="0001413C" w:rsidRPr="0001413C" w:rsidRDefault="0001413C" w:rsidP="0001413C"/>
        </w:tc>
      </w:tr>
    </w:tbl>
    <w:p w14:paraId="1539A49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0E3B9B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F6BA39F"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F70ED2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466AD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A7EE353" w14:textId="77777777" w:rsidR="0001413C" w:rsidRPr="0001413C" w:rsidRDefault="0001413C" w:rsidP="0001413C">
            <w:pPr>
              <w:rPr>
                <w:b/>
                <w:bCs/>
              </w:rPr>
            </w:pPr>
            <w:r w:rsidRPr="0001413C">
              <w:rPr>
                <w:b/>
                <w:bCs/>
              </w:rPr>
              <w:t>Alternate Text</w:t>
            </w:r>
          </w:p>
        </w:tc>
      </w:tr>
      <w:tr w:rsidR="0001413C" w:rsidRPr="0001413C" w14:paraId="0DD4CE3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58CE7E"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F67AE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D60CE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B97546" w14:textId="77777777" w:rsidR="0001413C" w:rsidRPr="0001413C" w:rsidRDefault="0001413C" w:rsidP="0001413C"/>
        </w:tc>
      </w:tr>
    </w:tbl>
    <w:p w14:paraId="37F87212" w14:textId="77777777" w:rsidR="0001413C" w:rsidRPr="0001413C" w:rsidRDefault="0001413C" w:rsidP="0001413C">
      <w:r w:rsidRPr="0001413C">
        <w:rPr>
          <w:b/>
          <w:bCs/>
        </w:rPr>
        <w:t>Audio Transcript Text:</w:t>
      </w:r>
      <w:r w:rsidRPr="0001413C">
        <w:t xml:space="preserve"> </w:t>
      </w:r>
    </w:p>
    <w:p w14:paraId="513CDEB3" w14:textId="77777777" w:rsidR="0001413C" w:rsidRPr="0001413C" w:rsidRDefault="0001413C" w:rsidP="0001413C">
      <w:r w:rsidRPr="0001413C">
        <w:t xml:space="preserve">Let’s find out how you can get it right. </w:t>
      </w:r>
    </w:p>
    <w:p w14:paraId="273861C7" w14:textId="77777777" w:rsidR="0001413C" w:rsidRPr="0001413C" w:rsidRDefault="0001413C" w:rsidP="0001413C">
      <w:r w:rsidRPr="0001413C">
        <w:br w:type="page"/>
      </w:r>
    </w:p>
    <w:p w14:paraId="390BE696" w14:textId="77777777" w:rsidR="0001413C" w:rsidRPr="0001413C" w:rsidRDefault="0001413C" w:rsidP="0001413C">
      <w:bookmarkStart w:id="302" w:name="Page_8466839229016786391"/>
      <w:bookmarkEnd w:id="302"/>
      <w:r w:rsidRPr="0001413C">
        <w:rPr>
          <w:b/>
          <w:bCs/>
        </w:rPr>
        <w:t>Page Number:</w:t>
      </w:r>
      <w:r w:rsidRPr="0001413C">
        <w:t xml:space="preserve"> 84 </w:t>
      </w:r>
    </w:p>
    <w:p w14:paraId="1899D36C" w14:textId="77777777" w:rsidR="0001413C" w:rsidRPr="0001413C" w:rsidRDefault="0001413C" w:rsidP="0001413C">
      <w:r w:rsidRPr="0001413C">
        <w:rPr>
          <w:b/>
          <w:bCs/>
        </w:rPr>
        <w:t>Lesson 28:</w:t>
      </w:r>
      <w:r w:rsidRPr="0001413C">
        <w:t xml:space="preserve"> What Is Inclusive Diversity? </w:t>
      </w:r>
    </w:p>
    <w:p w14:paraId="6050A249" w14:textId="77777777" w:rsidR="0001413C" w:rsidRPr="0001413C" w:rsidRDefault="0001413C" w:rsidP="0001413C">
      <w:r w:rsidRPr="0001413C">
        <w:rPr>
          <w:b/>
          <w:bCs/>
        </w:rPr>
        <w:t xml:space="preserve">Question and Answer Template / Text / LTR </w:t>
      </w:r>
    </w:p>
    <w:p w14:paraId="106EB260" w14:textId="77777777" w:rsidR="0001413C" w:rsidRPr="0001413C" w:rsidRDefault="0001413C" w:rsidP="0001413C">
      <w:r w:rsidRPr="0001413C">
        <w:rPr>
          <w:b/>
          <w:bCs/>
        </w:rPr>
        <w:t>Content Title:</w:t>
      </w:r>
      <w:r w:rsidRPr="0001413C">
        <w:t xml:space="preserve"> </w:t>
      </w:r>
    </w:p>
    <w:p w14:paraId="01BDB6EA" w14:textId="77777777" w:rsidR="0001413C" w:rsidRPr="0001413C" w:rsidRDefault="0001413C" w:rsidP="0001413C">
      <w:r w:rsidRPr="0001413C">
        <w:t xml:space="preserve">Asking a Question </w:t>
      </w:r>
    </w:p>
    <w:p w14:paraId="661EDEA9" w14:textId="77777777" w:rsidR="0001413C" w:rsidRPr="0001413C" w:rsidRDefault="0001413C" w:rsidP="0001413C">
      <w:r w:rsidRPr="0001413C">
        <w:rPr>
          <w:b/>
          <w:bCs/>
        </w:rPr>
        <w:t>Content Description:</w:t>
      </w:r>
    </w:p>
    <w:p w14:paraId="4950E751" w14:textId="77777777" w:rsidR="0001413C" w:rsidRPr="0001413C" w:rsidRDefault="0001413C" w:rsidP="0001413C">
      <w:r w:rsidRPr="0001413C">
        <w:t xml:space="preserve">Tim works on a large team of lawyers who are reviewing documents for an upcoming lawsuit. During their weekly team meetings, the team leader, Antoni, always asks if there are any questions. Tim notices that when his colleague Denise, a Black woman, raises her hand, Antoni is slow to call on her. He usually calls on her last, when the meeting is nearly over and there isn’t time to deal with her questions. Tim wonders if Antoni’s behavior is deliberate. </w:t>
      </w:r>
    </w:p>
    <w:p w14:paraId="3FC6EAD0" w14:textId="77777777" w:rsidR="0001413C" w:rsidRPr="0001413C" w:rsidRDefault="0001413C" w:rsidP="0001413C">
      <w:r w:rsidRPr="0001413C">
        <w:rPr>
          <w:b/>
          <w:bCs/>
        </w:rPr>
        <w:t>Question:</w:t>
      </w:r>
      <w:r w:rsidRPr="0001413C">
        <w:t xml:space="preserve"> </w:t>
      </w:r>
    </w:p>
    <w:p w14:paraId="4D2B05FA" w14:textId="77777777" w:rsidR="0001413C" w:rsidRPr="0001413C" w:rsidRDefault="0001413C" w:rsidP="0001413C">
      <w:r w:rsidRPr="0001413C">
        <w:t xml:space="preserve">What should Tim do?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507E4C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6912E8D"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AB38BD3" w14:textId="77777777" w:rsidR="0001413C" w:rsidRPr="0001413C" w:rsidRDefault="0001413C" w:rsidP="0001413C">
            <w:pPr>
              <w:rPr>
                <w:b/>
                <w:bCs/>
              </w:rPr>
            </w:pPr>
            <w:r w:rsidRPr="0001413C">
              <w:rPr>
                <w:b/>
                <w:bCs/>
              </w:rPr>
              <w:t>Answer</w:t>
            </w:r>
          </w:p>
        </w:tc>
      </w:tr>
      <w:tr w:rsidR="0001413C" w:rsidRPr="0001413C" w14:paraId="75032E5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DFCEC7"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0C7C23" w14:textId="77777777" w:rsidR="0001413C" w:rsidRPr="0001413C" w:rsidRDefault="0001413C" w:rsidP="0001413C">
            <w:r w:rsidRPr="0001413C">
              <w:t>He should speak up in the meeting and ask Antoni why he has a problem working with Black women.</w:t>
            </w:r>
          </w:p>
        </w:tc>
      </w:tr>
      <w:tr w:rsidR="0001413C" w:rsidRPr="0001413C" w14:paraId="0CE5CCC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16BC5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43461F" w14:textId="77777777" w:rsidR="0001413C" w:rsidRPr="0001413C" w:rsidRDefault="0001413C" w:rsidP="0001413C">
            <w:r w:rsidRPr="0001413C">
              <w:t>He should say nothing. Antoni probably just didn’t notice that Denise had her hand raised.</w:t>
            </w:r>
          </w:p>
        </w:tc>
      </w:tr>
      <w:tr w:rsidR="0001413C" w:rsidRPr="0001413C" w14:paraId="509361D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EEE7D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41ACE9" w14:textId="77777777" w:rsidR="0001413C" w:rsidRPr="0001413C" w:rsidRDefault="0001413C" w:rsidP="0001413C">
            <w:r w:rsidRPr="0001413C">
              <w:t>He should avoid getting involved. If Denise has an issue, she can speak to Antoni directly.</w:t>
            </w:r>
          </w:p>
        </w:tc>
      </w:tr>
      <w:tr w:rsidR="0001413C" w:rsidRPr="0001413C" w14:paraId="2549C84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1CCD2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F7CB95" w14:textId="77777777" w:rsidR="0001413C" w:rsidRPr="0001413C" w:rsidRDefault="0001413C" w:rsidP="0001413C">
            <w:r w:rsidRPr="0001413C">
              <w:t xml:space="preserve">He should speak up without making a scene. He could just say, “It looks like Denise has a question.” </w:t>
            </w:r>
          </w:p>
        </w:tc>
      </w:tr>
    </w:tbl>
    <w:p w14:paraId="1A943723"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314052B" w14:textId="77777777" w:rsidR="0001413C" w:rsidRPr="0001413C" w:rsidRDefault="0001413C" w:rsidP="0001413C">
      <w:r w:rsidRPr="0001413C">
        <w:br w:type="page"/>
      </w:r>
    </w:p>
    <w:p w14:paraId="72171916" w14:textId="77777777" w:rsidR="0001413C" w:rsidRPr="0001413C" w:rsidRDefault="0001413C" w:rsidP="0001413C">
      <w:bookmarkStart w:id="303" w:name="Page_8504846355885423224"/>
      <w:bookmarkEnd w:id="303"/>
      <w:r w:rsidRPr="0001413C">
        <w:rPr>
          <w:b/>
          <w:bCs/>
        </w:rPr>
        <w:t>Page Number:</w:t>
      </w:r>
      <w:r w:rsidRPr="0001413C">
        <w:t xml:space="preserve"> 85 </w:t>
      </w:r>
    </w:p>
    <w:p w14:paraId="7B2A525B" w14:textId="77777777" w:rsidR="0001413C" w:rsidRPr="0001413C" w:rsidRDefault="0001413C" w:rsidP="0001413C">
      <w:r w:rsidRPr="0001413C">
        <w:rPr>
          <w:b/>
          <w:bCs/>
        </w:rPr>
        <w:t>Lesson 28:</w:t>
      </w:r>
      <w:r w:rsidRPr="0001413C">
        <w:t xml:space="preserve"> What Is Inclusive Diversity? </w:t>
      </w:r>
    </w:p>
    <w:p w14:paraId="21A66685" w14:textId="77777777" w:rsidR="0001413C" w:rsidRPr="0001413C" w:rsidRDefault="0001413C" w:rsidP="0001413C">
      <w:r w:rsidRPr="0001413C">
        <w:rPr>
          <w:b/>
          <w:bCs/>
        </w:rPr>
        <w:t xml:space="preserve">Text and Image Template / Text Only </w:t>
      </w:r>
    </w:p>
    <w:p w14:paraId="07B7C0BB" w14:textId="77777777" w:rsidR="0001413C" w:rsidRPr="0001413C" w:rsidRDefault="0001413C" w:rsidP="0001413C">
      <w:r w:rsidRPr="0001413C">
        <w:rPr>
          <w:b/>
          <w:bCs/>
        </w:rPr>
        <w:t>Content Title:</w:t>
      </w:r>
      <w:r w:rsidRPr="0001413C">
        <w:t xml:space="preserve"> </w:t>
      </w:r>
    </w:p>
    <w:p w14:paraId="2F697331" w14:textId="77777777" w:rsidR="0001413C" w:rsidRPr="0001413C" w:rsidRDefault="0001413C" w:rsidP="0001413C">
      <w:r w:rsidRPr="0001413C">
        <w:t xml:space="preserve">Thanks for helping Tim. </w:t>
      </w:r>
    </w:p>
    <w:p w14:paraId="7B74ED8C" w14:textId="77777777" w:rsidR="0001413C" w:rsidRPr="0001413C" w:rsidRDefault="0001413C" w:rsidP="0001413C">
      <w:r w:rsidRPr="0001413C">
        <w:br/>
      </w:r>
      <w:r w:rsidRPr="0001413C">
        <w:rPr>
          <w:b/>
          <w:bCs/>
        </w:rPr>
        <w:t>Column 1 Text:</w:t>
      </w:r>
      <w:r w:rsidRPr="0001413C">
        <w:t xml:space="preserve"> </w:t>
      </w:r>
    </w:p>
    <w:p w14:paraId="4FCA1064" w14:textId="77777777" w:rsidR="0001413C" w:rsidRPr="0001413C" w:rsidRDefault="0001413C" w:rsidP="0001413C">
      <w:r w:rsidRPr="0001413C">
        <w:t>We don’t know why Antoni called on Denise last. It could be that he didn’t see her raised hand in the crowded meeting room – or it’s possible he has a prejudice against Black women that made him unconsciously or consciously ignore her. Since Tim doesn’t know, the best thing he can do is to help Denise by drawing Antoni’s attention to her without making her uncomfortable.</w:t>
      </w:r>
    </w:p>
    <w:p w14:paraId="15E3A1F9" w14:textId="10222546" w:rsidR="0001413C" w:rsidRPr="0001413C" w:rsidRDefault="0001413C" w:rsidP="0001413C">
      <w:r>
        <w:t xml:space="preserve">One of the most important ways you can help us create an inclusive and </w:t>
      </w:r>
      <w:del w:id="304" w:author="Bauer, Sarah" w:date="2026-03-13T19:19:00Z" w16du:dateUtc="2026-03-13T19:19:40Z">
        <w:r w:rsidDel="0001413C">
          <w:delText>equitable workplace</w:delText>
        </w:r>
      </w:del>
      <w:ins w:id="305" w:author="Bauer, Sarah" w:date="2026-03-13T19:19:00Z" w16du:dateUtc="2026-03-13T19:19:40Z">
        <w:r w:rsidR="474A4DBC">
          <w:t>inclusive workplace</w:t>
        </w:r>
      </w:ins>
      <w:r>
        <w:t xml:space="preserve"> is by being an ally. This doesn’t mean you need to make a scene or reprimand anyone – it just means being willing to help colleagues when they need it, speaking up when you see things going wrong, and being aware of how the things you say and do affect those around you.</w:t>
      </w:r>
    </w:p>
    <w:p w14:paraId="58C99889" w14:textId="77777777" w:rsidR="0001413C" w:rsidRPr="0001413C" w:rsidRDefault="0001413C" w:rsidP="0001413C">
      <w:r w:rsidRPr="0001413C">
        <w:rPr>
          <w:b/>
          <w:bCs/>
        </w:rPr>
        <w:t>Audio Transcript Text:</w:t>
      </w:r>
      <w:r w:rsidRPr="0001413C">
        <w:t xml:space="preserve"> </w:t>
      </w:r>
    </w:p>
    <w:p w14:paraId="48ED99C2" w14:textId="77777777" w:rsidR="0001413C" w:rsidRPr="0001413C" w:rsidRDefault="0001413C" w:rsidP="0001413C">
      <w:r w:rsidRPr="0001413C">
        <w:t xml:space="preserve">Thanks for your help. </w:t>
      </w:r>
    </w:p>
    <w:p w14:paraId="5E308715" w14:textId="77777777" w:rsidR="0001413C" w:rsidRPr="0001413C" w:rsidRDefault="0001413C" w:rsidP="0001413C">
      <w:r w:rsidRPr="0001413C">
        <w:br w:type="page"/>
      </w:r>
    </w:p>
    <w:p w14:paraId="06BB2825" w14:textId="77777777" w:rsidR="0001413C" w:rsidRPr="0001413C" w:rsidRDefault="0001413C" w:rsidP="0001413C">
      <w:bookmarkStart w:id="306" w:name="Page_8496583935507035288"/>
      <w:bookmarkEnd w:id="306"/>
      <w:r w:rsidRPr="0001413C">
        <w:rPr>
          <w:b/>
          <w:bCs/>
        </w:rPr>
        <w:t>Page Number:</w:t>
      </w:r>
      <w:r w:rsidRPr="0001413C">
        <w:t xml:space="preserve"> 86 </w:t>
      </w:r>
    </w:p>
    <w:p w14:paraId="54FFBC0D" w14:textId="77777777" w:rsidR="0001413C" w:rsidRPr="0001413C" w:rsidRDefault="0001413C" w:rsidP="0001413C">
      <w:r w:rsidRPr="0001413C">
        <w:rPr>
          <w:b/>
          <w:bCs/>
        </w:rPr>
        <w:t>Lesson 28:</w:t>
      </w:r>
      <w:r w:rsidRPr="0001413C">
        <w:t xml:space="preserve"> What Is Inclusive Diversity? </w:t>
      </w:r>
    </w:p>
    <w:p w14:paraId="71DE29CB" w14:textId="77777777" w:rsidR="0001413C" w:rsidRPr="0001413C" w:rsidRDefault="0001413C" w:rsidP="0001413C">
      <w:r w:rsidRPr="0001413C">
        <w:rPr>
          <w:b/>
          <w:bCs/>
        </w:rPr>
        <w:t xml:space="preserve">Text and Image Template / Text Only </w:t>
      </w:r>
    </w:p>
    <w:p w14:paraId="72F6403D" w14:textId="77777777" w:rsidR="0001413C" w:rsidRPr="0001413C" w:rsidRDefault="0001413C" w:rsidP="0001413C">
      <w:r w:rsidRPr="0001413C">
        <w:rPr>
          <w:b/>
          <w:bCs/>
        </w:rPr>
        <w:t>Content Title:</w:t>
      </w:r>
      <w:r w:rsidRPr="0001413C">
        <w:t xml:space="preserve"> </w:t>
      </w:r>
    </w:p>
    <w:p w14:paraId="6C0B48C9" w14:textId="77777777" w:rsidR="0001413C" w:rsidRPr="0001413C" w:rsidRDefault="0001413C" w:rsidP="0001413C">
      <w:r w:rsidRPr="0001413C">
        <w:t xml:space="preserve">Who Do You Trust? </w:t>
      </w:r>
    </w:p>
    <w:p w14:paraId="07F44521" w14:textId="77777777" w:rsidR="0001413C" w:rsidRPr="0001413C" w:rsidRDefault="0001413C" w:rsidP="0001413C">
      <w:r w:rsidRPr="0001413C">
        <w:br/>
      </w:r>
      <w:r w:rsidRPr="0001413C">
        <w:rPr>
          <w:b/>
          <w:bCs/>
        </w:rPr>
        <w:t>Column 1 Text:</w:t>
      </w:r>
      <w:r w:rsidRPr="0001413C">
        <w:t xml:space="preserve"> </w:t>
      </w:r>
    </w:p>
    <w:p w14:paraId="410CAB13" w14:textId="378D9F94" w:rsidR="0001413C" w:rsidRPr="0001413C" w:rsidRDefault="0001413C" w:rsidP="0001413C">
      <w:r>
        <w:t xml:space="preserve">Take a moment to think about the three or four people you trust the most who are not members of your family. Picture those people in your mind. </w:t>
      </w:r>
      <w:del w:id="307" w:author="Bauer, Sarah" w:date="2026-03-13T19:26:00Z" w16du:dateUtc="2026-03-13T19:26:49Z">
        <w:r w:rsidDel="0001413C">
          <w:delText xml:space="preserve">Do they have the same gender identity or </w:delText>
        </w:r>
      </w:del>
      <w:del w:id="308" w:author="Bauer, Sarah" w:date="2026-03-13T19:06:00Z" w16du:dateUtc="2026-03-13T19:06:57Z">
        <w:r w:rsidDel="0001413C">
          <w:delText>racialized identity</w:delText>
        </w:r>
      </w:del>
      <w:del w:id="309" w:author="Bauer, Sarah" w:date="2026-03-13T19:26:00Z" w16du:dateUtc="2026-03-13T19:26:49Z">
        <w:r w:rsidDel="0001413C">
          <w:delText xml:space="preserve"> as you? </w:delText>
        </w:r>
      </w:del>
      <w:r>
        <w:t>Are they close to your age? Do they share your religion? Or have a level of education that’s similar to yours?</w:t>
      </w:r>
    </w:p>
    <w:p w14:paraId="1E0BD890" w14:textId="77777777" w:rsidR="0001413C" w:rsidRPr="0001413C" w:rsidRDefault="0001413C" w:rsidP="0001413C">
      <w:r w:rsidRPr="0001413C">
        <w:t xml:space="preserve">You probably answered yes to most of these questions. Most of us instinctively prefer people who are like us – we’re more likely to trust and like people who look, talk, think, and act the way we do. This is not necessarily a problem in our personal lives, but it can be a big problem at work. Our positive bias toward those who are similar to us can affect who we hire, promote, or reach out to for help. Remember – we all have biases, it’s part of being human. But we can choose not to let our biases control our behavior. </w:t>
      </w:r>
    </w:p>
    <w:p w14:paraId="477FCBED" w14:textId="77777777" w:rsidR="0001413C" w:rsidRPr="0001413C" w:rsidRDefault="0001413C" w:rsidP="0001413C">
      <w:r w:rsidRPr="0001413C">
        <w:rPr>
          <w:b/>
          <w:bCs/>
        </w:rPr>
        <w:t>Audio Transcript Text:</w:t>
      </w:r>
      <w:r w:rsidRPr="0001413C">
        <w:t xml:space="preserve"> </w:t>
      </w:r>
    </w:p>
    <w:p w14:paraId="0CBF251B" w14:textId="77777777" w:rsidR="0001413C" w:rsidRPr="0001413C" w:rsidRDefault="0001413C" w:rsidP="0001413C">
      <w:r w:rsidRPr="0001413C">
        <w:t xml:space="preserve">What should you do next? </w:t>
      </w:r>
    </w:p>
    <w:p w14:paraId="1BFF46C4" w14:textId="77777777" w:rsidR="0001413C" w:rsidRPr="0001413C" w:rsidRDefault="0001413C" w:rsidP="0001413C">
      <w:r w:rsidRPr="0001413C">
        <w:br w:type="page"/>
      </w:r>
    </w:p>
    <w:p w14:paraId="2B4A8B65" w14:textId="77777777" w:rsidR="0001413C" w:rsidRPr="0001413C" w:rsidRDefault="0001413C" w:rsidP="0001413C">
      <w:bookmarkStart w:id="310" w:name="Page_2000739361710295525"/>
      <w:bookmarkEnd w:id="310"/>
      <w:r w:rsidRPr="0001413C">
        <w:rPr>
          <w:b/>
          <w:bCs/>
        </w:rPr>
        <w:t>Page Number:</w:t>
      </w:r>
      <w:r w:rsidRPr="0001413C">
        <w:t xml:space="preserve"> 87 </w:t>
      </w:r>
    </w:p>
    <w:p w14:paraId="65D27263" w14:textId="77777777" w:rsidR="0001413C" w:rsidRPr="0001413C" w:rsidRDefault="0001413C" w:rsidP="0001413C">
      <w:r w:rsidRPr="0001413C">
        <w:rPr>
          <w:b/>
          <w:bCs/>
        </w:rPr>
        <w:t>Lesson 29:</w:t>
      </w:r>
      <w:r w:rsidRPr="0001413C">
        <w:t xml:space="preserve"> Training Time Requirement </w:t>
      </w:r>
    </w:p>
    <w:p w14:paraId="557B31DB" w14:textId="77777777" w:rsidR="0001413C" w:rsidRPr="0001413C" w:rsidRDefault="0001413C" w:rsidP="0001413C">
      <w:r w:rsidRPr="0001413C">
        <w:rPr>
          <w:b/>
          <w:bCs/>
        </w:rPr>
        <w:t xml:space="preserve">Text and Image Template / Text Only </w:t>
      </w:r>
    </w:p>
    <w:p w14:paraId="72347BFE" w14:textId="77777777" w:rsidR="0001413C" w:rsidRPr="0001413C" w:rsidRDefault="0001413C" w:rsidP="0001413C">
      <w:r w:rsidRPr="0001413C">
        <w:rPr>
          <w:b/>
          <w:bCs/>
        </w:rPr>
        <w:t>Content Title:</w:t>
      </w:r>
      <w:r w:rsidRPr="0001413C">
        <w:t xml:space="preserve"> </w:t>
      </w:r>
    </w:p>
    <w:p w14:paraId="6285AC84" w14:textId="77777777" w:rsidR="0001413C" w:rsidRPr="0001413C" w:rsidRDefault="0001413C" w:rsidP="0001413C">
      <w:r w:rsidRPr="0001413C">
        <w:t xml:space="preserve">Training Time Requirement </w:t>
      </w:r>
    </w:p>
    <w:p w14:paraId="3D383DDD" w14:textId="77777777" w:rsidR="0001413C" w:rsidRPr="0001413C" w:rsidRDefault="0001413C" w:rsidP="0001413C">
      <w:r w:rsidRPr="0001413C">
        <w:br/>
      </w:r>
      <w:r w:rsidRPr="0001413C">
        <w:rPr>
          <w:b/>
          <w:bCs/>
        </w:rPr>
        <w:t>Column 1 Text:</w:t>
      </w:r>
      <w:r w:rsidRPr="0001413C">
        <w:t xml:space="preserve"> </w:t>
      </w:r>
    </w:p>
    <w:p w14:paraId="31AA0F11" w14:textId="77777777" w:rsidR="0001413C" w:rsidRPr="0001413C" w:rsidRDefault="0001413C" w:rsidP="0001413C">
      <w:r w:rsidRPr="0001413C">
        <w:t>State law mandates that you take either one or two hours of sexual harassment training, depending on your role and location. This training fulfills that requirement.</w:t>
      </w:r>
    </w:p>
    <w:p w14:paraId="6410D976" w14:textId="77777777" w:rsidR="0001413C" w:rsidRPr="0001413C" w:rsidRDefault="0001413C" w:rsidP="0001413C">
      <w:r w:rsidRPr="0001413C">
        <w:t>If you selected California or Chicago and answered Yes to the “Do you supervise people?” question, this training will take approximately two hours to complete.</w:t>
      </w:r>
    </w:p>
    <w:p w14:paraId="75737F59" w14:textId="77777777" w:rsidR="0001413C" w:rsidRPr="0001413C" w:rsidRDefault="0001413C" w:rsidP="0001413C">
      <w:r w:rsidRPr="0001413C">
        <w:t>If you selected Connecticut, this training will take approximately two hours to complete.</w:t>
      </w:r>
    </w:p>
    <w:p w14:paraId="6AE9605B" w14:textId="77777777" w:rsidR="0001413C" w:rsidRPr="0001413C" w:rsidRDefault="0001413C" w:rsidP="0001413C">
      <w:r w:rsidRPr="0001413C">
        <w:t>If you selected California or Chicago and answered No to the “Do you supervise people?” question, this training will take approximately one hour to complete.</w:t>
      </w:r>
    </w:p>
    <w:p w14:paraId="162279F9" w14:textId="77777777" w:rsidR="0001413C" w:rsidRPr="0001413C" w:rsidRDefault="0001413C" w:rsidP="0001413C">
      <w:r w:rsidRPr="0001413C">
        <w:t>Please be sure to take sufficient time to understand and complete this course.</w:t>
      </w:r>
    </w:p>
    <w:p w14:paraId="43AE0320" w14:textId="77777777" w:rsidR="0001413C" w:rsidRPr="0001413C" w:rsidRDefault="0001413C" w:rsidP="0001413C">
      <w:r w:rsidRPr="0001413C">
        <w:t>If you finish the training in less than the time specified for your role and location, you need to wait until the time limit elapses before you close your browser window and exit the course.</w:t>
      </w:r>
    </w:p>
    <w:p w14:paraId="05BAA8E9" w14:textId="77777777" w:rsidR="0001413C" w:rsidRPr="0001413C" w:rsidRDefault="0001413C" w:rsidP="0001413C">
      <w:r w:rsidRPr="0001413C">
        <w:t>If you exit the course before the time limit elapses, you won’t be marked as having completed this training.</w:t>
      </w:r>
    </w:p>
    <w:p w14:paraId="64EEB4A8" w14:textId="77777777" w:rsidR="0001413C" w:rsidRPr="0001413C" w:rsidRDefault="0001413C" w:rsidP="0001413C">
      <w:r w:rsidRPr="0001413C">
        <w:t>Select the Next arrow to continue.</w:t>
      </w:r>
    </w:p>
    <w:p w14:paraId="34956BD8" w14:textId="77777777" w:rsidR="0001413C" w:rsidRPr="0001413C" w:rsidRDefault="0001413C" w:rsidP="0001413C">
      <w:r w:rsidRPr="0001413C">
        <w:br w:type="page"/>
      </w:r>
    </w:p>
    <w:p w14:paraId="63571D00" w14:textId="77777777" w:rsidR="0001413C" w:rsidRPr="0001413C" w:rsidRDefault="0001413C" w:rsidP="0001413C">
      <w:r w:rsidRPr="0001413C">
        <w:rPr>
          <w:b/>
          <w:bCs/>
        </w:rPr>
        <w:t>Lesson 30:</w:t>
      </w:r>
      <w:r w:rsidRPr="0001413C">
        <w:t xml:space="preserve"> Protected Groups </w:t>
      </w:r>
    </w:p>
    <w:p w14:paraId="2000798B" w14:textId="77777777" w:rsidR="0001413C" w:rsidRPr="0001413C" w:rsidRDefault="0001413C" w:rsidP="0001413C">
      <w:r w:rsidRPr="0001413C">
        <w:rPr>
          <w:b/>
          <w:bCs/>
        </w:rPr>
        <w:t>Quick Quiz Lesson</w:t>
      </w:r>
      <w:r w:rsidRPr="0001413C">
        <w:t xml:space="preserve"> </w:t>
      </w:r>
    </w:p>
    <w:p w14:paraId="4D439C97" w14:textId="77777777" w:rsidR="0001413C" w:rsidRPr="0001413C" w:rsidRDefault="0001413C" w:rsidP="0001413C">
      <w:r w:rsidRPr="0001413C">
        <w:rPr>
          <w:b/>
          <w:bCs/>
        </w:rPr>
        <w:t>Lesson Type :</w:t>
      </w:r>
      <w:r w:rsidRPr="0001413C">
        <w:t xml:space="preserve"> </w:t>
      </w:r>
    </w:p>
    <w:p w14:paraId="35DB378E" w14:textId="77777777" w:rsidR="0001413C" w:rsidRPr="0001413C" w:rsidRDefault="0001413C" w:rsidP="0001413C">
      <w:r w:rsidRPr="0001413C">
        <w:t xml:space="preserve">Quick Quiz </w:t>
      </w:r>
    </w:p>
    <w:p w14:paraId="35EF0F3D" w14:textId="77777777" w:rsidR="0001413C" w:rsidRPr="0001413C" w:rsidRDefault="0001413C" w:rsidP="0001413C">
      <w:r w:rsidRPr="0001413C">
        <w:rPr>
          <w:b/>
          <w:bCs/>
        </w:rPr>
        <w:t>Select Type :</w:t>
      </w:r>
      <w:r w:rsidRPr="0001413C">
        <w:t xml:space="preserve"> </w:t>
      </w:r>
    </w:p>
    <w:p w14:paraId="2F286A08" w14:textId="77777777" w:rsidR="0001413C" w:rsidRPr="0001413C" w:rsidRDefault="0001413C" w:rsidP="0001413C">
      <w:r w:rsidRPr="0001413C">
        <w:t xml:space="preserve">Post Lesson Quick Quiz </w:t>
      </w:r>
    </w:p>
    <w:p w14:paraId="3C788AB3" w14:textId="77777777" w:rsidR="0001413C" w:rsidRPr="0001413C" w:rsidRDefault="0001413C" w:rsidP="0001413C">
      <w:r w:rsidRPr="0001413C">
        <w:rPr>
          <w:b/>
          <w:bCs/>
        </w:rPr>
        <w:t>Page Title :</w:t>
      </w:r>
      <w:r w:rsidRPr="0001413C">
        <w:t xml:space="preserve"> </w:t>
      </w:r>
    </w:p>
    <w:p w14:paraId="776DCE0A" w14:textId="77777777" w:rsidR="0001413C" w:rsidRPr="0001413C" w:rsidRDefault="0001413C" w:rsidP="0001413C">
      <w:r w:rsidRPr="0001413C">
        <w:t xml:space="preserve">Ready to put your knowledge to the test? </w:t>
      </w:r>
    </w:p>
    <w:p w14:paraId="4A864DBE" w14:textId="77777777" w:rsidR="0001413C" w:rsidRPr="0001413C" w:rsidRDefault="0001413C" w:rsidP="0001413C">
      <w:r w:rsidRPr="0001413C">
        <w:rPr>
          <w:b/>
          <w:bCs/>
        </w:rPr>
        <w:t>Quick Quiz Assessment</w:t>
      </w:r>
      <w:r w:rsidRPr="0001413C">
        <w:t xml:space="preserve"> </w:t>
      </w:r>
    </w:p>
    <w:p w14:paraId="1D615275" w14:textId="77777777" w:rsidR="0001413C" w:rsidRPr="0001413C" w:rsidRDefault="0001413C" w:rsidP="0001413C">
      <w:r w:rsidRPr="0001413C">
        <w:rPr>
          <w:b/>
          <w:bCs/>
        </w:rPr>
        <w:t>Questions</w:t>
      </w:r>
      <w:r w:rsidRPr="0001413C">
        <w:t xml:space="preserve"> </w:t>
      </w:r>
    </w:p>
    <w:p w14:paraId="39A52394" w14:textId="77777777" w:rsidR="0001413C" w:rsidRPr="0001413C" w:rsidRDefault="0001413C" w:rsidP="0001413C">
      <w:r w:rsidRPr="0001413C">
        <w:rPr>
          <w:b/>
          <w:bCs/>
        </w:rPr>
        <w:t>1. Question :</w:t>
      </w:r>
      <w:r w:rsidRPr="0001413C">
        <w:t xml:space="preserve"> </w:t>
      </w:r>
    </w:p>
    <w:p w14:paraId="0F52ACC6" w14:textId="77777777" w:rsidR="0001413C" w:rsidRPr="0001413C" w:rsidRDefault="0001413C" w:rsidP="0001413C">
      <w:r w:rsidRPr="0001413C">
        <w:t>A protected group is a collection of individuals who are guarded from discrimination under equal employment laws.</w:t>
      </w:r>
    </w:p>
    <w:p w14:paraId="71BAF0C2" w14:textId="77777777" w:rsidR="0001413C" w:rsidRPr="0001413C" w:rsidRDefault="0001413C" w:rsidP="0001413C">
      <w:r w:rsidRPr="0001413C">
        <w:rPr>
          <w:b/>
          <w:bCs/>
        </w:rPr>
        <w:t xml:space="preserve">1. Answer: Correct </w:t>
      </w:r>
    </w:p>
    <w:p w14:paraId="2BB33199" w14:textId="77777777" w:rsidR="0001413C" w:rsidRPr="0001413C" w:rsidRDefault="0001413C" w:rsidP="0001413C">
      <w:r w:rsidRPr="0001413C">
        <w:t>True</w:t>
      </w:r>
    </w:p>
    <w:p w14:paraId="14827C72" w14:textId="77777777" w:rsidR="0001413C" w:rsidRPr="0001413C" w:rsidRDefault="0001413C" w:rsidP="0001413C">
      <w:r w:rsidRPr="0001413C">
        <w:rPr>
          <w:b/>
          <w:bCs/>
        </w:rPr>
        <w:t xml:space="preserve">2. Answer: Incorrect </w:t>
      </w:r>
    </w:p>
    <w:p w14:paraId="6CECEE4A" w14:textId="77777777" w:rsidR="0001413C" w:rsidRPr="0001413C" w:rsidRDefault="0001413C" w:rsidP="0001413C">
      <w:r w:rsidRPr="0001413C">
        <w:t>False</w:t>
      </w:r>
    </w:p>
    <w:p w14:paraId="587E74A8" w14:textId="77777777" w:rsidR="0001413C" w:rsidRPr="0001413C" w:rsidRDefault="0001413C" w:rsidP="0001413C">
      <w:r w:rsidRPr="0001413C">
        <w:rPr>
          <w:b/>
          <w:bCs/>
        </w:rPr>
        <w:t>2. Question :</w:t>
      </w:r>
      <w:r w:rsidRPr="0001413C">
        <w:t xml:space="preserve"> </w:t>
      </w:r>
    </w:p>
    <w:p w14:paraId="064E40E7" w14:textId="77777777" w:rsidR="0001413C" w:rsidRPr="0001413C" w:rsidRDefault="0001413C" w:rsidP="0001413C">
      <w:r w:rsidRPr="0001413C">
        <w:t>Employers must provide reasonable accommodations for both employees and job applicants with disabilities.</w:t>
      </w:r>
    </w:p>
    <w:p w14:paraId="031C98AA" w14:textId="77777777" w:rsidR="0001413C" w:rsidRPr="0001413C" w:rsidRDefault="0001413C" w:rsidP="0001413C">
      <w:r w:rsidRPr="0001413C">
        <w:rPr>
          <w:b/>
          <w:bCs/>
        </w:rPr>
        <w:t xml:space="preserve">1. Answer: Correct </w:t>
      </w:r>
    </w:p>
    <w:p w14:paraId="7B1974D1" w14:textId="77777777" w:rsidR="0001413C" w:rsidRPr="0001413C" w:rsidRDefault="0001413C" w:rsidP="0001413C">
      <w:r w:rsidRPr="0001413C">
        <w:t>True</w:t>
      </w:r>
    </w:p>
    <w:p w14:paraId="1AA36593" w14:textId="77777777" w:rsidR="0001413C" w:rsidRPr="0001413C" w:rsidRDefault="0001413C" w:rsidP="0001413C">
      <w:r w:rsidRPr="0001413C">
        <w:rPr>
          <w:b/>
          <w:bCs/>
        </w:rPr>
        <w:t xml:space="preserve">2. Answer: Incorrect </w:t>
      </w:r>
    </w:p>
    <w:p w14:paraId="097C7553" w14:textId="77777777" w:rsidR="0001413C" w:rsidRPr="0001413C" w:rsidRDefault="0001413C" w:rsidP="0001413C">
      <w:r w:rsidRPr="0001413C">
        <w:t>False</w:t>
      </w:r>
    </w:p>
    <w:p w14:paraId="06AD981E" w14:textId="77777777" w:rsidR="0001413C" w:rsidRPr="0001413C" w:rsidRDefault="0001413C" w:rsidP="0001413C">
      <w:r w:rsidRPr="0001413C">
        <w:rPr>
          <w:b/>
          <w:bCs/>
        </w:rPr>
        <w:t>3. Question :</w:t>
      </w:r>
      <w:r w:rsidRPr="0001413C">
        <w:t xml:space="preserve"> </w:t>
      </w:r>
    </w:p>
    <w:p w14:paraId="4CB17BC2" w14:textId="77777777" w:rsidR="0001413C" w:rsidRPr="0001413C" w:rsidRDefault="0001413C" w:rsidP="0001413C">
      <w:r w:rsidRPr="0001413C">
        <w:t>Pauline needs to fill an open position and has narrowed the options down to two candidates. Jack is the most qualified candidate, but he’s 55, and Pauline thinks he might be too old for the role.</w:t>
      </w:r>
    </w:p>
    <w:p w14:paraId="4FE5988B" w14:textId="77777777" w:rsidR="0001413C" w:rsidRPr="0001413C" w:rsidRDefault="0001413C" w:rsidP="0001413C">
      <w:r w:rsidRPr="0001413C">
        <w:t>Can Pauline reject Jack based solely on his age?</w:t>
      </w:r>
    </w:p>
    <w:p w14:paraId="3619E8E2" w14:textId="77777777" w:rsidR="0001413C" w:rsidRPr="0001413C" w:rsidRDefault="0001413C" w:rsidP="0001413C">
      <w:r w:rsidRPr="0001413C">
        <w:rPr>
          <w:b/>
          <w:bCs/>
        </w:rPr>
        <w:t xml:space="preserve">1. Answer: Incorrect </w:t>
      </w:r>
    </w:p>
    <w:p w14:paraId="1B07FE85" w14:textId="77777777" w:rsidR="0001413C" w:rsidRPr="0001413C" w:rsidRDefault="0001413C" w:rsidP="0001413C">
      <w:r w:rsidRPr="0001413C">
        <w:t>Yes</w:t>
      </w:r>
    </w:p>
    <w:p w14:paraId="1CBBF4AF" w14:textId="77777777" w:rsidR="0001413C" w:rsidRPr="0001413C" w:rsidRDefault="0001413C" w:rsidP="0001413C">
      <w:r w:rsidRPr="0001413C">
        <w:rPr>
          <w:b/>
          <w:bCs/>
        </w:rPr>
        <w:t xml:space="preserve">2. Answer: Correct </w:t>
      </w:r>
    </w:p>
    <w:p w14:paraId="71A6922C" w14:textId="77777777" w:rsidR="0001413C" w:rsidRPr="0001413C" w:rsidRDefault="0001413C" w:rsidP="0001413C">
      <w:r w:rsidRPr="0001413C">
        <w:t>No</w:t>
      </w:r>
    </w:p>
    <w:p w14:paraId="1E428F75" w14:textId="77777777" w:rsidR="0001413C" w:rsidRPr="0001413C" w:rsidRDefault="0001413C" w:rsidP="0001413C">
      <w:r w:rsidRPr="0001413C">
        <w:rPr>
          <w:b/>
          <w:bCs/>
        </w:rPr>
        <w:t>4. Question :</w:t>
      </w:r>
      <w:r w:rsidRPr="0001413C">
        <w:t xml:space="preserve"> </w:t>
      </w:r>
    </w:p>
    <w:p w14:paraId="7A863D83" w14:textId="77777777" w:rsidR="0001413C" w:rsidRPr="0001413C" w:rsidRDefault="0001413C" w:rsidP="0001413C">
      <w:r w:rsidRPr="0001413C">
        <w:t>Discrimination on the grounds of national origin includes unfavorable treatment of a person due to their ethnic background, or the ethnic backgrounds of those with whom they choose to associate.</w:t>
      </w:r>
    </w:p>
    <w:p w14:paraId="0AF2CBC5" w14:textId="77777777" w:rsidR="0001413C" w:rsidRPr="0001413C" w:rsidRDefault="0001413C" w:rsidP="0001413C">
      <w:r w:rsidRPr="0001413C">
        <w:rPr>
          <w:b/>
          <w:bCs/>
        </w:rPr>
        <w:t xml:space="preserve">1. Answer: Correct </w:t>
      </w:r>
    </w:p>
    <w:p w14:paraId="1F7FFDBD" w14:textId="77777777" w:rsidR="0001413C" w:rsidRPr="0001413C" w:rsidRDefault="0001413C" w:rsidP="0001413C">
      <w:r w:rsidRPr="0001413C">
        <w:t>True</w:t>
      </w:r>
    </w:p>
    <w:p w14:paraId="0C3605D8" w14:textId="77777777" w:rsidR="0001413C" w:rsidRPr="0001413C" w:rsidRDefault="0001413C" w:rsidP="0001413C">
      <w:r w:rsidRPr="0001413C">
        <w:rPr>
          <w:b/>
          <w:bCs/>
        </w:rPr>
        <w:t xml:space="preserve">2. Answer: Incorrect </w:t>
      </w:r>
    </w:p>
    <w:p w14:paraId="0F8ADC34" w14:textId="77777777" w:rsidR="0001413C" w:rsidRPr="0001413C" w:rsidRDefault="0001413C" w:rsidP="0001413C">
      <w:r w:rsidRPr="0001413C">
        <w:t>False</w:t>
      </w:r>
    </w:p>
    <w:p w14:paraId="5D2E7B39" w14:textId="77777777" w:rsidR="0001413C" w:rsidRPr="0001413C" w:rsidRDefault="0001413C" w:rsidP="0001413C">
      <w:r w:rsidRPr="0001413C">
        <w:rPr>
          <w:b/>
          <w:bCs/>
        </w:rPr>
        <w:t>5. Question :</w:t>
      </w:r>
      <w:r w:rsidRPr="0001413C">
        <w:t xml:space="preserve"> </w:t>
      </w:r>
    </w:p>
    <w:p w14:paraId="5B3A2CB8" w14:textId="77777777" w:rsidR="0001413C" w:rsidRPr="0001413C" w:rsidRDefault="0001413C" w:rsidP="0001413C">
      <w:r w:rsidRPr="0001413C">
        <w:t>Rejecting a job applicant solely because she is pregnant is a form of discrimination.</w:t>
      </w:r>
    </w:p>
    <w:p w14:paraId="61D28813" w14:textId="77777777" w:rsidR="0001413C" w:rsidRPr="0001413C" w:rsidRDefault="0001413C" w:rsidP="0001413C">
      <w:r w:rsidRPr="0001413C">
        <w:rPr>
          <w:b/>
          <w:bCs/>
        </w:rPr>
        <w:t xml:space="preserve">1. Answer: Correct </w:t>
      </w:r>
    </w:p>
    <w:p w14:paraId="64BB3D0E" w14:textId="77777777" w:rsidR="0001413C" w:rsidRPr="0001413C" w:rsidRDefault="0001413C" w:rsidP="0001413C">
      <w:r w:rsidRPr="0001413C">
        <w:t>True</w:t>
      </w:r>
    </w:p>
    <w:p w14:paraId="7E224176" w14:textId="77777777" w:rsidR="0001413C" w:rsidRPr="0001413C" w:rsidRDefault="0001413C" w:rsidP="0001413C">
      <w:r w:rsidRPr="0001413C">
        <w:rPr>
          <w:b/>
          <w:bCs/>
        </w:rPr>
        <w:t xml:space="preserve">2. Answer: Incorrect </w:t>
      </w:r>
    </w:p>
    <w:p w14:paraId="033643FB" w14:textId="77777777" w:rsidR="0001413C" w:rsidRPr="0001413C" w:rsidRDefault="0001413C" w:rsidP="0001413C">
      <w:r w:rsidRPr="0001413C">
        <w:t>False</w:t>
      </w:r>
    </w:p>
    <w:p w14:paraId="53DAAE41" w14:textId="77777777" w:rsidR="0001413C" w:rsidRPr="0001413C" w:rsidRDefault="0001413C" w:rsidP="0001413C">
      <w:r w:rsidRPr="0001413C">
        <w:rPr>
          <w:b/>
          <w:bCs/>
        </w:rPr>
        <w:t>6. Question :</w:t>
      </w:r>
      <w:r w:rsidRPr="0001413C">
        <w:t xml:space="preserve"> </w:t>
      </w:r>
    </w:p>
    <w:p w14:paraId="075BC4B1" w14:textId="77777777" w:rsidR="0001413C" w:rsidRPr="0001413C" w:rsidRDefault="0001413C" w:rsidP="0001413C">
      <w:r w:rsidRPr="0001413C">
        <w:t>Age discrimination can still occur even if both the victim and person discriminating are about the same age.</w:t>
      </w:r>
    </w:p>
    <w:p w14:paraId="669572F2" w14:textId="77777777" w:rsidR="0001413C" w:rsidRPr="0001413C" w:rsidRDefault="0001413C" w:rsidP="0001413C">
      <w:r w:rsidRPr="0001413C">
        <w:rPr>
          <w:b/>
          <w:bCs/>
        </w:rPr>
        <w:t xml:space="preserve">1. Answer: Correct </w:t>
      </w:r>
    </w:p>
    <w:p w14:paraId="0E67940B" w14:textId="77777777" w:rsidR="0001413C" w:rsidRPr="0001413C" w:rsidRDefault="0001413C" w:rsidP="0001413C">
      <w:r w:rsidRPr="0001413C">
        <w:t>True</w:t>
      </w:r>
    </w:p>
    <w:p w14:paraId="36A73394" w14:textId="77777777" w:rsidR="0001413C" w:rsidRPr="0001413C" w:rsidRDefault="0001413C" w:rsidP="0001413C">
      <w:r w:rsidRPr="0001413C">
        <w:rPr>
          <w:b/>
          <w:bCs/>
        </w:rPr>
        <w:t xml:space="preserve">2. Answer: Incorrect </w:t>
      </w:r>
    </w:p>
    <w:p w14:paraId="4772767A" w14:textId="77777777" w:rsidR="0001413C" w:rsidRPr="0001413C" w:rsidRDefault="0001413C" w:rsidP="0001413C">
      <w:r w:rsidRPr="0001413C">
        <w:t>False</w:t>
      </w:r>
    </w:p>
    <w:p w14:paraId="0D380BA0" w14:textId="77777777" w:rsidR="0001413C" w:rsidRPr="0001413C" w:rsidRDefault="0001413C" w:rsidP="0001413C">
      <w:r w:rsidRPr="0001413C">
        <w:rPr>
          <w:b/>
          <w:bCs/>
        </w:rPr>
        <w:t>7. Question :</w:t>
      </w:r>
      <w:r w:rsidRPr="0001413C">
        <w:t xml:space="preserve"> </w:t>
      </w:r>
    </w:p>
    <w:p w14:paraId="3A22C2C8" w14:textId="77777777" w:rsidR="0001413C" w:rsidRPr="0001413C" w:rsidRDefault="0001413C" w:rsidP="0001413C">
      <w:r w:rsidRPr="0001413C">
        <w:t>Unless it causes an employer undue hardship, refusing to accommodate an applicant’s or employee’s religious beliefs is discrimination.</w:t>
      </w:r>
    </w:p>
    <w:p w14:paraId="62973B56" w14:textId="77777777" w:rsidR="0001413C" w:rsidRPr="0001413C" w:rsidRDefault="0001413C" w:rsidP="0001413C">
      <w:r w:rsidRPr="0001413C">
        <w:rPr>
          <w:b/>
          <w:bCs/>
        </w:rPr>
        <w:t xml:space="preserve">1. Answer: Correct </w:t>
      </w:r>
    </w:p>
    <w:p w14:paraId="5ECC336C" w14:textId="77777777" w:rsidR="0001413C" w:rsidRPr="0001413C" w:rsidRDefault="0001413C" w:rsidP="0001413C">
      <w:r w:rsidRPr="0001413C">
        <w:t>True</w:t>
      </w:r>
    </w:p>
    <w:p w14:paraId="5ADDA6A0" w14:textId="77777777" w:rsidR="0001413C" w:rsidRPr="0001413C" w:rsidRDefault="0001413C" w:rsidP="0001413C">
      <w:r w:rsidRPr="0001413C">
        <w:rPr>
          <w:b/>
          <w:bCs/>
        </w:rPr>
        <w:t xml:space="preserve">2. Answer: Incorrect </w:t>
      </w:r>
    </w:p>
    <w:p w14:paraId="044E33A7" w14:textId="77777777" w:rsidR="0001413C" w:rsidRPr="0001413C" w:rsidRDefault="0001413C" w:rsidP="0001413C">
      <w:r w:rsidRPr="0001413C">
        <w:t>False</w:t>
      </w:r>
    </w:p>
    <w:p w14:paraId="472033E2" w14:textId="77777777" w:rsidR="0001413C" w:rsidRPr="0001413C" w:rsidRDefault="0001413C" w:rsidP="0001413C">
      <w:r w:rsidRPr="0001413C">
        <w:rPr>
          <w:b/>
          <w:bCs/>
        </w:rPr>
        <w:t>8. Question :</w:t>
      </w:r>
      <w:r w:rsidRPr="0001413C">
        <w:t xml:space="preserve"> </w:t>
      </w:r>
    </w:p>
    <w:p w14:paraId="39733101" w14:textId="77777777" w:rsidR="0001413C" w:rsidRPr="0001413C" w:rsidRDefault="0001413C" w:rsidP="0001413C">
      <w:r w:rsidRPr="0001413C">
        <w:t>Roy needs to fill a senior position on his team. An applicant, Jodie, recently got married and has expressed an interest in having children one day. Roy doesn’t offer the promotion to Jodie because she lacks the experience and qualifications required for the role.</w:t>
      </w:r>
    </w:p>
    <w:p w14:paraId="132BCD48" w14:textId="77777777" w:rsidR="0001413C" w:rsidRPr="0001413C" w:rsidRDefault="0001413C" w:rsidP="0001413C">
      <w:r w:rsidRPr="0001413C">
        <w:t>Can Roy overlook Jodie based on lack of experience and qualifications?</w:t>
      </w:r>
    </w:p>
    <w:p w14:paraId="126EF570" w14:textId="77777777" w:rsidR="0001413C" w:rsidRPr="0001413C" w:rsidRDefault="0001413C" w:rsidP="0001413C">
      <w:r w:rsidRPr="0001413C">
        <w:rPr>
          <w:b/>
          <w:bCs/>
        </w:rPr>
        <w:t xml:space="preserve">1. Answer: Correct </w:t>
      </w:r>
    </w:p>
    <w:p w14:paraId="45CA7898" w14:textId="77777777" w:rsidR="0001413C" w:rsidRPr="0001413C" w:rsidRDefault="0001413C" w:rsidP="0001413C">
      <w:r w:rsidRPr="0001413C">
        <w:t>Yes</w:t>
      </w:r>
    </w:p>
    <w:p w14:paraId="03812DD3" w14:textId="77777777" w:rsidR="0001413C" w:rsidRPr="0001413C" w:rsidRDefault="0001413C" w:rsidP="0001413C">
      <w:r w:rsidRPr="0001413C">
        <w:rPr>
          <w:b/>
          <w:bCs/>
        </w:rPr>
        <w:t xml:space="preserve">2. Answer: Incorrect </w:t>
      </w:r>
    </w:p>
    <w:p w14:paraId="0DC79986" w14:textId="77777777" w:rsidR="0001413C" w:rsidRPr="0001413C" w:rsidRDefault="0001413C" w:rsidP="0001413C">
      <w:r w:rsidRPr="0001413C">
        <w:t>No</w:t>
      </w:r>
    </w:p>
    <w:p w14:paraId="3D59610D" w14:textId="77777777" w:rsidR="0001413C" w:rsidRPr="0001413C" w:rsidRDefault="0001413C" w:rsidP="0001413C">
      <w:r w:rsidRPr="0001413C">
        <w:rPr>
          <w:b/>
          <w:bCs/>
        </w:rPr>
        <w:t>9. Question :</w:t>
      </w:r>
      <w:r w:rsidRPr="0001413C">
        <w:t xml:space="preserve"> </w:t>
      </w:r>
    </w:p>
    <w:p w14:paraId="28ED127B" w14:textId="77777777" w:rsidR="0001413C" w:rsidRPr="0001413C" w:rsidRDefault="0001413C" w:rsidP="0001413C">
      <w:r w:rsidRPr="0001413C">
        <w:t>Employers should generally avoid asking about a candidate’s health unless it directly relates to accommodation needs. Even in those cases, they must follow applicable laws.</w:t>
      </w:r>
    </w:p>
    <w:p w14:paraId="29EABB99" w14:textId="77777777" w:rsidR="0001413C" w:rsidRPr="0001413C" w:rsidRDefault="0001413C" w:rsidP="0001413C">
      <w:r w:rsidRPr="0001413C">
        <w:rPr>
          <w:b/>
          <w:bCs/>
        </w:rPr>
        <w:t xml:space="preserve">1. Answer: Correct </w:t>
      </w:r>
    </w:p>
    <w:p w14:paraId="2D2B97ED" w14:textId="77777777" w:rsidR="0001413C" w:rsidRPr="0001413C" w:rsidRDefault="0001413C" w:rsidP="0001413C">
      <w:r w:rsidRPr="0001413C">
        <w:t>True</w:t>
      </w:r>
    </w:p>
    <w:p w14:paraId="7C70338A" w14:textId="77777777" w:rsidR="0001413C" w:rsidRPr="0001413C" w:rsidRDefault="0001413C" w:rsidP="0001413C">
      <w:r w:rsidRPr="0001413C">
        <w:rPr>
          <w:b/>
          <w:bCs/>
        </w:rPr>
        <w:t xml:space="preserve">2. Answer: Incorrect </w:t>
      </w:r>
    </w:p>
    <w:p w14:paraId="77762A2B" w14:textId="77777777" w:rsidR="0001413C" w:rsidRPr="0001413C" w:rsidRDefault="0001413C" w:rsidP="0001413C">
      <w:r w:rsidRPr="0001413C">
        <w:t>False</w:t>
      </w:r>
    </w:p>
    <w:p w14:paraId="0B3CA956" w14:textId="77777777" w:rsidR="0001413C" w:rsidRPr="0001413C" w:rsidRDefault="0001413C" w:rsidP="0001413C">
      <w:r w:rsidRPr="0001413C">
        <w:rPr>
          <w:b/>
          <w:bCs/>
        </w:rPr>
        <w:t>10. Question :</w:t>
      </w:r>
      <w:r w:rsidRPr="0001413C">
        <w:t xml:space="preserve"> </w:t>
      </w:r>
    </w:p>
    <w:p w14:paraId="31390982" w14:textId="77777777" w:rsidR="0001413C" w:rsidRPr="0001413C" w:rsidRDefault="0001413C" w:rsidP="0001413C">
      <w:r w:rsidRPr="0001413C">
        <w:t>Discriminatory conduct is prohibited in all aspects of employment, including recruitment.</w:t>
      </w:r>
    </w:p>
    <w:p w14:paraId="742E7BB7" w14:textId="77777777" w:rsidR="0001413C" w:rsidRPr="0001413C" w:rsidRDefault="0001413C" w:rsidP="0001413C">
      <w:r w:rsidRPr="0001413C">
        <w:rPr>
          <w:b/>
          <w:bCs/>
        </w:rPr>
        <w:t xml:space="preserve">1. Answer: Correct </w:t>
      </w:r>
    </w:p>
    <w:p w14:paraId="364D243A" w14:textId="77777777" w:rsidR="0001413C" w:rsidRPr="0001413C" w:rsidRDefault="0001413C" w:rsidP="0001413C">
      <w:r w:rsidRPr="0001413C">
        <w:t>True</w:t>
      </w:r>
    </w:p>
    <w:p w14:paraId="48738B94" w14:textId="77777777" w:rsidR="0001413C" w:rsidRPr="0001413C" w:rsidRDefault="0001413C" w:rsidP="0001413C">
      <w:r w:rsidRPr="0001413C">
        <w:rPr>
          <w:b/>
          <w:bCs/>
        </w:rPr>
        <w:t xml:space="preserve">2. Answer: Incorrect </w:t>
      </w:r>
    </w:p>
    <w:p w14:paraId="13BE83AF" w14:textId="77777777" w:rsidR="0001413C" w:rsidRPr="0001413C" w:rsidRDefault="0001413C" w:rsidP="0001413C">
      <w:r w:rsidRPr="0001413C">
        <w:t>False</w:t>
      </w:r>
    </w:p>
    <w:p w14:paraId="0ECE9F07" w14:textId="77777777" w:rsidR="0001413C" w:rsidRPr="0001413C" w:rsidRDefault="0001413C" w:rsidP="0001413C">
      <w:r w:rsidRPr="0001413C">
        <w:rPr>
          <w:b/>
          <w:bCs/>
        </w:rPr>
        <w:t xml:space="preserve">Number of questions needed to pass ? : </w:t>
      </w:r>
    </w:p>
    <w:p w14:paraId="27B789D7" w14:textId="77777777" w:rsidR="0001413C" w:rsidRPr="0001413C" w:rsidRDefault="0001413C" w:rsidP="0001413C">
      <w:r w:rsidRPr="0001413C">
        <w:t xml:space="preserve">4 </w:t>
      </w:r>
    </w:p>
    <w:p w14:paraId="472FBCB8" w14:textId="77777777" w:rsidR="0001413C" w:rsidRPr="0001413C" w:rsidRDefault="0001413C" w:rsidP="0001413C">
      <w:r w:rsidRPr="0001413C">
        <w:rPr>
          <w:b/>
          <w:bCs/>
        </w:rPr>
        <w:t>Passed Message</w:t>
      </w:r>
      <w:r w:rsidRPr="0001413C">
        <w:t xml:space="preserve"> </w:t>
      </w:r>
    </w:p>
    <w:p w14:paraId="0D67C0DA" w14:textId="77777777" w:rsidR="0001413C" w:rsidRPr="0001413C" w:rsidRDefault="0001413C" w:rsidP="0001413C">
      <w:r w:rsidRPr="0001413C">
        <w:rPr>
          <w:b/>
          <w:bCs/>
        </w:rPr>
        <w:t xml:space="preserve">Message text: </w:t>
      </w:r>
    </w:p>
    <w:p w14:paraId="605E3526" w14:textId="77777777" w:rsidR="0001413C" w:rsidRPr="0001413C" w:rsidRDefault="0001413C" w:rsidP="0001413C">
      <w:r w:rsidRPr="0001413C">
        <w:t>You’ve passed!</w:t>
      </w:r>
    </w:p>
    <w:p w14:paraId="1929D75C" w14:textId="77777777" w:rsidR="0001413C" w:rsidRPr="0001413C" w:rsidRDefault="0001413C" w:rsidP="0001413C">
      <w:r w:rsidRPr="0001413C">
        <w:rPr>
          <w:b/>
          <w:bCs/>
        </w:rPr>
        <w:t>Failed Message</w:t>
      </w:r>
      <w:r w:rsidRPr="0001413C">
        <w:t xml:space="preserve"> </w:t>
      </w:r>
    </w:p>
    <w:p w14:paraId="7537B51E" w14:textId="77777777" w:rsidR="0001413C" w:rsidRPr="0001413C" w:rsidRDefault="0001413C" w:rsidP="0001413C">
      <w:r w:rsidRPr="0001413C">
        <w:rPr>
          <w:b/>
          <w:bCs/>
        </w:rPr>
        <w:t xml:space="preserve">Message text: </w:t>
      </w:r>
    </w:p>
    <w:p w14:paraId="752C31C9" w14:textId="77777777" w:rsidR="0001413C" w:rsidRPr="0001413C" w:rsidRDefault="0001413C" w:rsidP="0001413C">
      <w:r w:rsidRPr="0001413C">
        <w:t>You didn’t answer enough questions correctly!</w:t>
      </w:r>
    </w:p>
    <w:p w14:paraId="3B7EEFD2" w14:textId="77777777" w:rsidR="0001413C" w:rsidRPr="0001413C" w:rsidRDefault="0001413C" w:rsidP="0001413C">
      <w:r w:rsidRPr="0001413C">
        <w:br w:type="page"/>
      </w:r>
    </w:p>
    <w:p w14:paraId="0FC31240" w14:textId="77777777" w:rsidR="0001413C" w:rsidRPr="0001413C" w:rsidRDefault="0001413C" w:rsidP="0001413C">
      <w:bookmarkStart w:id="311" w:name="Page_815509642305769974"/>
      <w:bookmarkEnd w:id="311"/>
      <w:r w:rsidRPr="0001413C">
        <w:rPr>
          <w:b/>
          <w:bCs/>
        </w:rPr>
        <w:t>Page Number:</w:t>
      </w:r>
      <w:r w:rsidRPr="0001413C">
        <w:t xml:space="preserve"> 88 </w:t>
      </w:r>
    </w:p>
    <w:p w14:paraId="499FD540" w14:textId="77777777" w:rsidR="0001413C" w:rsidRPr="0001413C" w:rsidRDefault="0001413C" w:rsidP="0001413C">
      <w:r w:rsidRPr="0001413C">
        <w:rPr>
          <w:b/>
          <w:bCs/>
        </w:rPr>
        <w:t>Lesson 30:</w:t>
      </w:r>
      <w:r w:rsidRPr="0001413C">
        <w:t xml:space="preserve"> Protected Groups </w:t>
      </w:r>
    </w:p>
    <w:p w14:paraId="13C4D457" w14:textId="77777777" w:rsidR="0001413C" w:rsidRPr="0001413C" w:rsidRDefault="0001413C" w:rsidP="0001413C">
      <w:r w:rsidRPr="0001413C">
        <w:rPr>
          <w:b/>
          <w:bCs/>
        </w:rPr>
        <w:t xml:space="preserve">Video Template </w:t>
      </w:r>
    </w:p>
    <w:p w14:paraId="0112CA27" w14:textId="77777777" w:rsidR="0001413C" w:rsidRPr="0001413C" w:rsidRDefault="0001413C" w:rsidP="0001413C">
      <w:r w:rsidRPr="0001413C">
        <w:rPr>
          <w:b/>
          <w:bCs/>
        </w:rPr>
        <w:t>Content Title:</w:t>
      </w:r>
      <w:r w:rsidRPr="0001413C">
        <w:t xml:space="preserve"> </w:t>
      </w:r>
    </w:p>
    <w:p w14:paraId="48E1E4A7" w14:textId="77777777" w:rsidR="0001413C" w:rsidRPr="0001413C" w:rsidRDefault="0001413C" w:rsidP="0001413C">
      <w:r w:rsidRPr="0001413C">
        <w:t xml:space="preserve">Javier’s Dilemma </w:t>
      </w:r>
    </w:p>
    <w:p w14:paraId="1D0DB423" w14:textId="77777777" w:rsidR="0001413C" w:rsidRPr="0001413C" w:rsidRDefault="0001413C" w:rsidP="0001413C">
      <w:r w:rsidRPr="0001413C">
        <w:rPr>
          <w:b/>
          <w:bCs/>
        </w:rPr>
        <w:t>Audio Transcript Text:</w:t>
      </w:r>
      <w:r w:rsidRPr="0001413C">
        <w:t xml:space="preserve"> </w:t>
      </w:r>
    </w:p>
    <w:p w14:paraId="31C45D03" w14:textId="77777777" w:rsidR="0001413C" w:rsidRPr="0001413C" w:rsidRDefault="0001413C" w:rsidP="0001413C">
      <w:r w:rsidRPr="0001413C">
        <w:t xml:space="preserve">Let’s consider some of the key concepts in this area. </w:t>
      </w:r>
    </w:p>
    <w:p w14:paraId="5530FBB4" w14:textId="77777777" w:rsidR="0001413C" w:rsidRPr="0001413C" w:rsidRDefault="0001413C" w:rsidP="0001413C">
      <w:r w:rsidRPr="0001413C">
        <w:t>I have to fill a managerial position, so I have to draft a job advertisement. This is a strategic hire, so it’s vitally important that I get the best possible person for the role. I’ve got three drafts done, and I’m very conscious that I have to ensure that I don’t discriminate against any potential candidates. I want the best hire regardless.</w:t>
      </w:r>
    </w:p>
    <w:p w14:paraId="53350A65" w14:textId="77777777" w:rsidR="0001413C" w:rsidRPr="0001413C" w:rsidRDefault="0001413C" w:rsidP="0001413C">
      <w:r w:rsidRPr="0001413C">
        <w:br w:type="page"/>
      </w:r>
    </w:p>
    <w:p w14:paraId="34DCB503" w14:textId="77777777" w:rsidR="0001413C" w:rsidRPr="0001413C" w:rsidRDefault="0001413C" w:rsidP="0001413C">
      <w:bookmarkStart w:id="312" w:name="Page_1816520007904763058"/>
      <w:bookmarkEnd w:id="312"/>
      <w:r w:rsidRPr="0001413C">
        <w:rPr>
          <w:b/>
          <w:bCs/>
        </w:rPr>
        <w:t>Page Number:</w:t>
      </w:r>
      <w:r w:rsidRPr="0001413C">
        <w:t xml:space="preserve"> 89 </w:t>
      </w:r>
    </w:p>
    <w:p w14:paraId="1218F249" w14:textId="77777777" w:rsidR="0001413C" w:rsidRPr="0001413C" w:rsidRDefault="0001413C" w:rsidP="0001413C">
      <w:r w:rsidRPr="0001413C">
        <w:rPr>
          <w:b/>
          <w:bCs/>
        </w:rPr>
        <w:t>Lesson 30:</w:t>
      </w:r>
      <w:r w:rsidRPr="0001413C">
        <w:t xml:space="preserve"> Protected Groups </w:t>
      </w:r>
    </w:p>
    <w:p w14:paraId="621384DA" w14:textId="77777777" w:rsidR="0001413C" w:rsidRPr="0001413C" w:rsidRDefault="0001413C" w:rsidP="0001413C">
      <w:r w:rsidRPr="0001413C">
        <w:rPr>
          <w:b/>
          <w:bCs/>
        </w:rPr>
        <w:t xml:space="preserve">Question and Answer Template / Text / LTR </w:t>
      </w:r>
    </w:p>
    <w:p w14:paraId="21DC9117" w14:textId="77777777" w:rsidR="0001413C" w:rsidRPr="0001413C" w:rsidRDefault="0001413C" w:rsidP="0001413C">
      <w:r w:rsidRPr="0001413C">
        <w:rPr>
          <w:b/>
          <w:bCs/>
        </w:rPr>
        <w:t>Content Title:</w:t>
      </w:r>
      <w:r w:rsidRPr="0001413C">
        <w:t xml:space="preserve"> </w:t>
      </w:r>
    </w:p>
    <w:p w14:paraId="25B6D66E" w14:textId="77777777" w:rsidR="0001413C" w:rsidRPr="0001413C" w:rsidRDefault="0001413C" w:rsidP="0001413C">
      <w:r w:rsidRPr="0001413C">
        <w:t xml:space="preserve">The Job Advertisement </w:t>
      </w:r>
    </w:p>
    <w:p w14:paraId="724D00D7" w14:textId="77777777" w:rsidR="0001413C" w:rsidRPr="0001413C" w:rsidRDefault="0001413C" w:rsidP="0001413C">
      <w:r w:rsidRPr="0001413C">
        <w:rPr>
          <w:b/>
          <w:bCs/>
        </w:rPr>
        <w:t>Content Description:</w:t>
      </w:r>
    </w:p>
    <w:p w14:paraId="0F2631DE" w14:textId="77777777" w:rsidR="0001413C" w:rsidRPr="0001413C" w:rsidRDefault="0001413C" w:rsidP="0001413C">
      <w:r w:rsidRPr="0001413C">
        <w:t>Javier knows that he needs to avoid any potential discrimination as he looks to hire someone to fill a managerial position. He’s made three drafts of the job advertisement.</w:t>
      </w:r>
    </w:p>
    <w:p w14:paraId="4753CB91" w14:textId="77777777" w:rsidR="0001413C" w:rsidRPr="0001413C" w:rsidRDefault="0001413C" w:rsidP="0001413C">
      <w:r w:rsidRPr="0001413C">
        <w:rPr>
          <w:b/>
          <w:bCs/>
        </w:rPr>
        <w:t>Question:</w:t>
      </w:r>
      <w:r w:rsidRPr="0001413C">
        <w:t xml:space="preserve"> </w:t>
      </w:r>
    </w:p>
    <w:p w14:paraId="74B5632C" w14:textId="77777777" w:rsidR="0001413C" w:rsidRPr="0001413C" w:rsidRDefault="0001413C" w:rsidP="0001413C">
      <w:r w:rsidRPr="0001413C">
        <w:t>Which one should he use?</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E13578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DAA8598"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D406BD" w14:textId="77777777" w:rsidR="0001413C" w:rsidRPr="0001413C" w:rsidRDefault="0001413C" w:rsidP="0001413C">
            <w:pPr>
              <w:rPr>
                <w:b/>
                <w:bCs/>
              </w:rPr>
            </w:pPr>
            <w:r w:rsidRPr="0001413C">
              <w:rPr>
                <w:b/>
                <w:bCs/>
              </w:rPr>
              <w:t>Answer</w:t>
            </w:r>
          </w:p>
        </w:tc>
      </w:tr>
      <w:tr w:rsidR="0001413C" w:rsidRPr="0001413C" w14:paraId="7EDB37B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10B75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568FE5" w14:textId="77777777" w:rsidR="0001413C" w:rsidRPr="0001413C" w:rsidRDefault="0001413C" w:rsidP="0001413C">
            <w:r w:rsidRPr="0001413C">
              <w:t>Managerial position at a fast-growing international company. 25% travel required, both national and international. Degree-level candidates with at least five years’ managerial experience required.</w:t>
            </w:r>
          </w:p>
        </w:tc>
      </w:tr>
      <w:tr w:rsidR="0001413C" w:rsidRPr="0001413C" w14:paraId="0BC5672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F5DE38"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5AE9BB" w14:textId="77777777" w:rsidR="0001413C" w:rsidRPr="0001413C" w:rsidRDefault="0001413C" w:rsidP="0001413C">
            <w:r w:rsidRPr="0001413C">
              <w:t>Managerial position at a fast-growing international company. 25% travel required, both national and international, so full mobility required. Degree-level candidates with at least five years’ managerial experience required.</w:t>
            </w:r>
          </w:p>
        </w:tc>
      </w:tr>
      <w:tr w:rsidR="0001413C" w:rsidRPr="0001413C" w14:paraId="0135C36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1404B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049786" w14:textId="77777777" w:rsidR="0001413C" w:rsidRPr="0001413C" w:rsidRDefault="0001413C" w:rsidP="0001413C">
            <w:r w:rsidRPr="0001413C">
              <w:t>Managerial position at a fast-growing international company. 25% travel required, both national and international. Only candidates under 45, as regular long-distance travel involved.</w:t>
            </w:r>
          </w:p>
        </w:tc>
      </w:tr>
    </w:tbl>
    <w:p w14:paraId="06950F99"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F840C45" w14:textId="77777777" w:rsidR="0001413C" w:rsidRPr="0001413C" w:rsidRDefault="0001413C" w:rsidP="0001413C">
      <w:r w:rsidRPr="0001413C">
        <w:br w:type="page"/>
      </w:r>
    </w:p>
    <w:p w14:paraId="27D76E12" w14:textId="77777777" w:rsidR="0001413C" w:rsidRPr="0001413C" w:rsidRDefault="0001413C" w:rsidP="0001413C">
      <w:bookmarkStart w:id="313" w:name="Page_1292790793367626971"/>
      <w:bookmarkEnd w:id="313"/>
      <w:r w:rsidRPr="0001413C">
        <w:rPr>
          <w:b/>
          <w:bCs/>
        </w:rPr>
        <w:t>Page Number:</w:t>
      </w:r>
      <w:r w:rsidRPr="0001413C">
        <w:t xml:space="preserve"> 90 </w:t>
      </w:r>
    </w:p>
    <w:p w14:paraId="0EA6692B" w14:textId="77777777" w:rsidR="0001413C" w:rsidRPr="0001413C" w:rsidRDefault="0001413C" w:rsidP="0001413C">
      <w:r w:rsidRPr="0001413C">
        <w:rPr>
          <w:b/>
          <w:bCs/>
        </w:rPr>
        <w:t>Lesson 30:</w:t>
      </w:r>
      <w:r w:rsidRPr="0001413C">
        <w:t xml:space="preserve"> Protected Groups </w:t>
      </w:r>
    </w:p>
    <w:p w14:paraId="211D506E" w14:textId="77777777" w:rsidR="0001413C" w:rsidRPr="0001413C" w:rsidRDefault="0001413C" w:rsidP="0001413C">
      <w:r w:rsidRPr="0001413C">
        <w:rPr>
          <w:b/>
          <w:bCs/>
        </w:rPr>
        <w:t xml:space="preserve">Text and Image Template / Text Only </w:t>
      </w:r>
    </w:p>
    <w:p w14:paraId="7CA357D3" w14:textId="77777777" w:rsidR="0001413C" w:rsidRPr="0001413C" w:rsidRDefault="0001413C" w:rsidP="0001413C">
      <w:r w:rsidRPr="0001413C">
        <w:rPr>
          <w:b/>
          <w:bCs/>
        </w:rPr>
        <w:t>Content Title:</w:t>
      </w:r>
      <w:r w:rsidRPr="0001413C">
        <w:t xml:space="preserve"> </w:t>
      </w:r>
    </w:p>
    <w:p w14:paraId="216D2344" w14:textId="77777777" w:rsidR="0001413C" w:rsidRPr="0001413C" w:rsidRDefault="0001413C" w:rsidP="0001413C">
      <w:r w:rsidRPr="0001413C">
        <w:t xml:space="preserve">Remember… </w:t>
      </w:r>
    </w:p>
    <w:p w14:paraId="72EEAF42" w14:textId="77777777" w:rsidR="0001413C" w:rsidRPr="0001413C" w:rsidRDefault="0001413C" w:rsidP="0001413C">
      <w:r w:rsidRPr="0001413C">
        <w:br/>
      </w:r>
      <w:r w:rsidRPr="0001413C">
        <w:rPr>
          <w:b/>
          <w:bCs/>
        </w:rPr>
        <w:t>Column 1 Text:</w:t>
      </w:r>
      <w:r w:rsidRPr="0001413C">
        <w:t xml:space="preserve"> </w:t>
      </w:r>
    </w:p>
    <w:p w14:paraId="49C662B9" w14:textId="77777777" w:rsidR="0001413C" w:rsidRPr="0001413C" w:rsidRDefault="0001413C" w:rsidP="0001413C">
      <w:r w:rsidRPr="0001413C">
        <w:t>Employers cannot reject candidates based on a disability, age, or any other characteristic protected by law. Discriminatory conduct is prohibited in all aspects of the employment process.</w:t>
      </w:r>
    </w:p>
    <w:p w14:paraId="5AC634D6" w14:textId="77777777" w:rsidR="0001413C" w:rsidRPr="0001413C" w:rsidRDefault="0001413C" w:rsidP="0001413C">
      <w:r w:rsidRPr="0001413C">
        <w:t>Next, we’ll explore protected groups and discrimination further. </w:t>
      </w:r>
    </w:p>
    <w:p w14:paraId="00E5E996" w14:textId="77777777" w:rsidR="0001413C" w:rsidRPr="0001413C" w:rsidRDefault="0001413C" w:rsidP="0001413C">
      <w:r w:rsidRPr="0001413C">
        <w:rPr>
          <w:b/>
          <w:bCs/>
        </w:rPr>
        <w:t>Audio Transcript Text:</w:t>
      </w:r>
      <w:r w:rsidRPr="0001413C">
        <w:t xml:space="preserve"> </w:t>
      </w:r>
    </w:p>
    <w:p w14:paraId="0F3ECBEE" w14:textId="77777777" w:rsidR="0001413C" w:rsidRPr="0001413C" w:rsidRDefault="0001413C" w:rsidP="0001413C">
      <w:r w:rsidRPr="0001413C">
        <w:t>Here are some things you always need to consider.</w:t>
      </w:r>
    </w:p>
    <w:p w14:paraId="772211EC" w14:textId="77777777" w:rsidR="0001413C" w:rsidRPr="0001413C" w:rsidRDefault="0001413C" w:rsidP="0001413C">
      <w:r w:rsidRPr="0001413C">
        <w:br w:type="page"/>
      </w:r>
    </w:p>
    <w:p w14:paraId="7116735E" w14:textId="77777777" w:rsidR="0001413C" w:rsidRPr="0001413C" w:rsidRDefault="0001413C" w:rsidP="0001413C">
      <w:bookmarkStart w:id="314" w:name="Page_2476347877118455451"/>
      <w:bookmarkEnd w:id="314"/>
      <w:r w:rsidRPr="0001413C">
        <w:rPr>
          <w:b/>
          <w:bCs/>
        </w:rPr>
        <w:t>Page Number:</w:t>
      </w:r>
      <w:r w:rsidRPr="0001413C">
        <w:t xml:space="preserve"> 91 </w:t>
      </w:r>
    </w:p>
    <w:p w14:paraId="0554E3A6" w14:textId="77777777" w:rsidR="0001413C" w:rsidRPr="0001413C" w:rsidRDefault="0001413C" w:rsidP="0001413C">
      <w:r w:rsidRPr="0001413C">
        <w:rPr>
          <w:b/>
          <w:bCs/>
        </w:rPr>
        <w:t>Lesson 30:</w:t>
      </w:r>
      <w:r w:rsidRPr="0001413C">
        <w:t xml:space="preserve"> Protected Groups </w:t>
      </w:r>
    </w:p>
    <w:p w14:paraId="24AE0C95" w14:textId="77777777" w:rsidR="0001413C" w:rsidRPr="0001413C" w:rsidRDefault="0001413C" w:rsidP="0001413C">
      <w:r w:rsidRPr="0001413C">
        <w:rPr>
          <w:b/>
          <w:bCs/>
        </w:rPr>
        <w:t xml:space="preserve">Click and Reveal Template / LTR / Random </w:t>
      </w:r>
    </w:p>
    <w:p w14:paraId="44256939" w14:textId="77777777" w:rsidR="0001413C" w:rsidRPr="0001413C" w:rsidRDefault="0001413C" w:rsidP="0001413C">
      <w:r w:rsidRPr="0001413C">
        <w:rPr>
          <w:b/>
          <w:bCs/>
        </w:rPr>
        <w:t>Content Title:</w:t>
      </w:r>
      <w:r w:rsidRPr="0001413C">
        <w:t xml:space="preserve"> </w:t>
      </w:r>
    </w:p>
    <w:p w14:paraId="6A429947" w14:textId="77777777" w:rsidR="0001413C" w:rsidRPr="0001413C" w:rsidRDefault="0001413C" w:rsidP="0001413C">
      <w:r w:rsidRPr="0001413C">
        <w:t xml:space="preserve">Protected Groups </w:t>
      </w:r>
    </w:p>
    <w:p w14:paraId="17FF3660" w14:textId="77777777" w:rsidR="0001413C" w:rsidRPr="0001413C" w:rsidRDefault="0001413C" w:rsidP="0001413C">
      <w:r w:rsidRPr="0001413C">
        <w:rPr>
          <w:b/>
          <w:bCs/>
        </w:rPr>
        <w:t>Content Description:</w:t>
      </w:r>
    </w:p>
    <w:p w14:paraId="34D5C4D6" w14:textId="77777777" w:rsidR="0001413C" w:rsidRPr="0001413C" w:rsidRDefault="0001413C" w:rsidP="0001413C">
      <w:r w:rsidRPr="0001413C">
        <w:t>A protected group is a collection of individuals who are protected from discrimination under applicable laws based on the characteristics of the group.</w:t>
      </w:r>
    </w:p>
    <w:p w14:paraId="07ED15EB" w14:textId="77777777" w:rsidR="0001413C" w:rsidRPr="0001413C" w:rsidRDefault="0001413C" w:rsidP="0001413C">
      <w:r w:rsidRPr="0001413C">
        <w:t>Select each item to explore the treatment of protected groups.</w:t>
      </w:r>
    </w:p>
    <w:p w14:paraId="2D6E997C" w14:textId="77777777" w:rsidR="0001413C" w:rsidRPr="0001413C" w:rsidRDefault="0001413C" w:rsidP="1EEBFF08">
      <w:pPr>
        <w:rPr>
          <w:b/>
          <w:bCs/>
        </w:rPr>
      </w:pPr>
      <w:commentRangeStart w:id="315"/>
      <w:r w:rsidRPr="1EEBFF08">
        <w:rPr>
          <w:b/>
          <w:bCs/>
        </w:rPr>
        <w:t xml:space="preserve">Reveal Content for Desktop: </w:t>
      </w:r>
      <w:commentRangeEnd w:id="315"/>
      <w:r>
        <w:commentReference w:id="315"/>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258"/>
        <w:gridCol w:w="3518"/>
        <w:gridCol w:w="1427"/>
        <w:gridCol w:w="1149"/>
      </w:tblGrid>
      <w:tr w:rsidR="0001413C" w:rsidRPr="0001413C" w14:paraId="3A9859D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702FDF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8D5D75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B383B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D1E704" w14:textId="77777777" w:rsidR="0001413C" w:rsidRPr="0001413C" w:rsidRDefault="0001413C" w:rsidP="0001413C">
            <w:pPr>
              <w:rPr>
                <w:b/>
                <w:bCs/>
              </w:rPr>
            </w:pPr>
            <w:r w:rsidRPr="0001413C">
              <w:rPr>
                <w:b/>
                <w:bCs/>
              </w:rPr>
              <w:t>Alternate Text</w:t>
            </w:r>
          </w:p>
        </w:tc>
      </w:tr>
      <w:tr w:rsidR="0001413C" w:rsidRPr="0001413C" w14:paraId="4C42D73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BC9C8D" w14:textId="77777777" w:rsidR="0001413C" w:rsidRPr="0001413C" w:rsidRDefault="0001413C" w:rsidP="0001413C">
            <w:r w:rsidRPr="0001413C">
              <w:t xml:space="preserve">Protected Characteristics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CE8D36" w14:textId="77777777" w:rsidR="0001413C" w:rsidRPr="0001413C" w:rsidRDefault="0001413C" w:rsidP="0001413C">
            <w:r w:rsidRPr="0001413C">
              <w:t>Under federal law, protected characteristics include:</w:t>
            </w:r>
          </w:p>
          <w:p w14:paraId="7E0C2F1A" w14:textId="77777777" w:rsidR="0001413C" w:rsidRPr="0001413C" w:rsidRDefault="0001413C" w:rsidP="0001413C">
            <w:pPr>
              <w:numPr>
                <w:ilvl w:val="0"/>
                <w:numId w:val="78"/>
              </w:numPr>
            </w:pPr>
            <w:r w:rsidRPr="0001413C">
              <w:t>Race</w:t>
            </w:r>
          </w:p>
          <w:p w14:paraId="3477EB29" w14:textId="77777777" w:rsidR="0001413C" w:rsidRPr="0001413C" w:rsidRDefault="0001413C" w:rsidP="0001413C">
            <w:pPr>
              <w:numPr>
                <w:ilvl w:val="0"/>
                <w:numId w:val="78"/>
              </w:numPr>
            </w:pPr>
            <w:r w:rsidRPr="0001413C">
              <w:t>Color</w:t>
            </w:r>
          </w:p>
          <w:p w14:paraId="77856154" w14:textId="77777777" w:rsidR="0001413C" w:rsidRPr="0001413C" w:rsidRDefault="0001413C" w:rsidP="0001413C">
            <w:pPr>
              <w:numPr>
                <w:ilvl w:val="0"/>
                <w:numId w:val="78"/>
              </w:numPr>
            </w:pPr>
            <w:r w:rsidRPr="0001413C">
              <w:t>Religion</w:t>
            </w:r>
          </w:p>
          <w:p w14:paraId="52F3C0C3" w14:textId="77777777" w:rsidR="0001413C" w:rsidRPr="0001413C" w:rsidRDefault="0001413C" w:rsidP="0001413C">
            <w:pPr>
              <w:numPr>
                <w:ilvl w:val="0"/>
                <w:numId w:val="78"/>
              </w:numPr>
            </w:pPr>
            <w:r w:rsidRPr="0001413C">
              <w:t>Sex (includes pregnancy, sexual orientation, and gender identity)</w:t>
            </w:r>
          </w:p>
          <w:p w14:paraId="6C36CC62" w14:textId="77777777" w:rsidR="0001413C" w:rsidRPr="0001413C" w:rsidRDefault="0001413C" w:rsidP="0001413C">
            <w:pPr>
              <w:numPr>
                <w:ilvl w:val="0"/>
                <w:numId w:val="78"/>
              </w:numPr>
            </w:pPr>
            <w:r w:rsidRPr="0001413C">
              <w:t>National origin or ethnic background (their own or their associates)</w:t>
            </w:r>
          </w:p>
          <w:p w14:paraId="0D4BB9C0" w14:textId="77777777" w:rsidR="0001413C" w:rsidRPr="0001413C" w:rsidRDefault="0001413C" w:rsidP="0001413C">
            <w:pPr>
              <w:numPr>
                <w:ilvl w:val="0"/>
                <w:numId w:val="78"/>
              </w:numPr>
            </w:pPr>
            <w:r w:rsidRPr="0001413C">
              <w:t>Age</w:t>
            </w:r>
          </w:p>
          <w:p w14:paraId="2D21AED4" w14:textId="77777777" w:rsidR="0001413C" w:rsidRPr="0001413C" w:rsidRDefault="0001413C" w:rsidP="0001413C">
            <w:pPr>
              <w:numPr>
                <w:ilvl w:val="0"/>
                <w:numId w:val="78"/>
              </w:numPr>
            </w:pPr>
            <w:r w:rsidRPr="0001413C">
              <w:t>Disability</w:t>
            </w:r>
          </w:p>
          <w:p w14:paraId="003CB7B6" w14:textId="77777777" w:rsidR="0001413C" w:rsidRPr="0001413C" w:rsidRDefault="0001413C" w:rsidP="0001413C">
            <w:pPr>
              <w:numPr>
                <w:ilvl w:val="0"/>
                <w:numId w:val="78"/>
              </w:numPr>
            </w:pPr>
            <w:r w:rsidRPr="0001413C">
              <w:t>Genetic information</w:t>
            </w:r>
          </w:p>
          <w:p w14:paraId="3460798A" w14:textId="77777777" w:rsidR="0001413C" w:rsidRPr="0001413C" w:rsidRDefault="0001413C" w:rsidP="0001413C">
            <w:r w:rsidRPr="0001413C">
              <w:t>Your work location may include additional protected characteristics, like marital status under state, city, or municipal laws.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23745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33AB64" w14:textId="77777777" w:rsidR="0001413C" w:rsidRPr="0001413C" w:rsidRDefault="0001413C" w:rsidP="0001413C"/>
        </w:tc>
      </w:tr>
      <w:tr w:rsidR="0001413C" w:rsidRPr="0001413C" w14:paraId="75185DB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467806" w14:textId="77777777" w:rsidR="0001413C" w:rsidRPr="0001413C" w:rsidRDefault="0001413C" w:rsidP="0001413C">
            <w:r w:rsidRPr="0001413C">
              <w:t xml:space="preserve">Reasonable Accommodations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77565F" w14:textId="77777777" w:rsidR="0001413C" w:rsidRPr="0001413C" w:rsidRDefault="0001413C" w:rsidP="0001413C">
            <w:r w:rsidRPr="0001413C">
              <w:t>Employers must provide reasonable accommodations to employees when needed.</w:t>
            </w:r>
          </w:p>
          <w:p w14:paraId="12394C56" w14:textId="77777777" w:rsidR="0001413C" w:rsidRPr="0001413C" w:rsidRDefault="0001413C" w:rsidP="0001413C">
            <w:r w:rsidRPr="0001413C">
              <w:t>This includes providing colleagues with disabilities the support to perform the essential functions of a job unless doing so would create an undue hardship as defined by local laws, or a risk of danger to the safety of the employee or others.</w:t>
            </w:r>
          </w:p>
          <w:p w14:paraId="3B324035" w14:textId="77777777" w:rsidR="0001413C" w:rsidRPr="0001413C" w:rsidRDefault="0001413C" w:rsidP="0001413C">
            <w:r w:rsidRPr="0001413C">
              <w:t>It also includes accommodating the religious beliefs of an applicant or employee.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D5F73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7AABA9" w14:textId="77777777" w:rsidR="0001413C" w:rsidRPr="0001413C" w:rsidRDefault="0001413C" w:rsidP="0001413C"/>
        </w:tc>
      </w:tr>
      <w:tr w:rsidR="0001413C" w:rsidRPr="0001413C" w14:paraId="50D2F57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CF2D56" w14:textId="77777777" w:rsidR="0001413C" w:rsidRPr="0001413C" w:rsidRDefault="0001413C" w:rsidP="0001413C">
            <w:r w:rsidRPr="0001413C">
              <w:t xml:space="preserve">Respect for Every Colleague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0B1496" w14:textId="77777777" w:rsidR="0001413C" w:rsidRPr="0001413C" w:rsidRDefault="0001413C" w:rsidP="0001413C">
            <w:r w:rsidRPr="0001413C">
              <w:t>Discrimination is never acceptable behavior. Every employee deserves to be treated with the same level of respect, which ensures that when we’re at work, we can all focus on our business goals.</w:t>
            </w:r>
          </w:p>
          <w:p w14:paraId="412177E3"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011E8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FDCDF5" w14:textId="77777777" w:rsidR="0001413C" w:rsidRPr="0001413C" w:rsidRDefault="0001413C" w:rsidP="0001413C"/>
        </w:tc>
      </w:tr>
    </w:tbl>
    <w:p w14:paraId="481F9851"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F9A545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233D3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5EFF5A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B06BA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1F9B6C" w14:textId="77777777" w:rsidR="0001413C" w:rsidRPr="0001413C" w:rsidRDefault="0001413C" w:rsidP="0001413C">
            <w:pPr>
              <w:rPr>
                <w:b/>
                <w:bCs/>
              </w:rPr>
            </w:pPr>
            <w:r w:rsidRPr="0001413C">
              <w:rPr>
                <w:b/>
                <w:bCs/>
              </w:rPr>
              <w:t>Alternate Text</w:t>
            </w:r>
          </w:p>
        </w:tc>
      </w:tr>
      <w:tr w:rsidR="0001413C" w:rsidRPr="0001413C" w14:paraId="63DE614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A1E90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760C4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C121D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3BCAC2" w14:textId="77777777" w:rsidR="0001413C" w:rsidRPr="0001413C" w:rsidRDefault="0001413C" w:rsidP="0001413C"/>
        </w:tc>
      </w:tr>
    </w:tbl>
    <w:p w14:paraId="65468A60" w14:textId="77777777" w:rsidR="0001413C" w:rsidRPr="0001413C" w:rsidRDefault="0001413C" w:rsidP="0001413C">
      <w:r w:rsidRPr="0001413C">
        <w:rPr>
          <w:b/>
          <w:bCs/>
        </w:rPr>
        <w:t>Audio Transcript Text:</w:t>
      </w:r>
      <w:r w:rsidRPr="0001413C">
        <w:t xml:space="preserve"> </w:t>
      </w:r>
    </w:p>
    <w:p w14:paraId="5E377DCF" w14:textId="77777777" w:rsidR="0001413C" w:rsidRPr="0001413C" w:rsidRDefault="0001413C" w:rsidP="0001413C">
      <w:r w:rsidRPr="0001413C">
        <w:t>Now we’ll examine the key elements of this topic.</w:t>
      </w:r>
    </w:p>
    <w:p w14:paraId="11E24E7C" w14:textId="77777777" w:rsidR="0001413C" w:rsidRPr="0001413C" w:rsidRDefault="0001413C" w:rsidP="0001413C">
      <w:r w:rsidRPr="0001413C">
        <w:br w:type="page"/>
      </w:r>
    </w:p>
    <w:p w14:paraId="31E9AE2F" w14:textId="77777777" w:rsidR="0001413C" w:rsidRPr="0001413C" w:rsidRDefault="0001413C" w:rsidP="0001413C">
      <w:bookmarkStart w:id="316" w:name="Page_2484429167482019750"/>
      <w:bookmarkEnd w:id="316"/>
      <w:r w:rsidRPr="0001413C">
        <w:rPr>
          <w:b/>
          <w:bCs/>
        </w:rPr>
        <w:t>Page Number:</w:t>
      </w:r>
      <w:r w:rsidRPr="0001413C">
        <w:t xml:space="preserve"> 92 </w:t>
      </w:r>
    </w:p>
    <w:p w14:paraId="6CCC1152" w14:textId="77777777" w:rsidR="0001413C" w:rsidRPr="0001413C" w:rsidRDefault="0001413C" w:rsidP="0001413C">
      <w:r w:rsidRPr="0001413C">
        <w:rPr>
          <w:b/>
          <w:bCs/>
        </w:rPr>
        <w:t>Lesson 30:</w:t>
      </w:r>
      <w:r w:rsidRPr="0001413C">
        <w:t xml:space="preserve"> Protected Groups </w:t>
      </w:r>
    </w:p>
    <w:p w14:paraId="6BC1653B" w14:textId="77777777" w:rsidR="0001413C" w:rsidRPr="0001413C" w:rsidRDefault="0001413C" w:rsidP="0001413C">
      <w:r w:rsidRPr="0001413C">
        <w:rPr>
          <w:b/>
          <w:bCs/>
        </w:rPr>
        <w:t xml:space="preserve">Question and Answer Template / Text / LTR </w:t>
      </w:r>
    </w:p>
    <w:p w14:paraId="75557EBE" w14:textId="77777777" w:rsidR="0001413C" w:rsidRPr="0001413C" w:rsidRDefault="0001413C" w:rsidP="0001413C">
      <w:r w:rsidRPr="0001413C">
        <w:rPr>
          <w:b/>
          <w:bCs/>
        </w:rPr>
        <w:t>Content Title:</w:t>
      </w:r>
      <w:r w:rsidRPr="0001413C">
        <w:t xml:space="preserve"> </w:t>
      </w:r>
    </w:p>
    <w:p w14:paraId="6BEC3808" w14:textId="77777777" w:rsidR="0001413C" w:rsidRPr="0001413C" w:rsidRDefault="0001413C" w:rsidP="0001413C">
      <w:r w:rsidRPr="0001413C">
        <w:t xml:space="preserve">Providing Access </w:t>
      </w:r>
    </w:p>
    <w:p w14:paraId="602E723B" w14:textId="77777777" w:rsidR="0001413C" w:rsidRPr="0001413C" w:rsidRDefault="0001413C" w:rsidP="0001413C">
      <w:r w:rsidRPr="0001413C">
        <w:rPr>
          <w:b/>
          <w:bCs/>
        </w:rPr>
        <w:t>Content Description:</w:t>
      </w:r>
    </w:p>
    <w:p w14:paraId="70E12DDA" w14:textId="77777777" w:rsidR="0001413C" w:rsidRPr="0001413C" w:rsidRDefault="0001413C" w:rsidP="0001413C">
      <w:r w:rsidRPr="0001413C">
        <w:t>Javier has shortlisted five candidates. One uses a wheelchair and has requested suitable parking and access to the building.</w:t>
      </w:r>
    </w:p>
    <w:p w14:paraId="09A8FE08" w14:textId="77777777" w:rsidR="0001413C" w:rsidRPr="0001413C" w:rsidRDefault="0001413C" w:rsidP="0001413C">
      <w:r w:rsidRPr="0001413C">
        <w:rPr>
          <w:b/>
          <w:bCs/>
        </w:rPr>
        <w:t>Question:</w:t>
      </w:r>
      <w:r w:rsidRPr="0001413C">
        <w:t xml:space="preserve"> </w:t>
      </w:r>
    </w:p>
    <w:p w14:paraId="332639DF" w14:textId="77777777" w:rsidR="0001413C" w:rsidRPr="0001413C" w:rsidRDefault="0001413C" w:rsidP="0001413C">
      <w:r w:rsidRPr="0001413C">
        <w:t>Which two actions are acceptable for Javier to take?</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7070E0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86E5FE"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E323424" w14:textId="77777777" w:rsidR="0001413C" w:rsidRPr="0001413C" w:rsidRDefault="0001413C" w:rsidP="0001413C">
            <w:pPr>
              <w:rPr>
                <w:b/>
                <w:bCs/>
              </w:rPr>
            </w:pPr>
            <w:r w:rsidRPr="0001413C">
              <w:rPr>
                <w:b/>
                <w:bCs/>
              </w:rPr>
              <w:t>Answer</w:t>
            </w:r>
          </w:p>
        </w:tc>
      </w:tr>
      <w:tr w:rsidR="0001413C" w:rsidRPr="0001413C" w14:paraId="601E199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B1672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CE0EE4" w14:textId="77777777" w:rsidR="0001413C" w:rsidRPr="0001413C" w:rsidRDefault="0001413C" w:rsidP="0001413C">
            <w:r w:rsidRPr="0001413C">
              <w:t>Check access routes to the interview location to ensure the candidate can get there without difficulty.</w:t>
            </w:r>
          </w:p>
        </w:tc>
      </w:tr>
      <w:tr w:rsidR="0001413C" w:rsidRPr="0001413C" w14:paraId="0C5DF62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C9A59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E2F1AB" w14:textId="77777777" w:rsidR="0001413C" w:rsidRPr="0001413C" w:rsidRDefault="0001413C" w:rsidP="0001413C">
            <w:r w:rsidRPr="0001413C">
              <w:t>Reject the candidate because the role will involve a lot of travel, which probably isn’t suitable for her.</w:t>
            </w:r>
          </w:p>
        </w:tc>
      </w:tr>
      <w:tr w:rsidR="0001413C" w:rsidRPr="0001413C" w14:paraId="6B6F60F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B9FA0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B8FA83" w14:textId="77777777" w:rsidR="0001413C" w:rsidRPr="0001413C" w:rsidRDefault="0001413C" w:rsidP="0001413C">
            <w:r w:rsidRPr="0001413C">
              <w:t>Offer to meet the candidate in a coffee shop across the street that Javier is certain is wheelchair accessible. </w:t>
            </w:r>
          </w:p>
        </w:tc>
      </w:tr>
      <w:tr w:rsidR="0001413C" w:rsidRPr="0001413C" w14:paraId="3A52538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E884E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3E83C8" w14:textId="77777777" w:rsidR="0001413C" w:rsidRPr="0001413C" w:rsidRDefault="0001413C" w:rsidP="0001413C">
            <w:r w:rsidRPr="0001413C">
              <w:t>Ask building maintenance to reserve a parking space for the candidate so that she has easy access to the building.</w:t>
            </w:r>
          </w:p>
        </w:tc>
      </w:tr>
    </w:tbl>
    <w:p w14:paraId="035BC4B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295F29F" w14:textId="77777777" w:rsidR="0001413C" w:rsidRPr="0001413C" w:rsidRDefault="0001413C" w:rsidP="0001413C">
      <w:r w:rsidRPr="0001413C">
        <w:br w:type="page"/>
      </w:r>
    </w:p>
    <w:p w14:paraId="7D89B7AB" w14:textId="77777777" w:rsidR="0001413C" w:rsidRPr="0001413C" w:rsidRDefault="0001413C" w:rsidP="0001413C">
      <w:bookmarkStart w:id="317" w:name="Page_434822545414532515"/>
      <w:bookmarkEnd w:id="317"/>
      <w:r w:rsidRPr="0001413C">
        <w:rPr>
          <w:b/>
          <w:bCs/>
        </w:rPr>
        <w:t>Page Number:</w:t>
      </w:r>
      <w:r w:rsidRPr="0001413C">
        <w:t xml:space="preserve"> 93 </w:t>
      </w:r>
    </w:p>
    <w:p w14:paraId="27580958" w14:textId="77777777" w:rsidR="0001413C" w:rsidRPr="0001413C" w:rsidRDefault="0001413C" w:rsidP="0001413C">
      <w:r w:rsidRPr="0001413C">
        <w:rPr>
          <w:b/>
          <w:bCs/>
        </w:rPr>
        <w:t>Lesson 30:</w:t>
      </w:r>
      <w:r w:rsidRPr="0001413C">
        <w:t xml:space="preserve"> Protected Groups </w:t>
      </w:r>
    </w:p>
    <w:p w14:paraId="776B2FEF" w14:textId="77777777" w:rsidR="0001413C" w:rsidRPr="0001413C" w:rsidRDefault="0001413C" w:rsidP="0001413C">
      <w:r w:rsidRPr="0001413C">
        <w:rPr>
          <w:b/>
          <w:bCs/>
        </w:rPr>
        <w:t xml:space="preserve">Text and Image Template / Text Only </w:t>
      </w:r>
    </w:p>
    <w:p w14:paraId="661AE227" w14:textId="77777777" w:rsidR="0001413C" w:rsidRPr="0001413C" w:rsidRDefault="0001413C" w:rsidP="0001413C">
      <w:r w:rsidRPr="0001413C">
        <w:rPr>
          <w:b/>
          <w:bCs/>
        </w:rPr>
        <w:t>Content Title:</w:t>
      </w:r>
      <w:r w:rsidRPr="0001413C">
        <w:t xml:space="preserve"> </w:t>
      </w:r>
    </w:p>
    <w:p w14:paraId="3062D599" w14:textId="77777777" w:rsidR="0001413C" w:rsidRPr="0001413C" w:rsidRDefault="0001413C" w:rsidP="0001413C">
      <w:r w:rsidRPr="0001413C">
        <w:t xml:space="preserve">Remember… </w:t>
      </w:r>
    </w:p>
    <w:p w14:paraId="5AA929D8" w14:textId="77777777" w:rsidR="0001413C" w:rsidRPr="0001413C" w:rsidRDefault="0001413C" w:rsidP="0001413C">
      <w:r w:rsidRPr="0001413C">
        <w:br/>
      </w:r>
      <w:r w:rsidRPr="0001413C">
        <w:rPr>
          <w:b/>
          <w:bCs/>
        </w:rPr>
        <w:t>Column 1 Text:</w:t>
      </w:r>
      <w:r w:rsidRPr="0001413C">
        <w:t xml:space="preserve"> </w:t>
      </w:r>
    </w:p>
    <w:p w14:paraId="26B72673" w14:textId="77777777" w:rsidR="0001413C" w:rsidRPr="0001413C" w:rsidRDefault="0001413C" w:rsidP="0001413C">
      <w:r w:rsidRPr="0001413C">
        <w:t>Unless it causes an employer undue hardship, refusing to accommodate an applicant or employee with a disability is discrimination.</w:t>
      </w:r>
    </w:p>
    <w:p w14:paraId="5B4AE198" w14:textId="77777777" w:rsidR="0001413C" w:rsidRPr="0001413C" w:rsidRDefault="0001413C" w:rsidP="0001413C">
      <w:r w:rsidRPr="0001413C">
        <w:t>The best way to avoid discrimination in hiring is to create a consistent interview experience for all candidates.</w:t>
      </w:r>
    </w:p>
    <w:p w14:paraId="62BD598F" w14:textId="77777777" w:rsidR="0001413C" w:rsidRPr="0001413C" w:rsidRDefault="0001413C" w:rsidP="0001413C">
      <w:r w:rsidRPr="0001413C">
        <w:rPr>
          <w:b/>
          <w:bCs/>
        </w:rPr>
        <w:t>Audio Transcript Text:</w:t>
      </w:r>
      <w:r w:rsidRPr="0001413C">
        <w:t xml:space="preserve"> </w:t>
      </w:r>
    </w:p>
    <w:p w14:paraId="1521BEE2" w14:textId="77777777" w:rsidR="0001413C" w:rsidRPr="0001413C" w:rsidRDefault="0001413C" w:rsidP="0001413C">
      <w:r w:rsidRPr="0001413C">
        <w:t>Here are some key points to remember.</w:t>
      </w:r>
    </w:p>
    <w:p w14:paraId="4AA4A836" w14:textId="77777777" w:rsidR="0001413C" w:rsidRPr="0001413C" w:rsidRDefault="0001413C" w:rsidP="0001413C">
      <w:r w:rsidRPr="0001413C">
        <w:br w:type="page"/>
      </w:r>
    </w:p>
    <w:p w14:paraId="29D5FDBB" w14:textId="77777777" w:rsidR="0001413C" w:rsidRPr="0001413C" w:rsidRDefault="0001413C" w:rsidP="0001413C">
      <w:bookmarkStart w:id="318" w:name="Page_9218900650751952683"/>
      <w:bookmarkEnd w:id="318"/>
      <w:r w:rsidRPr="0001413C">
        <w:rPr>
          <w:b/>
          <w:bCs/>
        </w:rPr>
        <w:t>Page Number:</w:t>
      </w:r>
      <w:r w:rsidRPr="0001413C">
        <w:t xml:space="preserve"> 94 </w:t>
      </w:r>
    </w:p>
    <w:p w14:paraId="1173A7CF" w14:textId="77777777" w:rsidR="0001413C" w:rsidRPr="0001413C" w:rsidRDefault="0001413C" w:rsidP="0001413C">
      <w:r w:rsidRPr="0001413C">
        <w:rPr>
          <w:b/>
          <w:bCs/>
        </w:rPr>
        <w:t>Lesson 30:</w:t>
      </w:r>
      <w:r w:rsidRPr="0001413C">
        <w:t xml:space="preserve"> Protected Groups </w:t>
      </w:r>
    </w:p>
    <w:p w14:paraId="1CF95E82" w14:textId="77777777" w:rsidR="0001413C" w:rsidRPr="0001413C" w:rsidRDefault="0001413C" w:rsidP="0001413C">
      <w:r w:rsidRPr="0001413C">
        <w:rPr>
          <w:b/>
          <w:bCs/>
        </w:rPr>
        <w:t xml:space="preserve">Question and Answer Template / Text / LTR </w:t>
      </w:r>
    </w:p>
    <w:p w14:paraId="25AB5E72" w14:textId="77777777" w:rsidR="0001413C" w:rsidRPr="0001413C" w:rsidRDefault="0001413C" w:rsidP="0001413C">
      <w:r w:rsidRPr="0001413C">
        <w:rPr>
          <w:b/>
          <w:bCs/>
        </w:rPr>
        <w:t>Content Title:</w:t>
      </w:r>
      <w:r w:rsidRPr="0001413C">
        <w:t xml:space="preserve"> </w:t>
      </w:r>
    </w:p>
    <w:p w14:paraId="3A52FE40" w14:textId="77777777" w:rsidR="0001413C" w:rsidRPr="0001413C" w:rsidRDefault="0001413C" w:rsidP="0001413C">
      <w:r w:rsidRPr="0001413C">
        <w:t xml:space="preserve">Possible Pregnancy </w:t>
      </w:r>
    </w:p>
    <w:p w14:paraId="1CF0B7FE" w14:textId="77777777" w:rsidR="0001413C" w:rsidRPr="0001413C" w:rsidRDefault="0001413C" w:rsidP="0001413C">
      <w:r w:rsidRPr="0001413C">
        <w:rPr>
          <w:b/>
          <w:bCs/>
        </w:rPr>
        <w:t>Content Description:</w:t>
      </w:r>
    </w:p>
    <w:p w14:paraId="59CF3D79" w14:textId="77777777" w:rsidR="0001413C" w:rsidRPr="0001413C" w:rsidRDefault="0001413C" w:rsidP="0001413C">
      <w:r w:rsidRPr="0001413C">
        <w:t>Javier’s first-choice candidate tells him that she is getting married in the summer and would like to have children “in the next few years.”</w:t>
      </w:r>
    </w:p>
    <w:p w14:paraId="7E763F9E" w14:textId="77777777" w:rsidR="0001413C" w:rsidRPr="0001413C" w:rsidRDefault="0001413C" w:rsidP="0001413C">
      <w:r w:rsidRPr="0001413C">
        <w:t>What are the consequences if he rejects her application because she might become pregnant and vacate the position?</w:t>
      </w:r>
    </w:p>
    <w:p w14:paraId="1973897C" w14:textId="77777777" w:rsidR="0001413C" w:rsidRPr="0001413C" w:rsidRDefault="0001413C" w:rsidP="0001413C">
      <w:r w:rsidRPr="0001413C">
        <w:rPr>
          <w:b/>
          <w:bCs/>
        </w:rPr>
        <w:t>Question:</w:t>
      </w:r>
      <w:r w:rsidRPr="0001413C">
        <w:t xml:space="preserve"> </w:t>
      </w:r>
    </w:p>
    <w:p w14:paraId="006E21E8" w14:textId="77777777" w:rsidR="0001413C" w:rsidRPr="0001413C" w:rsidRDefault="0001413C" w:rsidP="0001413C">
      <w:r w:rsidRPr="0001413C">
        <w:t>Select the two best possible options.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16B71D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C177C2D"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039B59" w14:textId="77777777" w:rsidR="0001413C" w:rsidRPr="0001413C" w:rsidRDefault="0001413C" w:rsidP="0001413C">
            <w:pPr>
              <w:rPr>
                <w:b/>
                <w:bCs/>
              </w:rPr>
            </w:pPr>
            <w:r w:rsidRPr="0001413C">
              <w:rPr>
                <w:b/>
                <w:bCs/>
              </w:rPr>
              <w:t>Answer</w:t>
            </w:r>
          </w:p>
        </w:tc>
      </w:tr>
      <w:tr w:rsidR="0001413C" w:rsidRPr="0001413C" w14:paraId="3958468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FC539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1F06E4" w14:textId="77777777" w:rsidR="0001413C" w:rsidRPr="0001413C" w:rsidRDefault="0001413C" w:rsidP="0001413C">
            <w:r w:rsidRPr="0001413C">
              <w:t>Javier would leave himself open to potential legal action that could result in liability to the company and personal liability for himself.</w:t>
            </w:r>
          </w:p>
        </w:tc>
      </w:tr>
      <w:tr w:rsidR="0001413C" w:rsidRPr="0001413C" w14:paraId="0D6BD6A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965986"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F53129" w14:textId="77777777" w:rsidR="0001413C" w:rsidRPr="0001413C" w:rsidRDefault="0001413C" w:rsidP="0001413C">
            <w:r w:rsidRPr="0001413C">
              <w:t>None. Javier would be perfectly within his rights. The candidate could become pregnant and take maternity leave, forcing Javier to fill the position again at great cost.</w:t>
            </w:r>
          </w:p>
        </w:tc>
      </w:tr>
      <w:tr w:rsidR="0001413C" w:rsidRPr="0001413C" w14:paraId="6DECD3F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176A1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4DB386" w14:textId="77777777" w:rsidR="0001413C" w:rsidRPr="0001413C" w:rsidRDefault="0001413C" w:rsidP="0001413C">
            <w:r w:rsidRPr="0001413C">
              <w:t>Any case of discrimination brought against the company could have a negative impact on the workforce, company productivity, profitability, and reputation.</w:t>
            </w:r>
          </w:p>
        </w:tc>
      </w:tr>
    </w:tbl>
    <w:p w14:paraId="318BFAED"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226346E" w14:textId="77777777" w:rsidR="0001413C" w:rsidRPr="0001413C" w:rsidRDefault="0001413C" w:rsidP="0001413C">
      <w:r w:rsidRPr="0001413C">
        <w:br w:type="page"/>
      </w:r>
    </w:p>
    <w:p w14:paraId="6EB65419" w14:textId="77777777" w:rsidR="0001413C" w:rsidRPr="0001413C" w:rsidRDefault="0001413C" w:rsidP="0001413C">
      <w:bookmarkStart w:id="319" w:name="Page_606285971165873163"/>
      <w:bookmarkEnd w:id="319"/>
      <w:r w:rsidRPr="0001413C">
        <w:rPr>
          <w:b/>
          <w:bCs/>
        </w:rPr>
        <w:t>Page Number:</w:t>
      </w:r>
      <w:r w:rsidRPr="0001413C">
        <w:t xml:space="preserve"> 95 </w:t>
      </w:r>
    </w:p>
    <w:p w14:paraId="63C531C0" w14:textId="77777777" w:rsidR="0001413C" w:rsidRPr="0001413C" w:rsidRDefault="0001413C" w:rsidP="0001413C">
      <w:r w:rsidRPr="0001413C">
        <w:rPr>
          <w:b/>
          <w:bCs/>
        </w:rPr>
        <w:t>Lesson 30:</w:t>
      </w:r>
      <w:r w:rsidRPr="0001413C">
        <w:t xml:space="preserve"> Protected Groups </w:t>
      </w:r>
    </w:p>
    <w:p w14:paraId="1F127788" w14:textId="77777777" w:rsidR="0001413C" w:rsidRPr="0001413C" w:rsidRDefault="0001413C" w:rsidP="0001413C">
      <w:r w:rsidRPr="0001413C">
        <w:rPr>
          <w:b/>
          <w:bCs/>
        </w:rPr>
        <w:t xml:space="preserve">Text and Image Template / Text Only </w:t>
      </w:r>
    </w:p>
    <w:p w14:paraId="22805BA6" w14:textId="77777777" w:rsidR="0001413C" w:rsidRPr="0001413C" w:rsidRDefault="0001413C" w:rsidP="0001413C">
      <w:r w:rsidRPr="0001413C">
        <w:rPr>
          <w:b/>
          <w:bCs/>
        </w:rPr>
        <w:t>Content Title:</w:t>
      </w:r>
      <w:r w:rsidRPr="0001413C">
        <w:t xml:space="preserve"> </w:t>
      </w:r>
    </w:p>
    <w:p w14:paraId="3148AE78" w14:textId="77777777" w:rsidR="0001413C" w:rsidRPr="0001413C" w:rsidRDefault="0001413C" w:rsidP="0001413C">
      <w:r w:rsidRPr="0001413C">
        <w:t xml:space="preserve">Remember... </w:t>
      </w:r>
    </w:p>
    <w:p w14:paraId="4C5A1027" w14:textId="77777777" w:rsidR="0001413C" w:rsidRPr="0001413C" w:rsidRDefault="0001413C" w:rsidP="0001413C">
      <w:r w:rsidRPr="0001413C">
        <w:br/>
      </w:r>
      <w:r w:rsidRPr="0001413C">
        <w:rPr>
          <w:b/>
          <w:bCs/>
        </w:rPr>
        <w:t>Column 1 Text:</w:t>
      </w:r>
      <w:r w:rsidRPr="0001413C">
        <w:t xml:space="preserve"> </w:t>
      </w:r>
    </w:p>
    <w:p w14:paraId="362A8AD9" w14:textId="77777777" w:rsidR="0001413C" w:rsidRPr="0001413C" w:rsidRDefault="0001413C" w:rsidP="0001413C">
      <w:r w:rsidRPr="0001413C">
        <w:t>Rejecting a female candidate on grounds related to gender, gender identity, pregnancy, or marital status is discrimination and can result in legal action and a negative impact in the workplace.</w:t>
      </w:r>
    </w:p>
    <w:p w14:paraId="191D8924" w14:textId="77777777" w:rsidR="0001413C" w:rsidRPr="0001413C" w:rsidRDefault="0001413C" w:rsidP="0001413C">
      <w:r w:rsidRPr="0001413C">
        <w:t>Your responsibilities:</w:t>
      </w:r>
    </w:p>
    <w:p w14:paraId="1D22E98B" w14:textId="77777777" w:rsidR="0001413C" w:rsidRPr="0001413C" w:rsidRDefault="0001413C" w:rsidP="0001413C">
      <w:pPr>
        <w:numPr>
          <w:ilvl w:val="0"/>
          <w:numId w:val="79"/>
        </w:numPr>
      </w:pPr>
      <w:r w:rsidRPr="0001413C">
        <w:t>Do not discriminate against individuals or members of protected groups.</w:t>
      </w:r>
    </w:p>
    <w:p w14:paraId="5F664D90" w14:textId="77777777" w:rsidR="0001413C" w:rsidRPr="0001413C" w:rsidRDefault="0001413C" w:rsidP="0001413C">
      <w:pPr>
        <w:numPr>
          <w:ilvl w:val="0"/>
          <w:numId w:val="79"/>
        </w:numPr>
      </w:pPr>
      <w:r w:rsidRPr="0001413C">
        <w:t>Reasonably accommodate employees and candidates with disabilities.</w:t>
      </w:r>
    </w:p>
    <w:p w14:paraId="72BA85DF" w14:textId="77777777" w:rsidR="0001413C" w:rsidRPr="0001413C" w:rsidRDefault="0001413C" w:rsidP="0001413C">
      <w:pPr>
        <w:numPr>
          <w:ilvl w:val="0"/>
          <w:numId w:val="79"/>
        </w:numPr>
      </w:pPr>
      <w:r w:rsidRPr="0001413C">
        <w:t>Avoid penalties for discriminating against employees or job candidates by reviewing all policies, procedures, communications, and training made available to you.</w:t>
      </w:r>
    </w:p>
    <w:p w14:paraId="78AE9FD0" w14:textId="77777777" w:rsidR="0001413C" w:rsidRPr="0001413C" w:rsidRDefault="0001413C" w:rsidP="0001413C">
      <w:r w:rsidRPr="0001413C">
        <w:rPr>
          <w:b/>
          <w:bCs/>
        </w:rPr>
        <w:t>Audio Transcript Text:</w:t>
      </w:r>
      <w:r w:rsidRPr="0001413C">
        <w:t xml:space="preserve"> </w:t>
      </w:r>
    </w:p>
    <w:p w14:paraId="5E35ECAA" w14:textId="77777777" w:rsidR="0001413C" w:rsidRPr="0001413C" w:rsidRDefault="0001413C" w:rsidP="0001413C">
      <w:r w:rsidRPr="0001413C">
        <w:t>Remember, you have a responsibility to help us remain compliant.</w:t>
      </w:r>
    </w:p>
    <w:p w14:paraId="55C52A92" w14:textId="77777777" w:rsidR="0001413C" w:rsidRPr="0001413C" w:rsidRDefault="0001413C" w:rsidP="0001413C">
      <w:r w:rsidRPr="0001413C">
        <w:br w:type="page"/>
      </w:r>
    </w:p>
    <w:p w14:paraId="07FF03B3" w14:textId="77777777" w:rsidR="0001413C" w:rsidRPr="0001413C" w:rsidRDefault="0001413C" w:rsidP="0001413C">
      <w:r w:rsidRPr="0001413C">
        <w:rPr>
          <w:b/>
          <w:bCs/>
        </w:rPr>
        <w:t>Lesson 31:</w:t>
      </w:r>
      <w:r w:rsidRPr="0001413C">
        <w:t xml:space="preserve"> Intent vs. Perception </w:t>
      </w:r>
    </w:p>
    <w:p w14:paraId="5D3DA9A4" w14:textId="77777777" w:rsidR="0001413C" w:rsidRPr="0001413C" w:rsidRDefault="0001413C" w:rsidP="0001413C">
      <w:r w:rsidRPr="0001413C">
        <w:rPr>
          <w:b/>
          <w:bCs/>
        </w:rPr>
        <w:t>Quick Quiz Lesson</w:t>
      </w:r>
      <w:r w:rsidRPr="0001413C">
        <w:t xml:space="preserve"> </w:t>
      </w:r>
    </w:p>
    <w:p w14:paraId="21A1DA96" w14:textId="77777777" w:rsidR="0001413C" w:rsidRPr="0001413C" w:rsidRDefault="0001413C" w:rsidP="0001413C">
      <w:r w:rsidRPr="0001413C">
        <w:rPr>
          <w:b/>
          <w:bCs/>
        </w:rPr>
        <w:t>Lesson Type :</w:t>
      </w:r>
      <w:r w:rsidRPr="0001413C">
        <w:t xml:space="preserve"> </w:t>
      </w:r>
    </w:p>
    <w:p w14:paraId="594B7672" w14:textId="77777777" w:rsidR="0001413C" w:rsidRPr="0001413C" w:rsidRDefault="0001413C" w:rsidP="0001413C">
      <w:r w:rsidRPr="0001413C">
        <w:t xml:space="preserve">Quick Quiz </w:t>
      </w:r>
    </w:p>
    <w:p w14:paraId="3F0BD7F8" w14:textId="77777777" w:rsidR="0001413C" w:rsidRPr="0001413C" w:rsidRDefault="0001413C" w:rsidP="0001413C">
      <w:r w:rsidRPr="0001413C">
        <w:rPr>
          <w:b/>
          <w:bCs/>
        </w:rPr>
        <w:t>Select Type :</w:t>
      </w:r>
      <w:r w:rsidRPr="0001413C">
        <w:t xml:space="preserve"> </w:t>
      </w:r>
    </w:p>
    <w:p w14:paraId="446915CB" w14:textId="77777777" w:rsidR="0001413C" w:rsidRPr="0001413C" w:rsidRDefault="0001413C" w:rsidP="0001413C">
      <w:r w:rsidRPr="0001413C">
        <w:t xml:space="preserve">Post Lesson Quick Quiz </w:t>
      </w:r>
    </w:p>
    <w:p w14:paraId="0E75D847" w14:textId="77777777" w:rsidR="0001413C" w:rsidRPr="0001413C" w:rsidRDefault="0001413C" w:rsidP="0001413C">
      <w:r w:rsidRPr="0001413C">
        <w:rPr>
          <w:b/>
          <w:bCs/>
        </w:rPr>
        <w:t>Page Title :</w:t>
      </w:r>
      <w:r w:rsidRPr="0001413C">
        <w:t xml:space="preserve"> </w:t>
      </w:r>
    </w:p>
    <w:p w14:paraId="59F6D2DD" w14:textId="77777777" w:rsidR="0001413C" w:rsidRPr="0001413C" w:rsidRDefault="0001413C" w:rsidP="0001413C">
      <w:r w:rsidRPr="0001413C">
        <w:t xml:space="preserve">Ready to put your knowledge to the test? </w:t>
      </w:r>
    </w:p>
    <w:p w14:paraId="6D045587" w14:textId="77777777" w:rsidR="0001413C" w:rsidRPr="0001413C" w:rsidRDefault="0001413C" w:rsidP="0001413C">
      <w:r w:rsidRPr="0001413C">
        <w:rPr>
          <w:b/>
          <w:bCs/>
        </w:rPr>
        <w:t>Quick Quiz Assessment</w:t>
      </w:r>
      <w:r w:rsidRPr="0001413C">
        <w:t xml:space="preserve"> </w:t>
      </w:r>
    </w:p>
    <w:p w14:paraId="5A5215CD" w14:textId="77777777" w:rsidR="0001413C" w:rsidRPr="0001413C" w:rsidRDefault="0001413C" w:rsidP="0001413C">
      <w:r w:rsidRPr="0001413C">
        <w:rPr>
          <w:b/>
          <w:bCs/>
        </w:rPr>
        <w:t>Questions</w:t>
      </w:r>
      <w:r w:rsidRPr="0001413C">
        <w:t xml:space="preserve"> </w:t>
      </w:r>
    </w:p>
    <w:p w14:paraId="1A1B39C2" w14:textId="77777777" w:rsidR="0001413C" w:rsidRPr="0001413C" w:rsidRDefault="0001413C" w:rsidP="0001413C">
      <w:r w:rsidRPr="0001413C">
        <w:rPr>
          <w:b/>
          <w:bCs/>
        </w:rPr>
        <w:t>1. Question :</w:t>
      </w:r>
      <w:r w:rsidRPr="0001413C">
        <w:t xml:space="preserve"> </w:t>
      </w:r>
    </w:p>
    <w:p w14:paraId="21838A9D" w14:textId="77777777" w:rsidR="0001413C" w:rsidRPr="0001413C" w:rsidRDefault="0001413C" w:rsidP="0001413C">
      <w:r w:rsidRPr="0001413C">
        <w:t>Tamara and Kate work together in the same department. Tamara made a comment about Kate’s nationality that Tamara thought was funny. Even if she didn’t intend harm, the comment may still be considered harassment if Kate was offended.</w:t>
      </w:r>
    </w:p>
    <w:p w14:paraId="4E697948" w14:textId="77777777" w:rsidR="0001413C" w:rsidRPr="0001413C" w:rsidRDefault="0001413C" w:rsidP="0001413C">
      <w:r w:rsidRPr="0001413C">
        <w:rPr>
          <w:b/>
          <w:bCs/>
        </w:rPr>
        <w:t xml:space="preserve">1. Answer: Correct </w:t>
      </w:r>
    </w:p>
    <w:p w14:paraId="3F5EAD9A" w14:textId="77777777" w:rsidR="0001413C" w:rsidRPr="0001413C" w:rsidRDefault="0001413C" w:rsidP="0001413C">
      <w:r w:rsidRPr="0001413C">
        <w:t>True</w:t>
      </w:r>
    </w:p>
    <w:p w14:paraId="2E36BCBF" w14:textId="77777777" w:rsidR="0001413C" w:rsidRPr="0001413C" w:rsidRDefault="0001413C" w:rsidP="0001413C">
      <w:r w:rsidRPr="0001413C">
        <w:rPr>
          <w:b/>
          <w:bCs/>
        </w:rPr>
        <w:t xml:space="preserve">2. Answer: Incorrect </w:t>
      </w:r>
    </w:p>
    <w:p w14:paraId="04F3B006" w14:textId="77777777" w:rsidR="0001413C" w:rsidRPr="0001413C" w:rsidRDefault="0001413C" w:rsidP="0001413C">
      <w:r w:rsidRPr="0001413C">
        <w:t>False</w:t>
      </w:r>
    </w:p>
    <w:p w14:paraId="13B49858" w14:textId="77777777" w:rsidR="0001413C" w:rsidRPr="0001413C" w:rsidRDefault="0001413C" w:rsidP="0001413C">
      <w:r w:rsidRPr="0001413C">
        <w:rPr>
          <w:b/>
          <w:bCs/>
        </w:rPr>
        <w:t>2. Question :</w:t>
      </w:r>
      <w:r w:rsidRPr="0001413C">
        <w:t xml:space="preserve"> </w:t>
      </w:r>
    </w:p>
    <w:p w14:paraId="12452A5C" w14:textId="77777777" w:rsidR="0001413C" w:rsidRPr="0001413C" w:rsidRDefault="0001413C" w:rsidP="0001413C">
      <w:r w:rsidRPr="0001413C">
        <w:t>If you feel a comment is offensive, even if others don’t, this may be an incident of harassment.</w:t>
      </w:r>
    </w:p>
    <w:p w14:paraId="0276BC5B" w14:textId="77777777" w:rsidR="0001413C" w:rsidRPr="0001413C" w:rsidRDefault="0001413C" w:rsidP="0001413C">
      <w:r w:rsidRPr="0001413C">
        <w:rPr>
          <w:b/>
          <w:bCs/>
        </w:rPr>
        <w:t xml:space="preserve">1. Answer: Correct </w:t>
      </w:r>
    </w:p>
    <w:p w14:paraId="202493A0" w14:textId="77777777" w:rsidR="0001413C" w:rsidRPr="0001413C" w:rsidRDefault="0001413C" w:rsidP="0001413C">
      <w:r w:rsidRPr="0001413C">
        <w:t>True</w:t>
      </w:r>
    </w:p>
    <w:p w14:paraId="36402D2E" w14:textId="77777777" w:rsidR="0001413C" w:rsidRPr="0001413C" w:rsidRDefault="0001413C" w:rsidP="0001413C">
      <w:r w:rsidRPr="0001413C">
        <w:rPr>
          <w:b/>
          <w:bCs/>
        </w:rPr>
        <w:t xml:space="preserve">2. Answer: Incorrect </w:t>
      </w:r>
    </w:p>
    <w:p w14:paraId="57121633" w14:textId="77777777" w:rsidR="0001413C" w:rsidRPr="0001413C" w:rsidRDefault="0001413C" w:rsidP="0001413C">
      <w:r w:rsidRPr="0001413C">
        <w:t>False</w:t>
      </w:r>
    </w:p>
    <w:p w14:paraId="6BEA9038" w14:textId="77777777" w:rsidR="0001413C" w:rsidRPr="0001413C" w:rsidRDefault="0001413C" w:rsidP="0001413C">
      <w:r w:rsidRPr="0001413C">
        <w:rPr>
          <w:b/>
          <w:bCs/>
        </w:rPr>
        <w:t>3. Question :</w:t>
      </w:r>
      <w:r w:rsidRPr="0001413C">
        <w:t xml:space="preserve"> </w:t>
      </w:r>
    </w:p>
    <w:p w14:paraId="20ABB18D" w14:textId="77777777" w:rsidR="0001413C" w:rsidRPr="0001413C" w:rsidRDefault="0001413C" w:rsidP="0001413C">
      <w:r w:rsidRPr="0001413C">
        <w:t>Even if a comment wasn’t meant to offend, it may still be considered harassment based on how others perceive it.</w:t>
      </w:r>
    </w:p>
    <w:p w14:paraId="75C735C7" w14:textId="77777777" w:rsidR="0001413C" w:rsidRPr="0001413C" w:rsidRDefault="0001413C" w:rsidP="0001413C">
      <w:r w:rsidRPr="0001413C">
        <w:rPr>
          <w:b/>
          <w:bCs/>
        </w:rPr>
        <w:t xml:space="preserve">1. Answer: Correct </w:t>
      </w:r>
    </w:p>
    <w:p w14:paraId="7666FF09" w14:textId="77777777" w:rsidR="0001413C" w:rsidRPr="0001413C" w:rsidRDefault="0001413C" w:rsidP="0001413C">
      <w:r w:rsidRPr="0001413C">
        <w:t>True</w:t>
      </w:r>
    </w:p>
    <w:p w14:paraId="68530443" w14:textId="77777777" w:rsidR="0001413C" w:rsidRPr="0001413C" w:rsidRDefault="0001413C" w:rsidP="0001413C">
      <w:r w:rsidRPr="0001413C">
        <w:rPr>
          <w:b/>
          <w:bCs/>
        </w:rPr>
        <w:t xml:space="preserve">2. Answer: Incorrect </w:t>
      </w:r>
    </w:p>
    <w:p w14:paraId="53D77241" w14:textId="77777777" w:rsidR="0001413C" w:rsidRPr="0001413C" w:rsidRDefault="0001413C" w:rsidP="0001413C">
      <w:r w:rsidRPr="0001413C">
        <w:t>False</w:t>
      </w:r>
    </w:p>
    <w:p w14:paraId="0B470162" w14:textId="77777777" w:rsidR="0001413C" w:rsidRPr="0001413C" w:rsidRDefault="0001413C" w:rsidP="0001413C">
      <w:r w:rsidRPr="0001413C">
        <w:rPr>
          <w:b/>
          <w:bCs/>
        </w:rPr>
        <w:t>4. Question :</w:t>
      </w:r>
      <w:r w:rsidRPr="0001413C">
        <w:t xml:space="preserve"> </w:t>
      </w:r>
    </w:p>
    <w:p w14:paraId="3E0CB0F1" w14:textId="77777777" w:rsidR="0001413C" w:rsidRPr="0001413C" w:rsidRDefault="0001413C" w:rsidP="0001413C">
      <w:r w:rsidRPr="0001413C">
        <w:t>When assessing harassment, how a comment is perceived can carry more weight than the intent behind it.</w:t>
      </w:r>
    </w:p>
    <w:p w14:paraId="07ECEB11" w14:textId="77777777" w:rsidR="0001413C" w:rsidRPr="0001413C" w:rsidRDefault="0001413C" w:rsidP="0001413C">
      <w:r w:rsidRPr="0001413C">
        <w:rPr>
          <w:b/>
          <w:bCs/>
        </w:rPr>
        <w:t xml:space="preserve">1. Answer: Correct </w:t>
      </w:r>
    </w:p>
    <w:p w14:paraId="270292AA" w14:textId="77777777" w:rsidR="0001413C" w:rsidRPr="0001413C" w:rsidRDefault="0001413C" w:rsidP="0001413C">
      <w:r w:rsidRPr="0001413C">
        <w:t>True</w:t>
      </w:r>
    </w:p>
    <w:p w14:paraId="28C15309" w14:textId="77777777" w:rsidR="0001413C" w:rsidRPr="0001413C" w:rsidRDefault="0001413C" w:rsidP="0001413C">
      <w:r w:rsidRPr="0001413C">
        <w:rPr>
          <w:b/>
          <w:bCs/>
        </w:rPr>
        <w:t xml:space="preserve">2. Answer: Incorrect </w:t>
      </w:r>
    </w:p>
    <w:p w14:paraId="1B9B3A7E" w14:textId="77777777" w:rsidR="0001413C" w:rsidRPr="0001413C" w:rsidRDefault="0001413C" w:rsidP="0001413C">
      <w:r w:rsidRPr="0001413C">
        <w:t>False</w:t>
      </w:r>
    </w:p>
    <w:p w14:paraId="2D1FAC6C" w14:textId="77777777" w:rsidR="0001413C" w:rsidRPr="0001413C" w:rsidRDefault="0001413C" w:rsidP="0001413C">
      <w:r w:rsidRPr="0001413C">
        <w:rPr>
          <w:b/>
          <w:bCs/>
        </w:rPr>
        <w:t>5. Question :</w:t>
      </w:r>
      <w:r w:rsidRPr="0001413C">
        <w:t xml:space="preserve"> </w:t>
      </w:r>
    </w:p>
    <w:p w14:paraId="33266B00" w14:textId="77777777" w:rsidR="0001413C" w:rsidRPr="0001413C" w:rsidRDefault="0001413C" w:rsidP="0001413C">
      <w:r w:rsidRPr="0001413C">
        <w:t>Employees who assert discrimination claims must show that they suffered an adverse employment action because of their protected class or trait.</w:t>
      </w:r>
    </w:p>
    <w:p w14:paraId="63E3A894" w14:textId="77777777" w:rsidR="0001413C" w:rsidRPr="0001413C" w:rsidRDefault="0001413C" w:rsidP="0001413C">
      <w:r w:rsidRPr="0001413C">
        <w:rPr>
          <w:b/>
          <w:bCs/>
        </w:rPr>
        <w:t xml:space="preserve">1. Answer: Correct </w:t>
      </w:r>
    </w:p>
    <w:p w14:paraId="2FC71DD8" w14:textId="77777777" w:rsidR="0001413C" w:rsidRPr="0001413C" w:rsidRDefault="0001413C" w:rsidP="0001413C">
      <w:r w:rsidRPr="0001413C">
        <w:t>True</w:t>
      </w:r>
    </w:p>
    <w:p w14:paraId="04D0A66A" w14:textId="77777777" w:rsidR="0001413C" w:rsidRPr="0001413C" w:rsidRDefault="0001413C" w:rsidP="0001413C">
      <w:r w:rsidRPr="0001413C">
        <w:rPr>
          <w:b/>
          <w:bCs/>
        </w:rPr>
        <w:t xml:space="preserve">2. Answer: Incorrect </w:t>
      </w:r>
    </w:p>
    <w:p w14:paraId="538CD3CC" w14:textId="77777777" w:rsidR="0001413C" w:rsidRPr="0001413C" w:rsidRDefault="0001413C" w:rsidP="0001413C">
      <w:r w:rsidRPr="0001413C">
        <w:t>False</w:t>
      </w:r>
    </w:p>
    <w:p w14:paraId="5CA62827" w14:textId="77777777" w:rsidR="0001413C" w:rsidRPr="0001413C" w:rsidRDefault="0001413C" w:rsidP="0001413C">
      <w:r w:rsidRPr="0001413C">
        <w:rPr>
          <w:b/>
          <w:bCs/>
        </w:rPr>
        <w:t>6. Question :</w:t>
      </w:r>
      <w:r w:rsidRPr="0001413C">
        <w:t xml:space="preserve"> </w:t>
      </w:r>
    </w:p>
    <w:p w14:paraId="6D5F4159" w14:textId="77777777" w:rsidR="0001413C" w:rsidRPr="0001413C" w:rsidRDefault="0001413C" w:rsidP="0001413C">
      <w:r w:rsidRPr="0001413C">
        <w:t>Owen’s colleague, Sara, made a comment about Cain’s nationality, which is the same as Owen’s. Owen found the comment offensive and thought Cain would think it was too; so he talks to Cain about it privately. Cain said he wasn’t offended by Sara’s comment at all, and actually agreed with her. Even though Owen wasn’t the subject of the comment, this may be an incident of harassment if he was offended.</w:t>
      </w:r>
    </w:p>
    <w:p w14:paraId="7A5AE3B9" w14:textId="77777777" w:rsidR="0001413C" w:rsidRPr="0001413C" w:rsidRDefault="0001413C" w:rsidP="0001413C">
      <w:r w:rsidRPr="0001413C">
        <w:rPr>
          <w:b/>
          <w:bCs/>
        </w:rPr>
        <w:t xml:space="preserve">1. Answer: Correct </w:t>
      </w:r>
    </w:p>
    <w:p w14:paraId="0BDF1BBC" w14:textId="77777777" w:rsidR="0001413C" w:rsidRPr="0001413C" w:rsidRDefault="0001413C" w:rsidP="0001413C">
      <w:r w:rsidRPr="0001413C">
        <w:t>True</w:t>
      </w:r>
    </w:p>
    <w:p w14:paraId="0937A197" w14:textId="77777777" w:rsidR="0001413C" w:rsidRPr="0001413C" w:rsidRDefault="0001413C" w:rsidP="0001413C">
      <w:r w:rsidRPr="0001413C">
        <w:rPr>
          <w:b/>
          <w:bCs/>
        </w:rPr>
        <w:t xml:space="preserve">2. Answer: Incorrect </w:t>
      </w:r>
    </w:p>
    <w:p w14:paraId="363ECA5D" w14:textId="77777777" w:rsidR="0001413C" w:rsidRPr="0001413C" w:rsidRDefault="0001413C" w:rsidP="0001413C">
      <w:r w:rsidRPr="0001413C">
        <w:t>False</w:t>
      </w:r>
    </w:p>
    <w:p w14:paraId="21E62795" w14:textId="77777777" w:rsidR="0001413C" w:rsidRPr="0001413C" w:rsidRDefault="0001413C" w:rsidP="0001413C">
      <w:r w:rsidRPr="0001413C">
        <w:rPr>
          <w:b/>
          <w:bCs/>
        </w:rPr>
        <w:t>7. Question :</w:t>
      </w:r>
      <w:r w:rsidRPr="0001413C">
        <w:t xml:space="preserve"> </w:t>
      </w:r>
    </w:p>
    <w:p w14:paraId="158931C9" w14:textId="77777777" w:rsidR="0001413C" w:rsidRPr="0001413C" w:rsidRDefault="0001413C" w:rsidP="0001413C">
      <w:r w:rsidRPr="0001413C">
        <w:t>Amita’s colleague Joel made a joke about her religion. Amita was offended by the comment, but several colleagues laughed, including some who share her religion. Even if others were not offended, this may still be considered harassment.</w:t>
      </w:r>
    </w:p>
    <w:p w14:paraId="4B479767" w14:textId="77777777" w:rsidR="0001413C" w:rsidRPr="0001413C" w:rsidRDefault="0001413C" w:rsidP="0001413C">
      <w:r w:rsidRPr="0001413C">
        <w:rPr>
          <w:b/>
          <w:bCs/>
        </w:rPr>
        <w:t xml:space="preserve">1. Answer: Correct </w:t>
      </w:r>
    </w:p>
    <w:p w14:paraId="14882AC7" w14:textId="77777777" w:rsidR="0001413C" w:rsidRPr="0001413C" w:rsidRDefault="0001413C" w:rsidP="0001413C">
      <w:r w:rsidRPr="0001413C">
        <w:t>True</w:t>
      </w:r>
    </w:p>
    <w:p w14:paraId="46DDDE66" w14:textId="77777777" w:rsidR="0001413C" w:rsidRPr="0001413C" w:rsidRDefault="0001413C" w:rsidP="0001413C">
      <w:r w:rsidRPr="0001413C">
        <w:rPr>
          <w:b/>
          <w:bCs/>
        </w:rPr>
        <w:t xml:space="preserve">2. Answer: Incorrect </w:t>
      </w:r>
    </w:p>
    <w:p w14:paraId="48A9BB2E" w14:textId="77777777" w:rsidR="0001413C" w:rsidRPr="0001413C" w:rsidRDefault="0001413C" w:rsidP="0001413C">
      <w:r w:rsidRPr="0001413C">
        <w:t>False</w:t>
      </w:r>
    </w:p>
    <w:p w14:paraId="327EC288" w14:textId="77777777" w:rsidR="0001413C" w:rsidRPr="0001413C" w:rsidRDefault="0001413C" w:rsidP="0001413C">
      <w:r w:rsidRPr="0001413C">
        <w:rPr>
          <w:b/>
          <w:bCs/>
        </w:rPr>
        <w:t>8. Question :</w:t>
      </w:r>
      <w:r w:rsidRPr="0001413C">
        <w:t xml:space="preserve"> </w:t>
      </w:r>
    </w:p>
    <w:p w14:paraId="43F9A7AF" w14:textId="77777777" w:rsidR="0001413C" w:rsidRPr="0001413C" w:rsidRDefault="0001413C" w:rsidP="0001413C">
      <w:r w:rsidRPr="0001413C">
        <w:t>Ingrid has just returned to work after having a baby, who is in daycare while Ingrid is at work. Her colleague, Maria, says, “You’re amazing for coming back to work. If I had to leave my kids with a stranger, I wouldn’t be able to come back.” Ingrid is quite offended by that statement, though she knows Maria meant it as a compliment.</w:t>
      </w:r>
    </w:p>
    <w:p w14:paraId="5BA2BAF7" w14:textId="77777777" w:rsidR="0001413C" w:rsidRPr="0001413C" w:rsidRDefault="0001413C" w:rsidP="0001413C">
      <w:r w:rsidRPr="0001413C">
        <w:t>It doesn’t matter that Maria intended this as a compliment, if Ingrid is offended, this may be an incident of harassment.</w:t>
      </w:r>
    </w:p>
    <w:p w14:paraId="0CEB8022" w14:textId="77777777" w:rsidR="0001413C" w:rsidRPr="0001413C" w:rsidRDefault="0001413C" w:rsidP="0001413C">
      <w:r w:rsidRPr="0001413C">
        <w:rPr>
          <w:b/>
          <w:bCs/>
        </w:rPr>
        <w:t xml:space="preserve">1. Answer: Correct </w:t>
      </w:r>
    </w:p>
    <w:p w14:paraId="419F4921" w14:textId="77777777" w:rsidR="0001413C" w:rsidRPr="0001413C" w:rsidRDefault="0001413C" w:rsidP="0001413C">
      <w:r w:rsidRPr="0001413C">
        <w:t>True</w:t>
      </w:r>
    </w:p>
    <w:p w14:paraId="16C55A59" w14:textId="77777777" w:rsidR="0001413C" w:rsidRPr="0001413C" w:rsidRDefault="0001413C" w:rsidP="0001413C">
      <w:r w:rsidRPr="0001413C">
        <w:rPr>
          <w:b/>
          <w:bCs/>
        </w:rPr>
        <w:t xml:space="preserve">2. Answer: Incorrect </w:t>
      </w:r>
    </w:p>
    <w:p w14:paraId="2C27B644" w14:textId="77777777" w:rsidR="0001413C" w:rsidRPr="0001413C" w:rsidRDefault="0001413C" w:rsidP="0001413C">
      <w:r w:rsidRPr="0001413C">
        <w:t>False</w:t>
      </w:r>
    </w:p>
    <w:p w14:paraId="0A880F72" w14:textId="77777777" w:rsidR="0001413C" w:rsidRPr="0001413C" w:rsidRDefault="0001413C" w:rsidP="0001413C">
      <w:r w:rsidRPr="0001413C">
        <w:rPr>
          <w:b/>
          <w:bCs/>
        </w:rPr>
        <w:t>9. Question :</w:t>
      </w:r>
      <w:r w:rsidRPr="0001413C">
        <w:t xml:space="preserve"> </w:t>
      </w:r>
    </w:p>
    <w:p w14:paraId="20C5397F" w14:textId="77777777" w:rsidR="0001413C" w:rsidRPr="0001413C" w:rsidRDefault="0001413C" w:rsidP="0001413C">
      <w:r w:rsidRPr="0001413C">
        <w:t>Devlin’s direct report makes a general comment about gay people. While Devlin is not personally offended, she is concerned that her colleague Cintia, who is a member of the LGBTQ+ community, might feel differently. When Devlin checks in with Cintia, she says she was not offended. Even if Cintia was not offended, others might be, so Devlin should still take the comment seriously.</w:t>
      </w:r>
    </w:p>
    <w:p w14:paraId="493B6FA3" w14:textId="77777777" w:rsidR="0001413C" w:rsidRPr="0001413C" w:rsidRDefault="0001413C" w:rsidP="0001413C">
      <w:r w:rsidRPr="0001413C">
        <w:rPr>
          <w:b/>
          <w:bCs/>
        </w:rPr>
        <w:t xml:space="preserve">1. Answer: Correct </w:t>
      </w:r>
    </w:p>
    <w:p w14:paraId="0836AA64" w14:textId="77777777" w:rsidR="0001413C" w:rsidRPr="0001413C" w:rsidRDefault="0001413C" w:rsidP="0001413C">
      <w:r w:rsidRPr="0001413C">
        <w:t>True</w:t>
      </w:r>
    </w:p>
    <w:p w14:paraId="34338091" w14:textId="77777777" w:rsidR="0001413C" w:rsidRPr="0001413C" w:rsidRDefault="0001413C" w:rsidP="0001413C">
      <w:r w:rsidRPr="0001413C">
        <w:rPr>
          <w:b/>
          <w:bCs/>
        </w:rPr>
        <w:t xml:space="preserve">2. Answer: Incorrect </w:t>
      </w:r>
    </w:p>
    <w:p w14:paraId="36D80408" w14:textId="77777777" w:rsidR="0001413C" w:rsidRPr="0001413C" w:rsidRDefault="0001413C" w:rsidP="0001413C">
      <w:r w:rsidRPr="0001413C">
        <w:t>False</w:t>
      </w:r>
    </w:p>
    <w:p w14:paraId="181F7A14" w14:textId="77777777" w:rsidR="0001413C" w:rsidRPr="0001413C" w:rsidRDefault="0001413C" w:rsidP="0001413C">
      <w:r w:rsidRPr="0001413C">
        <w:rPr>
          <w:b/>
          <w:bCs/>
        </w:rPr>
        <w:t>10. Question :</w:t>
      </w:r>
      <w:r w:rsidRPr="0001413C">
        <w:t xml:space="preserve"> </w:t>
      </w:r>
    </w:p>
    <w:p w14:paraId="0A9B1C92" w14:textId="77777777" w:rsidR="0001413C" w:rsidRPr="0001413C" w:rsidRDefault="0001413C" w:rsidP="0001413C">
      <w:r w:rsidRPr="0001413C">
        <w:t>Mati’s direct report Jamal made a joke during a meeting. Everyone on the team seemed to laugh, including Mati. Later, another team member, Hanora, approaches Mati and explains that she was offended by the joke. Even though Jamal did not intend to offend anyone, Mati should still take Hanora’s complaint seriously and address it appropriately.</w:t>
      </w:r>
    </w:p>
    <w:p w14:paraId="7BA3D591" w14:textId="77777777" w:rsidR="0001413C" w:rsidRPr="0001413C" w:rsidRDefault="0001413C" w:rsidP="0001413C">
      <w:r w:rsidRPr="0001413C">
        <w:rPr>
          <w:b/>
          <w:bCs/>
        </w:rPr>
        <w:t xml:space="preserve">1. Answer: Correct </w:t>
      </w:r>
    </w:p>
    <w:p w14:paraId="57451549" w14:textId="77777777" w:rsidR="0001413C" w:rsidRPr="0001413C" w:rsidRDefault="0001413C" w:rsidP="0001413C">
      <w:r w:rsidRPr="0001413C">
        <w:t>True</w:t>
      </w:r>
    </w:p>
    <w:p w14:paraId="104E63DE" w14:textId="77777777" w:rsidR="0001413C" w:rsidRPr="0001413C" w:rsidRDefault="0001413C" w:rsidP="0001413C">
      <w:r w:rsidRPr="0001413C">
        <w:rPr>
          <w:b/>
          <w:bCs/>
        </w:rPr>
        <w:t xml:space="preserve">2. Answer: Incorrect </w:t>
      </w:r>
    </w:p>
    <w:p w14:paraId="2A5A0707" w14:textId="77777777" w:rsidR="0001413C" w:rsidRPr="0001413C" w:rsidRDefault="0001413C" w:rsidP="0001413C">
      <w:r w:rsidRPr="0001413C">
        <w:t>False</w:t>
      </w:r>
    </w:p>
    <w:p w14:paraId="5ACC670A" w14:textId="77777777" w:rsidR="0001413C" w:rsidRPr="0001413C" w:rsidRDefault="0001413C" w:rsidP="0001413C">
      <w:r w:rsidRPr="0001413C">
        <w:rPr>
          <w:b/>
          <w:bCs/>
        </w:rPr>
        <w:t xml:space="preserve">Number of questions needed to pass ? : </w:t>
      </w:r>
    </w:p>
    <w:p w14:paraId="6E99E01E" w14:textId="77777777" w:rsidR="0001413C" w:rsidRPr="0001413C" w:rsidRDefault="0001413C" w:rsidP="0001413C">
      <w:r w:rsidRPr="0001413C">
        <w:t xml:space="preserve">4 </w:t>
      </w:r>
    </w:p>
    <w:p w14:paraId="2037D7E9" w14:textId="77777777" w:rsidR="0001413C" w:rsidRPr="0001413C" w:rsidRDefault="0001413C" w:rsidP="0001413C">
      <w:r w:rsidRPr="0001413C">
        <w:rPr>
          <w:b/>
          <w:bCs/>
        </w:rPr>
        <w:t>Passed Message</w:t>
      </w:r>
      <w:r w:rsidRPr="0001413C">
        <w:t xml:space="preserve"> </w:t>
      </w:r>
    </w:p>
    <w:p w14:paraId="1962C69C" w14:textId="77777777" w:rsidR="0001413C" w:rsidRPr="0001413C" w:rsidRDefault="0001413C" w:rsidP="0001413C">
      <w:r w:rsidRPr="0001413C">
        <w:rPr>
          <w:b/>
          <w:bCs/>
        </w:rPr>
        <w:t xml:space="preserve">Message text: </w:t>
      </w:r>
    </w:p>
    <w:p w14:paraId="7D6A14A7" w14:textId="77777777" w:rsidR="0001413C" w:rsidRPr="0001413C" w:rsidRDefault="0001413C" w:rsidP="0001413C">
      <w:r w:rsidRPr="0001413C">
        <w:t>You've passed!</w:t>
      </w:r>
    </w:p>
    <w:p w14:paraId="69A73D88" w14:textId="77777777" w:rsidR="0001413C" w:rsidRPr="0001413C" w:rsidRDefault="0001413C" w:rsidP="0001413C">
      <w:r w:rsidRPr="0001413C">
        <w:rPr>
          <w:b/>
          <w:bCs/>
        </w:rPr>
        <w:t>Failed Message</w:t>
      </w:r>
      <w:r w:rsidRPr="0001413C">
        <w:t xml:space="preserve"> </w:t>
      </w:r>
    </w:p>
    <w:p w14:paraId="4FF075C7" w14:textId="77777777" w:rsidR="0001413C" w:rsidRPr="0001413C" w:rsidRDefault="0001413C" w:rsidP="0001413C">
      <w:r w:rsidRPr="0001413C">
        <w:rPr>
          <w:b/>
          <w:bCs/>
        </w:rPr>
        <w:t xml:space="preserve">Message text: </w:t>
      </w:r>
    </w:p>
    <w:p w14:paraId="56E3384C" w14:textId="77777777" w:rsidR="0001413C" w:rsidRPr="0001413C" w:rsidRDefault="0001413C" w:rsidP="0001413C">
      <w:r w:rsidRPr="0001413C">
        <w:t>Sorry, you'll need to retake the assessment.</w:t>
      </w:r>
    </w:p>
    <w:p w14:paraId="65F38FC0" w14:textId="77777777" w:rsidR="0001413C" w:rsidRPr="0001413C" w:rsidRDefault="0001413C" w:rsidP="0001413C">
      <w:r w:rsidRPr="0001413C">
        <w:br w:type="page"/>
      </w:r>
    </w:p>
    <w:p w14:paraId="4BDEB847" w14:textId="77777777" w:rsidR="0001413C" w:rsidRPr="0001413C" w:rsidRDefault="0001413C" w:rsidP="0001413C">
      <w:bookmarkStart w:id="320" w:name="Page_1034798785644361778"/>
      <w:bookmarkEnd w:id="320"/>
      <w:r w:rsidRPr="0001413C">
        <w:rPr>
          <w:b/>
          <w:bCs/>
        </w:rPr>
        <w:t>Page Number:</w:t>
      </w:r>
      <w:r w:rsidRPr="0001413C">
        <w:t xml:space="preserve"> 96 </w:t>
      </w:r>
    </w:p>
    <w:p w14:paraId="3A505B7A" w14:textId="77777777" w:rsidR="0001413C" w:rsidRPr="0001413C" w:rsidRDefault="0001413C" w:rsidP="0001413C">
      <w:r w:rsidRPr="0001413C">
        <w:rPr>
          <w:b/>
          <w:bCs/>
        </w:rPr>
        <w:t>Lesson 31:</w:t>
      </w:r>
      <w:r w:rsidRPr="0001413C">
        <w:t xml:space="preserve"> Intent vs. Perception </w:t>
      </w:r>
    </w:p>
    <w:p w14:paraId="37D22F70" w14:textId="77777777" w:rsidR="0001413C" w:rsidRPr="0001413C" w:rsidRDefault="0001413C" w:rsidP="0001413C">
      <w:r w:rsidRPr="0001413C">
        <w:rPr>
          <w:b/>
          <w:bCs/>
        </w:rPr>
        <w:t xml:space="preserve">Click and Reveal Template / LTR / Random </w:t>
      </w:r>
    </w:p>
    <w:p w14:paraId="1572A68B" w14:textId="77777777" w:rsidR="0001413C" w:rsidRPr="0001413C" w:rsidRDefault="0001413C" w:rsidP="0001413C">
      <w:r w:rsidRPr="0001413C">
        <w:rPr>
          <w:b/>
          <w:bCs/>
        </w:rPr>
        <w:t>Content Title:</w:t>
      </w:r>
      <w:r w:rsidRPr="0001413C">
        <w:t xml:space="preserve"> </w:t>
      </w:r>
    </w:p>
    <w:p w14:paraId="6A6BE794" w14:textId="77777777" w:rsidR="0001413C" w:rsidRPr="0001413C" w:rsidRDefault="0001413C" w:rsidP="0001413C">
      <w:r w:rsidRPr="0001413C">
        <w:t xml:space="preserve">Intent vs. Perception </w:t>
      </w:r>
    </w:p>
    <w:p w14:paraId="48A004BD" w14:textId="77777777" w:rsidR="0001413C" w:rsidRPr="0001413C" w:rsidRDefault="0001413C" w:rsidP="0001413C">
      <w:r w:rsidRPr="0001413C">
        <w:rPr>
          <w:b/>
          <w:bCs/>
        </w:rPr>
        <w:t>Content Description:</w:t>
      </w:r>
    </w:p>
    <w:p w14:paraId="3DE296AF" w14:textId="77777777" w:rsidR="0001413C" w:rsidRPr="0001413C" w:rsidRDefault="0001413C" w:rsidP="0001413C">
      <w:r w:rsidRPr="0001413C">
        <w:t>Select each topic to examine the concept of intent vs. perception in a real-life example.</w:t>
      </w:r>
    </w:p>
    <w:p w14:paraId="38BB911D" w14:textId="77777777" w:rsidR="0001413C" w:rsidRPr="0001413C" w:rsidRDefault="0001413C" w:rsidP="1EEBFF08">
      <w:pPr>
        <w:rPr>
          <w:b/>
          <w:bCs/>
        </w:rPr>
      </w:pPr>
      <w:commentRangeStart w:id="321"/>
      <w:r w:rsidRPr="1EEBFF08">
        <w:rPr>
          <w:b/>
          <w:bCs/>
        </w:rPr>
        <w:t xml:space="preserve">Reveal Content for Desktop: </w:t>
      </w:r>
      <w:commentRangeEnd w:id="321"/>
      <w:r>
        <w:commentReference w:id="321"/>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183"/>
        <w:gridCol w:w="3594"/>
        <w:gridCol w:w="1426"/>
        <w:gridCol w:w="1149"/>
      </w:tblGrid>
      <w:tr w:rsidR="0001413C" w:rsidRPr="0001413C" w14:paraId="403E608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BAE1B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71538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09EA1D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B44EC3" w14:textId="77777777" w:rsidR="0001413C" w:rsidRPr="0001413C" w:rsidRDefault="0001413C" w:rsidP="0001413C">
            <w:pPr>
              <w:rPr>
                <w:b/>
                <w:bCs/>
              </w:rPr>
            </w:pPr>
            <w:r w:rsidRPr="0001413C">
              <w:rPr>
                <w:b/>
                <w:bCs/>
              </w:rPr>
              <w:t>Alternate Text</w:t>
            </w:r>
          </w:p>
        </w:tc>
      </w:tr>
      <w:tr w:rsidR="0001413C" w:rsidRPr="0001413C" w14:paraId="2CBC294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095AFB" w14:textId="77777777" w:rsidR="0001413C" w:rsidRPr="0001413C" w:rsidRDefault="0001413C" w:rsidP="0001413C">
            <w:r w:rsidRPr="0001413C">
              <w:t xml:space="preserve">Michael and Isabella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F41D68" w14:textId="77777777" w:rsidR="0001413C" w:rsidRPr="0001413C" w:rsidRDefault="0001413C" w:rsidP="0001413C">
            <w:r w:rsidRPr="0001413C">
              <w:t>Michael and Isabella both work in the same department. On a number of occasions, Michael has commented on Isabella’s clothing. Today he told her that she looks really good in her skirt. How does Isabella perceive the comment? What could be the intent of Michael’s comment? Is this an example of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1910E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AA1389" w14:textId="77777777" w:rsidR="0001413C" w:rsidRPr="0001413C" w:rsidRDefault="0001413C" w:rsidP="0001413C"/>
        </w:tc>
      </w:tr>
      <w:tr w:rsidR="0001413C" w:rsidRPr="0001413C" w14:paraId="165F1EE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88D067" w14:textId="77777777" w:rsidR="0001413C" w:rsidRPr="0001413C" w:rsidRDefault="0001413C" w:rsidP="0001413C">
            <w:r w:rsidRPr="0001413C">
              <w:t xml:space="preserve">What Is the Difference?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AFD510" w14:textId="77777777" w:rsidR="0001413C" w:rsidRPr="0001413C" w:rsidRDefault="0001413C" w:rsidP="0001413C">
            <w:r w:rsidRPr="0001413C">
              <w:t xml:space="preserve">An important element in this situation is the difference between intent and perception. Sometimes we are unaware that our words or tone may be interpreted differently by the individual we are addressing. </w:t>
            </w:r>
          </w:p>
          <w:p w14:paraId="148D91E5" w14:textId="77777777" w:rsidR="0001413C" w:rsidRPr="0001413C" w:rsidRDefault="0001413C" w:rsidP="0001413C">
            <w:r w:rsidRPr="0001413C">
              <w:t>What you may intend to be a harmless comment or action may be perceived differently by the person on the receiving end.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22B1D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0C7E89" w14:textId="77777777" w:rsidR="0001413C" w:rsidRPr="0001413C" w:rsidRDefault="0001413C" w:rsidP="0001413C"/>
        </w:tc>
      </w:tr>
      <w:tr w:rsidR="0001413C" w:rsidRPr="0001413C" w14:paraId="2E3BDF4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31EC58" w14:textId="77777777" w:rsidR="0001413C" w:rsidRPr="0001413C" w:rsidRDefault="0001413C" w:rsidP="0001413C">
            <w:r w:rsidRPr="0001413C">
              <w:t xml:space="preserve">In This Case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44D70B" w14:textId="77777777" w:rsidR="0001413C" w:rsidRPr="0001413C" w:rsidRDefault="0001413C" w:rsidP="0001413C">
            <w:r w:rsidRPr="0001413C">
              <w:t>In this case, Michael may feel he’s just complimenting Isabella, but she may perceive his comment as a sexual advance.</w:t>
            </w:r>
            <w:r w:rsidRPr="0001413C">
              <w:br/>
            </w:r>
            <w:r w:rsidRPr="0001413C">
              <w:br/>
              <w:t>Whether or not you think something is just harmless fun or a friendly comment, you need to abide by our guidelines to avoid the perception of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FA8A2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91D242" w14:textId="77777777" w:rsidR="0001413C" w:rsidRPr="0001413C" w:rsidRDefault="0001413C" w:rsidP="0001413C"/>
        </w:tc>
      </w:tr>
      <w:tr w:rsidR="0001413C" w:rsidRPr="0001413C" w14:paraId="76C4882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F19490" w14:textId="77777777" w:rsidR="0001413C" w:rsidRPr="0001413C" w:rsidRDefault="0001413C" w:rsidP="0001413C">
            <w:r w:rsidRPr="0001413C">
              <w:t xml:space="preserve">Burden of Proof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DD361F" w14:textId="77777777" w:rsidR="0001413C" w:rsidRPr="0001413C" w:rsidRDefault="0001413C" w:rsidP="0001413C">
            <w:r w:rsidRPr="0001413C">
              <w:t>If Isabella feels harassed by Michael’s actions, and she wants to file a harassment or discrimination claim, it will be up to her to prove that the harassment or discrimination occurred.</w:t>
            </w:r>
          </w:p>
          <w:p w14:paraId="68722CFC" w14:textId="77777777" w:rsidR="0001413C" w:rsidRPr="0001413C" w:rsidRDefault="0001413C" w:rsidP="0001413C">
            <w:r w:rsidRPr="0001413C">
              <w:t>Of course, she may raise her concern internally, and the company will investigate to uncover the facts. We'd encourage all employees to raise issues through internal channels first, so that the company can have the opportunity to investigate fully and take the appropriate action. If you ever need to report an instance of harassment, or even a concern, you can find out who to contact in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34A4B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9F491C" w14:textId="77777777" w:rsidR="0001413C" w:rsidRPr="0001413C" w:rsidRDefault="0001413C" w:rsidP="0001413C"/>
        </w:tc>
      </w:tr>
      <w:tr w:rsidR="0001413C" w:rsidRPr="0001413C" w14:paraId="2AB7221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A8C105" w14:textId="77777777" w:rsidR="0001413C" w:rsidRPr="0001413C" w:rsidRDefault="0001413C" w:rsidP="0001413C">
            <w:r w:rsidRPr="0001413C">
              <w:t xml:space="preserve">The Importance of Perception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01D022" w14:textId="77777777" w:rsidR="0001413C" w:rsidRPr="0001413C" w:rsidRDefault="0001413C" w:rsidP="0001413C">
            <w:r w:rsidRPr="0001413C">
              <w:t>To put it another way, Michael might ‘intend’ that his comments toward his colleague are innocent, but Isabella may take offense at what was said or done, regardless. She may 'perceive' that his comments were offensive.</w:t>
            </w:r>
          </w:p>
          <w:p w14:paraId="5D9A70CE" w14:textId="77777777" w:rsidR="0001413C" w:rsidRPr="0001413C" w:rsidRDefault="0001413C" w:rsidP="0001413C">
            <w:r w:rsidRPr="0001413C">
              <w:t>Perception is much more important than intent.</w:t>
            </w:r>
          </w:p>
          <w:p w14:paraId="08E6817B"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01FBB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225F83" w14:textId="77777777" w:rsidR="0001413C" w:rsidRPr="0001413C" w:rsidRDefault="0001413C" w:rsidP="0001413C"/>
        </w:tc>
      </w:tr>
    </w:tbl>
    <w:p w14:paraId="4EA3D62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ED3374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E5B4B1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F5BAE2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350C6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2A678C" w14:textId="77777777" w:rsidR="0001413C" w:rsidRPr="0001413C" w:rsidRDefault="0001413C" w:rsidP="0001413C">
            <w:pPr>
              <w:rPr>
                <w:b/>
                <w:bCs/>
              </w:rPr>
            </w:pPr>
            <w:r w:rsidRPr="0001413C">
              <w:rPr>
                <w:b/>
                <w:bCs/>
              </w:rPr>
              <w:t>Alternate Text</w:t>
            </w:r>
          </w:p>
        </w:tc>
      </w:tr>
      <w:tr w:rsidR="0001413C" w:rsidRPr="0001413C" w14:paraId="323ABCA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FD962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7763D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3CFB2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7AEF4A" w14:textId="77777777" w:rsidR="0001413C" w:rsidRPr="0001413C" w:rsidRDefault="0001413C" w:rsidP="0001413C"/>
        </w:tc>
      </w:tr>
    </w:tbl>
    <w:p w14:paraId="12652E0A" w14:textId="77777777" w:rsidR="0001413C" w:rsidRPr="0001413C" w:rsidRDefault="0001413C" w:rsidP="0001413C">
      <w:r w:rsidRPr="0001413C">
        <w:rPr>
          <w:b/>
          <w:bCs/>
        </w:rPr>
        <w:t>Audio Transcript Text:</w:t>
      </w:r>
      <w:r w:rsidRPr="0001413C">
        <w:t xml:space="preserve"> </w:t>
      </w:r>
    </w:p>
    <w:p w14:paraId="4EA3EC68" w14:textId="77777777" w:rsidR="0001413C" w:rsidRPr="0001413C" w:rsidRDefault="0001413C" w:rsidP="0001413C">
      <w:r w:rsidRPr="0001413C">
        <w:t>Now we'll look at a real-life example.</w:t>
      </w:r>
    </w:p>
    <w:p w14:paraId="01B12328" w14:textId="77777777" w:rsidR="0001413C" w:rsidRPr="0001413C" w:rsidRDefault="0001413C" w:rsidP="0001413C">
      <w:r w:rsidRPr="0001413C">
        <w:br w:type="page"/>
      </w:r>
    </w:p>
    <w:p w14:paraId="039E730D" w14:textId="77777777" w:rsidR="0001413C" w:rsidRPr="0001413C" w:rsidRDefault="0001413C" w:rsidP="0001413C">
      <w:bookmarkStart w:id="322" w:name="Page_9222593459926275763"/>
      <w:bookmarkEnd w:id="322"/>
      <w:r w:rsidRPr="0001413C">
        <w:rPr>
          <w:b/>
          <w:bCs/>
        </w:rPr>
        <w:t>Page Number:</w:t>
      </w:r>
      <w:r w:rsidRPr="0001413C">
        <w:t xml:space="preserve"> 97 </w:t>
      </w:r>
    </w:p>
    <w:p w14:paraId="70B07212" w14:textId="77777777" w:rsidR="0001413C" w:rsidRPr="0001413C" w:rsidRDefault="0001413C" w:rsidP="0001413C">
      <w:r w:rsidRPr="0001413C">
        <w:rPr>
          <w:b/>
          <w:bCs/>
        </w:rPr>
        <w:t>Lesson 31:</w:t>
      </w:r>
      <w:r w:rsidRPr="0001413C">
        <w:t xml:space="preserve"> Intent vs. Perception </w:t>
      </w:r>
    </w:p>
    <w:p w14:paraId="3C14FDCA" w14:textId="77777777" w:rsidR="0001413C" w:rsidRPr="0001413C" w:rsidRDefault="0001413C" w:rsidP="0001413C">
      <w:r w:rsidRPr="0001413C">
        <w:rPr>
          <w:b/>
          <w:bCs/>
        </w:rPr>
        <w:t xml:space="preserve">Video Template </w:t>
      </w:r>
    </w:p>
    <w:p w14:paraId="0C58F040" w14:textId="77777777" w:rsidR="0001413C" w:rsidRPr="0001413C" w:rsidRDefault="0001413C" w:rsidP="0001413C">
      <w:r w:rsidRPr="0001413C">
        <w:rPr>
          <w:b/>
          <w:bCs/>
        </w:rPr>
        <w:t>Content Title:</w:t>
      </w:r>
      <w:r w:rsidRPr="0001413C">
        <w:t xml:space="preserve"> </w:t>
      </w:r>
    </w:p>
    <w:p w14:paraId="4B056DC3" w14:textId="77777777" w:rsidR="0001413C" w:rsidRPr="0001413C" w:rsidRDefault="0001413C" w:rsidP="0001413C">
      <w:r w:rsidRPr="0001413C">
        <w:t xml:space="preserve">Tariq’s Dilemma </w:t>
      </w:r>
    </w:p>
    <w:p w14:paraId="2A50B99E" w14:textId="77777777" w:rsidR="0001413C" w:rsidRPr="0001413C" w:rsidRDefault="0001413C" w:rsidP="0001413C">
      <w:r w:rsidRPr="0001413C">
        <w:rPr>
          <w:b/>
          <w:bCs/>
        </w:rPr>
        <w:t>Audio Transcript Text:</w:t>
      </w:r>
      <w:r w:rsidRPr="0001413C">
        <w:t xml:space="preserve"> </w:t>
      </w:r>
    </w:p>
    <w:p w14:paraId="75EDABD3" w14:textId="77777777" w:rsidR="0001413C" w:rsidRPr="0001413C" w:rsidRDefault="0001413C" w:rsidP="0001413C">
      <w:r w:rsidRPr="0001413C">
        <w:t>Leah has trouble pronouncing my name and says she just plans on calling me Ricky. When I asked her to call me Tariq, she shrugged her shoulders. Our colleague Sam just laughed and told me not to be so stuck up about it. Now they won’t invite me to lunch, and I know that’s when they talk about strategy, which I want to be a part of.</w:t>
      </w:r>
    </w:p>
    <w:p w14:paraId="39E5BE28" w14:textId="77777777" w:rsidR="0001413C" w:rsidRPr="0001413C" w:rsidRDefault="0001413C" w:rsidP="0001413C">
      <w:r w:rsidRPr="0001413C">
        <w:br w:type="page"/>
      </w:r>
    </w:p>
    <w:p w14:paraId="3DBCCBCA" w14:textId="77777777" w:rsidR="0001413C" w:rsidRPr="0001413C" w:rsidRDefault="0001413C" w:rsidP="0001413C">
      <w:bookmarkStart w:id="323" w:name="Page_1149748680016695638"/>
      <w:bookmarkEnd w:id="323"/>
      <w:r w:rsidRPr="0001413C">
        <w:rPr>
          <w:b/>
          <w:bCs/>
        </w:rPr>
        <w:t>Page Number:</w:t>
      </w:r>
      <w:r w:rsidRPr="0001413C">
        <w:t xml:space="preserve"> 98 </w:t>
      </w:r>
    </w:p>
    <w:p w14:paraId="0EE2D442" w14:textId="77777777" w:rsidR="0001413C" w:rsidRPr="0001413C" w:rsidRDefault="0001413C" w:rsidP="0001413C">
      <w:r w:rsidRPr="0001413C">
        <w:rPr>
          <w:b/>
          <w:bCs/>
        </w:rPr>
        <w:t>Lesson 31:</w:t>
      </w:r>
      <w:r w:rsidRPr="0001413C">
        <w:t xml:space="preserve"> Intent vs. Perception </w:t>
      </w:r>
    </w:p>
    <w:p w14:paraId="2EF5B395" w14:textId="77777777" w:rsidR="0001413C" w:rsidRPr="0001413C" w:rsidRDefault="0001413C" w:rsidP="0001413C">
      <w:r w:rsidRPr="0001413C">
        <w:rPr>
          <w:b/>
          <w:bCs/>
        </w:rPr>
        <w:t xml:space="preserve">Question and Answer Template / Text / LTR </w:t>
      </w:r>
    </w:p>
    <w:p w14:paraId="22F7192C" w14:textId="77777777" w:rsidR="0001413C" w:rsidRPr="0001413C" w:rsidRDefault="0001413C" w:rsidP="0001413C">
      <w:r w:rsidRPr="0001413C">
        <w:rPr>
          <w:b/>
          <w:bCs/>
        </w:rPr>
        <w:t>Content Title:</w:t>
      </w:r>
      <w:r w:rsidRPr="0001413C">
        <w:t xml:space="preserve"> </w:t>
      </w:r>
    </w:p>
    <w:p w14:paraId="7C8D6FBE" w14:textId="77777777" w:rsidR="0001413C" w:rsidRPr="0001413C" w:rsidRDefault="0001413C" w:rsidP="0001413C">
      <w:r w:rsidRPr="0001413C">
        <w:t xml:space="preserve">Proof of General Discrimination </w:t>
      </w:r>
    </w:p>
    <w:p w14:paraId="5904C628" w14:textId="77777777" w:rsidR="0001413C" w:rsidRPr="0001413C" w:rsidRDefault="0001413C" w:rsidP="0001413C">
      <w:r w:rsidRPr="0001413C">
        <w:rPr>
          <w:b/>
          <w:bCs/>
        </w:rPr>
        <w:t>Content Description:</w:t>
      </w:r>
    </w:p>
    <w:p w14:paraId="2732C95F" w14:textId="77777777" w:rsidR="0001413C" w:rsidRPr="0001413C" w:rsidRDefault="0001413C" w:rsidP="0001413C">
      <w:r w:rsidRPr="0001413C">
        <w:t>Tariq just joined Leah and Sam’s team. Leah has trouble pronouncing Tariq’s name and has told Tariq that she just plans to call him Ricky, which is easier. When Tariq asked Leah to call him by his actual name, Sam laughed and said, “Don’t be so stuck up.”</w:t>
      </w:r>
    </w:p>
    <w:p w14:paraId="6263F702" w14:textId="77777777" w:rsidR="0001413C" w:rsidRPr="0001413C" w:rsidRDefault="0001413C" w:rsidP="0001413C">
      <w:r w:rsidRPr="0001413C">
        <w:t>Leah and Sam refuse to invite Tariq to lunch and other team outings. Tariq feels very left out and has not been able to participate in certain team conversations about strategy, which often occur over the weekly team lunch meetings.</w:t>
      </w:r>
    </w:p>
    <w:p w14:paraId="3007FC17" w14:textId="77777777" w:rsidR="0001413C" w:rsidRPr="0001413C" w:rsidRDefault="0001413C" w:rsidP="0001413C">
      <w:r w:rsidRPr="0001413C">
        <w:t>Tariq wonders if this could be an example of unlawful discrimination.</w:t>
      </w:r>
    </w:p>
    <w:p w14:paraId="3D5EDB91" w14:textId="77777777" w:rsidR="0001413C" w:rsidRPr="0001413C" w:rsidRDefault="0001413C" w:rsidP="0001413C">
      <w:r w:rsidRPr="0001413C">
        <w:rPr>
          <w:b/>
          <w:bCs/>
        </w:rPr>
        <w:t>Question:</w:t>
      </w:r>
      <w:r w:rsidRPr="0001413C">
        <w:t xml:space="preserve"> </w:t>
      </w:r>
    </w:p>
    <w:p w14:paraId="7B1A2203" w14:textId="77777777" w:rsidR="0001413C" w:rsidRPr="0001413C" w:rsidRDefault="0001413C" w:rsidP="0001413C">
      <w:r w:rsidRPr="0001413C">
        <w:t>Select the two correct options.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D4A88D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497D336"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F8E9DDA" w14:textId="77777777" w:rsidR="0001413C" w:rsidRPr="0001413C" w:rsidRDefault="0001413C" w:rsidP="0001413C">
            <w:pPr>
              <w:rPr>
                <w:b/>
                <w:bCs/>
              </w:rPr>
            </w:pPr>
            <w:r w:rsidRPr="0001413C">
              <w:rPr>
                <w:b/>
                <w:bCs/>
              </w:rPr>
              <w:t>Answer</w:t>
            </w:r>
          </w:p>
        </w:tc>
      </w:tr>
      <w:tr w:rsidR="0001413C" w:rsidRPr="0001413C" w14:paraId="01726BC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7169D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F72C7D" w14:textId="77777777" w:rsidR="0001413C" w:rsidRPr="0001413C" w:rsidRDefault="0001413C" w:rsidP="0001413C">
            <w:r w:rsidRPr="0001413C">
              <w:t>No, because names are not a protected class.</w:t>
            </w:r>
          </w:p>
        </w:tc>
      </w:tr>
      <w:tr w:rsidR="0001413C" w:rsidRPr="0001413C" w14:paraId="259777F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9DD696"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3E06CB" w14:textId="77777777" w:rsidR="0001413C" w:rsidRPr="0001413C" w:rsidRDefault="0001413C" w:rsidP="0001413C">
            <w:r w:rsidRPr="0001413C">
              <w:t>No, because Leah has trouble pronouncing foreign-sounding names.</w:t>
            </w:r>
          </w:p>
        </w:tc>
      </w:tr>
      <w:tr w:rsidR="0001413C" w:rsidRPr="0001413C" w14:paraId="7ADECC7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E23B9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13CE52" w14:textId="77777777" w:rsidR="0001413C" w:rsidRPr="0001413C" w:rsidRDefault="0001413C" w:rsidP="0001413C">
            <w:r w:rsidRPr="0001413C">
              <w:t>Yes, if he can show that he suffered an adverse employment action because of his protected class or trait.</w:t>
            </w:r>
          </w:p>
        </w:tc>
      </w:tr>
      <w:tr w:rsidR="0001413C" w:rsidRPr="0001413C" w14:paraId="7682D95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56152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75FD4B" w14:textId="77777777" w:rsidR="0001413C" w:rsidRPr="0001413C" w:rsidRDefault="0001413C" w:rsidP="0001413C">
            <w:r w:rsidRPr="0001413C">
              <w:t>Yes, because Leah may be creating a severe and pervasive hostile work environment based on Tariq’s national origin.</w:t>
            </w:r>
          </w:p>
        </w:tc>
      </w:tr>
    </w:tbl>
    <w:p w14:paraId="14D90087"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3F602BF" w14:textId="77777777" w:rsidR="0001413C" w:rsidRPr="0001413C" w:rsidRDefault="0001413C" w:rsidP="0001413C">
      <w:r w:rsidRPr="0001413C">
        <w:br w:type="page"/>
      </w:r>
    </w:p>
    <w:p w14:paraId="6FD45311" w14:textId="77777777" w:rsidR="0001413C" w:rsidRPr="0001413C" w:rsidRDefault="0001413C" w:rsidP="0001413C">
      <w:bookmarkStart w:id="324" w:name="Page_2341387049836121121"/>
      <w:bookmarkEnd w:id="324"/>
      <w:r w:rsidRPr="0001413C">
        <w:rPr>
          <w:b/>
          <w:bCs/>
        </w:rPr>
        <w:t>Page Number:</w:t>
      </w:r>
      <w:r w:rsidRPr="0001413C">
        <w:t xml:space="preserve"> 99 </w:t>
      </w:r>
    </w:p>
    <w:p w14:paraId="3F83B2C7" w14:textId="77777777" w:rsidR="0001413C" w:rsidRPr="0001413C" w:rsidRDefault="0001413C" w:rsidP="0001413C">
      <w:r w:rsidRPr="0001413C">
        <w:rPr>
          <w:b/>
          <w:bCs/>
        </w:rPr>
        <w:t>Lesson 31:</w:t>
      </w:r>
      <w:r w:rsidRPr="0001413C">
        <w:t xml:space="preserve"> Intent vs. Perception </w:t>
      </w:r>
    </w:p>
    <w:p w14:paraId="3A6E6305" w14:textId="77777777" w:rsidR="0001413C" w:rsidRPr="0001413C" w:rsidRDefault="0001413C" w:rsidP="0001413C">
      <w:r w:rsidRPr="0001413C">
        <w:rPr>
          <w:b/>
          <w:bCs/>
        </w:rPr>
        <w:t xml:space="preserve">Text and Image Template / Text Only </w:t>
      </w:r>
    </w:p>
    <w:p w14:paraId="37D991C8" w14:textId="77777777" w:rsidR="0001413C" w:rsidRPr="0001413C" w:rsidRDefault="0001413C" w:rsidP="0001413C">
      <w:r w:rsidRPr="0001413C">
        <w:rPr>
          <w:b/>
          <w:bCs/>
        </w:rPr>
        <w:t>Content Title:</w:t>
      </w:r>
      <w:r w:rsidRPr="0001413C">
        <w:t xml:space="preserve"> </w:t>
      </w:r>
    </w:p>
    <w:p w14:paraId="30BA6CC4" w14:textId="77777777" w:rsidR="0001413C" w:rsidRPr="0001413C" w:rsidRDefault="0001413C" w:rsidP="0001413C">
      <w:r w:rsidRPr="0001413C">
        <w:t xml:space="preserve">Remember… </w:t>
      </w:r>
    </w:p>
    <w:p w14:paraId="7AEB5D23" w14:textId="77777777" w:rsidR="0001413C" w:rsidRPr="0001413C" w:rsidRDefault="0001413C" w:rsidP="0001413C">
      <w:r w:rsidRPr="0001413C">
        <w:br/>
      </w:r>
      <w:r w:rsidRPr="0001413C">
        <w:rPr>
          <w:b/>
          <w:bCs/>
        </w:rPr>
        <w:t>Column 1 Text:</w:t>
      </w:r>
      <w:r w:rsidRPr="0001413C">
        <w:t xml:space="preserve"> </w:t>
      </w:r>
    </w:p>
    <w:p w14:paraId="326101ED" w14:textId="77777777" w:rsidR="0001413C" w:rsidRPr="0001413C" w:rsidRDefault="0001413C" w:rsidP="0001413C">
      <w:r w:rsidRPr="0001413C">
        <w:t>Tariq may have a viable claim for discrimination if he can show that Leah’s actions were intentional and her bias was a determinative factor in the decision not to invite him to lunch and other team meetings.</w:t>
      </w:r>
    </w:p>
    <w:p w14:paraId="4E939E77" w14:textId="77777777" w:rsidR="0001413C" w:rsidRPr="0001413C" w:rsidRDefault="0001413C" w:rsidP="0001413C">
      <w:r w:rsidRPr="0001413C">
        <w:t>Although rarely encountered, discrimination claims can also be proved by direct evidence of the individual’s discriminatory intent.</w:t>
      </w:r>
    </w:p>
    <w:p w14:paraId="10330C02" w14:textId="77777777" w:rsidR="0001413C" w:rsidRPr="0001413C" w:rsidRDefault="0001413C" w:rsidP="0001413C">
      <w:r w:rsidRPr="0001413C">
        <w:t>For example, if Leah had told Tariq that because of his national origin, ancestry, or race, she would not invite him to team meetings, that would be direct evidence of discriminatory intent by Leah.</w:t>
      </w:r>
    </w:p>
    <w:p w14:paraId="116054DD" w14:textId="77777777" w:rsidR="0001413C" w:rsidRPr="0001413C" w:rsidRDefault="0001413C" w:rsidP="0001413C">
      <w:r w:rsidRPr="0001413C">
        <w:t>Remember – employees who assert discrimination claims must show that they suffered an adverse employment action because of their protected class or trait. Proof of this “causal connection” is at the heart of employment claims.</w:t>
      </w:r>
    </w:p>
    <w:p w14:paraId="37A4553D" w14:textId="77777777" w:rsidR="0001413C" w:rsidRPr="0001413C" w:rsidRDefault="0001413C" w:rsidP="0001413C">
      <w:r w:rsidRPr="0001413C">
        <w:rPr>
          <w:b/>
          <w:bCs/>
        </w:rPr>
        <w:t>Audio Transcript Text:</w:t>
      </w:r>
      <w:r w:rsidRPr="0001413C">
        <w:t xml:space="preserve"> </w:t>
      </w:r>
    </w:p>
    <w:p w14:paraId="3666CC6B" w14:textId="77777777" w:rsidR="0001413C" w:rsidRPr="0001413C" w:rsidRDefault="0001413C" w:rsidP="0001413C">
      <w:r w:rsidRPr="0001413C">
        <w:t>Thanks for your help.</w:t>
      </w:r>
    </w:p>
    <w:p w14:paraId="20BCF4BF" w14:textId="77777777" w:rsidR="0001413C" w:rsidRPr="0001413C" w:rsidRDefault="0001413C" w:rsidP="0001413C">
      <w:r w:rsidRPr="0001413C">
        <w:br w:type="page"/>
      </w:r>
    </w:p>
    <w:p w14:paraId="0C060EFE" w14:textId="77777777" w:rsidR="0001413C" w:rsidRPr="0001413C" w:rsidRDefault="0001413C" w:rsidP="0001413C">
      <w:bookmarkStart w:id="325" w:name="Page_291780423473666590"/>
      <w:bookmarkEnd w:id="325"/>
      <w:r w:rsidRPr="0001413C">
        <w:rPr>
          <w:b/>
          <w:bCs/>
        </w:rPr>
        <w:t>Page Number:</w:t>
      </w:r>
      <w:r w:rsidRPr="0001413C">
        <w:t xml:space="preserve"> 100 </w:t>
      </w:r>
    </w:p>
    <w:p w14:paraId="5F79E450" w14:textId="77777777" w:rsidR="0001413C" w:rsidRPr="0001413C" w:rsidRDefault="0001413C" w:rsidP="0001413C">
      <w:r w:rsidRPr="0001413C">
        <w:rPr>
          <w:b/>
          <w:bCs/>
        </w:rPr>
        <w:t>Lesson 31:</w:t>
      </w:r>
      <w:r w:rsidRPr="0001413C">
        <w:t xml:space="preserve"> Intent vs. Perception </w:t>
      </w:r>
    </w:p>
    <w:p w14:paraId="6238BA2F" w14:textId="77777777" w:rsidR="0001413C" w:rsidRPr="0001413C" w:rsidRDefault="0001413C" w:rsidP="0001413C">
      <w:r w:rsidRPr="0001413C">
        <w:rPr>
          <w:b/>
          <w:bCs/>
        </w:rPr>
        <w:t xml:space="preserve">Video Template </w:t>
      </w:r>
    </w:p>
    <w:p w14:paraId="354B9735" w14:textId="77777777" w:rsidR="0001413C" w:rsidRPr="0001413C" w:rsidRDefault="0001413C" w:rsidP="0001413C">
      <w:r w:rsidRPr="0001413C">
        <w:rPr>
          <w:b/>
          <w:bCs/>
        </w:rPr>
        <w:t>Content Title:</w:t>
      </w:r>
      <w:r w:rsidRPr="0001413C">
        <w:t xml:space="preserve"> </w:t>
      </w:r>
    </w:p>
    <w:p w14:paraId="2FF4A8F1" w14:textId="77777777" w:rsidR="0001413C" w:rsidRPr="0001413C" w:rsidRDefault="0001413C" w:rsidP="0001413C">
      <w:r w:rsidRPr="0001413C">
        <w:t xml:space="preserve">Aung’s Dilemma </w:t>
      </w:r>
    </w:p>
    <w:p w14:paraId="5801F37A" w14:textId="77777777" w:rsidR="0001413C" w:rsidRPr="0001413C" w:rsidRDefault="0001413C" w:rsidP="0001413C">
      <w:r w:rsidRPr="0001413C">
        <w:rPr>
          <w:b/>
          <w:bCs/>
        </w:rPr>
        <w:t>Audio Transcript Text:</w:t>
      </w:r>
      <w:r w:rsidRPr="0001413C">
        <w:t xml:space="preserve"> </w:t>
      </w:r>
    </w:p>
    <w:p w14:paraId="5DE66590" w14:textId="77777777" w:rsidR="0001413C" w:rsidRPr="0001413C" w:rsidRDefault="0001413C" w:rsidP="0001413C">
      <w:r w:rsidRPr="0001413C">
        <w:t>I just promoted Keith to a senior position because he is the best candidate for the role. Another member of my team, Bill, who is 55, had also applied for the same position on three different occasions, and he was very unhappy with my decision. So, he filed a claim for age discrimination with HR.</w:t>
      </w:r>
    </w:p>
    <w:p w14:paraId="6AD321C6" w14:textId="77777777" w:rsidR="0001413C" w:rsidRPr="0001413C" w:rsidRDefault="0001413C" w:rsidP="0001413C">
      <w:r w:rsidRPr="0001413C">
        <w:br w:type="page"/>
      </w:r>
    </w:p>
    <w:p w14:paraId="40C38850" w14:textId="77777777" w:rsidR="0001413C" w:rsidRPr="0001413C" w:rsidRDefault="0001413C" w:rsidP="0001413C">
      <w:bookmarkStart w:id="326" w:name="Page_3437569192879149042"/>
      <w:bookmarkEnd w:id="326"/>
      <w:r w:rsidRPr="0001413C">
        <w:rPr>
          <w:b/>
          <w:bCs/>
        </w:rPr>
        <w:t>Page Number:</w:t>
      </w:r>
      <w:r w:rsidRPr="0001413C">
        <w:t xml:space="preserve"> 101 </w:t>
      </w:r>
    </w:p>
    <w:p w14:paraId="285147BF" w14:textId="77777777" w:rsidR="0001413C" w:rsidRPr="0001413C" w:rsidRDefault="0001413C" w:rsidP="0001413C">
      <w:r w:rsidRPr="0001413C">
        <w:rPr>
          <w:b/>
          <w:bCs/>
        </w:rPr>
        <w:t>Lesson 31:</w:t>
      </w:r>
      <w:r w:rsidRPr="0001413C">
        <w:t xml:space="preserve"> Intent vs. Perception </w:t>
      </w:r>
    </w:p>
    <w:p w14:paraId="513A2654" w14:textId="77777777" w:rsidR="0001413C" w:rsidRPr="0001413C" w:rsidRDefault="0001413C" w:rsidP="0001413C">
      <w:r w:rsidRPr="0001413C">
        <w:rPr>
          <w:b/>
          <w:bCs/>
        </w:rPr>
        <w:t xml:space="preserve">Question and Answer Template / Text / LTR </w:t>
      </w:r>
    </w:p>
    <w:p w14:paraId="3EDD4A58" w14:textId="77777777" w:rsidR="0001413C" w:rsidRPr="0001413C" w:rsidRDefault="0001413C" w:rsidP="0001413C">
      <w:r w:rsidRPr="0001413C">
        <w:rPr>
          <w:b/>
          <w:bCs/>
        </w:rPr>
        <w:t>Content Title:</w:t>
      </w:r>
      <w:r w:rsidRPr="0001413C">
        <w:t xml:space="preserve"> </w:t>
      </w:r>
    </w:p>
    <w:p w14:paraId="4A79E60A" w14:textId="77777777" w:rsidR="0001413C" w:rsidRPr="0001413C" w:rsidRDefault="0001413C" w:rsidP="0001413C">
      <w:r w:rsidRPr="0001413C">
        <w:t xml:space="preserve">Proof of Age Discrimination </w:t>
      </w:r>
    </w:p>
    <w:p w14:paraId="417ADFD4" w14:textId="77777777" w:rsidR="0001413C" w:rsidRPr="0001413C" w:rsidRDefault="0001413C" w:rsidP="0001413C">
      <w:r w:rsidRPr="0001413C">
        <w:rPr>
          <w:b/>
          <w:bCs/>
        </w:rPr>
        <w:t>Content Description:</w:t>
      </w:r>
    </w:p>
    <w:p w14:paraId="21E9ABD3" w14:textId="77777777" w:rsidR="0001413C" w:rsidRPr="0001413C" w:rsidRDefault="0001413C" w:rsidP="0001413C">
      <w:r w:rsidRPr="0001413C">
        <w:t>Aung is promoting one of her team members. She chooses Keith because he best suits the role. Bill, who is 55, also applied and was unsuccessful.</w:t>
      </w:r>
    </w:p>
    <w:p w14:paraId="1C716F08" w14:textId="77777777" w:rsidR="0001413C" w:rsidRPr="0001413C" w:rsidRDefault="0001413C" w:rsidP="0001413C">
      <w:r w:rsidRPr="0001413C">
        <w:t>This was Bill’s third application for this position. He takes a claim for age discrimination to Human Resources.</w:t>
      </w:r>
    </w:p>
    <w:p w14:paraId="46BD5448" w14:textId="77777777" w:rsidR="0001413C" w:rsidRPr="0001413C" w:rsidRDefault="0001413C" w:rsidP="0001413C">
      <w:r w:rsidRPr="0001413C">
        <w:t>Aung wonders what kind of proof would support Bill's claim.</w:t>
      </w:r>
    </w:p>
    <w:p w14:paraId="685727D8" w14:textId="77777777" w:rsidR="0001413C" w:rsidRPr="0001413C" w:rsidRDefault="0001413C" w:rsidP="0001413C">
      <w:r w:rsidRPr="0001413C">
        <w:rPr>
          <w:b/>
          <w:bCs/>
        </w:rPr>
        <w:t>Question:</w:t>
      </w:r>
      <w:r w:rsidRPr="0001413C">
        <w:t xml:space="preserve"> </w:t>
      </w:r>
    </w:p>
    <w:p w14:paraId="72A07390" w14:textId="77777777" w:rsidR="0001413C" w:rsidRPr="0001413C" w:rsidRDefault="0001413C" w:rsidP="0001413C">
      <w:r w:rsidRPr="0001413C">
        <w:t>Select the best option.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AB4C00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07E635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BB49B40" w14:textId="77777777" w:rsidR="0001413C" w:rsidRPr="0001413C" w:rsidRDefault="0001413C" w:rsidP="0001413C">
            <w:pPr>
              <w:rPr>
                <w:b/>
                <w:bCs/>
              </w:rPr>
            </w:pPr>
            <w:r w:rsidRPr="0001413C">
              <w:rPr>
                <w:b/>
                <w:bCs/>
              </w:rPr>
              <w:t>Answer</w:t>
            </w:r>
          </w:p>
        </w:tc>
      </w:tr>
      <w:tr w:rsidR="0001413C" w:rsidRPr="0001413C" w14:paraId="156FA3D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37242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72F00B" w14:textId="77777777" w:rsidR="0001413C" w:rsidRPr="0001413C" w:rsidRDefault="0001413C" w:rsidP="0001413C">
            <w:r w:rsidRPr="0001413C">
              <w:t xml:space="preserve">Aung and the company intentionally passed him over for the promotion because Aung feels he is too old to do the job. </w:t>
            </w:r>
          </w:p>
        </w:tc>
      </w:tr>
      <w:tr w:rsidR="0001413C" w:rsidRPr="0001413C" w14:paraId="686ABA6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ED8B1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FE6B65" w14:textId="77777777" w:rsidR="0001413C" w:rsidRPr="0001413C" w:rsidRDefault="0001413C" w:rsidP="0001413C">
            <w:r w:rsidRPr="0001413C">
              <w:t xml:space="preserve">He has given the company over 15 years of excellent service. </w:t>
            </w:r>
          </w:p>
        </w:tc>
      </w:tr>
      <w:tr w:rsidR="0001413C" w:rsidRPr="0001413C" w14:paraId="7B1B4BA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7E3B3D"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B37EFB" w14:textId="77777777" w:rsidR="0001413C" w:rsidRPr="0001413C" w:rsidRDefault="0001413C" w:rsidP="0001413C">
            <w:r w:rsidRPr="0001413C">
              <w:t>He has made three previous applications for the same position in the past.</w:t>
            </w:r>
          </w:p>
        </w:tc>
      </w:tr>
    </w:tbl>
    <w:p w14:paraId="613167A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F618D57" w14:textId="77777777" w:rsidR="0001413C" w:rsidRPr="0001413C" w:rsidRDefault="0001413C" w:rsidP="0001413C">
      <w:r w:rsidRPr="0001413C">
        <w:br w:type="page"/>
      </w:r>
    </w:p>
    <w:p w14:paraId="1C781421" w14:textId="77777777" w:rsidR="0001413C" w:rsidRPr="0001413C" w:rsidRDefault="0001413C" w:rsidP="0001413C">
      <w:bookmarkStart w:id="327" w:name="Page_3246941188658716643"/>
      <w:bookmarkEnd w:id="327"/>
      <w:r w:rsidRPr="0001413C">
        <w:rPr>
          <w:b/>
          <w:bCs/>
        </w:rPr>
        <w:t>Page Number:</w:t>
      </w:r>
      <w:r w:rsidRPr="0001413C">
        <w:t xml:space="preserve"> 102 </w:t>
      </w:r>
    </w:p>
    <w:p w14:paraId="45A90171" w14:textId="77777777" w:rsidR="0001413C" w:rsidRPr="0001413C" w:rsidRDefault="0001413C" w:rsidP="0001413C">
      <w:r w:rsidRPr="0001413C">
        <w:rPr>
          <w:b/>
          <w:bCs/>
        </w:rPr>
        <w:t>Lesson 31:</w:t>
      </w:r>
      <w:r w:rsidRPr="0001413C">
        <w:t xml:space="preserve"> Intent vs. Perception </w:t>
      </w:r>
    </w:p>
    <w:p w14:paraId="7FA92284" w14:textId="77777777" w:rsidR="0001413C" w:rsidRPr="0001413C" w:rsidRDefault="0001413C" w:rsidP="0001413C">
      <w:r w:rsidRPr="0001413C">
        <w:rPr>
          <w:b/>
          <w:bCs/>
        </w:rPr>
        <w:t xml:space="preserve">Text and Image Template / Text Only </w:t>
      </w:r>
    </w:p>
    <w:p w14:paraId="169E1353" w14:textId="77777777" w:rsidR="0001413C" w:rsidRPr="0001413C" w:rsidRDefault="0001413C" w:rsidP="0001413C">
      <w:r w:rsidRPr="0001413C">
        <w:rPr>
          <w:b/>
          <w:bCs/>
        </w:rPr>
        <w:t>Content Title:</w:t>
      </w:r>
      <w:r w:rsidRPr="0001413C">
        <w:t xml:space="preserve"> </w:t>
      </w:r>
    </w:p>
    <w:p w14:paraId="495803E2" w14:textId="77777777" w:rsidR="0001413C" w:rsidRPr="0001413C" w:rsidRDefault="0001413C" w:rsidP="0001413C">
      <w:r w:rsidRPr="0001413C">
        <w:t xml:space="preserve">Remember… </w:t>
      </w:r>
    </w:p>
    <w:p w14:paraId="5099DFCC" w14:textId="77777777" w:rsidR="0001413C" w:rsidRPr="0001413C" w:rsidRDefault="0001413C" w:rsidP="0001413C">
      <w:r w:rsidRPr="0001413C">
        <w:br/>
      </w:r>
      <w:r w:rsidRPr="0001413C">
        <w:rPr>
          <w:b/>
          <w:bCs/>
        </w:rPr>
        <w:t>Column 1 Text:</w:t>
      </w:r>
      <w:r w:rsidRPr="0001413C">
        <w:t xml:space="preserve"> </w:t>
      </w:r>
    </w:p>
    <w:p w14:paraId="3A2B8820" w14:textId="77777777" w:rsidR="0001413C" w:rsidRPr="0001413C" w:rsidRDefault="0001413C" w:rsidP="0001413C">
      <w:r w:rsidRPr="0001413C">
        <w:t>In order for an employee to make a legal showing of age discrimination, they must show that:</w:t>
      </w:r>
    </w:p>
    <w:p w14:paraId="3312067F" w14:textId="77777777" w:rsidR="0001413C" w:rsidRPr="0001413C" w:rsidRDefault="0001413C" w:rsidP="0001413C">
      <w:pPr>
        <w:numPr>
          <w:ilvl w:val="0"/>
          <w:numId w:val="80"/>
        </w:numPr>
      </w:pPr>
      <w:r w:rsidRPr="0001413C">
        <w:t>They were qualified for the position or performed their job satisfactorily.</w:t>
      </w:r>
    </w:p>
    <w:p w14:paraId="55900BEE" w14:textId="77777777" w:rsidR="0001413C" w:rsidRPr="0001413C" w:rsidRDefault="0001413C" w:rsidP="0001413C">
      <w:pPr>
        <w:numPr>
          <w:ilvl w:val="0"/>
          <w:numId w:val="80"/>
        </w:numPr>
      </w:pPr>
      <w:r w:rsidRPr="0001413C">
        <w:t>There was an adverse employment action (i.e., that they did not get the job or that they were fired).</w:t>
      </w:r>
    </w:p>
    <w:p w14:paraId="1226827B" w14:textId="77777777" w:rsidR="0001413C" w:rsidRPr="0001413C" w:rsidRDefault="0001413C" w:rsidP="0001413C">
      <w:pPr>
        <w:numPr>
          <w:ilvl w:val="0"/>
          <w:numId w:val="80"/>
        </w:numPr>
      </w:pPr>
      <w:r w:rsidRPr="0001413C">
        <w:t>A substantially younger individual with equal or inferior qualifications obtained the job.</w:t>
      </w:r>
    </w:p>
    <w:p w14:paraId="6A685411" w14:textId="77777777" w:rsidR="0001413C" w:rsidRPr="0001413C" w:rsidRDefault="0001413C" w:rsidP="0001413C">
      <w:r w:rsidRPr="0001413C">
        <w:t>Remember, it’s important that a manager can show that they hired a candidate because they were the best candidate for the job.</w:t>
      </w:r>
    </w:p>
    <w:p w14:paraId="3F6DF089" w14:textId="77777777" w:rsidR="0001413C" w:rsidRPr="0001413C" w:rsidRDefault="0001413C" w:rsidP="0001413C">
      <w:r w:rsidRPr="0001413C">
        <w:rPr>
          <w:b/>
          <w:bCs/>
        </w:rPr>
        <w:t>Audio Transcript Text:</w:t>
      </w:r>
      <w:r w:rsidRPr="0001413C">
        <w:t xml:space="preserve"> </w:t>
      </w:r>
    </w:p>
    <w:p w14:paraId="77B181DF" w14:textId="77777777" w:rsidR="0001413C" w:rsidRPr="0001413C" w:rsidRDefault="0001413C" w:rsidP="0001413C">
      <w:r w:rsidRPr="0001413C">
        <w:t>Here are some things you always need to consider.</w:t>
      </w:r>
    </w:p>
    <w:p w14:paraId="6FD03A80" w14:textId="77777777" w:rsidR="0001413C" w:rsidRPr="0001413C" w:rsidRDefault="0001413C" w:rsidP="0001413C">
      <w:r w:rsidRPr="0001413C">
        <w:br w:type="page"/>
      </w:r>
    </w:p>
    <w:p w14:paraId="22612F52" w14:textId="77777777" w:rsidR="0001413C" w:rsidRPr="0001413C" w:rsidRDefault="0001413C" w:rsidP="0001413C">
      <w:bookmarkStart w:id="328" w:name="Page_2579600944926054587"/>
      <w:bookmarkEnd w:id="328"/>
      <w:r w:rsidRPr="0001413C">
        <w:rPr>
          <w:b/>
          <w:bCs/>
        </w:rPr>
        <w:t>Page Number:</w:t>
      </w:r>
      <w:r w:rsidRPr="0001413C">
        <w:t xml:space="preserve"> 103 </w:t>
      </w:r>
    </w:p>
    <w:p w14:paraId="05612925" w14:textId="77777777" w:rsidR="0001413C" w:rsidRPr="0001413C" w:rsidRDefault="0001413C" w:rsidP="0001413C">
      <w:r w:rsidRPr="0001413C">
        <w:rPr>
          <w:b/>
          <w:bCs/>
        </w:rPr>
        <w:t>Lesson 31:</w:t>
      </w:r>
      <w:r w:rsidRPr="0001413C">
        <w:t xml:space="preserve"> Intent vs. Perception </w:t>
      </w:r>
    </w:p>
    <w:p w14:paraId="7B74276F" w14:textId="77777777" w:rsidR="0001413C" w:rsidRPr="0001413C" w:rsidRDefault="0001413C" w:rsidP="0001413C">
      <w:r w:rsidRPr="0001413C">
        <w:rPr>
          <w:b/>
          <w:bCs/>
        </w:rPr>
        <w:t xml:space="preserve">Question and Answer Template / Text / LTR </w:t>
      </w:r>
    </w:p>
    <w:p w14:paraId="3219D9F7" w14:textId="77777777" w:rsidR="0001413C" w:rsidRPr="0001413C" w:rsidRDefault="0001413C" w:rsidP="0001413C">
      <w:r w:rsidRPr="0001413C">
        <w:rPr>
          <w:b/>
          <w:bCs/>
        </w:rPr>
        <w:t>Content Title:</w:t>
      </w:r>
      <w:r w:rsidRPr="0001413C">
        <w:t xml:space="preserve"> </w:t>
      </w:r>
    </w:p>
    <w:p w14:paraId="24CBB053" w14:textId="77777777" w:rsidR="0001413C" w:rsidRPr="0001413C" w:rsidRDefault="0001413C" w:rsidP="0001413C">
      <w:r w:rsidRPr="0001413C">
        <w:t xml:space="preserve">Legitimate Reasons </w:t>
      </w:r>
    </w:p>
    <w:p w14:paraId="35382097" w14:textId="77777777" w:rsidR="0001413C" w:rsidRPr="0001413C" w:rsidRDefault="0001413C" w:rsidP="0001413C">
      <w:r w:rsidRPr="0001413C">
        <w:rPr>
          <w:b/>
          <w:bCs/>
        </w:rPr>
        <w:t>Content Description:</w:t>
      </w:r>
    </w:p>
    <w:p w14:paraId="454722C9" w14:textId="77777777" w:rsidR="0001413C" w:rsidRPr="0001413C" w:rsidRDefault="0001413C" w:rsidP="0001413C">
      <w:r w:rsidRPr="0001413C">
        <w:t>Bill has filed a claim against Aung on grounds of age discrimination. She needs to present legitimate non-discriminatory reasons why Bill didn’t get promoted.</w:t>
      </w:r>
      <w:r w:rsidRPr="0001413C">
        <w:br/>
      </w:r>
      <w:r w:rsidRPr="0001413C">
        <w:br/>
        <w:t>Aung is trying to determine what reasons she could give.</w:t>
      </w:r>
    </w:p>
    <w:p w14:paraId="550E625E" w14:textId="77777777" w:rsidR="0001413C" w:rsidRPr="0001413C" w:rsidRDefault="0001413C" w:rsidP="0001413C">
      <w:r w:rsidRPr="0001413C">
        <w:rPr>
          <w:b/>
          <w:bCs/>
        </w:rPr>
        <w:t>Question:</w:t>
      </w:r>
      <w:r w:rsidRPr="0001413C">
        <w:t xml:space="preserve"> </w:t>
      </w:r>
    </w:p>
    <w:p w14:paraId="23E098D3" w14:textId="77777777" w:rsidR="0001413C" w:rsidRPr="0001413C" w:rsidRDefault="0001413C" w:rsidP="0001413C">
      <w:r w:rsidRPr="0001413C">
        <w:t xml:space="preserve">Which two of these are legitimate reasons?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9EA9DC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53A6F9"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3993DE" w14:textId="77777777" w:rsidR="0001413C" w:rsidRPr="0001413C" w:rsidRDefault="0001413C" w:rsidP="0001413C">
            <w:pPr>
              <w:rPr>
                <w:b/>
                <w:bCs/>
              </w:rPr>
            </w:pPr>
            <w:r w:rsidRPr="0001413C">
              <w:rPr>
                <w:b/>
                <w:bCs/>
              </w:rPr>
              <w:t>Answer</w:t>
            </w:r>
          </w:p>
        </w:tc>
      </w:tr>
      <w:tr w:rsidR="0001413C" w:rsidRPr="0001413C" w14:paraId="0CEE6AA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B3344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E88976" w14:textId="77777777" w:rsidR="0001413C" w:rsidRPr="0001413C" w:rsidRDefault="0001413C" w:rsidP="0001413C">
            <w:r w:rsidRPr="0001413C">
              <w:t>The candidate who got the promotion was more qualified than Bill.</w:t>
            </w:r>
          </w:p>
        </w:tc>
      </w:tr>
      <w:tr w:rsidR="0001413C" w:rsidRPr="0001413C" w14:paraId="3310804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7D7895"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87BAA8" w14:textId="77777777" w:rsidR="0001413C" w:rsidRPr="0001413C" w:rsidRDefault="0001413C" w:rsidP="0001413C">
            <w:r w:rsidRPr="0001413C">
              <w:t>As the job involves a lot of foreign travel, Bill was too old for the position.</w:t>
            </w:r>
          </w:p>
        </w:tc>
      </w:tr>
      <w:tr w:rsidR="0001413C" w:rsidRPr="0001413C" w14:paraId="06F4AD7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169F1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E28AD3" w14:textId="77777777" w:rsidR="0001413C" w:rsidRPr="0001413C" w:rsidRDefault="0001413C" w:rsidP="0001413C">
            <w:r w:rsidRPr="0001413C">
              <w:t>As the client base is young, a younger candidate would be more suited to the role.</w:t>
            </w:r>
          </w:p>
        </w:tc>
      </w:tr>
      <w:tr w:rsidR="0001413C" w:rsidRPr="0001413C" w14:paraId="11EBF38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AEE4B9"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898625" w14:textId="77777777" w:rsidR="0001413C" w:rsidRPr="0001413C" w:rsidRDefault="0001413C" w:rsidP="0001413C">
            <w:r w:rsidRPr="0001413C">
              <w:t>Bill has the qualifications, but his performance hasn’t merited the promotion.</w:t>
            </w:r>
          </w:p>
        </w:tc>
      </w:tr>
    </w:tbl>
    <w:p w14:paraId="23E9B9AA"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88476C3" w14:textId="77777777" w:rsidR="0001413C" w:rsidRPr="0001413C" w:rsidRDefault="0001413C" w:rsidP="0001413C">
      <w:r w:rsidRPr="0001413C">
        <w:br w:type="page"/>
      </w:r>
    </w:p>
    <w:p w14:paraId="6CCD0608" w14:textId="77777777" w:rsidR="0001413C" w:rsidRPr="0001413C" w:rsidRDefault="0001413C" w:rsidP="0001413C">
      <w:bookmarkStart w:id="329" w:name="Page_2388972940705622188"/>
      <w:bookmarkEnd w:id="329"/>
      <w:r w:rsidRPr="0001413C">
        <w:rPr>
          <w:b/>
          <w:bCs/>
        </w:rPr>
        <w:t>Page Number:</w:t>
      </w:r>
      <w:r w:rsidRPr="0001413C">
        <w:t xml:space="preserve"> 104 </w:t>
      </w:r>
    </w:p>
    <w:p w14:paraId="106D5007" w14:textId="77777777" w:rsidR="0001413C" w:rsidRPr="0001413C" w:rsidRDefault="0001413C" w:rsidP="0001413C">
      <w:r w:rsidRPr="0001413C">
        <w:rPr>
          <w:b/>
          <w:bCs/>
        </w:rPr>
        <w:t>Lesson 31:</w:t>
      </w:r>
      <w:r w:rsidRPr="0001413C">
        <w:t xml:space="preserve"> Intent vs. Perception </w:t>
      </w:r>
    </w:p>
    <w:p w14:paraId="4CA3DE68" w14:textId="77777777" w:rsidR="0001413C" w:rsidRPr="0001413C" w:rsidRDefault="0001413C" w:rsidP="0001413C">
      <w:r w:rsidRPr="0001413C">
        <w:rPr>
          <w:b/>
          <w:bCs/>
        </w:rPr>
        <w:t xml:space="preserve">Text and Image Template / Text Only </w:t>
      </w:r>
    </w:p>
    <w:p w14:paraId="459808A8" w14:textId="77777777" w:rsidR="0001413C" w:rsidRPr="0001413C" w:rsidRDefault="0001413C" w:rsidP="0001413C">
      <w:r w:rsidRPr="0001413C">
        <w:rPr>
          <w:b/>
          <w:bCs/>
        </w:rPr>
        <w:t>Content Title:</w:t>
      </w:r>
      <w:r w:rsidRPr="0001413C">
        <w:t xml:space="preserve"> </w:t>
      </w:r>
    </w:p>
    <w:p w14:paraId="7490FCCE" w14:textId="77777777" w:rsidR="0001413C" w:rsidRPr="0001413C" w:rsidRDefault="0001413C" w:rsidP="0001413C">
      <w:r w:rsidRPr="0001413C">
        <w:t xml:space="preserve">Remember… </w:t>
      </w:r>
    </w:p>
    <w:p w14:paraId="793F5AA0" w14:textId="77777777" w:rsidR="0001413C" w:rsidRPr="0001413C" w:rsidRDefault="0001413C" w:rsidP="0001413C">
      <w:r w:rsidRPr="0001413C">
        <w:br/>
      </w:r>
      <w:r w:rsidRPr="0001413C">
        <w:rPr>
          <w:b/>
          <w:bCs/>
        </w:rPr>
        <w:t>Column 1 Text:</w:t>
      </w:r>
      <w:r w:rsidRPr="0001413C">
        <w:t xml:space="preserve"> </w:t>
      </w:r>
    </w:p>
    <w:p w14:paraId="0E84ACA1" w14:textId="77777777" w:rsidR="0001413C" w:rsidRPr="0001413C" w:rsidRDefault="0001413C" w:rsidP="0001413C">
      <w:r w:rsidRPr="0001413C">
        <w:t>Aung needs to present a legitimate, non-discriminatory reason why Bill didn’t get promoted.</w:t>
      </w:r>
    </w:p>
    <w:p w14:paraId="12DF63C0" w14:textId="77777777" w:rsidR="0001413C" w:rsidRPr="0001413C" w:rsidRDefault="0001413C" w:rsidP="0001413C">
      <w:r w:rsidRPr="0001413C">
        <w:t>She must show that the candidate hired was best suited for the job.</w:t>
      </w:r>
    </w:p>
    <w:p w14:paraId="1F026643" w14:textId="77777777" w:rsidR="0001413C" w:rsidRPr="0001413C" w:rsidRDefault="0001413C" w:rsidP="0001413C">
      <w:r w:rsidRPr="0001413C">
        <w:rPr>
          <w:b/>
          <w:bCs/>
        </w:rPr>
        <w:t>Audio Transcript Text:</w:t>
      </w:r>
      <w:r w:rsidRPr="0001413C">
        <w:t xml:space="preserve"> </w:t>
      </w:r>
    </w:p>
    <w:p w14:paraId="3A19E3F1" w14:textId="77777777" w:rsidR="0001413C" w:rsidRPr="0001413C" w:rsidRDefault="0001413C" w:rsidP="0001413C">
      <w:r w:rsidRPr="0001413C">
        <w:t>You've been a great help.</w:t>
      </w:r>
    </w:p>
    <w:p w14:paraId="0E4A78F5" w14:textId="77777777" w:rsidR="0001413C" w:rsidRPr="0001413C" w:rsidRDefault="0001413C" w:rsidP="0001413C">
      <w:r w:rsidRPr="0001413C">
        <w:br w:type="page"/>
      </w:r>
    </w:p>
    <w:p w14:paraId="5A0F11C4" w14:textId="77777777" w:rsidR="0001413C" w:rsidRPr="0001413C" w:rsidRDefault="0001413C" w:rsidP="0001413C">
      <w:bookmarkStart w:id="330" w:name="Page_1901687627934565966"/>
      <w:bookmarkEnd w:id="330"/>
      <w:r w:rsidRPr="0001413C">
        <w:rPr>
          <w:b/>
          <w:bCs/>
        </w:rPr>
        <w:t>Page Number:</w:t>
      </w:r>
      <w:r w:rsidRPr="0001413C">
        <w:t xml:space="preserve"> 105 </w:t>
      </w:r>
    </w:p>
    <w:p w14:paraId="0F295FFA" w14:textId="77777777" w:rsidR="0001413C" w:rsidRPr="0001413C" w:rsidRDefault="0001413C" w:rsidP="0001413C">
      <w:r w:rsidRPr="0001413C">
        <w:rPr>
          <w:b/>
          <w:bCs/>
        </w:rPr>
        <w:t>Lesson 31:</w:t>
      </w:r>
      <w:r w:rsidRPr="0001413C">
        <w:t xml:space="preserve"> Intent vs. Perception </w:t>
      </w:r>
    </w:p>
    <w:p w14:paraId="4153B025" w14:textId="77777777" w:rsidR="0001413C" w:rsidRPr="0001413C" w:rsidRDefault="0001413C" w:rsidP="0001413C">
      <w:r w:rsidRPr="0001413C">
        <w:rPr>
          <w:b/>
          <w:bCs/>
        </w:rPr>
        <w:t xml:space="preserve">Question and Answer Template / Text / LTR </w:t>
      </w:r>
    </w:p>
    <w:p w14:paraId="4299495E" w14:textId="77777777" w:rsidR="0001413C" w:rsidRPr="0001413C" w:rsidRDefault="0001413C" w:rsidP="0001413C">
      <w:r w:rsidRPr="0001413C">
        <w:rPr>
          <w:b/>
          <w:bCs/>
        </w:rPr>
        <w:t>Content Title:</w:t>
      </w:r>
      <w:r w:rsidRPr="0001413C">
        <w:t xml:space="preserve"> </w:t>
      </w:r>
    </w:p>
    <w:p w14:paraId="0DA07165" w14:textId="77777777" w:rsidR="0001413C" w:rsidRPr="0001413C" w:rsidRDefault="0001413C" w:rsidP="0001413C">
      <w:r w:rsidRPr="0001413C">
        <w:t xml:space="preserve">Intent vs. Perception </w:t>
      </w:r>
    </w:p>
    <w:p w14:paraId="5F2AE5CA" w14:textId="77777777" w:rsidR="0001413C" w:rsidRPr="0001413C" w:rsidRDefault="0001413C" w:rsidP="0001413C">
      <w:r w:rsidRPr="0001413C">
        <w:rPr>
          <w:b/>
          <w:bCs/>
        </w:rPr>
        <w:t>Content Description:</w:t>
      </w:r>
    </w:p>
    <w:p w14:paraId="0BBE55C5" w14:textId="77777777" w:rsidR="0001413C" w:rsidRPr="0001413C" w:rsidRDefault="0001413C" w:rsidP="0001413C">
      <w:r w:rsidRPr="0001413C">
        <w:t>Imani is a new hire who reports directly to Joseph, who is known in the company for his sense of humor. As Joseph introduces Imani to her new colleagues, he makes a joke about Imani's nationality.</w:t>
      </w:r>
    </w:p>
    <w:p w14:paraId="1FED22D0" w14:textId="77777777" w:rsidR="0001413C" w:rsidRPr="0001413C" w:rsidRDefault="0001413C" w:rsidP="0001413C">
      <w:r w:rsidRPr="0001413C">
        <w:t>Imani thinks this could be harassment.</w:t>
      </w:r>
    </w:p>
    <w:p w14:paraId="675D3A89" w14:textId="77777777" w:rsidR="0001413C" w:rsidRPr="0001413C" w:rsidRDefault="0001413C" w:rsidP="0001413C">
      <w:r w:rsidRPr="0001413C">
        <w:rPr>
          <w:b/>
          <w:bCs/>
        </w:rPr>
        <w:t>Question:</w:t>
      </w:r>
      <w:r w:rsidRPr="0001413C">
        <w:t xml:space="preserve"> </w:t>
      </w:r>
    </w:p>
    <w:p w14:paraId="7E9B83B7" w14:textId="77777777" w:rsidR="0001413C" w:rsidRPr="0001413C" w:rsidRDefault="0001413C" w:rsidP="0001413C">
      <w:r w:rsidRPr="0001413C">
        <w:t>What do you think?</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036991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F18FD8A"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C36CEC" w14:textId="77777777" w:rsidR="0001413C" w:rsidRPr="0001413C" w:rsidRDefault="0001413C" w:rsidP="0001413C">
            <w:pPr>
              <w:rPr>
                <w:b/>
                <w:bCs/>
              </w:rPr>
            </w:pPr>
            <w:r w:rsidRPr="0001413C">
              <w:rPr>
                <w:b/>
                <w:bCs/>
              </w:rPr>
              <w:t>Answer</w:t>
            </w:r>
          </w:p>
        </w:tc>
      </w:tr>
      <w:tr w:rsidR="0001413C" w:rsidRPr="0001413C" w14:paraId="1C0A4B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9CBF4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630D84" w14:textId="77777777" w:rsidR="0001413C" w:rsidRPr="0001413C" w:rsidRDefault="0001413C" w:rsidP="0001413C">
            <w:r w:rsidRPr="0001413C">
              <w:t>It could be. It all depends on the circumstances, including how Imani, and others in the group, perceive the comment.</w:t>
            </w:r>
          </w:p>
        </w:tc>
      </w:tr>
      <w:tr w:rsidR="0001413C" w:rsidRPr="0001413C" w14:paraId="1E06CEF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EE4A9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AFD839" w14:textId="77777777" w:rsidR="0001413C" w:rsidRPr="0001413C" w:rsidRDefault="0001413C" w:rsidP="0001413C">
            <w:r w:rsidRPr="0001413C">
              <w:t>No, as Joseph is known to have a sense of humor, everyone will know he is joking.</w:t>
            </w:r>
          </w:p>
        </w:tc>
      </w:tr>
      <w:tr w:rsidR="0001413C" w:rsidRPr="0001413C" w14:paraId="4B0C35A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3F6FF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B63496" w14:textId="77777777" w:rsidR="0001413C" w:rsidRPr="0001413C" w:rsidRDefault="0001413C" w:rsidP="0001413C">
            <w:r w:rsidRPr="0001413C">
              <w:t>Yes, this is a definite case of harassment. Even if Joseph has a sense of humor, he shouldn’t make statements like this.</w:t>
            </w:r>
          </w:p>
        </w:tc>
      </w:tr>
    </w:tbl>
    <w:p w14:paraId="2E726B35"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687A48C" w14:textId="77777777" w:rsidR="0001413C" w:rsidRPr="0001413C" w:rsidRDefault="0001413C" w:rsidP="0001413C">
      <w:r w:rsidRPr="0001413C">
        <w:br w:type="page"/>
      </w:r>
    </w:p>
    <w:p w14:paraId="4CC075F6" w14:textId="77777777" w:rsidR="0001413C" w:rsidRPr="0001413C" w:rsidRDefault="0001413C" w:rsidP="0001413C">
      <w:bookmarkStart w:id="331" w:name="Page_3389983306304615272"/>
      <w:bookmarkEnd w:id="331"/>
      <w:r w:rsidRPr="0001413C">
        <w:rPr>
          <w:b/>
          <w:bCs/>
        </w:rPr>
        <w:t>Page Number:</w:t>
      </w:r>
      <w:r w:rsidRPr="0001413C">
        <w:t xml:space="preserve"> 106 </w:t>
      </w:r>
    </w:p>
    <w:p w14:paraId="0E7A35D0" w14:textId="77777777" w:rsidR="0001413C" w:rsidRPr="0001413C" w:rsidRDefault="0001413C" w:rsidP="0001413C">
      <w:r w:rsidRPr="0001413C">
        <w:rPr>
          <w:b/>
          <w:bCs/>
        </w:rPr>
        <w:t>Lesson 31:</w:t>
      </w:r>
      <w:r w:rsidRPr="0001413C">
        <w:t xml:space="preserve"> Intent vs. Perception </w:t>
      </w:r>
    </w:p>
    <w:p w14:paraId="016F1F11" w14:textId="77777777" w:rsidR="0001413C" w:rsidRPr="0001413C" w:rsidRDefault="0001413C" w:rsidP="0001413C">
      <w:r w:rsidRPr="0001413C">
        <w:rPr>
          <w:b/>
          <w:bCs/>
        </w:rPr>
        <w:t xml:space="preserve">Text and Image Template / Text Only </w:t>
      </w:r>
    </w:p>
    <w:p w14:paraId="1F0792FD" w14:textId="77777777" w:rsidR="0001413C" w:rsidRPr="0001413C" w:rsidRDefault="0001413C" w:rsidP="0001413C">
      <w:r w:rsidRPr="0001413C">
        <w:rPr>
          <w:b/>
          <w:bCs/>
        </w:rPr>
        <w:t>Content Title:</w:t>
      </w:r>
      <w:r w:rsidRPr="0001413C">
        <w:t xml:space="preserve"> </w:t>
      </w:r>
    </w:p>
    <w:p w14:paraId="009EB627" w14:textId="77777777" w:rsidR="0001413C" w:rsidRPr="0001413C" w:rsidRDefault="0001413C" w:rsidP="0001413C">
      <w:r w:rsidRPr="0001413C">
        <w:t xml:space="preserve">Remember… </w:t>
      </w:r>
    </w:p>
    <w:p w14:paraId="63BEA4A9" w14:textId="77777777" w:rsidR="0001413C" w:rsidRPr="0001413C" w:rsidRDefault="0001413C" w:rsidP="0001413C">
      <w:r w:rsidRPr="0001413C">
        <w:br/>
      </w:r>
      <w:r w:rsidRPr="0001413C">
        <w:rPr>
          <w:b/>
          <w:bCs/>
        </w:rPr>
        <w:t>Column 1 Text:</w:t>
      </w:r>
      <w:r w:rsidRPr="0001413C">
        <w:t xml:space="preserve"> </w:t>
      </w:r>
    </w:p>
    <w:p w14:paraId="23BFC937" w14:textId="77777777" w:rsidR="0001413C" w:rsidRPr="0001413C" w:rsidRDefault="0001413C" w:rsidP="0001413C">
      <w:r w:rsidRPr="0001413C">
        <w:t>You might not intend a comment to be offensive, but it may be perceived in that way.</w:t>
      </w:r>
    </w:p>
    <w:p w14:paraId="0F971A33" w14:textId="77777777" w:rsidR="0001413C" w:rsidRPr="0001413C" w:rsidRDefault="0001413C" w:rsidP="0001413C">
      <w:r w:rsidRPr="0001413C">
        <w:t>The impact of a perceived offense can be given greater weight in law than the original intent.</w:t>
      </w:r>
    </w:p>
    <w:p w14:paraId="32D4DA7D" w14:textId="77777777" w:rsidR="0001413C" w:rsidRPr="0001413C" w:rsidRDefault="0001413C" w:rsidP="0001413C">
      <w:r w:rsidRPr="0001413C">
        <w:t>It’s important that you:</w:t>
      </w:r>
    </w:p>
    <w:p w14:paraId="2ACEBD96" w14:textId="77777777" w:rsidR="0001413C" w:rsidRPr="0001413C" w:rsidRDefault="0001413C" w:rsidP="0001413C">
      <w:pPr>
        <w:numPr>
          <w:ilvl w:val="0"/>
          <w:numId w:val="81"/>
        </w:numPr>
      </w:pPr>
      <w:r w:rsidRPr="0001413C">
        <w:t>Understand how certain actions or comments may be perceived.</w:t>
      </w:r>
    </w:p>
    <w:p w14:paraId="584BE49B" w14:textId="77777777" w:rsidR="0001413C" w:rsidRPr="0001413C" w:rsidRDefault="0001413C" w:rsidP="0001413C">
      <w:pPr>
        <w:numPr>
          <w:ilvl w:val="0"/>
          <w:numId w:val="81"/>
        </w:numPr>
      </w:pPr>
      <w:r w:rsidRPr="0001413C">
        <w:t>Recognize that you may be called upon to prove the intent or otherwise of your actions.</w:t>
      </w:r>
    </w:p>
    <w:p w14:paraId="728DE23A" w14:textId="77777777" w:rsidR="0001413C" w:rsidRPr="0001413C" w:rsidRDefault="0001413C" w:rsidP="0001413C">
      <w:r w:rsidRPr="0001413C">
        <w:t>If you have any questions on this topic, you can find out who to contact for advice by visiting the Contact Details section.</w:t>
      </w:r>
    </w:p>
    <w:p w14:paraId="482CB5B1" w14:textId="77777777" w:rsidR="0001413C" w:rsidRPr="0001413C" w:rsidRDefault="0001413C" w:rsidP="0001413C">
      <w:r w:rsidRPr="0001413C">
        <w:rPr>
          <w:b/>
          <w:bCs/>
        </w:rPr>
        <w:t>Audio Transcript Text:</w:t>
      </w:r>
      <w:r w:rsidRPr="0001413C">
        <w:t xml:space="preserve"> </w:t>
      </w:r>
    </w:p>
    <w:p w14:paraId="7643336B" w14:textId="77777777" w:rsidR="0001413C" w:rsidRPr="0001413C" w:rsidRDefault="0001413C" w:rsidP="0001413C">
      <w:r w:rsidRPr="0001413C">
        <w:t>Your advice was very much appreciated.</w:t>
      </w:r>
    </w:p>
    <w:p w14:paraId="0B189433" w14:textId="77777777" w:rsidR="0001413C" w:rsidRPr="0001413C" w:rsidRDefault="0001413C" w:rsidP="0001413C">
      <w:r w:rsidRPr="0001413C">
        <w:br w:type="page"/>
      </w:r>
    </w:p>
    <w:p w14:paraId="48FA139C" w14:textId="77777777" w:rsidR="0001413C" w:rsidRPr="0001413C" w:rsidRDefault="0001413C" w:rsidP="0001413C">
      <w:bookmarkStart w:id="332" w:name="Page_7407357342285874097"/>
      <w:bookmarkEnd w:id="332"/>
      <w:r w:rsidRPr="0001413C">
        <w:rPr>
          <w:b/>
          <w:bCs/>
        </w:rPr>
        <w:t>Page Number:</w:t>
      </w:r>
      <w:r w:rsidRPr="0001413C">
        <w:t xml:space="preserve"> 107 </w:t>
      </w:r>
    </w:p>
    <w:p w14:paraId="3CCF3285" w14:textId="77777777" w:rsidR="0001413C" w:rsidRPr="0001413C" w:rsidRDefault="0001413C" w:rsidP="0001413C">
      <w:r w:rsidRPr="0001413C">
        <w:rPr>
          <w:b/>
          <w:bCs/>
        </w:rPr>
        <w:t>Lesson 32:</w:t>
      </w:r>
      <w:r w:rsidRPr="0001413C">
        <w:t xml:space="preserve"> US Law </w:t>
      </w:r>
    </w:p>
    <w:p w14:paraId="73D1F2E7" w14:textId="77777777" w:rsidR="0001413C" w:rsidRPr="0001413C" w:rsidRDefault="0001413C" w:rsidP="0001413C">
      <w:r w:rsidRPr="0001413C">
        <w:rPr>
          <w:b/>
          <w:bCs/>
        </w:rPr>
        <w:t xml:space="preserve">Click and Reveal Template / LTR / Random </w:t>
      </w:r>
    </w:p>
    <w:p w14:paraId="586078E9" w14:textId="77777777" w:rsidR="0001413C" w:rsidRPr="0001413C" w:rsidRDefault="0001413C" w:rsidP="0001413C">
      <w:r w:rsidRPr="0001413C">
        <w:rPr>
          <w:b/>
          <w:bCs/>
        </w:rPr>
        <w:t>Content Title:</w:t>
      </w:r>
      <w:r w:rsidRPr="0001413C">
        <w:t xml:space="preserve"> </w:t>
      </w:r>
    </w:p>
    <w:p w14:paraId="080B5931" w14:textId="77777777" w:rsidR="0001413C" w:rsidRPr="0001413C" w:rsidRDefault="0001413C" w:rsidP="0001413C">
      <w:r w:rsidRPr="0001413C">
        <w:t xml:space="preserve">US Law </w:t>
      </w:r>
    </w:p>
    <w:p w14:paraId="36695869" w14:textId="77777777" w:rsidR="0001413C" w:rsidRPr="0001413C" w:rsidRDefault="0001413C" w:rsidP="0001413C">
      <w:r w:rsidRPr="0001413C">
        <w:rPr>
          <w:b/>
          <w:bCs/>
        </w:rPr>
        <w:t>Content Description:</w:t>
      </w:r>
    </w:p>
    <w:p w14:paraId="0271830C" w14:textId="77777777" w:rsidR="0001413C" w:rsidRPr="0001413C" w:rsidRDefault="0001413C" w:rsidP="0001413C">
      <w:r w:rsidRPr="0001413C">
        <w:t>Harassment is a form of employment discrimination under Title VII of the Civil Rights Act of 1964, the Age Discrimination in Employment Act of 1967, the Americans with Disabilities Act of 1990, and the Genetic Information Nondiscrimination Act. The US Equal Employment Opportunity Commission (EEOC) is charged with enforcing these laws and issues the related regulations.</w:t>
      </w:r>
    </w:p>
    <w:p w14:paraId="57BD2119" w14:textId="77777777" w:rsidR="0001413C" w:rsidRPr="0001413C" w:rsidRDefault="0001413C" w:rsidP="0001413C">
      <w:r w:rsidRPr="0001413C">
        <w:t>Select each numbered panel to learn what harassment includes and when unwelcome conduct becomes harassment.</w:t>
      </w:r>
    </w:p>
    <w:p w14:paraId="0DABAFB4"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406"/>
        <w:gridCol w:w="2447"/>
        <w:gridCol w:w="1381"/>
        <w:gridCol w:w="1118"/>
      </w:tblGrid>
      <w:tr w:rsidR="0001413C" w:rsidRPr="0001413C" w14:paraId="16033EB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803AE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86141D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284B6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E13D8F" w14:textId="77777777" w:rsidR="0001413C" w:rsidRPr="0001413C" w:rsidRDefault="0001413C" w:rsidP="0001413C">
            <w:pPr>
              <w:rPr>
                <w:b/>
                <w:bCs/>
              </w:rPr>
            </w:pPr>
            <w:r w:rsidRPr="0001413C">
              <w:rPr>
                <w:b/>
                <w:bCs/>
              </w:rPr>
              <w:t>Alternate Text</w:t>
            </w:r>
          </w:p>
        </w:tc>
      </w:tr>
      <w:tr w:rsidR="0001413C" w:rsidRPr="0001413C" w14:paraId="7AEE835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8A9D73" w14:textId="77777777" w:rsidR="0001413C" w:rsidRPr="0001413C" w:rsidRDefault="0001413C" w:rsidP="0001413C">
            <w:r w:rsidRPr="0001413C">
              <w:t xml:space="preserve">What Does Harassment Include?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C70585" w14:textId="77777777" w:rsidR="0001413C" w:rsidRPr="0001413C" w:rsidRDefault="0001413C" w:rsidP="0001413C">
            <w:r w:rsidRPr="0001413C">
              <w:t>According to the EEOC, harassment is unwelcome conduct that is based on race, religion, color, sex (including pregnancy, childbirth, or related medical conditions), gender identity, and sexual orientation, national origin, age (40 or older), disability or genetic information, or any other legally protected basis, in accordance with applicable laws, for example, veteran status or immigration status.</w:t>
            </w:r>
          </w:p>
          <w:p w14:paraId="4B2B7065" w14:textId="77777777" w:rsidR="0001413C" w:rsidRPr="0001413C" w:rsidRDefault="0001413C" w:rsidP="0001413C">
            <w:r w:rsidRPr="0001413C">
              <w:t>Depending on the circumstances, harassment may include conduct such as stereotyped or demeaning remarks or gestures, bullying, or the display or circulation, whether in writing or electronically, of offensive materials or pictures.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83AB8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5967C3" w14:textId="77777777" w:rsidR="0001413C" w:rsidRPr="0001413C" w:rsidRDefault="0001413C" w:rsidP="0001413C"/>
        </w:tc>
      </w:tr>
      <w:tr w:rsidR="0001413C" w:rsidRPr="0001413C" w14:paraId="6D5137B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32C40E" w14:textId="77777777" w:rsidR="0001413C" w:rsidRPr="0001413C" w:rsidRDefault="0001413C" w:rsidP="0001413C">
            <w:r w:rsidRPr="0001413C">
              <w:t xml:space="preserve">When Does Harassment Become Unlawful Conduct?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982055" w14:textId="77777777" w:rsidR="0001413C" w:rsidRPr="0001413C" w:rsidRDefault="0001413C" w:rsidP="0001413C">
            <w:r w:rsidRPr="0001413C">
              <w:t>Harassment becomes unlawful when enduring the offensive conduct becomes a condition of continued employment, or when the conduct creates an environment that a reasonable person would consider hostile, intimidating, or abusive. When harassment rises to this level, it is actionable as discrimination in violation of the law.</w:t>
            </w:r>
          </w:p>
          <w:p w14:paraId="481D2F26" w14:textId="77777777" w:rsidR="0001413C" w:rsidRPr="0001413C" w:rsidRDefault="0001413C" w:rsidP="0001413C">
            <w:r w:rsidRPr="0001413C">
              <w:t>Under the law, a “reasonable person” is a composite of a relevant community’s judgment as to how a typical member of that community should behave in situations that might pose a threat of harm (through action or inaction) to others.</w:t>
            </w:r>
          </w:p>
          <w:p w14:paraId="22A6AF94" w14:textId="77777777" w:rsidR="0001413C" w:rsidRPr="0001413C" w:rsidRDefault="0001413C" w:rsidP="0001413C">
            <w:r w:rsidRPr="0001413C">
              <w:t>According to the EEOC, this offensive conduct may include, but is not limited to, offensive jokes, slurs, epithets or name-calling, physical assaults or threats, intimidation, ridicule or mockery, insults or put-downs, offensive objects or pictures, and interference with work performance.</w:t>
            </w:r>
          </w:p>
          <w:p w14:paraId="6FAA9462" w14:textId="77777777" w:rsidR="0001413C" w:rsidRPr="0001413C" w:rsidRDefault="0001413C" w:rsidP="0001413C">
            <w:r w:rsidRPr="0001413C">
              <w:t>Anti-discrimination laws also prohibit harassment against individuals in retaliation for filing an EEOC discrimination charge, testifying, or participating in any way in an investigation, proceeding, or lawsuit under these laws; or opposing employment practices that they reasonably believe discriminate against individuals, in violation of these laws.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0B68B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BD0ABA" w14:textId="77777777" w:rsidR="0001413C" w:rsidRPr="0001413C" w:rsidRDefault="0001413C" w:rsidP="0001413C"/>
        </w:tc>
      </w:tr>
      <w:tr w:rsidR="0001413C" w:rsidRPr="0001413C" w14:paraId="45746E3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D45A60" w14:textId="77777777" w:rsidR="0001413C" w:rsidRPr="0001413C" w:rsidRDefault="0001413C" w:rsidP="0001413C">
            <w:r w:rsidRPr="0001413C">
              <w:t xml:space="preserve">What Is a Hostile Work Environment?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9BF382" w14:textId="77777777" w:rsidR="0001413C" w:rsidRPr="0001413C" w:rsidRDefault="0001413C" w:rsidP="0001413C">
            <w:r w:rsidRPr="0001413C">
              <w:t>Employees may believe that a bad boss, a rude colleague, a lack of perks, or an unpleasant work environment is “hostile.” The reality is that, in order for a workplace to be considered “hostile” under the law, certain criteria must be met, including: (1) whether the conduct was unwelcome; (2) whether such conduct was based on a protected class; and (3) whether such conduct altered the conditions of the victim’s employment and created a hostile work environment.</w:t>
            </w:r>
          </w:p>
          <w:p w14:paraId="29D9ABE1" w14:textId="77777777" w:rsidR="0001413C" w:rsidRPr="0001413C" w:rsidRDefault="0001413C" w:rsidP="0001413C">
            <w:r w:rsidRPr="0001413C">
              <w:t>Note that in most US states the third criterion specifies that the conduct must be so severe or pervasive as to alter the conditions of the victim’s employment and create a hostile work environment. However, New York State removed this "severe or pervasive" requirement as it felt it was making some sexual harassment cases difficult to prove. California also passed legislation stating that a single incident of harassing behavior can create a hostile work environment if the conduct has unreasonably interfered with the victim’s ability to perform their job or created an intimidating, hostile, or offensive work environment.</w:t>
            </w:r>
          </w:p>
          <w:p w14:paraId="1EA38EB6" w14:textId="77777777" w:rsidR="0001413C" w:rsidRPr="0001413C" w:rsidRDefault="0001413C" w:rsidP="0001413C">
            <w:r w:rsidRPr="0001413C">
              <w:t>“Hostile work environment” harassment is one of the two major types of harassment. The other is “quid pro quo” sexual harassment, in which a supervisor attempts to trade an employment benefit for sexual favors.</w:t>
            </w:r>
          </w:p>
          <w:p w14:paraId="03A6A9E6" w14:textId="77777777" w:rsidR="0001413C" w:rsidRPr="0001413C" w:rsidRDefault="0001413C" w:rsidP="0001413C">
            <w:r w:rsidRPr="0001413C">
              <w:t>As the EEOC has specified, harassment can occur in a variety of circumstances, including, but not limited to, the following:</w:t>
            </w:r>
          </w:p>
          <w:p w14:paraId="2BD07E80" w14:textId="77777777" w:rsidR="0001413C" w:rsidRPr="0001413C" w:rsidRDefault="0001413C" w:rsidP="0001413C">
            <w:pPr>
              <w:numPr>
                <w:ilvl w:val="0"/>
                <w:numId w:val="82"/>
              </w:numPr>
            </w:pPr>
            <w:r w:rsidRPr="0001413C">
              <w:t>The harasser can be the victim's supervisor, a supervisor in another area, an agent of the employer, a co-worker, or a non-employee.</w:t>
            </w:r>
          </w:p>
          <w:p w14:paraId="7891B2D6" w14:textId="77777777" w:rsidR="0001413C" w:rsidRPr="0001413C" w:rsidRDefault="0001413C" w:rsidP="0001413C">
            <w:pPr>
              <w:numPr>
                <w:ilvl w:val="0"/>
                <w:numId w:val="82"/>
              </w:numPr>
            </w:pPr>
            <w:r w:rsidRPr="0001413C">
              <w:t>The victim does not have to be the person at whom the unlawful conduct is directed, but can be anyone affected by the offensive conduct.</w:t>
            </w:r>
          </w:p>
          <w:p w14:paraId="0886C0BE" w14:textId="77777777" w:rsidR="0001413C" w:rsidRPr="0001413C" w:rsidRDefault="0001413C" w:rsidP="0001413C">
            <w:pPr>
              <w:numPr>
                <w:ilvl w:val="0"/>
                <w:numId w:val="82"/>
              </w:numPr>
            </w:pPr>
            <w:r w:rsidRPr="0001413C">
              <w:t>Unlawful harassment may occur without economic injury to, or discharge of, the victim.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9CFC6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8B20C2" w14:textId="77777777" w:rsidR="0001413C" w:rsidRPr="0001413C" w:rsidRDefault="0001413C" w:rsidP="0001413C"/>
        </w:tc>
      </w:tr>
      <w:tr w:rsidR="0001413C" w:rsidRPr="0001413C" w14:paraId="3FAD5EF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B44517" w14:textId="77777777" w:rsidR="0001413C" w:rsidRPr="0001413C" w:rsidRDefault="0001413C" w:rsidP="0001413C">
            <w:r w:rsidRPr="0001413C">
              <w:t xml:space="preserve">What Remedies Are Available?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CB3D6E" w14:textId="77777777" w:rsidR="0001413C" w:rsidRPr="0001413C" w:rsidRDefault="0001413C" w:rsidP="0001413C">
            <w:r w:rsidRPr="0001413C">
              <w:t xml:space="preserve">We urge all employees to report harassment or discrimination internally to their manager or the appropriate department. However, under Title VII of the Civil Rights Act of 1964, sexual harassment complaints can also be filed directly with the EEOC by visiting the </w:t>
            </w:r>
            <w:hyperlink r:id="rId273" w:tgtFrame="_blank" w:history="1">
              <w:r w:rsidRPr="0001413C">
                <w:rPr>
                  <w:rStyle w:val="Hyperlink"/>
                </w:rPr>
                <w:t>EEOC website (opens in new tab)</w:t>
              </w:r>
            </w:hyperlink>
            <w:r w:rsidRPr="0001413C">
              <w:t xml:space="preserve"> or calling them at 1-800-669-4000, 1-800-669-6820 (TTY for deaf or hard of hearing callers), or 1-844-234-5122 (ASL video phone for deaf or hard of hearing callers).</w:t>
            </w:r>
          </w:p>
          <w:p w14:paraId="04004FAD" w14:textId="77777777" w:rsidR="0001413C" w:rsidRPr="0001413C" w:rsidRDefault="0001413C" w:rsidP="0001413C">
            <w:r w:rsidRPr="0001413C">
              <w:t>Complaints must be filed with the EEOC within 180 days. Note that this may be extended by individual state laws. The EEOC will investigate all complaints, and if they believe that there is “reasonable cause” that discrimination occurred, the EEOC may work with both parties to reach a settlement. This process is called “conciliation.”</w:t>
            </w:r>
          </w:p>
          <w:p w14:paraId="1AFD417E" w14:textId="77777777" w:rsidR="0001413C" w:rsidRPr="0001413C" w:rsidRDefault="0001413C" w:rsidP="0001413C">
            <w:r w:rsidRPr="0001413C">
              <w:t>The complainant may also file a lawsuit in federal court. In situations where complainants win their case, the court may award remedies to make the employee “whole.” These remedies may include:</w:t>
            </w:r>
          </w:p>
          <w:p w14:paraId="00C6479C" w14:textId="77777777" w:rsidR="0001413C" w:rsidRPr="0001413C" w:rsidRDefault="0001413C" w:rsidP="0001413C">
            <w:pPr>
              <w:numPr>
                <w:ilvl w:val="0"/>
                <w:numId w:val="83"/>
              </w:numPr>
            </w:pPr>
            <w:r w:rsidRPr="0001413C">
              <w:t>Attorney’s fees and costs</w:t>
            </w:r>
          </w:p>
          <w:p w14:paraId="51B5CE10" w14:textId="77777777" w:rsidR="0001413C" w:rsidRPr="0001413C" w:rsidRDefault="0001413C" w:rsidP="0001413C">
            <w:pPr>
              <w:numPr>
                <w:ilvl w:val="0"/>
                <w:numId w:val="83"/>
              </w:numPr>
            </w:pPr>
            <w:r w:rsidRPr="0001413C">
              <w:t>Back pay</w:t>
            </w:r>
          </w:p>
          <w:p w14:paraId="46AF23F7" w14:textId="77777777" w:rsidR="0001413C" w:rsidRPr="0001413C" w:rsidRDefault="0001413C" w:rsidP="0001413C">
            <w:pPr>
              <w:numPr>
                <w:ilvl w:val="0"/>
                <w:numId w:val="83"/>
              </w:numPr>
            </w:pPr>
            <w:r w:rsidRPr="0001413C">
              <w:t>Clearing of a personnel file</w:t>
            </w:r>
          </w:p>
          <w:p w14:paraId="48038C1A" w14:textId="77777777" w:rsidR="0001413C" w:rsidRPr="0001413C" w:rsidRDefault="0001413C" w:rsidP="0001413C">
            <w:pPr>
              <w:numPr>
                <w:ilvl w:val="0"/>
                <w:numId w:val="83"/>
              </w:numPr>
            </w:pPr>
            <w:r w:rsidRPr="0001413C">
              <w:t>Damages</w:t>
            </w:r>
          </w:p>
          <w:p w14:paraId="4B22A553" w14:textId="77777777" w:rsidR="0001413C" w:rsidRPr="0001413C" w:rsidRDefault="0001413C" w:rsidP="0001413C">
            <w:pPr>
              <w:numPr>
                <w:ilvl w:val="0"/>
                <w:numId w:val="83"/>
              </w:numPr>
            </w:pPr>
            <w:r w:rsidRPr="0001413C">
              <w:t>Hiring</w:t>
            </w:r>
          </w:p>
          <w:p w14:paraId="0B2D3FDE" w14:textId="77777777" w:rsidR="0001413C" w:rsidRPr="0001413C" w:rsidRDefault="0001413C" w:rsidP="0001413C">
            <w:pPr>
              <w:numPr>
                <w:ilvl w:val="0"/>
                <w:numId w:val="83"/>
              </w:numPr>
            </w:pPr>
            <w:r w:rsidRPr="0001413C">
              <w:t>Promotion</w:t>
            </w:r>
          </w:p>
          <w:p w14:paraId="61F7CB8A" w14:textId="77777777" w:rsidR="0001413C" w:rsidRPr="0001413C" w:rsidRDefault="0001413C" w:rsidP="0001413C">
            <w:pPr>
              <w:numPr>
                <w:ilvl w:val="0"/>
                <w:numId w:val="83"/>
              </w:numPr>
            </w:pPr>
            <w:r w:rsidRPr="0001413C">
              <w:t>Punitive damages</w:t>
            </w:r>
          </w:p>
          <w:p w14:paraId="7A484732" w14:textId="77777777" w:rsidR="0001413C" w:rsidRPr="0001413C" w:rsidRDefault="0001413C" w:rsidP="0001413C">
            <w:pPr>
              <w:numPr>
                <w:ilvl w:val="0"/>
                <w:numId w:val="83"/>
              </w:numPr>
            </w:pPr>
            <w:r w:rsidRPr="0001413C">
              <w:t>Reinstatement, or front pay where reinstatement is not possible</w:t>
            </w:r>
          </w:p>
          <w:p w14:paraId="41E02FBE" w14:textId="77777777" w:rsidR="0001413C" w:rsidRPr="0001413C" w:rsidRDefault="0001413C" w:rsidP="0001413C">
            <w:r w:rsidRPr="0001413C">
              <w:t>Anti-discrimination laws prohibit harassment against individuals in retaliation for filing an EEOC discrimination charge.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94592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2BF6F1" w14:textId="77777777" w:rsidR="0001413C" w:rsidRPr="0001413C" w:rsidRDefault="0001413C" w:rsidP="0001413C"/>
        </w:tc>
      </w:tr>
      <w:tr w:rsidR="0001413C" w:rsidRPr="0001413C" w14:paraId="54F9582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219E71" w14:textId="77777777" w:rsidR="0001413C" w:rsidRPr="0001413C" w:rsidRDefault="0001413C" w:rsidP="0001413C">
            <w:r w:rsidRPr="0001413C">
              <w:t xml:space="preserve">Who Is Liable in Cases of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C85E66" w14:textId="77777777" w:rsidR="0001413C" w:rsidRPr="0001413C" w:rsidRDefault="0001413C" w:rsidP="0001413C">
            <w:r w:rsidRPr="0001413C">
              <w:t>When harassment in the workplace is unchecked, employers can be held legally accountable. If victims bring harassment lawsuits against their employers, this exposes companies to reputational damage and financial losses in court-awarded damages, as well as legal expenses and increased insurance coverage costs.</w:t>
            </w:r>
          </w:p>
          <w:p w14:paraId="36DA2095" w14:textId="77777777" w:rsidR="0001413C" w:rsidRPr="0001413C" w:rsidRDefault="0001413C" w:rsidP="0001413C">
            <w:r w:rsidRPr="0001413C">
              <w:t>It is also important to remember that in some states, managers and supervisors (and even colleagues) can also be held personally liable for harassing behavior. And, if an employer does not take “immediate and appropriate corrective action” when it learns of harassment, the company may face liability.</w:t>
            </w:r>
          </w:p>
          <w:p w14:paraId="6920D070"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E9508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C202FC" w14:textId="77777777" w:rsidR="0001413C" w:rsidRPr="0001413C" w:rsidRDefault="0001413C" w:rsidP="0001413C"/>
        </w:tc>
      </w:tr>
    </w:tbl>
    <w:p w14:paraId="7CB70157"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BB7D2B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3BB638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6E56AA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38C51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EED969C" w14:textId="77777777" w:rsidR="0001413C" w:rsidRPr="0001413C" w:rsidRDefault="0001413C" w:rsidP="0001413C">
            <w:pPr>
              <w:rPr>
                <w:b/>
                <w:bCs/>
              </w:rPr>
            </w:pPr>
            <w:r w:rsidRPr="0001413C">
              <w:rPr>
                <w:b/>
                <w:bCs/>
              </w:rPr>
              <w:t>Alternate Text</w:t>
            </w:r>
          </w:p>
        </w:tc>
      </w:tr>
      <w:tr w:rsidR="0001413C" w:rsidRPr="0001413C" w14:paraId="706C4AE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1C5E13"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51C85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7F3F0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A169FF" w14:textId="77777777" w:rsidR="0001413C" w:rsidRPr="0001413C" w:rsidRDefault="0001413C" w:rsidP="0001413C"/>
        </w:tc>
      </w:tr>
    </w:tbl>
    <w:p w14:paraId="05827602" w14:textId="77777777" w:rsidR="0001413C" w:rsidRPr="0001413C" w:rsidRDefault="0001413C" w:rsidP="0001413C">
      <w:r w:rsidRPr="0001413C">
        <w:rPr>
          <w:b/>
          <w:bCs/>
        </w:rPr>
        <w:t>Audio Transcript Text:</w:t>
      </w:r>
      <w:r w:rsidRPr="0001413C">
        <w:t xml:space="preserve"> </w:t>
      </w:r>
    </w:p>
    <w:p w14:paraId="78F5E864" w14:textId="77777777" w:rsidR="0001413C" w:rsidRPr="0001413C" w:rsidRDefault="0001413C" w:rsidP="0001413C">
      <w:r w:rsidRPr="0001413C">
        <w:t>Here are some key facts worth considering.</w:t>
      </w:r>
    </w:p>
    <w:p w14:paraId="0CE130FA" w14:textId="77777777" w:rsidR="0001413C" w:rsidRPr="0001413C" w:rsidRDefault="0001413C" w:rsidP="0001413C">
      <w:r w:rsidRPr="0001413C">
        <w:br w:type="page"/>
      </w:r>
    </w:p>
    <w:p w14:paraId="3620A8FC" w14:textId="77777777" w:rsidR="0001413C" w:rsidRPr="0001413C" w:rsidRDefault="0001413C" w:rsidP="0001413C">
      <w:bookmarkStart w:id="333" w:name="Page_7205166147195705"/>
      <w:bookmarkEnd w:id="333"/>
      <w:r w:rsidRPr="0001413C">
        <w:rPr>
          <w:b/>
          <w:bCs/>
        </w:rPr>
        <w:t>Page Number:</w:t>
      </w:r>
      <w:r w:rsidRPr="0001413C">
        <w:t xml:space="preserve"> 108 </w:t>
      </w:r>
    </w:p>
    <w:p w14:paraId="1DFF8DF0" w14:textId="77777777" w:rsidR="0001413C" w:rsidRPr="0001413C" w:rsidRDefault="0001413C" w:rsidP="0001413C">
      <w:r w:rsidRPr="0001413C">
        <w:rPr>
          <w:b/>
          <w:bCs/>
        </w:rPr>
        <w:t>Lesson 32:</w:t>
      </w:r>
      <w:r w:rsidRPr="0001413C">
        <w:t xml:space="preserve"> US Law </w:t>
      </w:r>
    </w:p>
    <w:p w14:paraId="6FF4E11D" w14:textId="77777777" w:rsidR="0001413C" w:rsidRPr="0001413C" w:rsidRDefault="0001413C" w:rsidP="0001413C">
      <w:r w:rsidRPr="0001413C">
        <w:rPr>
          <w:b/>
          <w:bCs/>
        </w:rPr>
        <w:t xml:space="preserve">Text and Image Template / Text Only </w:t>
      </w:r>
    </w:p>
    <w:p w14:paraId="206D06D4" w14:textId="77777777" w:rsidR="0001413C" w:rsidRPr="0001413C" w:rsidRDefault="0001413C" w:rsidP="0001413C">
      <w:r w:rsidRPr="0001413C">
        <w:rPr>
          <w:b/>
          <w:bCs/>
        </w:rPr>
        <w:t>Content Title:</w:t>
      </w:r>
      <w:r w:rsidRPr="0001413C">
        <w:t xml:space="preserve"> </w:t>
      </w:r>
    </w:p>
    <w:p w14:paraId="11ABBF12" w14:textId="77777777" w:rsidR="0001413C" w:rsidRPr="0001413C" w:rsidRDefault="0001413C" w:rsidP="0001413C">
      <w:r w:rsidRPr="0001413C">
        <w:t xml:space="preserve">Hairstyle Discrimination </w:t>
      </w:r>
    </w:p>
    <w:p w14:paraId="04CDD708" w14:textId="77777777" w:rsidR="0001413C" w:rsidRPr="0001413C" w:rsidRDefault="0001413C" w:rsidP="0001413C">
      <w:r w:rsidRPr="0001413C">
        <w:br/>
      </w:r>
      <w:r w:rsidRPr="0001413C">
        <w:rPr>
          <w:b/>
          <w:bCs/>
        </w:rPr>
        <w:t>Column 1 Text:</w:t>
      </w:r>
      <w:r w:rsidRPr="0001413C">
        <w:t xml:space="preserve"> </w:t>
      </w:r>
    </w:p>
    <w:p w14:paraId="67BEF7F0" w14:textId="77777777" w:rsidR="0001413C" w:rsidRPr="0001413C" w:rsidRDefault="0001413C" w:rsidP="0001413C">
      <w:r w:rsidRPr="0001413C">
        <w:t>In the United States, the law protects people from discrimination because of their race. But this kind of discrimination can manifest in different ways, and many people continue to face discrimination in the workplace due to personal traits associated with their race, such as hair texture or hairstyles.</w:t>
      </w:r>
    </w:p>
    <w:p w14:paraId="243AAE92" w14:textId="77777777" w:rsidR="0001413C" w:rsidRPr="0001413C" w:rsidRDefault="0001413C" w:rsidP="0001413C">
      <w:r w:rsidRPr="0001413C">
        <w:t>Currently, federal law does not recognize hairstyle discrimination as a form of discrimination, but many states are amending their anti-discrimination laws to change that. One such law is the Create a Respectful and Open Workplace for Natural Hair (CROWN) Act, which bans discrimination based on protective hairstyles.</w:t>
      </w:r>
    </w:p>
    <w:p w14:paraId="7A47DE98" w14:textId="77777777" w:rsidR="0001413C" w:rsidRPr="0001413C" w:rsidRDefault="0001413C" w:rsidP="0001413C">
      <w:r w:rsidRPr="0001413C">
        <w:t>Protective hairstyles include wigs, headwraps, and hairstyles such as individual braids, cornrows, locs, twists, Bantu knots, afros and afro puffs, and similar styles.</w:t>
      </w:r>
    </w:p>
    <w:p w14:paraId="323358F8" w14:textId="77777777" w:rsidR="0001413C" w:rsidRPr="0001413C" w:rsidRDefault="0001413C" w:rsidP="0001413C">
      <w:r w:rsidRPr="0001413C">
        <w:t>The following states have already signed CROWN Act legislation (or versions of it) into law: Alaska, Arizona, Arkansas, California, Colorado, Connecticut, Delaware, Illinois, Louisiana, Maine, Maryland, Massachusetts, Michigan, Minnesota, Nebraska, Nevada, New Jersey, New Mexico, New York, Oregon, Tennessee, Texas, Virginia and Washington. A number of cities and municipalities have also passed the CROWN ACT like Akron, Columbus and Cincinnati.</w:t>
      </w:r>
    </w:p>
    <w:p w14:paraId="76E8DD5C" w14:textId="77777777" w:rsidR="0001413C" w:rsidRPr="0001413C" w:rsidRDefault="0001413C" w:rsidP="0001413C">
      <w:r w:rsidRPr="0001413C">
        <w:t>Select the Next arrow to continue.</w:t>
      </w:r>
    </w:p>
    <w:p w14:paraId="5E810642" w14:textId="77777777" w:rsidR="0001413C" w:rsidRPr="0001413C" w:rsidRDefault="0001413C" w:rsidP="0001413C">
      <w:r w:rsidRPr="0001413C">
        <w:rPr>
          <w:b/>
          <w:bCs/>
        </w:rPr>
        <w:t>Audio Transcript Text:</w:t>
      </w:r>
      <w:r w:rsidRPr="0001413C">
        <w:t xml:space="preserve"> </w:t>
      </w:r>
    </w:p>
    <w:p w14:paraId="16DA0B4A" w14:textId="77777777" w:rsidR="0001413C" w:rsidRPr="0001413C" w:rsidRDefault="0001413C" w:rsidP="0001413C">
      <w:r w:rsidRPr="0001413C">
        <w:t>Here are some key considerations.</w:t>
      </w:r>
    </w:p>
    <w:p w14:paraId="45EFCC48" w14:textId="77777777" w:rsidR="0001413C" w:rsidRPr="0001413C" w:rsidRDefault="0001413C" w:rsidP="0001413C">
      <w:r w:rsidRPr="0001413C">
        <w:br w:type="page"/>
      </w:r>
    </w:p>
    <w:p w14:paraId="1B7CBB0D" w14:textId="77777777" w:rsidR="0001413C" w:rsidRPr="0001413C" w:rsidRDefault="0001413C" w:rsidP="0001413C">
      <w:bookmarkStart w:id="334" w:name="Page_3007589470469528498"/>
      <w:bookmarkEnd w:id="334"/>
      <w:r w:rsidRPr="0001413C">
        <w:rPr>
          <w:b/>
          <w:bCs/>
        </w:rPr>
        <w:t>Page Number:</w:t>
      </w:r>
      <w:r w:rsidRPr="0001413C">
        <w:t xml:space="preserve"> 109 </w:t>
      </w:r>
    </w:p>
    <w:p w14:paraId="1B20B3D9" w14:textId="77777777" w:rsidR="0001413C" w:rsidRPr="0001413C" w:rsidRDefault="0001413C" w:rsidP="0001413C">
      <w:r w:rsidRPr="0001413C">
        <w:rPr>
          <w:b/>
          <w:bCs/>
        </w:rPr>
        <w:t>Lesson 32:</w:t>
      </w:r>
      <w:r w:rsidRPr="0001413C">
        <w:t xml:space="preserve"> US Law </w:t>
      </w:r>
    </w:p>
    <w:p w14:paraId="50A0424E" w14:textId="77777777" w:rsidR="0001413C" w:rsidRPr="0001413C" w:rsidRDefault="0001413C" w:rsidP="0001413C">
      <w:r w:rsidRPr="0001413C">
        <w:rPr>
          <w:b/>
          <w:bCs/>
        </w:rPr>
        <w:t xml:space="preserve">Click and Reveal Template / LTR / Random </w:t>
      </w:r>
    </w:p>
    <w:p w14:paraId="2F1C8633" w14:textId="77777777" w:rsidR="0001413C" w:rsidRPr="0001413C" w:rsidRDefault="0001413C" w:rsidP="0001413C">
      <w:r w:rsidRPr="0001413C">
        <w:rPr>
          <w:b/>
          <w:bCs/>
        </w:rPr>
        <w:t>Content Title:</w:t>
      </w:r>
      <w:r w:rsidRPr="0001413C">
        <w:t xml:space="preserve"> </w:t>
      </w:r>
    </w:p>
    <w:p w14:paraId="74552086" w14:textId="77777777" w:rsidR="0001413C" w:rsidRPr="0001413C" w:rsidRDefault="0001413C" w:rsidP="0001413C">
      <w:r w:rsidRPr="0001413C">
        <w:t xml:space="preserve">Affirmative Defense </w:t>
      </w:r>
    </w:p>
    <w:p w14:paraId="00CDB842" w14:textId="77777777" w:rsidR="0001413C" w:rsidRPr="0001413C" w:rsidRDefault="0001413C" w:rsidP="0001413C">
      <w:r w:rsidRPr="0001413C">
        <w:rPr>
          <w:b/>
          <w:bCs/>
        </w:rPr>
        <w:t>Content Description:</w:t>
      </w:r>
    </w:p>
    <w:p w14:paraId="6F226DF4" w14:textId="77777777" w:rsidR="0001413C" w:rsidRPr="0001413C" w:rsidRDefault="0001413C" w:rsidP="0001413C">
      <w:r w:rsidRPr="0001413C">
        <w:t>It is easy to see the benefits of a culture that refuses to accept harassment and discrimination of any kind. This type of culture does not happen by accident. It is our policies, procedures, and internal training initiatives – including this training module – that support a culture of mutual respect, and reject harassment and discrimination. This culture of compliance with laws and policies also protects us as individuals and protects the organization.</w:t>
      </w:r>
    </w:p>
    <w:p w14:paraId="16E10967" w14:textId="77777777" w:rsidR="0001413C" w:rsidRPr="0001413C" w:rsidRDefault="0001413C" w:rsidP="0001413C">
      <w:r w:rsidRPr="0001413C">
        <w:t>From a legal perspective, under federal law, an employer can avoid or reduce liability when a discrimination complaint is filed if it can show that it has created this compliance system and culture. This requires three things.</w:t>
      </w:r>
    </w:p>
    <w:p w14:paraId="523278AD" w14:textId="77777777" w:rsidR="0001413C" w:rsidRPr="0001413C" w:rsidRDefault="0001413C" w:rsidP="0001413C">
      <w:r w:rsidRPr="0001413C">
        <w:t>Select each item to learn what it entails.</w:t>
      </w:r>
    </w:p>
    <w:p w14:paraId="754C70E4"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722"/>
        <w:gridCol w:w="1489"/>
        <w:gridCol w:w="1191"/>
      </w:tblGrid>
      <w:tr w:rsidR="0001413C" w:rsidRPr="0001413C" w14:paraId="5296B06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093D83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D9589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727962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B944F2" w14:textId="77777777" w:rsidR="0001413C" w:rsidRPr="0001413C" w:rsidRDefault="0001413C" w:rsidP="0001413C">
            <w:pPr>
              <w:rPr>
                <w:b/>
                <w:bCs/>
              </w:rPr>
            </w:pPr>
            <w:r w:rsidRPr="0001413C">
              <w:rPr>
                <w:b/>
                <w:bCs/>
              </w:rPr>
              <w:t>Alternate Text</w:t>
            </w:r>
          </w:p>
        </w:tc>
      </w:tr>
      <w:tr w:rsidR="0001413C" w:rsidRPr="0001413C" w14:paraId="4D71937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FA8455" w14:textId="77777777" w:rsidR="0001413C" w:rsidRPr="0001413C" w:rsidRDefault="0001413C" w:rsidP="0001413C">
            <w:r w:rsidRPr="0001413C">
              <w:t xml:space="preserve">Reason One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B3A911" w14:textId="77777777" w:rsidR="0001413C" w:rsidRPr="0001413C" w:rsidRDefault="0001413C" w:rsidP="0001413C">
            <w:r w:rsidRPr="0001413C">
              <w:t>That it had policies/procedures – including training and channels for reporting and escalating concerns – in effect to prevent such inappropriate workplace conduct from happening.</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69B22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E3D50F" w14:textId="77777777" w:rsidR="0001413C" w:rsidRPr="0001413C" w:rsidRDefault="0001413C" w:rsidP="0001413C"/>
        </w:tc>
      </w:tr>
      <w:tr w:rsidR="0001413C" w:rsidRPr="0001413C" w14:paraId="53BC541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330F1B" w14:textId="77777777" w:rsidR="0001413C" w:rsidRPr="0001413C" w:rsidRDefault="0001413C" w:rsidP="0001413C">
            <w:r w:rsidRPr="0001413C">
              <w:t xml:space="preserve">Reason Two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D72E3D" w14:textId="77777777" w:rsidR="0001413C" w:rsidRPr="0001413C" w:rsidRDefault="0001413C" w:rsidP="0001413C">
            <w:r w:rsidRPr="0001413C">
              <w:t>That the complainant failed to utilize those policies/procedures.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15B32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879719" w14:textId="77777777" w:rsidR="0001413C" w:rsidRPr="0001413C" w:rsidRDefault="0001413C" w:rsidP="0001413C"/>
        </w:tc>
      </w:tr>
      <w:tr w:rsidR="0001413C" w:rsidRPr="0001413C" w14:paraId="6B9318A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F24D5E" w14:textId="77777777" w:rsidR="0001413C" w:rsidRPr="0001413C" w:rsidRDefault="0001413C" w:rsidP="0001413C">
            <w:r w:rsidRPr="0001413C">
              <w:t xml:space="preserve">Reason Three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8F01A4" w14:textId="77777777" w:rsidR="0001413C" w:rsidRPr="0001413C" w:rsidRDefault="0001413C" w:rsidP="0001413C">
            <w:r w:rsidRPr="0001413C">
              <w:t>Had the complainant utilized those policies/procedures, he/she would have avoided some or all of the harm.</w:t>
            </w:r>
          </w:p>
          <w:p w14:paraId="553EB908"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4D5A8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978340" w14:textId="77777777" w:rsidR="0001413C" w:rsidRPr="0001413C" w:rsidRDefault="0001413C" w:rsidP="0001413C"/>
        </w:tc>
      </w:tr>
    </w:tbl>
    <w:p w14:paraId="05256F73"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33F3BF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8314BD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3778B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1F80E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A168D3" w14:textId="77777777" w:rsidR="0001413C" w:rsidRPr="0001413C" w:rsidRDefault="0001413C" w:rsidP="0001413C">
            <w:pPr>
              <w:rPr>
                <w:b/>
                <w:bCs/>
              </w:rPr>
            </w:pPr>
            <w:r w:rsidRPr="0001413C">
              <w:rPr>
                <w:b/>
                <w:bCs/>
              </w:rPr>
              <w:t>Alternate Text</w:t>
            </w:r>
          </w:p>
        </w:tc>
      </w:tr>
      <w:tr w:rsidR="0001413C" w:rsidRPr="0001413C" w14:paraId="648C23A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ED7B3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9C648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C8E1A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850136" w14:textId="77777777" w:rsidR="0001413C" w:rsidRPr="0001413C" w:rsidRDefault="0001413C" w:rsidP="0001413C"/>
        </w:tc>
      </w:tr>
    </w:tbl>
    <w:p w14:paraId="6F415A05" w14:textId="77777777" w:rsidR="0001413C" w:rsidRPr="0001413C" w:rsidRDefault="0001413C" w:rsidP="0001413C">
      <w:r w:rsidRPr="0001413C">
        <w:rPr>
          <w:b/>
          <w:bCs/>
        </w:rPr>
        <w:t>Audio Transcript Text:</w:t>
      </w:r>
      <w:r w:rsidRPr="0001413C">
        <w:t xml:space="preserve"> </w:t>
      </w:r>
    </w:p>
    <w:p w14:paraId="3927582B" w14:textId="77777777" w:rsidR="0001413C" w:rsidRPr="0001413C" w:rsidRDefault="0001413C" w:rsidP="0001413C">
      <w:r w:rsidRPr="0001413C">
        <w:t>Consider this!</w:t>
      </w:r>
    </w:p>
    <w:p w14:paraId="356E4842" w14:textId="77777777" w:rsidR="0001413C" w:rsidRPr="0001413C" w:rsidRDefault="0001413C" w:rsidP="0001413C">
      <w:r w:rsidRPr="0001413C">
        <w:br w:type="page"/>
      </w:r>
    </w:p>
    <w:p w14:paraId="62D6CF43" w14:textId="77777777" w:rsidR="0001413C" w:rsidRPr="0001413C" w:rsidRDefault="0001413C" w:rsidP="0001413C">
      <w:bookmarkStart w:id="335" w:name="Page_1093618161937465511"/>
      <w:bookmarkEnd w:id="335"/>
      <w:r w:rsidRPr="0001413C">
        <w:rPr>
          <w:b/>
          <w:bCs/>
        </w:rPr>
        <w:t>Page Number:</w:t>
      </w:r>
      <w:r w:rsidRPr="0001413C">
        <w:t xml:space="preserve"> 110 </w:t>
      </w:r>
    </w:p>
    <w:p w14:paraId="65DA1B86" w14:textId="77777777" w:rsidR="0001413C" w:rsidRPr="0001413C" w:rsidRDefault="0001413C" w:rsidP="0001413C">
      <w:r w:rsidRPr="0001413C">
        <w:rPr>
          <w:b/>
          <w:bCs/>
        </w:rPr>
        <w:t>Lesson 32:</w:t>
      </w:r>
      <w:r w:rsidRPr="0001413C">
        <w:t xml:space="preserve"> US Law </w:t>
      </w:r>
    </w:p>
    <w:p w14:paraId="7B5EC9E1" w14:textId="77777777" w:rsidR="0001413C" w:rsidRPr="0001413C" w:rsidRDefault="0001413C" w:rsidP="0001413C">
      <w:r w:rsidRPr="0001413C">
        <w:rPr>
          <w:b/>
          <w:bCs/>
        </w:rPr>
        <w:t xml:space="preserve">Click and Reveal Template / LTR / Random </w:t>
      </w:r>
    </w:p>
    <w:p w14:paraId="7E73B3A5" w14:textId="77777777" w:rsidR="0001413C" w:rsidRPr="0001413C" w:rsidRDefault="0001413C" w:rsidP="0001413C">
      <w:r w:rsidRPr="0001413C">
        <w:rPr>
          <w:b/>
          <w:bCs/>
        </w:rPr>
        <w:t>Content Title:</w:t>
      </w:r>
      <w:r w:rsidRPr="0001413C">
        <w:t xml:space="preserve"> </w:t>
      </w:r>
    </w:p>
    <w:p w14:paraId="37BFCB56" w14:textId="77777777" w:rsidR="0001413C" w:rsidRPr="0001413C" w:rsidRDefault="0001413C" w:rsidP="0001413C">
      <w:r w:rsidRPr="0001413C">
        <w:t xml:space="preserve">Key Points </w:t>
      </w:r>
    </w:p>
    <w:p w14:paraId="53E86899" w14:textId="77777777" w:rsidR="0001413C" w:rsidRPr="0001413C" w:rsidRDefault="0001413C" w:rsidP="0001413C">
      <w:r w:rsidRPr="0001413C">
        <w:rPr>
          <w:b/>
          <w:bCs/>
        </w:rPr>
        <w:t>Content Description:</w:t>
      </w:r>
    </w:p>
    <w:p w14:paraId="1601A4EE" w14:textId="77777777" w:rsidR="0001413C" w:rsidRPr="0001413C" w:rsidRDefault="0001413C" w:rsidP="0001413C">
      <w:r w:rsidRPr="0001413C">
        <w:t>Select each topic to learn more about discrimination laws in the United States.</w:t>
      </w:r>
    </w:p>
    <w:p w14:paraId="5820EECA"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505"/>
        <w:gridCol w:w="4249"/>
        <w:gridCol w:w="1440"/>
        <w:gridCol w:w="1158"/>
      </w:tblGrid>
      <w:tr w:rsidR="0001413C" w:rsidRPr="0001413C" w14:paraId="29568E4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759B4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D352E7"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204CC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2E2536" w14:textId="77777777" w:rsidR="0001413C" w:rsidRPr="0001413C" w:rsidRDefault="0001413C" w:rsidP="0001413C">
            <w:pPr>
              <w:rPr>
                <w:b/>
                <w:bCs/>
              </w:rPr>
            </w:pPr>
            <w:r w:rsidRPr="0001413C">
              <w:rPr>
                <w:b/>
                <w:bCs/>
              </w:rPr>
              <w:t>Alternate Text</w:t>
            </w:r>
          </w:p>
        </w:tc>
      </w:tr>
      <w:tr w:rsidR="0001413C" w:rsidRPr="0001413C" w14:paraId="110E707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9D8884" w14:textId="77777777" w:rsidR="0001413C" w:rsidRPr="0001413C" w:rsidRDefault="0001413C" w:rsidP="0001413C">
            <w:r w:rsidRPr="0001413C">
              <w:t xml:space="preserve">Laws and Enforcement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8B35C6" w14:textId="77777777" w:rsidR="0001413C" w:rsidRPr="0001413C" w:rsidRDefault="0001413C" w:rsidP="0001413C">
            <w:r w:rsidRPr="0001413C">
              <w:t>The primary federal law prohibiting discrimination in the workplace is Title VII of the Civil Rights Act of 1964.</w:t>
            </w:r>
          </w:p>
          <w:p w14:paraId="4D9AD6A7" w14:textId="77777777" w:rsidR="0001413C" w:rsidRPr="0001413C" w:rsidRDefault="0001413C" w:rsidP="0001413C">
            <w:r w:rsidRPr="0001413C">
              <w:t>Many states have developed similar statutes over time, deriving much of the underlying protections from Title VII.</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29A9D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64BF60" w14:textId="77777777" w:rsidR="0001413C" w:rsidRPr="0001413C" w:rsidRDefault="0001413C" w:rsidP="0001413C"/>
        </w:tc>
      </w:tr>
      <w:tr w:rsidR="0001413C" w:rsidRPr="0001413C" w14:paraId="3FA57F9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FC32C1" w14:textId="77777777" w:rsidR="0001413C" w:rsidRPr="0001413C" w:rsidRDefault="0001413C" w:rsidP="0001413C">
            <w:r w:rsidRPr="0001413C">
              <w:t xml:space="preserve">EEOC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34190C" w14:textId="77777777" w:rsidR="0001413C" w:rsidRPr="0001413C" w:rsidRDefault="0001413C" w:rsidP="0001413C">
            <w:r w:rsidRPr="0001413C">
              <w:t>The US Equal Employment Opportunity Commission (EEOC) is responsible for preventing and remedying unlawful employment practices by employers, unions, and employment agencies.</w:t>
            </w:r>
          </w:p>
          <w:p w14:paraId="30B1DE6A" w14:textId="77777777" w:rsidR="0001413C" w:rsidRPr="0001413C" w:rsidRDefault="0001413C" w:rsidP="0001413C">
            <w:r w:rsidRPr="0001413C">
              <w:t>It is unlawful to discriminate against any individual or group in regard to recruiting, hiring and promotion, transfer, work assignments, performance measurements, the work environment, job training, discipline and discharge, wages and benefits, or any other term, condition, or privilege of employment on the basis of the individual or group’s protected class or classes.</w:t>
            </w:r>
          </w:p>
          <w:p w14:paraId="32AE687E" w14:textId="77777777" w:rsidR="0001413C" w:rsidRPr="0001413C" w:rsidRDefault="0001413C" w:rsidP="0001413C">
            <w:r w:rsidRPr="0001413C">
              <w:t>To achieve its goal, the EEOC accepts and investigates charges of discrimination filed by or on behalf of individuals claiming to have been subjected to an unlawful employment practice on the basis of a protected class.</w:t>
            </w:r>
          </w:p>
          <w:p w14:paraId="67EB7766" w14:textId="77777777" w:rsidR="0001413C" w:rsidRPr="0001413C" w:rsidRDefault="0001413C" w:rsidP="0001413C">
            <w:r w:rsidRPr="0001413C">
              <w:t>In April 2024, the EEOC released federal guidelines regarding harassment in the workplace. The new guidance is intended to align with contemporary work environments and provides clarity on the application of federal laws prohibiting harassment and retaliation. Some of the key changes relate to workplace protections for “pregnancy, childbirth, or related medical conditions” and unlawful harassment against LGBTQ+ individuals. The new guidance also clarifies that repeated and intentional use of a name or pronoun inconsistent with the individual’s known gender identity, called “misgendering,” could be considered harassment.</w:t>
            </w:r>
          </w:p>
          <w:p w14:paraId="4F5064C9" w14:textId="77777777" w:rsidR="0001413C" w:rsidRPr="0001413C" w:rsidRDefault="0001413C" w:rsidP="0001413C">
            <w:r w:rsidRPr="0001413C">
              <w:t xml:space="preserve">Regarding enforcement, the EEOC guidance reaffirms that, to be actionable harassment, the conduct must be severe or pervasive and must be viewed in light of the totality of the circumstances. The EEOC also stresses that, for workplace harassment to violate the law, not only must it be based on a protected category, but it must also affect a term or condition of employment. </w:t>
            </w:r>
          </w:p>
          <w:p w14:paraId="5A375FF7" w14:textId="77777777" w:rsidR="0001413C" w:rsidRPr="0001413C" w:rsidRDefault="0001413C" w:rsidP="0001413C">
            <w:r w:rsidRPr="0001413C">
              <w:t xml:space="preserve">The new guidance came into effect immediately upon issuance.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69649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45CBB9" w14:textId="77777777" w:rsidR="0001413C" w:rsidRPr="0001413C" w:rsidRDefault="0001413C" w:rsidP="0001413C"/>
        </w:tc>
      </w:tr>
      <w:tr w:rsidR="0001413C" w:rsidRPr="0001413C" w14:paraId="7B51789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1D197A" w14:textId="77777777" w:rsidR="0001413C" w:rsidRPr="0001413C" w:rsidRDefault="0001413C" w:rsidP="0001413C">
            <w:r w:rsidRPr="0001413C">
              <w:t xml:space="preserve">State-Specific Laws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6731B1" w14:textId="77777777" w:rsidR="0001413C" w:rsidRPr="0001413C" w:rsidRDefault="0001413C" w:rsidP="0001413C">
            <w:r w:rsidRPr="0001413C">
              <w:t>Some states have additional protected classes. The EEOC enforces numerous federal anti-discrimination laws, like Title VII of the Civil Rights Act, the Age Discrimination in Employment Act, the Equal Pay Act, and portions of the Americans with Disabilities Act.</w:t>
            </w:r>
            <w:r w:rsidRPr="0001413C">
              <w:br/>
            </w:r>
            <w:r w:rsidRPr="0001413C">
              <w:br/>
              <w:t>Make sure you are aware of any state-specific laws that may affect your professional conduct.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EA1B0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1AEF0C" w14:textId="77777777" w:rsidR="0001413C" w:rsidRPr="0001413C" w:rsidRDefault="0001413C" w:rsidP="0001413C"/>
        </w:tc>
      </w:tr>
      <w:tr w:rsidR="0001413C" w:rsidRPr="0001413C" w14:paraId="1F75D16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8C6C3B" w14:textId="77777777" w:rsidR="0001413C" w:rsidRPr="0001413C" w:rsidRDefault="0001413C" w:rsidP="0001413C">
            <w:r w:rsidRPr="0001413C">
              <w:t xml:space="preserve">Remember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210DF1" w14:textId="77777777" w:rsidR="0001413C" w:rsidRPr="0001413C" w:rsidRDefault="0001413C" w:rsidP="0001413C">
            <w:r w:rsidRPr="0001413C">
              <w:t>It is unlawful to discriminate against any individual or group in regard to recruiting, hiring and promotion, transfer, work assignments, performance measurements, the work environment, job training, discipline and discharge, wages and benefits, or any other term, condition, or privilege of employment on the basis of the individual or group’s protected class or classes.</w:t>
            </w:r>
          </w:p>
          <w:p w14:paraId="1420AFCB" w14:textId="77777777" w:rsidR="0001413C" w:rsidRPr="0001413C" w:rsidRDefault="0001413C" w:rsidP="0001413C">
            <w:r w:rsidRPr="0001413C">
              <w:t>Unlawful discrimination includes making a decision because of: (1) a perception of a protected characteristic; or (2) the person’s association with a person with an actual or perceived protected characteristic.</w:t>
            </w:r>
          </w:p>
          <w:p w14:paraId="4504BF09"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21904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A84BEF" w14:textId="77777777" w:rsidR="0001413C" w:rsidRPr="0001413C" w:rsidRDefault="0001413C" w:rsidP="0001413C"/>
        </w:tc>
      </w:tr>
    </w:tbl>
    <w:p w14:paraId="05EE9A5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342A7A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A380C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901A3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4AE4E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3D71C6" w14:textId="77777777" w:rsidR="0001413C" w:rsidRPr="0001413C" w:rsidRDefault="0001413C" w:rsidP="0001413C">
            <w:pPr>
              <w:rPr>
                <w:b/>
                <w:bCs/>
              </w:rPr>
            </w:pPr>
            <w:r w:rsidRPr="0001413C">
              <w:rPr>
                <w:b/>
                <w:bCs/>
              </w:rPr>
              <w:t>Alternate Text</w:t>
            </w:r>
          </w:p>
        </w:tc>
      </w:tr>
      <w:tr w:rsidR="0001413C" w:rsidRPr="0001413C" w14:paraId="21611B0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275D4E"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3361C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3B3DC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BEBCE3" w14:textId="77777777" w:rsidR="0001413C" w:rsidRPr="0001413C" w:rsidRDefault="0001413C" w:rsidP="0001413C"/>
        </w:tc>
      </w:tr>
    </w:tbl>
    <w:p w14:paraId="25565E64" w14:textId="77777777" w:rsidR="0001413C" w:rsidRPr="0001413C" w:rsidRDefault="0001413C" w:rsidP="0001413C">
      <w:r w:rsidRPr="0001413C">
        <w:rPr>
          <w:b/>
          <w:bCs/>
        </w:rPr>
        <w:t>Audio Transcript Text:</w:t>
      </w:r>
      <w:r w:rsidRPr="0001413C">
        <w:t xml:space="preserve"> </w:t>
      </w:r>
    </w:p>
    <w:p w14:paraId="7D6FF86B" w14:textId="77777777" w:rsidR="0001413C" w:rsidRPr="0001413C" w:rsidRDefault="0001413C" w:rsidP="0001413C">
      <w:r w:rsidRPr="0001413C">
        <w:t>Here are some key considerations.</w:t>
      </w:r>
    </w:p>
    <w:p w14:paraId="4B9A15C2" w14:textId="77777777" w:rsidR="0001413C" w:rsidRPr="0001413C" w:rsidRDefault="0001413C" w:rsidP="0001413C">
      <w:r w:rsidRPr="0001413C">
        <w:br w:type="page"/>
      </w:r>
    </w:p>
    <w:p w14:paraId="71419B1A" w14:textId="77777777" w:rsidR="0001413C" w:rsidRPr="0001413C" w:rsidRDefault="0001413C" w:rsidP="0001413C">
      <w:bookmarkStart w:id="336" w:name="Page_7160998538340740546"/>
      <w:bookmarkEnd w:id="336"/>
      <w:r w:rsidRPr="0001413C">
        <w:rPr>
          <w:b/>
          <w:bCs/>
        </w:rPr>
        <w:t>Page Number:</w:t>
      </w:r>
      <w:r w:rsidRPr="0001413C">
        <w:t xml:space="preserve"> 111 </w:t>
      </w:r>
    </w:p>
    <w:p w14:paraId="7CE8164C" w14:textId="77777777" w:rsidR="0001413C" w:rsidRPr="0001413C" w:rsidRDefault="0001413C" w:rsidP="0001413C">
      <w:r w:rsidRPr="0001413C">
        <w:rPr>
          <w:b/>
          <w:bCs/>
        </w:rPr>
        <w:t>Lesson 32:</w:t>
      </w:r>
      <w:r w:rsidRPr="0001413C">
        <w:t xml:space="preserve"> US Law </w:t>
      </w:r>
    </w:p>
    <w:p w14:paraId="6EAC6A80" w14:textId="77777777" w:rsidR="0001413C" w:rsidRPr="0001413C" w:rsidRDefault="0001413C" w:rsidP="0001413C">
      <w:r w:rsidRPr="0001413C">
        <w:rPr>
          <w:b/>
          <w:bCs/>
        </w:rPr>
        <w:t xml:space="preserve">Text and Image Template / Text Only </w:t>
      </w:r>
    </w:p>
    <w:p w14:paraId="677EAB4E" w14:textId="77777777" w:rsidR="0001413C" w:rsidRPr="0001413C" w:rsidRDefault="0001413C" w:rsidP="0001413C">
      <w:r w:rsidRPr="0001413C">
        <w:rPr>
          <w:b/>
          <w:bCs/>
        </w:rPr>
        <w:t>Content Title:</w:t>
      </w:r>
      <w:r w:rsidRPr="0001413C">
        <w:t xml:space="preserve"> </w:t>
      </w:r>
    </w:p>
    <w:p w14:paraId="017EC474" w14:textId="77777777" w:rsidR="0001413C" w:rsidRPr="0001413C" w:rsidRDefault="0001413C" w:rsidP="0001413C">
      <w:r w:rsidRPr="0001413C">
        <w:t xml:space="preserve">EEOC Claims for Covered Individuals </w:t>
      </w:r>
    </w:p>
    <w:p w14:paraId="774345F1" w14:textId="77777777" w:rsidR="0001413C" w:rsidRPr="0001413C" w:rsidRDefault="0001413C" w:rsidP="0001413C">
      <w:r w:rsidRPr="0001413C">
        <w:br/>
      </w:r>
      <w:r w:rsidRPr="0001413C">
        <w:rPr>
          <w:b/>
          <w:bCs/>
        </w:rPr>
        <w:t>Column 1 Text:</w:t>
      </w:r>
      <w:r w:rsidRPr="0001413C">
        <w:t xml:space="preserve"> </w:t>
      </w:r>
    </w:p>
    <w:p w14:paraId="6ADF2A68" w14:textId="77777777" w:rsidR="0001413C" w:rsidRPr="0001413C" w:rsidRDefault="0001413C" w:rsidP="0001413C">
      <w:r w:rsidRPr="0001413C">
        <w:t>Covered individuals may bring their claims to the US Equal Employment Opportunity Commission (EEOC) or the relevant state agency, in addition to raising their concerns internally with the company.</w:t>
      </w:r>
    </w:p>
    <w:p w14:paraId="0E6AC6E7" w14:textId="77777777" w:rsidR="0001413C" w:rsidRPr="0001413C" w:rsidRDefault="0001413C" w:rsidP="0001413C">
      <w:r w:rsidRPr="0001413C">
        <w:t>Individuals who have brought attention to violations of law or company policy other than employment discrimination, although not covered specifically by the Equal Employment Opportunity (EEO) laws, are still protected by the company’s anti-retaliation policy and may have additional protections under other federal and state laws.</w:t>
      </w:r>
    </w:p>
    <w:p w14:paraId="315D4DC8" w14:textId="77777777" w:rsidR="0001413C" w:rsidRPr="0001413C" w:rsidRDefault="0001413C" w:rsidP="0001413C">
      <w:r w:rsidRPr="0001413C">
        <w:t>Select the Next arrow to continue.</w:t>
      </w:r>
    </w:p>
    <w:p w14:paraId="637DBE88" w14:textId="77777777" w:rsidR="0001413C" w:rsidRPr="0001413C" w:rsidRDefault="0001413C" w:rsidP="0001413C">
      <w:r w:rsidRPr="0001413C">
        <w:rPr>
          <w:b/>
          <w:bCs/>
        </w:rPr>
        <w:t>Audio Transcript Text:</w:t>
      </w:r>
      <w:r w:rsidRPr="0001413C">
        <w:t xml:space="preserve"> </w:t>
      </w:r>
    </w:p>
    <w:p w14:paraId="6A034F2E" w14:textId="77777777" w:rsidR="0001413C" w:rsidRPr="0001413C" w:rsidRDefault="0001413C" w:rsidP="0001413C">
      <w:r w:rsidRPr="0001413C">
        <w:t>Consider this!</w:t>
      </w:r>
    </w:p>
    <w:p w14:paraId="1C018782" w14:textId="77777777" w:rsidR="0001413C" w:rsidRPr="0001413C" w:rsidRDefault="0001413C" w:rsidP="0001413C">
      <w:r w:rsidRPr="0001413C">
        <w:br w:type="page"/>
      </w:r>
    </w:p>
    <w:p w14:paraId="01B83A02" w14:textId="77777777" w:rsidR="0001413C" w:rsidRPr="0001413C" w:rsidRDefault="0001413C" w:rsidP="0001413C">
      <w:bookmarkStart w:id="337" w:name="Page_6367695806859020024"/>
      <w:bookmarkEnd w:id="337"/>
      <w:r w:rsidRPr="0001413C">
        <w:rPr>
          <w:b/>
          <w:bCs/>
        </w:rPr>
        <w:t>Page Number:</w:t>
      </w:r>
      <w:r w:rsidRPr="0001413C">
        <w:t xml:space="preserve"> 112 </w:t>
      </w:r>
    </w:p>
    <w:p w14:paraId="1395FF8C" w14:textId="77777777" w:rsidR="0001413C" w:rsidRPr="0001413C" w:rsidRDefault="0001413C" w:rsidP="0001413C">
      <w:r w:rsidRPr="0001413C">
        <w:rPr>
          <w:b/>
          <w:bCs/>
        </w:rPr>
        <w:t>Lesson 34:</w:t>
      </w:r>
      <w:r w:rsidRPr="0001413C">
        <w:t xml:space="preserve"> California State Law </w:t>
      </w:r>
    </w:p>
    <w:p w14:paraId="7C7966C3" w14:textId="77777777" w:rsidR="0001413C" w:rsidRPr="0001413C" w:rsidRDefault="0001413C" w:rsidP="0001413C">
      <w:r w:rsidRPr="0001413C">
        <w:rPr>
          <w:b/>
          <w:bCs/>
        </w:rPr>
        <w:t xml:space="preserve">Click and Reveal Template / LTR / Random </w:t>
      </w:r>
    </w:p>
    <w:p w14:paraId="586853EE" w14:textId="77777777" w:rsidR="0001413C" w:rsidRPr="0001413C" w:rsidRDefault="0001413C" w:rsidP="0001413C">
      <w:r w:rsidRPr="0001413C">
        <w:rPr>
          <w:b/>
          <w:bCs/>
        </w:rPr>
        <w:t>Content Title:</w:t>
      </w:r>
      <w:r w:rsidRPr="0001413C">
        <w:t xml:space="preserve"> </w:t>
      </w:r>
    </w:p>
    <w:p w14:paraId="3568AC80" w14:textId="77777777" w:rsidR="0001413C" w:rsidRPr="0001413C" w:rsidRDefault="0001413C" w:rsidP="0001413C">
      <w:r w:rsidRPr="0001413C">
        <w:t xml:space="preserve">California State Law </w:t>
      </w:r>
    </w:p>
    <w:p w14:paraId="0BAE7894" w14:textId="77777777" w:rsidR="0001413C" w:rsidRPr="0001413C" w:rsidRDefault="0001413C" w:rsidP="0001413C">
      <w:r w:rsidRPr="0001413C">
        <w:rPr>
          <w:b/>
          <w:bCs/>
        </w:rPr>
        <w:t>Content Description:</w:t>
      </w:r>
    </w:p>
    <w:p w14:paraId="3F548395" w14:textId="77777777" w:rsidR="0001413C" w:rsidRPr="0001413C" w:rsidRDefault="0001413C" w:rsidP="0001413C">
      <w:r w:rsidRPr="0001413C">
        <w:t>California state laws prohibiting discrimination in the workplace are enforced by the Civil Rights Department (CRD) (formerly the Department of Fair Employment and Housing (DFEH)).</w:t>
      </w:r>
    </w:p>
    <w:p w14:paraId="2848BF5A" w14:textId="77777777" w:rsidR="0001413C" w:rsidRPr="0001413C" w:rsidRDefault="0001413C" w:rsidP="0001413C">
      <w:r w:rsidRPr="0001413C">
        <w:t>Let's examine the key elements of sexual harassment laws.</w:t>
      </w:r>
    </w:p>
    <w:p w14:paraId="09E19978" w14:textId="77777777" w:rsidR="0001413C" w:rsidRPr="0001413C" w:rsidRDefault="0001413C" w:rsidP="0001413C">
      <w:r w:rsidRPr="0001413C">
        <w:t>Select each panel to reveal the answers to some important questions.</w:t>
      </w:r>
    </w:p>
    <w:p w14:paraId="2EC945CB"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958"/>
        <w:gridCol w:w="2895"/>
        <w:gridCol w:w="1381"/>
        <w:gridCol w:w="1118"/>
      </w:tblGrid>
      <w:tr w:rsidR="0001413C" w:rsidRPr="0001413C" w14:paraId="5319348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87553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4DDCC7E"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FAD49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BB78E2" w14:textId="77777777" w:rsidR="0001413C" w:rsidRPr="0001413C" w:rsidRDefault="0001413C" w:rsidP="0001413C">
            <w:pPr>
              <w:rPr>
                <w:b/>
                <w:bCs/>
              </w:rPr>
            </w:pPr>
            <w:r w:rsidRPr="0001413C">
              <w:rPr>
                <w:b/>
                <w:bCs/>
              </w:rPr>
              <w:t>Alternate Text</w:t>
            </w:r>
          </w:p>
        </w:tc>
      </w:tr>
      <w:tr w:rsidR="0001413C" w:rsidRPr="0001413C" w14:paraId="425E81B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00918F" w14:textId="77777777" w:rsidR="0001413C" w:rsidRPr="0001413C" w:rsidRDefault="0001413C" w:rsidP="0001413C">
            <w:r w:rsidRPr="0001413C">
              <w:t xml:space="preserve">What Laws Cover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DCDA1C" w14:textId="77777777" w:rsidR="0001413C" w:rsidRPr="0001413C" w:rsidRDefault="0001413C" w:rsidP="0001413C">
            <w:r w:rsidRPr="0001413C">
              <w:t>Under the California Fair Employment and Housing Act (FEHA), it is illegal to discriminate against employees or job applicants because of a protected category or to retaliate against them because they asserted their rights under the law.</w:t>
            </w:r>
          </w:p>
          <w:p w14:paraId="34A86918" w14:textId="77777777" w:rsidR="0001413C" w:rsidRPr="0001413C" w:rsidRDefault="0001413C" w:rsidP="0001413C">
            <w:r w:rsidRPr="0001413C">
              <w:t>FEHA prohibits harassment and discrimination in employment because of sex, gender (including pregnancy, childbirth, breastfeeding, or related medical conditions), gender identity, gender expression, sexual orientation, race, color, age, religious creed, ancestry, national origin, physical disability, mental disability, genetic information, medical condition, marital status, military and veteran status, and reproductive health decision-making (which includes a decision to use or access a particular drug, device, product, or medical service for reproductive health).</w:t>
            </w:r>
          </w:p>
          <w:p w14:paraId="3BD4A08D" w14:textId="77777777" w:rsidR="0001413C" w:rsidRPr="0001413C" w:rsidRDefault="0001413C" w:rsidP="0001413C">
            <w:r w:rsidRPr="0001413C">
              <w:t>Sexual harassment is also illegal under federal law, as per Title VII of the Civil Rights Act of 1964.</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200B1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56C208" w14:textId="77777777" w:rsidR="0001413C" w:rsidRPr="0001413C" w:rsidRDefault="0001413C" w:rsidP="0001413C"/>
        </w:tc>
      </w:tr>
      <w:tr w:rsidR="0001413C" w:rsidRPr="0001413C" w14:paraId="058DFAA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A387B9"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9AA52B" w14:textId="77777777" w:rsidR="0001413C" w:rsidRPr="0001413C" w:rsidRDefault="0001413C" w:rsidP="0001413C">
            <w:r w:rsidRPr="0001413C">
              <w:t>According to the Civil Rights Department (CRD), State regulations define sexual harassment as unwanted sexual advances, or visual, verbal or physical conduct of a sexual nature. This definition includes many forms of offensive behavior and includes gender-based harassment of a person of the same sex as the harasser. The following is a partial list of prohibited behavior:</w:t>
            </w:r>
          </w:p>
          <w:p w14:paraId="21BF17BF" w14:textId="77777777" w:rsidR="0001413C" w:rsidRPr="0001413C" w:rsidRDefault="0001413C" w:rsidP="0001413C">
            <w:pPr>
              <w:numPr>
                <w:ilvl w:val="0"/>
                <w:numId w:val="84"/>
              </w:numPr>
            </w:pPr>
            <w:r w:rsidRPr="0001413C">
              <w:t>Visual conduct: leering, making sexual gestures, displaying of sexually suggestive objects or pictures, cartoons or posters.</w:t>
            </w:r>
          </w:p>
          <w:p w14:paraId="3AFECBE9" w14:textId="77777777" w:rsidR="0001413C" w:rsidRPr="0001413C" w:rsidRDefault="0001413C" w:rsidP="0001413C">
            <w:pPr>
              <w:numPr>
                <w:ilvl w:val="0"/>
                <w:numId w:val="84"/>
              </w:numPr>
            </w:pPr>
            <w:r w:rsidRPr="0001413C">
              <w:t>Verbal conduct: making or using derogatory comments, epithets, slurs and jokes. Verbal abuse of a sexual nature, graphic verbal commentaries about an individual’s body, sexually degrading words used to describe an individual.</w:t>
            </w:r>
          </w:p>
          <w:p w14:paraId="5BE17519" w14:textId="77777777" w:rsidR="0001413C" w:rsidRPr="0001413C" w:rsidRDefault="0001413C" w:rsidP="0001413C">
            <w:pPr>
              <w:numPr>
                <w:ilvl w:val="0"/>
                <w:numId w:val="84"/>
              </w:numPr>
            </w:pPr>
            <w:r w:rsidRPr="0001413C">
              <w:t>Physical conduct: touching, assault, impeding or blocking movements.</w:t>
            </w:r>
          </w:p>
          <w:p w14:paraId="7356168C" w14:textId="77777777" w:rsidR="0001413C" w:rsidRPr="0001413C" w:rsidRDefault="0001413C" w:rsidP="0001413C">
            <w:pPr>
              <w:numPr>
                <w:ilvl w:val="0"/>
                <w:numId w:val="84"/>
              </w:numPr>
            </w:pPr>
            <w:r w:rsidRPr="0001413C">
              <w:t>Offering employment benefits in exchange for sexual favors.</w:t>
            </w:r>
          </w:p>
          <w:p w14:paraId="48ABEA3A" w14:textId="77777777" w:rsidR="0001413C" w:rsidRPr="0001413C" w:rsidRDefault="0001413C" w:rsidP="0001413C">
            <w:pPr>
              <w:numPr>
                <w:ilvl w:val="0"/>
                <w:numId w:val="84"/>
              </w:numPr>
            </w:pPr>
            <w:r w:rsidRPr="0001413C">
              <w:t>Making or threatening retaliatory action after receiving a negative response to sexual advances.”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45862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38E3F5" w14:textId="77777777" w:rsidR="0001413C" w:rsidRPr="0001413C" w:rsidRDefault="0001413C" w:rsidP="0001413C"/>
        </w:tc>
      </w:tr>
      <w:tr w:rsidR="0001413C" w:rsidRPr="0001413C" w14:paraId="0C3B97A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D5D1E7"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E260B6" w14:textId="77777777" w:rsidR="0001413C" w:rsidRPr="0001413C" w:rsidRDefault="0001413C" w:rsidP="0001413C">
            <w:r w:rsidRPr="0001413C">
              <w:t>If you are ever the victim of harassment, or witness (or suspect) an instance of harassment, you can find out who to report it to by visiting the Contact Details section. Remember, behavior does not need to be a violation of law in order to be in violation of company policy.</w:t>
            </w:r>
          </w:p>
          <w:p w14:paraId="3AA4FF22" w14:textId="77777777" w:rsidR="0001413C" w:rsidRPr="0001413C" w:rsidRDefault="0001413C" w:rsidP="0001413C">
            <w:r w:rsidRPr="0001413C">
              <w:t xml:space="preserve">We always urge employees to report sexual harassment internally, however, harassment complaints can also be filed directly with the Civil Rights Department (CRD). You can find details on how to file a complaint and the complaint process on the </w:t>
            </w:r>
            <w:hyperlink r:id="rId274" w:history="1">
              <w:r w:rsidRPr="0001413C">
                <w:rPr>
                  <w:rStyle w:val="Hyperlink"/>
                </w:rPr>
                <w:t>CRD website [opens in new tab]</w:t>
              </w:r>
            </w:hyperlink>
            <w:r w:rsidRPr="0001413C">
              <w:t>.</w:t>
            </w:r>
          </w:p>
          <w:p w14:paraId="66DC8D19" w14:textId="77777777" w:rsidR="0001413C" w:rsidRPr="0001413C" w:rsidRDefault="0001413C" w:rsidP="0001413C">
            <w:r w:rsidRPr="0001413C">
              <w:t>You can also find out the details of our complaint process by visiting the Complaint Process section. All complaints will be treated with confidentiality to the fullest extent possible, and you can rest assured that retaliation for any complaints filed in good faith is strictly forbidden under law and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1DD87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053128" w14:textId="77777777" w:rsidR="0001413C" w:rsidRPr="0001413C" w:rsidRDefault="0001413C" w:rsidP="0001413C"/>
        </w:tc>
      </w:tr>
      <w:tr w:rsidR="0001413C" w:rsidRPr="0001413C" w14:paraId="35B85DA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35F6D9" w14:textId="77777777" w:rsidR="0001413C" w:rsidRPr="0001413C" w:rsidRDefault="0001413C" w:rsidP="0001413C">
            <w:r w:rsidRPr="0001413C">
              <w:t xml:space="preserve">What Are the Remedies Available?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4BD578" w14:textId="77777777" w:rsidR="0001413C" w:rsidRPr="0001413C" w:rsidRDefault="0001413C" w:rsidP="0001413C">
            <w:r w:rsidRPr="0001413C">
              <w:t>Under state law, there are a variety of remedies available to victims of sexual harassment, including:</w:t>
            </w:r>
          </w:p>
          <w:p w14:paraId="1249595A" w14:textId="77777777" w:rsidR="0001413C" w:rsidRPr="0001413C" w:rsidRDefault="0001413C" w:rsidP="0001413C">
            <w:pPr>
              <w:numPr>
                <w:ilvl w:val="0"/>
                <w:numId w:val="85"/>
              </w:numPr>
            </w:pPr>
            <w:r w:rsidRPr="0001413C">
              <w:t>Back pay for earnings lost in the past.</w:t>
            </w:r>
          </w:p>
          <w:p w14:paraId="22F595BB" w14:textId="77777777" w:rsidR="0001413C" w:rsidRPr="0001413C" w:rsidRDefault="0001413C" w:rsidP="0001413C">
            <w:pPr>
              <w:numPr>
                <w:ilvl w:val="0"/>
                <w:numId w:val="85"/>
              </w:numPr>
            </w:pPr>
            <w:r w:rsidRPr="0001413C">
              <w:t>Future pay for future lost earnings.</w:t>
            </w:r>
          </w:p>
          <w:p w14:paraId="427DFE13" w14:textId="77777777" w:rsidR="0001413C" w:rsidRPr="0001413C" w:rsidRDefault="0001413C" w:rsidP="0001413C">
            <w:pPr>
              <w:numPr>
                <w:ilvl w:val="0"/>
                <w:numId w:val="85"/>
              </w:numPr>
            </w:pPr>
            <w:r w:rsidRPr="0001413C">
              <w:t>Hiring, promotion, or reinstatement.</w:t>
            </w:r>
          </w:p>
          <w:p w14:paraId="76890241" w14:textId="77777777" w:rsidR="0001413C" w:rsidRPr="0001413C" w:rsidRDefault="0001413C" w:rsidP="0001413C">
            <w:pPr>
              <w:numPr>
                <w:ilvl w:val="0"/>
                <w:numId w:val="85"/>
              </w:numPr>
            </w:pPr>
            <w:r w:rsidRPr="0001413C">
              <w:t>Policy changes.</w:t>
            </w:r>
          </w:p>
          <w:p w14:paraId="01287246" w14:textId="77777777" w:rsidR="0001413C" w:rsidRPr="0001413C" w:rsidRDefault="0001413C" w:rsidP="0001413C">
            <w:pPr>
              <w:numPr>
                <w:ilvl w:val="0"/>
                <w:numId w:val="85"/>
              </w:numPr>
            </w:pPr>
            <w:r w:rsidRPr="0001413C">
              <w:t>Training.</w:t>
            </w:r>
          </w:p>
          <w:p w14:paraId="07B4A83F" w14:textId="77777777" w:rsidR="0001413C" w:rsidRPr="0001413C" w:rsidRDefault="0001413C" w:rsidP="0001413C">
            <w:pPr>
              <w:numPr>
                <w:ilvl w:val="0"/>
                <w:numId w:val="85"/>
              </w:numPr>
            </w:pPr>
            <w:r w:rsidRPr="0001413C">
              <w:t>Reasonable accommodation(s).</w:t>
            </w:r>
          </w:p>
          <w:p w14:paraId="38A730EF" w14:textId="77777777" w:rsidR="0001413C" w:rsidRPr="0001413C" w:rsidRDefault="0001413C" w:rsidP="0001413C">
            <w:pPr>
              <w:numPr>
                <w:ilvl w:val="0"/>
                <w:numId w:val="85"/>
              </w:numPr>
            </w:pPr>
            <w:r w:rsidRPr="0001413C">
              <w:t>Damages, including punitive damages and damages for emotional stress.</w:t>
            </w:r>
          </w:p>
          <w:p w14:paraId="010D2113" w14:textId="77777777" w:rsidR="0001413C" w:rsidRPr="0001413C" w:rsidRDefault="0001413C" w:rsidP="0001413C">
            <w:pPr>
              <w:numPr>
                <w:ilvl w:val="0"/>
                <w:numId w:val="85"/>
              </w:numPr>
            </w:pPr>
            <w:r w:rsidRPr="0001413C">
              <w:t>Attorney’s fees and costs.</w:t>
            </w:r>
          </w:p>
          <w:p w14:paraId="6FBA8268" w14:textId="77777777" w:rsidR="0001413C" w:rsidRPr="0001413C" w:rsidRDefault="0001413C" w:rsidP="0001413C">
            <w:pPr>
              <w:numPr>
                <w:ilvl w:val="0"/>
                <w:numId w:val="85"/>
              </w:numPr>
            </w:pPr>
            <w:r w:rsidRPr="0001413C">
              <w:t>Out-of-pocket expenses.</w:t>
            </w:r>
          </w:p>
          <w:p w14:paraId="6129CBF0" w14:textId="77777777" w:rsidR="0001413C" w:rsidRPr="0001413C" w:rsidRDefault="0001413C" w:rsidP="0001413C">
            <w:r w:rsidRPr="0001413C">
              <w:t>In addition, Senate Bill 428 authorizes any employer whose employee has suffered harassment to seek a temporary restraining order and an injunction on behalf of the employee and other employees.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819AD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1D1B97" w14:textId="77777777" w:rsidR="0001413C" w:rsidRPr="0001413C" w:rsidRDefault="0001413C" w:rsidP="0001413C"/>
        </w:tc>
      </w:tr>
      <w:tr w:rsidR="0001413C" w:rsidRPr="0001413C" w14:paraId="7AEE567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ECA0EF" w14:textId="77777777" w:rsidR="0001413C" w:rsidRPr="0001413C" w:rsidRDefault="0001413C" w:rsidP="0001413C">
            <w:r w:rsidRPr="0001413C">
              <w:t xml:space="preserve">Can Employees Be Held Liable?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E6DA8D" w14:textId="77777777" w:rsidR="0001413C" w:rsidRPr="0001413C" w:rsidRDefault="0001413C" w:rsidP="0001413C">
            <w:r w:rsidRPr="0001413C">
              <w:t xml:space="preserve">Employees can be held individually liable for harassment, as there is potential financial exposure for civil liability for harassment. In addition, there may be civil liability for actions like assault/battery, intentional infliction of emotional distress, and defamation and slander. </w:t>
            </w:r>
          </w:p>
          <w:p w14:paraId="5F5B1216" w14:textId="77777777" w:rsidR="0001413C" w:rsidRPr="0001413C" w:rsidRDefault="0001413C" w:rsidP="0001413C">
            <w:r w:rsidRPr="0001413C">
              <w:t>It is also important for employees to keep in mind that harassment can also come with possible criminal action, which may include fines or incarceration.</w:t>
            </w:r>
          </w:p>
          <w:p w14:paraId="43D1BF0B" w14:textId="77777777" w:rsidR="0001413C" w:rsidRPr="0001413C" w:rsidRDefault="0001413C" w:rsidP="0001413C">
            <w:r w:rsidRPr="0001413C">
              <w:t>When it comes to company liability, the company is strictly liable for harassment by supervisors. This means that the company is liable, even if management did not know about the harassment.</w:t>
            </w:r>
          </w:p>
          <w:p w14:paraId="609AD5C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08D3E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B6ABED" w14:textId="77777777" w:rsidR="0001413C" w:rsidRPr="0001413C" w:rsidRDefault="0001413C" w:rsidP="0001413C"/>
        </w:tc>
      </w:tr>
    </w:tbl>
    <w:p w14:paraId="2479373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A1D92A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947AF0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E12003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9F676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4E5B9F" w14:textId="77777777" w:rsidR="0001413C" w:rsidRPr="0001413C" w:rsidRDefault="0001413C" w:rsidP="0001413C">
            <w:pPr>
              <w:rPr>
                <w:b/>
                <w:bCs/>
              </w:rPr>
            </w:pPr>
            <w:r w:rsidRPr="0001413C">
              <w:rPr>
                <w:b/>
                <w:bCs/>
              </w:rPr>
              <w:t>Alternate Text</w:t>
            </w:r>
          </w:p>
        </w:tc>
      </w:tr>
      <w:tr w:rsidR="0001413C" w:rsidRPr="0001413C" w14:paraId="32F6EC6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8F7A0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49B12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1E88C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72F391" w14:textId="77777777" w:rsidR="0001413C" w:rsidRPr="0001413C" w:rsidRDefault="0001413C" w:rsidP="0001413C"/>
        </w:tc>
      </w:tr>
    </w:tbl>
    <w:p w14:paraId="45D6EB87" w14:textId="77777777" w:rsidR="0001413C" w:rsidRPr="0001413C" w:rsidRDefault="0001413C" w:rsidP="0001413C">
      <w:r w:rsidRPr="0001413C">
        <w:rPr>
          <w:b/>
          <w:bCs/>
        </w:rPr>
        <w:t>Audio Transcript Text:</w:t>
      </w:r>
      <w:r w:rsidRPr="0001413C">
        <w:t xml:space="preserve"> </w:t>
      </w:r>
    </w:p>
    <w:p w14:paraId="61166CE9" w14:textId="77777777" w:rsidR="0001413C" w:rsidRPr="0001413C" w:rsidRDefault="0001413C" w:rsidP="0001413C">
      <w:r w:rsidRPr="0001413C">
        <w:t>Let's take a look at some key elements of this topic.</w:t>
      </w:r>
    </w:p>
    <w:p w14:paraId="345D22CD" w14:textId="77777777" w:rsidR="0001413C" w:rsidRPr="0001413C" w:rsidRDefault="0001413C" w:rsidP="0001413C">
      <w:r w:rsidRPr="0001413C">
        <w:br w:type="page"/>
      </w:r>
    </w:p>
    <w:p w14:paraId="740CEB7C" w14:textId="77777777" w:rsidR="0001413C" w:rsidRPr="0001413C" w:rsidRDefault="0001413C" w:rsidP="0001413C">
      <w:r w:rsidRPr="0001413C">
        <w:rPr>
          <w:b/>
          <w:bCs/>
        </w:rPr>
        <w:t>Lesson 36:</w:t>
      </w:r>
      <w:r w:rsidRPr="0001413C">
        <w:t xml:space="preserve"> CT State Law </w:t>
      </w:r>
    </w:p>
    <w:p w14:paraId="2EB2EC29" w14:textId="77777777" w:rsidR="0001413C" w:rsidRPr="0001413C" w:rsidRDefault="0001413C" w:rsidP="0001413C">
      <w:r w:rsidRPr="0001413C">
        <w:rPr>
          <w:b/>
          <w:bCs/>
        </w:rPr>
        <w:t>Quick Quiz Lesson</w:t>
      </w:r>
      <w:r w:rsidRPr="0001413C">
        <w:t xml:space="preserve"> </w:t>
      </w:r>
    </w:p>
    <w:p w14:paraId="211A9AF7" w14:textId="77777777" w:rsidR="0001413C" w:rsidRPr="0001413C" w:rsidRDefault="0001413C" w:rsidP="0001413C">
      <w:r w:rsidRPr="0001413C">
        <w:rPr>
          <w:b/>
          <w:bCs/>
        </w:rPr>
        <w:t>Lesson Type :</w:t>
      </w:r>
      <w:r w:rsidRPr="0001413C">
        <w:t xml:space="preserve"> </w:t>
      </w:r>
    </w:p>
    <w:p w14:paraId="14B7C6CE" w14:textId="77777777" w:rsidR="0001413C" w:rsidRPr="0001413C" w:rsidRDefault="0001413C" w:rsidP="0001413C">
      <w:r w:rsidRPr="0001413C">
        <w:t xml:space="preserve">Quick Quiz </w:t>
      </w:r>
    </w:p>
    <w:p w14:paraId="695294D7" w14:textId="77777777" w:rsidR="0001413C" w:rsidRPr="0001413C" w:rsidRDefault="0001413C" w:rsidP="0001413C">
      <w:r w:rsidRPr="0001413C">
        <w:rPr>
          <w:b/>
          <w:bCs/>
        </w:rPr>
        <w:t>Select Type :</w:t>
      </w:r>
      <w:r w:rsidRPr="0001413C">
        <w:t xml:space="preserve"> </w:t>
      </w:r>
    </w:p>
    <w:p w14:paraId="2024EB4D" w14:textId="77777777" w:rsidR="0001413C" w:rsidRPr="0001413C" w:rsidRDefault="0001413C" w:rsidP="0001413C">
      <w:r w:rsidRPr="0001413C">
        <w:t xml:space="preserve">Post Lesson Quick Quiz </w:t>
      </w:r>
    </w:p>
    <w:p w14:paraId="4363B1BA" w14:textId="77777777" w:rsidR="0001413C" w:rsidRPr="0001413C" w:rsidRDefault="0001413C" w:rsidP="0001413C">
      <w:r w:rsidRPr="0001413C">
        <w:rPr>
          <w:b/>
          <w:bCs/>
        </w:rPr>
        <w:t>Page Title :</w:t>
      </w:r>
      <w:r w:rsidRPr="0001413C">
        <w:t xml:space="preserve"> </w:t>
      </w:r>
    </w:p>
    <w:p w14:paraId="62A614B8" w14:textId="77777777" w:rsidR="0001413C" w:rsidRPr="0001413C" w:rsidRDefault="0001413C" w:rsidP="0001413C">
      <w:r w:rsidRPr="0001413C">
        <w:t xml:space="preserve">Ready to put your knowledge to the test? </w:t>
      </w:r>
    </w:p>
    <w:p w14:paraId="1875C31E" w14:textId="77777777" w:rsidR="0001413C" w:rsidRPr="0001413C" w:rsidRDefault="0001413C" w:rsidP="0001413C">
      <w:r w:rsidRPr="0001413C">
        <w:rPr>
          <w:b/>
          <w:bCs/>
        </w:rPr>
        <w:t>Quick Quiz Assessment</w:t>
      </w:r>
      <w:r w:rsidRPr="0001413C">
        <w:t xml:space="preserve"> </w:t>
      </w:r>
    </w:p>
    <w:p w14:paraId="78CB1B6E" w14:textId="77777777" w:rsidR="0001413C" w:rsidRPr="0001413C" w:rsidRDefault="0001413C" w:rsidP="0001413C">
      <w:r w:rsidRPr="0001413C">
        <w:rPr>
          <w:b/>
          <w:bCs/>
        </w:rPr>
        <w:t>Questions</w:t>
      </w:r>
      <w:r w:rsidRPr="0001413C">
        <w:t xml:space="preserve"> </w:t>
      </w:r>
    </w:p>
    <w:p w14:paraId="22E83A62" w14:textId="77777777" w:rsidR="0001413C" w:rsidRPr="0001413C" w:rsidRDefault="0001413C" w:rsidP="0001413C">
      <w:r w:rsidRPr="0001413C">
        <w:rPr>
          <w:b/>
          <w:bCs/>
        </w:rPr>
        <w:t>1. Question :</w:t>
      </w:r>
      <w:r w:rsidRPr="0001413C">
        <w:t xml:space="preserve"> </w:t>
      </w:r>
    </w:p>
    <w:p w14:paraId="421478F9" w14:textId="77777777" w:rsidR="0001413C" w:rsidRPr="0001413C" w:rsidRDefault="0001413C" w:rsidP="0001413C">
      <w:r w:rsidRPr="0001413C">
        <w:t>Whenever Mia walks into the office, her colleague, Daniel, leers at her and makes a distinctive sexual gesture.</w:t>
      </w:r>
    </w:p>
    <w:p w14:paraId="2671CB37" w14:textId="77777777" w:rsidR="0001413C" w:rsidRPr="0001413C" w:rsidRDefault="0001413C" w:rsidP="0001413C">
      <w:r w:rsidRPr="0001413C">
        <w:t>Could Daniel’s behavior be considered sexual harassment?</w:t>
      </w:r>
    </w:p>
    <w:p w14:paraId="768DBFE3" w14:textId="77777777" w:rsidR="0001413C" w:rsidRPr="0001413C" w:rsidRDefault="0001413C" w:rsidP="0001413C">
      <w:r w:rsidRPr="0001413C">
        <w:rPr>
          <w:b/>
          <w:bCs/>
        </w:rPr>
        <w:t xml:space="preserve">1. Answer: Correct </w:t>
      </w:r>
    </w:p>
    <w:p w14:paraId="37076F89" w14:textId="77777777" w:rsidR="0001413C" w:rsidRPr="0001413C" w:rsidRDefault="0001413C" w:rsidP="0001413C">
      <w:r w:rsidRPr="0001413C">
        <w:t>Yes</w:t>
      </w:r>
    </w:p>
    <w:p w14:paraId="334EAF37" w14:textId="77777777" w:rsidR="0001413C" w:rsidRPr="0001413C" w:rsidRDefault="0001413C" w:rsidP="0001413C">
      <w:r w:rsidRPr="0001413C">
        <w:rPr>
          <w:b/>
          <w:bCs/>
        </w:rPr>
        <w:t xml:space="preserve">2. Answer: Incorrect </w:t>
      </w:r>
    </w:p>
    <w:p w14:paraId="6CA49FA7" w14:textId="77777777" w:rsidR="0001413C" w:rsidRPr="0001413C" w:rsidRDefault="0001413C" w:rsidP="0001413C">
      <w:r w:rsidRPr="0001413C">
        <w:t>No</w:t>
      </w:r>
    </w:p>
    <w:p w14:paraId="028DBF3C" w14:textId="77777777" w:rsidR="0001413C" w:rsidRPr="0001413C" w:rsidRDefault="0001413C" w:rsidP="0001413C">
      <w:r w:rsidRPr="0001413C">
        <w:rPr>
          <w:b/>
          <w:bCs/>
        </w:rPr>
        <w:t>2. Question :</w:t>
      </w:r>
      <w:r w:rsidRPr="0001413C">
        <w:t xml:space="preserve"> </w:t>
      </w:r>
    </w:p>
    <w:p w14:paraId="12EE1420" w14:textId="77777777" w:rsidR="0001413C" w:rsidRPr="0001413C" w:rsidRDefault="0001413C" w:rsidP="0001413C">
      <w:r w:rsidRPr="0001413C">
        <w:t>Gianluca’s supervisor, Martha, approaches him and says that she can guarantee he’ll get the promotion he’s applied for if he joins her for a drink, and maybe more, after work.</w:t>
      </w:r>
    </w:p>
    <w:p w14:paraId="5286D35D" w14:textId="77777777" w:rsidR="0001413C" w:rsidRPr="0001413C" w:rsidRDefault="0001413C" w:rsidP="0001413C">
      <w:r w:rsidRPr="0001413C">
        <w:t>Is this an example of quid pro quo sexual harassment?</w:t>
      </w:r>
    </w:p>
    <w:p w14:paraId="1967690F" w14:textId="77777777" w:rsidR="0001413C" w:rsidRPr="0001413C" w:rsidRDefault="0001413C" w:rsidP="0001413C">
      <w:r w:rsidRPr="0001413C">
        <w:rPr>
          <w:b/>
          <w:bCs/>
        </w:rPr>
        <w:t xml:space="preserve">1. Answer: Correct </w:t>
      </w:r>
    </w:p>
    <w:p w14:paraId="2F3628DC" w14:textId="77777777" w:rsidR="0001413C" w:rsidRPr="0001413C" w:rsidRDefault="0001413C" w:rsidP="0001413C">
      <w:r w:rsidRPr="0001413C">
        <w:t>Yes</w:t>
      </w:r>
    </w:p>
    <w:p w14:paraId="4BCA538B" w14:textId="77777777" w:rsidR="0001413C" w:rsidRPr="0001413C" w:rsidRDefault="0001413C" w:rsidP="0001413C">
      <w:r w:rsidRPr="0001413C">
        <w:rPr>
          <w:b/>
          <w:bCs/>
        </w:rPr>
        <w:t xml:space="preserve">2. Answer: Incorrect </w:t>
      </w:r>
    </w:p>
    <w:p w14:paraId="2BF3CA3F" w14:textId="77777777" w:rsidR="0001413C" w:rsidRPr="0001413C" w:rsidRDefault="0001413C" w:rsidP="0001413C">
      <w:r w:rsidRPr="0001413C">
        <w:t>No</w:t>
      </w:r>
    </w:p>
    <w:p w14:paraId="42A2A90E" w14:textId="77777777" w:rsidR="0001413C" w:rsidRPr="0001413C" w:rsidRDefault="0001413C" w:rsidP="0001413C">
      <w:r w:rsidRPr="0001413C">
        <w:rPr>
          <w:b/>
          <w:bCs/>
        </w:rPr>
        <w:t>3. Question :</w:t>
      </w:r>
      <w:r w:rsidRPr="0001413C">
        <w:t xml:space="preserve"> </w:t>
      </w:r>
    </w:p>
    <w:p w14:paraId="753C5394" w14:textId="77777777" w:rsidR="0001413C" w:rsidRPr="0001413C" w:rsidRDefault="0001413C" w:rsidP="0001413C">
      <w:r w:rsidRPr="0001413C">
        <w:t>Catalina is called into her manager’s office, and he asks her if she’s pregnant. He’s noticed that she’s gained weight as her body looks “fuller” and “less attractive.”</w:t>
      </w:r>
    </w:p>
    <w:p w14:paraId="265F3846" w14:textId="77777777" w:rsidR="0001413C" w:rsidRPr="0001413C" w:rsidRDefault="0001413C" w:rsidP="0001413C">
      <w:r w:rsidRPr="0001413C">
        <w:t>Could this be considered sexual harassment?</w:t>
      </w:r>
    </w:p>
    <w:p w14:paraId="2DFE914C" w14:textId="77777777" w:rsidR="0001413C" w:rsidRPr="0001413C" w:rsidRDefault="0001413C" w:rsidP="0001413C">
      <w:r w:rsidRPr="0001413C">
        <w:rPr>
          <w:b/>
          <w:bCs/>
        </w:rPr>
        <w:t xml:space="preserve">1. Answer: Correct </w:t>
      </w:r>
    </w:p>
    <w:p w14:paraId="1A18EF79" w14:textId="77777777" w:rsidR="0001413C" w:rsidRPr="0001413C" w:rsidRDefault="0001413C" w:rsidP="0001413C">
      <w:r w:rsidRPr="0001413C">
        <w:t>Yes</w:t>
      </w:r>
    </w:p>
    <w:p w14:paraId="49A7A6C9" w14:textId="77777777" w:rsidR="0001413C" w:rsidRPr="0001413C" w:rsidRDefault="0001413C" w:rsidP="0001413C">
      <w:r w:rsidRPr="0001413C">
        <w:rPr>
          <w:b/>
          <w:bCs/>
        </w:rPr>
        <w:t xml:space="preserve">2. Answer: Incorrect </w:t>
      </w:r>
    </w:p>
    <w:p w14:paraId="3FB63ED7" w14:textId="77777777" w:rsidR="0001413C" w:rsidRPr="0001413C" w:rsidRDefault="0001413C" w:rsidP="0001413C">
      <w:r w:rsidRPr="0001413C">
        <w:t>No</w:t>
      </w:r>
    </w:p>
    <w:p w14:paraId="4D95A56E" w14:textId="77777777" w:rsidR="0001413C" w:rsidRPr="0001413C" w:rsidRDefault="0001413C" w:rsidP="0001413C">
      <w:r w:rsidRPr="0001413C">
        <w:rPr>
          <w:b/>
          <w:bCs/>
        </w:rPr>
        <w:t>4. Question :</w:t>
      </w:r>
      <w:r w:rsidRPr="0001413C">
        <w:t xml:space="preserve"> </w:t>
      </w:r>
    </w:p>
    <w:p w14:paraId="00F85950" w14:textId="77777777" w:rsidR="0001413C" w:rsidRPr="0001413C" w:rsidRDefault="0001413C" w:rsidP="0001413C">
      <w:r w:rsidRPr="0001413C">
        <w:t>Sexual harassment is not limited to actions motivated by sexual desire or intended to gain sexual cooperation. It can also include offensive comments or behavior based on a person’s sex.</w:t>
      </w:r>
    </w:p>
    <w:p w14:paraId="5286F833" w14:textId="77777777" w:rsidR="0001413C" w:rsidRPr="0001413C" w:rsidRDefault="0001413C" w:rsidP="0001413C">
      <w:r w:rsidRPr="0001413C">
        <w:rPr>
          <w:b/>
          <w:bCs/>
        </w:rPr>
        <w:t xml:space="preserve">1. Answer: Correct </w:t>
      </w:r>
    </w:p>
    <w:p w14:paraId="1EECA7D4" w14:textId="77777777" w:rsidR="0001413C" w:rsidRPr="0001413C" w:rsidRDefault="0001413C" w:rsidP="0001413C">
      <w:r w:rsidRPr="0001413C">
        <w:t>True</w:t>
      </w:r>
    </w:p>
    <w:p w14:paraId="77EF3326" w14:textId="77777777" w:rsidR="0001413C" w:rsidRPr="0001413C" w:rsidRDefault="0001413C" w:rsidP="0001413C">
      <w:r w:rsidRPr="0001413C">
        <w:rPr>
          <w:b/>
          <w:bCs/>
        </w:rPr>
        <w:t xml:space="preserve">2. Answer: Incorrect </w:t>
      </w:r>
    </w:p>
    <w:p w14:paraId="2E8A2F6B" w14:textId="77777777" w:rsidR="0001413C" w:rsidRPr="0001413C" w:rsidRDefault="0001413C" w:rsidP="0001413C">
      <w:r w:rsidRPr="0001413C">
        <w:t>False</w:t>
      </w:r>
    </w:p>
    <w:p w14:paraId="0649E408" w14:textId="77777777" w:rsidR="0001413C" w:rsidRPr="0001413C" w:rsidRDefault="0001413C" w:rsidP="0001413C">
      <w:r w:rsidRPr="0001413C">
        <w:rPr>
          <w:b/>
          <w:bCs/>
        </w:rPr>
        <w:t>5. Question :</w:t>
      </w:r>
      <w:r w:rsidRPr="0001413C">
        <w:t xml:space="preserve"> </w:t>
      </w:r>
    </w:p>
    <w:p w14:paraId="5BBDB74F" w14:textId="77777777" w:rsidR="0001413C" w:rsidRPr="0001413C" w:rsidRDefault="0001413C" w:rsidP="0001413C">
      <w:r w:rsidRPr="0001413C">
        <w:t>Sasha overhears some of her colleagues making comments about her sexual orientation, including derogatory, sexual orientation–based slurs.</w:t>
      </w:r>
    </w:p>
    <w:p w14:paraId="182E3894" w14:textId="77777777" w:rsidR="0001413C" w:rsidRPr="0001413C" w:rsidRDefault="0001413C" w:rsidP="0001413C">
      <w:r w:rsidRPr="0001413C">
        <w:t>If Sasha’s colleagues didn’t intend for her to hear their remarks, can this still constitute sexual harassment?</w:t>
      </w:r>
    </w:p>
    <w:p w14:paraId="403D484D" w14:textId="77777777" w:rsidR="0001413C" w:rsidRPr="0001413C" w:rsidRDefault="0001413C" w:rsidP="0001413C">
      <w:r w:rsidRPr="0001413C">
        <w:rPr>
          <w:b/>
          <w:bCs/>
        </w:rPr>
        <w:t xml:space="preserve">1. Answer: Correct </w:t>
      </w:r>
    </w:p>
    <w:p w14:paraId="0A0B9734" w14:textId="77777777" w:rsidR="0001413C" w:rsidRPr="0001413C" w:rsidRDefault="0001413C" w:rsidP="0001413C">
      <w:r w:rsidRPr="0001413C">
        <w:t>Yes</w:t>
      </w:r>
    </w:p>
    <w:p w14:paraId="79B46893" w14:textId="77777777" w:rsidR="0001413C" w:rsidRPr="0001413C" w:rsidRDefault="0001413C" w:rsidP="0001413C">
      <w:r w:rsidRPr="0001413C">
        <w:rPr>
          <w:b/>
          <w:bCs/>
        </w:rPr>
        <w:t xml:space="preserve">2. Answer: Incorrect </w:t>
      </w:r>
    </w:p>
    <w:p w14:paraId="191CC292" w14:textId="77777777" w:rsidR="0001413C" w:rsidRPr="0001413C" w:rsidRDefault="0001413C" w:rsidP="0001413C">
      <w:r w:rsidRPr="0001413C">
        <w:t>No</w:t>
      </w:r>
    </w:p>
    <w:p w14:paraId="7F61158E" w14:textId="77777777" w:rsidR="0001413C" w:rsidRPr="0001413C" w:rsidRDefault="0001413C" w:rsidP="0001413C">
      <w:r w:rsidRPr="0001413C">
        <w:rPr>
          <w:b/>
          <w:bCs/>
        </w:rPr>
        <w:t>6. Question :</w:t>
      </w:r>
      <w:r w:rsidRPr="0001413C">
        <w:t xml:space="preserve"> </w:t>
      </w:r>
    </w:p>
    <w:p w14:paraId="4A84E378" w14:textId="77777777" w:rsidR="0001413C" w:rsidRPr="0001413C" w:rsidRDefault="0001413C" w:rsidP="0001413C">
      <w:r w:rsidRPr="0001413C">
        <w:t>For the past few weeks, Louisa has been coming to work in disheveled clothes, and her appearance has not been neat or tidy. Her manager, Dara, wouldn’t normally mind, but she has a client-facing role and it looks unprofessional; so he asks her to dress more appropriately at work.</w:t>
      </w:r>
    </w:p>
    <w:p w14:paraId="6717483C" w14:textId="77777777" w:rsidR="0001413C" w:rsidRPr="0001413C" w:rsidRDefault="0001413C" w:rsidP="0001413C">
      <w:r w:rsidRPr="0001413C">
        <w:t>Could this be considered sexual harassment?</w:t>
      </w:r>
    </w:p>
    <w:p w14:paraId="033B173E" w14:textId="77777777" w:rsidR="0001413C" w:rsidRPr="0001413C" w:rsidRDefault="0001413C" w:rsidP="0001413C">
      <w:r w:rsidRPr="0001413C">
        <w:rPr>
          <w:b/>
          <w:bCs/>
        </w:rPr>
        <w:t xml:space="preserve">1. Answer: Incorrect </w:t>
      </w:r>
    </w:p>
    <w:p w14:paraId="0CF75927" w14:textId="77777777" w:rsidR="0001413C" w:rsidRPr="0001413C" w:rsidRDefault="0001413C" w:rsidP="0001413C">
      <w:r w:rsidRPr="0001413C">
        <w:t>Yes</w:t>
      </w:r>
    </w:p>
    <w:p w14:paraId="0823E66B" w14:textId="77777777" w:rsidR="0001413C" w:rsidRPr="0001413C" w:rsidRDefault="0001413C" w:rsidP="0001413C">
      <w:r w:rsidRPr="0001413C">
        <w:rPr>
          <w:b/>
          <w:bCs/>
        </w:rPr>
        <w:t xml:space="preserve">2. Answer: Correct </w:t>
      </w:r>
    </w:p>
    <w:p w14:paraId="644B58A6" w14:textId="77777777" w:rsidR="0001413C" w:rsidRPr="0001413C" w:rsidRDefault="0001413C" w:rsidP="0001413C">
      <w:r w:rsidRPr="0001413C">
        <w:t>No</w:t>
      </w:r>
    </w:p>
    <w:p w14:paraId="3994B552" w14:textId="77777777" w:rsidR="0001413C" w:rsidRPr="0001413C" w:rsidRDefault="0001413C" w:rsidP="0001413C">
      <w:r w:rsidRPr="0001413C">
        <w:rPr>
          <w:b/>
          <w:bCs/>
        </w:rPr>
        <w:t>7. Question :</w:t>
      </w:r>
      <w:r w:rsidRPr="0001413C">
        <w:t xml:space="preserve"> </w:t>
      </w:r>
    </w:p>
    <w:p w14:paraId="18FCD5A5" w14:textId="77777777" w:rsidR="0001413C" w:rsidRPr="0001413C" w:rsidRDefault="0001413C" w:rsidP="0001413C">
      <w:r w:rsidRPr="0001413C">
        <w:t>Individuals who engage in sexual harassment may be subject to civil and criminal penalties as well as disciplinary action.</w:t>
      </w:r>
    </w:p>
    <w:p w14:paraId="369CE007" w14:textId="77777777" w:rsidR="0001413C" w:rsidRPr="0001413C" w:rsidRDefault="0001413C" w:rsidP="0001413C">
      <w:r w:rsidRPr="0001413C">
        <w:rPr>
          <w:b/>
          <w:bCs/>
        </w:rPr>
        <w:t xml:space="preserve">1. Answer: Correct </w:t>
      </w:r>
    </w:p>
    <w:p w14:paraId="3B4B3227" w14:textId="77777777" w:rsidR="0001413C" w:rsidRPr="0001413C" w:rsidRDefault="0001413C" w:rsidP="0001413C">
      <w:r w:rsidRPr="0001413C">
        <w:t>True</w:t>
      </w:r>
    </w:p>
    <w:p w14:paraId="4ECFD231" w14:textId="77777777" w:rsidR="0001413C" w:rsidRPr="0001413C" w:rsidRDefault="0001413C" w:rsidP="0001413C">
      <w:r w:rsidRPr="0001413C">
        <w:rPr>
          <w:b/>
          <w:bCs/>
        </w:rPr>
        <w:t xml:space="preserve">2. Answer: Incorrect </w:t>
      </w:r>
    </w:p>
    <w:p w14:paraId="15BF7B58" w14:textId="77777777" w:rsidR="0001413C" w:rsidRPr="0001413C" w:rsidRDefault="0001413C" w:rsidP="0001413C">
      <w:r w:rsidRPr="0001413C">
        <w:t>False</w:t>
      </w:r>
    </w:p>
    <w:p w14:paraId="6DEB94C4" w14:textId="77777777" w:rsidR="0001413C" w:rsidRPr="0001413C" w:rsidRDefault="0001413C" w:rsidP="0001413C">
      <w:r w:rsidRPr="0001413C">
        <w:rPr>
          <w:b/>
          <w:bCs/>
        </w:rPr>
        <w:t>8. Question :</w:t>
      </w:r>
      <w:r w:rsidRPr="0001413C">
        <w:t xml:space="preserve"> </w:t>
      </w:r>
    </w:p>
    <w:p w14:paraId="01B70D15" w14:textId="77777777" w:rsidR="0001413C" w:rsidRPr="0001413C" w:rsidRDefault="0001413C" w:rsidP="0001413C">
      <w:r w:rsidRPr="0001413C">
        <w:t>Maya bought a new perfume and decided to wear it to work. Her colleague, Josef, sits at a desk beside Maya, and when she arrives, he says, “Is that a new perfume? It smells amazing! I think my wife would love it, and I need to buy her an anniversary gift. Could you write down the name of the scent?”</w:t>
      </w:r>
    </w:p>
    <w:p w14:paraId="667D8511" w14:textId="77777777" w:rsidR="0001413C" w:rsidRPr="0001413C" w:rsidRDefault="0001413C" w:rsidP="0001413C">
      <w:r w:rsidRPr="0001413C">
        <w:t>Could this be considered sexual harassment?</w:t>
      </w:r>
    </w:p>
    <w:p w14:paraId="7866BDFB" w14:textId="77777777" w:rsidR="0001413C" w:rsidRPr="0001413C" w:rsidRDefault="0001413C" w:rsidP="0001413C">
      <w:r w:rsidRPr="0001413C">
        <w:rPr>
          <w:b/>
          <w:bCs/>
        </w:rPr>
        <w:t xml:space="preserve">1. Answer: Incorrect </w:t>
      </w:r>
    </w:p>
    <w:p w14:paraId="1893511A" w14:textId="77777777" w:rsidR="0001413C" w:rsidRPr="0001413C" w:rsidRDefault="0001413C" w:rsidP="0001413C">
      <w:r w:rsidRPr="0001413C">
        <w:t>Yes</w:t>
      </w:r>
    </w:p>
    <w:p w14:paraId="669B234A" w14:textId="77777777" w:rsidR="0001413C" w:rsidRPr="0001413C" w:rsidRDefault="0001413C" w:rsidP="0001413C">
      <w:r w:rsidRPr="0001413C">
        <w:rPr>
          <w:b/>
          <w:bCs/>
        </w:rPr>
        <w:t xml:space="preserve">2. Answer: Correct </w:t>
      </w:r>
    </w:p>
    <w:p w14:paraId="68A5CDB5" w14:textId="77777777" w:rsidR="0001413C" w:rsidRPr="0001413C" w:rsidRDefault="0001413C" w:rsidP="0001413C">
      <w:r w:rsidRPr="0001413C">
        <w:t>No</w:t>
      </w:r>
    </w:p>
    <w:p w14:paraId="3BD19450" w14:textId="77777777" w:rsidR="0001413C" w:rsidRPr="0001413C" w:rsidRDefault="0001413C" w:rsidP="0001413C">
      <w:r w:rsidRPr="0001413C">
        <w:rPr>
          <w:b/>
          <w:bCs/>
        </w:rPr>
        <w:t>9. Question :</w:t>
      </w:r>
      <w:r w:rsidRPr="0001413C">
        <w:t xml:space="preserve"> </w:t>
      </w:r>
    </w:p>
    <w:p w14:paraId="723388B1" w14:textId="77777777" w:rsidR="0001413C" w:rsidRPr="0001413C" w:rsidRDefault="0001413C" w:rsidP="0001413C">
      <w:r w:rsidRPr="0001413C">
        <w:t>Elise has noticed that Mick and Lola have been flirting a lot. She later finds out that the flirting is consensual between both of them because they both like each other.</w:t>
      </w:r>
    </w:p>
    <w:p w14:paraId="3E0FE104" w14:textId="77777777" w:rsidR="0001413C" w:rsidRPr="0001413C" w:rsidRDefault="0001413C" w:rsidP="0001413C">
      <w:r w:rsidRPr="0001413C">
        <w:t>Could this be considered sexual harassment?</w:t>
      </w:r>
    </w:p>
    <w:p w14:paraId="023833E5" w14:textId="77777777" w:rsidR="0001413C" w:rsidRPr="0001413C" w:rsidRDefault="0001413C" w:rsidP="0001413C">
      <w:r w:rsidRPr="0001413C">
        <w:rPr>
          <w:b/>
          <w:bCs/>
        </w:rPr>
        <w:t xml:space="preserve">1. Answer: Incorrect </w:t>
      </w:r>
    </w:p>
    <w:p w14:paraId="412B78B6" w14:textId="77777777" w:rsidR="0001413C" w:rsidRPr="0001413C" w:rsidRDefault="0001413C" w:rsidP="0001413C">
      <w:r w:rsidRPr="0001413C">
        <w:t>Yes</w:t>
      </w:r>
    </w:p>
    <w:p w14:paraId="3BC2B184" w14:textId="77777777" w:rsidR="0001413C" w:rsidRPr="0001413C" w:rsidRDefault="0001413C" w:rsidP="0001413C">
      <w:r w:rsidRPr="0001413C">
        <w:rPr>
          <w:b/>
          <w:bCs/>
        </w:rPr>
        <w:t xml:space="preserve">2. Answer: Correct </w:t>
      </w:r>
    </w:p>
    <w:p w14:paraId="3720E5CD" w14:textId="77777777" w:rsidR="0001413C" w:rsidRPr="0001413C" w:rsidRDefault="0001413C" w:rsidP="0001413C">
      <w:r w:rsidRPr="0001413C">
        <w:t>No</w:t>
      </w:r>
    </w:p>
    <w:p w14:paraId="041CC2F1" w14:textId="77777777" w:rsidR="0001413C" w:rsidRPr="0001413C" w:rsidRDefault="0001413C" w:rsidP="0001413C">
      <w:r w:rsidRPr="0001413C">
        <w:rPr>
          <w:b/>
          <w:bCs/>
        </w:rPr>
        <w:t>10. Question :</w:t>
      </w:r>
      <w:r w:rsidRPr="0001413C">
        <w:t xml:space="preserve"> </w:t>
      </w:r>
    </w:p>
    <w:p w14:paraId="5E6F4661" w14:textId="77777777" w:rsidR="0001413C" w:rsidRPr="0001413C" w:rsidRDefault="0001413C" w:rsidP="0001413C">
      <w:r w:rsidRPr="0001413C">
        <w:t>Raquel asked Keiron to stop making sexual innuendos because they made her uncomfortable. He immediately stopped and has not repeated the behavior. If the situation is addressed quickly and effectively, it may not be considered harassment.</w:t>
      </w:r>
    </w:p>
    <w:p w14:paraId="6DEBE53B" w14:textId="77777777" w:rsidR="0001413C" w:rsidRPr="0001413C" w:rsidRDefault="0001413C" w:rsidP="0001413C">
      <w:r w:rsidRPr="0001413C">
        <w:rPr>
          <w:b/>
          <w:bCs/>
        </w:rPr>
        <w:t xml:space="preserve">1. Answer: Correct </w:t>
      </w:r>
    </w:p>
    <w:p w14:paraId="0DC5FB27" w14:textId="77777777" w:rsidR="0001413C" w:rsidRPr="0001413C" w:rsidRDefault="0001413C" w:rsidP="0001413C">
      <w:r w:rsidRPr="0001413C">
        <w:t>Yes</w:t>
      </w:r>
    </w:p>
    <w:p w14:paraId="7F40BE3D" w14:textId="77777777" w:rsidR="0001413C" w:rsidRPr="0001413C" w:rsidRDefault="0001413C" w:rsidP="0001413C">
      <w:r w:rsidRPr="0001413C">
        <w:rPr>
          <w:b/>
          <w:bCs/>
        </w:rPr>
        <w:t xml:space="preserve">2. Answer: Incorrect </w:t>
      </w:r>
    </w:p>
    <w:p w14:paraId="71CF1767" w14:textId="77777777" w:rsidR="0001413C" w:rsidRPr="0001413C" w:rsidRDefault="0001413C" w:rsidP="0001413C">
      <w:r w:rsidRPr="0001413C">
        <w:t>No</w:t>
      </w:r>
    </w:p>
    <w:p w14:paraId="30C1C454" w14:textId="77777777" w:rsidR="0001413C" w:rsidRPr="0001413C" w:rsidRDefault="0001413C" w:rsidP="0001413C">
      <w:r w:rsidRPr="0001413C">
        <w:rPr>
          <w:b/>
          <w:bCs/>
        </w:rPr>
        <w:t xml:space="preserve">Number of questions needed to pass ? : </w:t>
      </w:r>
    </w:p>
    <w:p w14:paraId="14959260" w14:textId="77777777" w:rsidR="0001413C" w:rsidRPr="0001413C" w:rsidRDefault="0001413C" w:rsidP="0001413C">
      <w:r w:rsidRPr="0001413C">
        <w:t xml:space="preserve">4 </w:t>
      </w:r>
    </w:p>
    <w:p w14:paraId="491D27C5" w14:textId="77777777" w:rsidR="0001413C" w:rsidRPr="0001413C" w:rsidRDefault="0001413C" w:rsidP="0001413C">
      <w:r w:rsidRPr="0001413C">
        <w:rPr>
          <w:b/>
          <w:bCs/>
        </w:rPr>
        <w:t>Passed Message</w:t>
      </w:r>
      <w:r w:rsidRPr="0001413C">
        <w:t xml:space="preserve"> </w:t>
      </w:r>
    </w:p>
    <w:p w14:paraId="7E8B818F" w14:textId="77777777" w:rsidR="0001413C" w:rsidRPr="0001413C" w:rsidRDefault="0001413C" w:rsidP="0001413C">
      <w:r w:rsidRPr="0001413C">
        <w:rPr>
          <w:b/>
          <w:bCs/>
        </w:rPr>
        <w:t xml:space="preserve">Message text: </w:t>
      </w:r>
    </w:p>
    <w:p w14:paraId="48F658B7" w14:textId="77777777" w:rsidR="0001413C" w:rsidRPr="0001413C" w:rsidRDefault="0001413C" w:rsidP="0001413C">
      <w:r w:rsidRPr="0001413C">
        <w:t>Great job!</w:t>
      </w:r>
    </w:p>
    <w:p w14:paraId="2DB6316F" w14:textId="77777777" w:rsidR="0001413C" w:rsidRPr="0001413C" w:rsidRDefault="0001413C" w:rsidP="0001413C">
      <w:r w:rsidRPr="0001413C">
        <w:rPr>
          <w:b/>
          <w:bCs/>
        </w:rPr>
        <w:t>Failed Message</w:t>
      </w:r>
      <w:r w:rsidRPr="0001413C">
        <w:t xml:space="preserve"> </w:t>
      </w:r>
    </w:p>
    <w:p w14:paraId="419337B5" w14:textId="77777777" w:rsidR="0001413C" w:rsidRPr="0001413C" w:rsidRDefault="0001413C" w:rsidP="0001413C">
      <w:r w:rsidRPr="0001413C">
        <w:rPr>
          <w:b/>
          <w:bCs/>
        </w:rPr>
        <w:t xml:space="preserve">Message text: </w:t>
      </w:r>
    </w:p>
    <w:p w14:paraId="47CCE010" w14:textId="77777777" w:rsidR="0001413C" w:rsidRPr="0001413C" w:rsidRDefault="0001413C" w:rsidP="0001413C">
      <w:r w:rsidRPr="0001413C">
        <w:t>You'll need to review this assessment.</w:t>
      </w:r>
    </w:p>
    <w:p w14:paraId="19BCA054" w14:textId="77777777" w:rsidR="0001413C" w:rsidRPr="0001413C" w:rsidRDefault="0001413C" w:rsidP="0001413C">
      <w:r w:rsidRPr="0001413C">
        <w:br w:type="page"/>
      </w:r>
    </w:p>
    <w:p w14:paraId="745F7A2C" w14:textId="77777777" w:rsidR="0001413C" w:rsidRPr="0001413C" w:rsidRDefault="0001413C" w:rsidP="0001413C">
      <w:bookmarkStart w:id="338" w:name="Page_5103150685951660893"/>
      <w:bookmarkEnd w:id="338"/>
      <w:r w:rsidRPr="0001413C">
        <w:rPr>
          <w:b/>
          <w:bCs/>
        </w:rPr>
        <w:t>Page Number:</w:t>
      </w:r>
      <w:r w:rsidRPr="0001413C">
        <w:t xml:space="preserve"> 113 </w:t>
      </w:r>
    </w:p>
    <w:p w14:paraId="0DDEEB04" w14:textId="77777777" w:rsidR="0001413C" w:rsidRPr="0001413C" w:rsidRDefault="0001413C" w:rsidP="0001413C">
      <w:r w:rsidRPr="0001413C">
        <w:rPr>
          <w:b/>
          <w:bCs/>
        </w:rPr>
        <w:t>Lesson 36:</w:t>
      </w:r>
      <w:r w:rsidRPr="0001413C">
        <w:t xml:space="preserve"> CT State Law </w:t>
      </w:r>
    </w:p>
    <w:p w14:paraId="3BEAA3D6" w14:textId="77777777" w:rsidR="0001413C" w:rsidRPr="0001413C" w:rsidRDefault="0001413C" w:rsidP="0001413C">
      <w:r w:rsidRPr="0001413C">
        <w:rPr>
          <w:b/>
          <w:bCs/>
        </w:rPr>
        <w:t xml:space="preserve">Click and Reveal Template / LTR / Random </w:t>
      </w:r>
    </w:p>
    <w:p w14:paraId="339C291A" w14:textId="77777777" w:rsidR="0001413C" w:rsidRPr="0001413C" w:rsidRDefault="0001413C" w:rsidP="0001413C">
      <w:r w:rsidRPr="0001413C">
        <w:rPr>
          <w:b/>
          <w:bCs/>
        </w:rPr>
        <w:t>Content Title:</w:t>
      </w:r>
      <w:r w:rsidRPr="0001413C">
        <w:t xml:space="preserve"> </w:t>
      </w:r>
    </w:p>
    <w:p w14:paraId="08E1948E" w14:textId="77777777" w:rsidR="0001413C" w:rsidRPr="0001413C" w:rsidRDefault="0001413C" w:rsidP="0001413C">
      <w:r w:rsidRPr="0001413C">
        <w:t xml:space="preserve">Connecticut State Law </w:t>
      </w:r>
    </w:p>
    <w:p w14:paraId="510CB159" w14:textId="77777777" w:rsidR="0001413C" w:rsidRPr="0001413C" w:rsidRDefault="0001413C" w:rsidP="0001413C">
      <w:r w:rsidRPr="0001413C">
        <w:rPr>
          <w:b/>
          <w:bCs/>
        </w:rPr>
        <w:t>Content Description:</w:t>
      </w:r>
    </w:p>
    <w:p w14:paraId="6EFC9226" w14:textId="77777777" w:rsidR="0001413C" w:rsidRPr="0001413C" w:rsidRDefault="0001413C" w:rsidP="0001413C">
      <w:r w:rsidRPr="0001413C">
        <w:t>Prior to 2019, Connecticut state law required that all employers with 50 or more employees provide sexual harassment training for all supervisory staff.</w:t>
      </w:r>
    </w:p>
    <w:p w14:paraId="6A7FAE71" w14:textId="77777777" w:rsidR="0001413C" w:rsidRPr="0001413C" w:rsidRDefault="0001413C" w:rsidP="0001413C">
      <w:r w:rsidRPr="0001413C">
        <w:t>In June 2019, Connecticut enacted the “Time’s Up Act,” requiring all employers with three or more employees to provide two hours of sexual harassment training to all employees, including those in a non-supervisory position. Employers with fewer than three employees must provide the training only to supervisory employees.</w:t>
      </w:r>
    </w:p>
    <w:p w14:paraId="3F5421F5" w14:textId="77777777" w:rsidR="0001413C" w:rsidRPr="0001413C" w:rsidRDefault="0001413C" w:rsidP="0001413C">
      <w:r w:rsidRPr="0001413C">
        <w:t>Select each question to examine the key elements of Connecticut’s sexual harassment laws.</w:t>
      </w:r>
    </w:p>
    <w:p w14:paraId="19A785FA"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452"/>
        <w:gridCol w:w="2401"/>
        <w:gridCol w:w="1381"/>
        <w:gridCol w:w="1118"/>
      </w:tblGrid>
      <w:tr w:rsidR="0001413C" w:rsidRPr="0001413C" w14:paraId="388654B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ACB96B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61F4F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BFEDB8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B38AE60" w14:textId="77777777" w:rsidR="0001413C" w:rsidRPr="0001413C" w:rsidRDefault="0001413C" w:rsidP="0001413C">
            <w:pPr>
              <w:rPr>
                <w:b/>
                <w:bCs/>
              </w:rPr>
            </w:pPr>
            <w:r w:rsidRPr="0001413C">
              <w:rPr>
                <w:b/>
                <w:bCs/>
              </w:rPr>
              <w:t>Alternate Text</w:t>
            </w:r>
          </w:p>
        </w:tc>
      </w:tr>
      <w:tr w:rsidR="0001413C" w:rsidRPr="0001413C" w14:paraId="512F593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6DDBE3" w14:textId="77777777" w:rsidR="0001413C" w:rsidRPr="0001413C" w:rsidRDefault="0001413C" w:rsidP="0001413C">
            <w:r w:rsidRPr="0001413C">
              <w:t xml:space="preserve">What Laws Cover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99454B" w14:textId="77777777" w:rsidR="0001413C" w:rsidRPr="0001413C" w:rsidRDefault="0001413C" w:rsidP="0001413C">
            <w:r w:rsidRPr="0001413C">
              <w:t>Sexual harassment is prohibited by both federal law (Title VII of the Civil Rights Act of 1964) and state law, which is the Connecticut Discrimination Employment Practices Act.</w:t>
            </w:r>
          </w:p>
          <w:p w14:paraId="74042011" w14:textId="77777777" w:rsidR="0001413C" w:rsidRPr="0001413C" w:rsidRDefault="0001413C" w:rsidP="0001413C">
            <w:r w:rsidRPr="0001413C">
              <w:t>Connecticut law defines sexual harassment as “any unwelcome sexual advances or requests for sexual favors or any conduct of a sexual nature when:</w:t>
            </w:r>
          </w:p>
          <w:p w14:paraId="5D4F1380" w14:textId="77777777" w:rsidR="0001413C" w:rsidRPr="0001413C" w:rsidRDefault="0001413C" w:rsidP="0001413C">
            <w:pPr>
              <w:numPr>
                <w:ilvl w:val="0"/>
                <w:numId w:val="86"/>
              </w:numPr>
            </w:pPr>
            <w:r w:rsidRPr="0001413C">
              <w:t>submission to such conduct is made either explicitly or implicitly a term or condition of an individual’s employment;</w:t>
            </w:r>
          </w:p>
          <w:p w14:paraId="3DAC01EC" w14:textId="77777777" w:rsidR="0001413C" w:rsidRPr="0001413C" w:rsidRDefault="0001413C" w:rsidP="0001413C">
            <w:pPr>
              <w:numPr>
                <w:ilvl w:val="0"/>
                <w:numId w:val="86"/>
              </w:numPr>
            </w:pPr>
            <w:r w:rsidRPr="0001413C">
              <w:t>submission to or rejection of such conduct by an individual is used as the basis for employment decisions affecting such individual; or</w:t>
            </w:r>
          </w:p>
          <w:p w14:paraId="0AD28E35" w14:textId="77777777" w:rsidR="0001413C" w:rsidRPr="0001413C" w:rsidRDefault="0001413C" w:rsidP="0001413C">
            <w:pPr>
              <w:numPr>
                <w:ilvl w:val="0"/>
                <w:numId w:val="86"/>
              </w:numPr>
            </w:pPr>
            <w:r w:rsidRPr="0001413C">
              <w:t xml:space="preserve">such conduct has the purpose or effect of substantially interfering with an individual’s work performance or creating an intimidating, hostile, or offensive working environment.”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A6481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279295" w14:textId="77777777" w:rsidR="0001413C" w:rsidRPr="0001413C" w:rsidRDefault="0001413C" w:rsidP="0001413C"/>
        </w:tc>
      </w:tr>
      <w:tr w:rsidR="0001413C" w:rsidRPr="0001413C" w14:paraId="4718F0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7F3D59" w14:textId="77777777" w:rsidR="0001413C" w:rsidRPr="0001413C" w:rsidRDefault="0001413C" w:rsidP="0001413C">
            <w:r w:rsidRPr="0001413C">
              <w:t xml:space="preserve">Who Does Sexual Harassment Impact?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613E0C" w14:textId="77777777" w:rsidR="0001413C" w:rsidRPr="0001413C" w:rsidRDefault="0001413C" w:rsidP="0001413C">
            <w:r w:rsidRPr="0001413C">
              <w:t xml:space="preserve">Sexual harassment can happen to anyone. Men can harass both women and men, and women can harass both men and women. Employees, interns, temporary workers, and visitors to places of public accommodations are all protected by sexual harassment laws. Anyone in a workplace could be a sexual harasser, from managers and colleagues to vendors and customers or clients. Sexual harassment does not have to occur in the workplace for it to be illegal. For example, it can happen at an off-site office holiday party or at a happy hour. It also does not have to take place face-to-face, but can occur on social media or through text messages.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962D7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5B5001" w14:textId="77777777" w:rsidR="0001413C" w:rsidRPr="0001413C" w:rsidRDefault="0001413C" w:rsidP="0001413C"/>
        </w:tc>
      </w:tr>
      <w:tr w:rsidR="0001413C" w:rsidRPr="0001413C" w14:paraId="0CD1400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BE440C" w14:textId="77777777" w:rsidR="0001413C" w:rsidRPr="0001413C" w:rsidRDefault="0001413C" w:rsidP="0001413C">
            <w:r w:rsidRPr="0001413C">
              <w:t xml:space="preserve">What Does Sexual Harassment Look Like?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45369B" w14:textId="77777777" w:rsidR="0001413C" w:rsidRPr="0001413C" w:rsidRDefault="0001413C" w:rsidP="0001413C">
            <w:r w:rsidRPr="0001413C">
              <w:t>There is no definitive list of what sexual harassment looks like, but here are a few examples of a hostile work environment, which is when a colleague, supervisor, or third party makes repeated inappropriate and unwanted sexual advances, comments, or requests:</w:t>
            </w:r>
          </w:p>
          <w:p w14:paraId="124CC5A2" w14:textId="77777777" w:rsidR="0001413C" w:rsidRPr="0001413C" w:rsidRDefault="0001413C" w:rsidP="0001413C">
            <w:pPr>
              <w:numPr>
                <w:ilvl w:val="0"/>
                <w:numId w:val="87"/>
              </w:numPr>
            </w:pPr>
            <w:r w:rsidRPr="0001413C">
              <w:t>People at work talk about sex all day.</w:t>
            </w:r>
          </w:p>
          <w:p w14:paraId="26468BEE" w14:textId="77777777" w:rsidR="0001413C" w:rsidRPr="0001413C" w:rsidRDefault="0001413C" w:rsidP="0001413C">
            <w:pPr>
              <w:numPr>
                <w:ilvl w:val="0"/>
                <w:numId w:val="87"/>
              </w:numPr>
            </w:pPr>
            <w:r w:rsidRPr="0001413C">
              <w:t>There are posters of scantily dressed models in the workplace.</w:t>
            </w:r>
          </w:p>
          <w:p w14:paraId="7B72E626" w14:textId="77777777" w:rsidR="0001413C" w:rsidRPr="0001413C" w:rsidRDefault="0001413C" w:rsidP="0001413C">
            <w:pPr>
              <w:numPr>
                <w:ilvl w:val="0"/>
                <w:numId w:val="87"/>
              </w:numPr>
            </w:pPr>
            <w:r w:rsidRPr="0001413C">
              <w:t>People comment about other employees’ bodies.</w:t>
            </w:r>
          </w:p>
          <w:p w14:paraId="01F444F5" w14:textId="77777777" w:rsidR="0001413C" w:rsidRPr="0001413C" w:rsidRDefault="0001413C" w:rsidP="0001413C">
            <w:pPr>
              <w:numPr>
                <w:ilvl w:val="0"/>
                <w:numId w:val="87"/>
              </w:numPr>
            </w:pPr>
            <w:r w:rsidRPr="0001413C">
              <w:t>Someone at work touches you without your consent.</w:t>
            </w:r>
          </w:p>
          <w:p w14:paraId="130615F1" w14:textId="77777777" w:rsidR="0001413C" w:rsidRPr="0001413C" w:rsidRDefault="0001413C" w:rsidP="0001413C">
            <w:r w:rsidRPr="0001413C">
              <w:t>Another type of sexual harassment is quid pro quo, which occurs when someone in a position of power offers a benefit in exchange for sexual attention or threatens your job if you refuse sexual advances. For example:</w:t>
            </w:r>
          </w:p>
          <w:p w14:paraId="6B847519" w14:textId="77777777" w:rsidR="0001413C" w:rsidRPr="0001413C" w:rsidRDefault="0001413C" w:rsidP="0001413C">
            <w:pPr>
              <w:numPr>
                <w:ilvl w:val="0"/>
                <w:numId w:val="88"/>
              </w:numPr>
            </w:pPr>
            <w:r w:rsidRPr="0001413C">
              <w:t>You are offered a job or promotion in return for sexual favors.</w:t>
            </w:r>
          </w:p>
          <w:p w14:paraId="538D39EA" w14:textId="77777777" w:rsidR="0001413C" w:rsidRPr="0001413C" w:rsidRDefault="0001413C" w:rsidP="0001413C">
            <w:pPr>
              <w:numPr>
                <w:ilvl w:val="0"/>
                <w:numId w:val="88"/>
              </w:numPr>
            </w:pPr>
            <w:r w:rsidRPr="0001413C">
              <w:t>Your supervisor threatens to cut your hours if you don’t date them.</w:t>
            </w:r>
          </w:p>
          <w:p w14:paraId="6BF3AD55" w14:textId="77777777" w:rsidR="0001413C" w:rsidRPr="0001413C" w:rsidRDefault="0001413C" w:rsidP="0001413C">
            <w:pPr>
              <w:numPr>
                <w:ilvl w:val="0"/>
                <w:numId w:val="88"/>
              </w:numPr>
            </w:pPr>
            <w:r w:rsidRPr="0001413C">
              <w:t>You are offered a better schedule or a raise if you send your boss nude pictures.</w:t>
            </w:r>
          </w:p>
          <w:p w14:paraId="7E4D8239" w14:textId="77777777" w:rsidR="0001413C" w:rsidRPr="0001413C" w:rsidRDefault="0001413C" w:rsidP="0001413C">
            <w:pPr>
              <w:numPr>
                <w:ilvl w:val="0"/>
                <w:numId w:val="88"/>
              </w:numPr>
            </w:pPr>
            <w:r w:rsidRPr="0001413C">
              <w:t>Your boss threatens you with a poor performance review if you don’t go out to dinner with them.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89B7B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5A0728" w14:textId="77777777" w:rsidR="0001413C" w:rsidRPr="0001413C" w:rsidRDefault="0001413C" w:rsidP="0001413C"/>
        </w:tc>
      </w:tr>
      <w:tr w:rsidR="0001413C" w:rsidRPr="0001413C" w14:paraId="3943AB9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914239" w14:textId="77777777" w:rsidR="0001413C" w:rsidRPr="0001413C" w:rsidRDefault="0001413C" w:rsidP="0001413C">
            <w:r w:rsidRPr="0001413C">
              <w:t xml:space="preserve">What Reporting Options Are Available?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A67913" w14:textId="77777777" w:rsidR="0001413C" w:rsidRPr="0001413C" w:rsidRDefault="0001413C" w:rsidP="0001413C">
            <w:r w:rsidRPr="0001413C">
              <w:t>If you are sexually harassed, there are several steps you can take to stop and prevent the harassment:</w:t>
            </w:r>
          </w:p>
          <w:p w14:paraId="727F84BF" w14:textId="77777777" w:rsidR="0001413C" w:rsidRPr="0001413C" w:rsidRDefault="0001413C" w:rsidP="0001413C">
            <w:pPr>
              <w:numPr>
                <w:ilvl w:val="0"/>
                <w:numId w:val="89"/>
              </w:numPr>
            </w:pPr>
            <w:r w:rsidRPr="0001413C">
              <w:t>If you feel comfortable doing so, ask the harasser to stop.</w:t>
            </w:r>
          </w:p>
          <w:p w14:paraId="21149218" w14:textId="77777777" w:rsidR="0001413C" w:rsidRPr="0001413C" w:rsidRDefault="0001413C" w:rsidP="0001413C">
            <w:pPr>
              <w:numPr>
                <w:ilvl w:val="0"/>
                <w:numId w:val="89"/>
              </w:numPr>
            </w:pPr>
            <w:r w:rsidRPr="0001413C">
              <w:t>Look at our company policies to see who to report to, or you can find out by visiting the Contact Details section. You can also find details of our complaint process by visiting the Complaint Process section.</w:t>
            </w:r>
          </w:p>
          <w:p w14:paraId="2D355C31" w14:textId="77777777" w:rsidR="0001413C" w:rsidRPr="0001413C" w:rsidRDefault="0001413C" w:rsidP="0001413C">
            <w:pPr>
              <w:numPr>
                <w:ilvl w:val="0"/>
                <w:numId w:val="89"/>
              </w:numPr>
            </w:pPr>
            <w:r w:rsidRPr="0001413C">
              <w:t>Tell your supervisor, Human Resources, or another management employee.</w:t>
            </w:r>
          </w:p>
          <w:p w14:paraId="731E837D" w14:textId="77777777" w:rsidR="0001413C" w:rsidRPr="0001413C" w:rsidRDefault="0001413C" w:rsidP="0001413C">
            <w:pPr>
              <w:numPr>
                <w:ilvl w:val="0"/>
                <w:numId w:val="89"/>
              </w:numPr>
            </w:pPr>
            <w:r w:rsidRPr="0001413C">
              <w:t>If you belong to a union, tell your union representative.</w:t>
            </w:r>
          </w:p>
          <w:p w14:paraId="74A73B62" w14:textId="77777777" w:rsidR="0001413C" w:rsidRPr="0001413C" w:rsidRDefault="0001413C" w:rsidP="0001413C">
            <w:pPr>
              <w:numPr>
                <w:ilvl w:val="0"/>
                <w:numId w:val="89"/>
              </w:numPr>
            </w:pPr>
            <w:r w:rsidRPr="0001413C">
              <w:t>File a complaint with the Connecticut Commission on Human Rights and Opportunities (CHRO) or with the federal Equal Employment Opportunities Commission (EEOC).</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9E0AD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13F8FC" w14:textId="77777777" w:rsidR="0001413C" w:rsidRPr="0001413C" w:rsidRDefault="0001413C" w:rsidP="0001413C"/>
        </w:tc>
      </w:tr>
      <w:tr w:rsidR="0001413C" w:rsidRPr="0001413C" w14:paraId="22C4148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19D993" w14:textId="77777777" w:rsidR="0001413C" w:rsidRPr="0001413C" w:rsidRDefault="0001413C" w:rsidP="0001413C">
            <w:r w:rsidRPr="0001413C">
              <w:t xml:space="preserve">What Are the Remedies Available?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BCDEEE" w14:textId="77777777" w:rsidR="0001413C" w:rsidRPr="0001413C" w:rsidRDefault="0001413C" w:rsidP="0001413C">
            <w:r w:rsidRPr="0001413C">
              <w:t>The CHRO can award damages “necessary to eliminate the discriminatory practice and make complainants whole.” These damages can include:</w:t>
            </w:r>
          </w:p>
          <w:p w14:paraId="4EC1141F" w14:textId="77777777" w:rsidR="0001413C" w:rsidRPr="0001413C" w:rsidRDefault="0001413C" w:rsidP="0001413C">
            <w:pPr>
              <w:numPr>
                <w:ilvl w:val="0"/>
                <w:numId w:val="90"/>
              </w:numPr>
            </w:pPr>
            <w:r w:rsidRPr="0001413C">
              <w:t>Cease and desist orders</w:t>
            </w:r>
          </w:p>
          <w:p w14:paraId="602DC3EC" w14:textId="77777777" w:rsidR="0001413C" w:rsidRPr="0001413C" w:rsidRDefault="0001413C" w:rsidP="0001413C">
            <w:pPr>
              <w:numPr>
                <w:ilvl w:val="0"/>
                <w:numId w:val="90"/>
              </w:numPr>
            </w:pPr>
            <w:r w:rsidRPr="0001413C">
              <w:t>Back pay</w:t>
            </w:r>
          </w:p>
          <w:p w14:paraId="56C22CB2" w14:textId="77777777" w:rsidR="0001413C" w:rsidRPr="0001413C" w:rsidRDefault="0001413C" w:rsidP="0001413C">
            <w:pPr>
              <w:numPr>
                <w:ilvl w:val="0"/>
                <w:numId w:val="90"/>
              </w:numPr>
            </w:pPr>
            <w:r w:rsidRPr="0001413C">
              <w:t>Front pay</w:t>
            </w:r>
          </w:p>
          <w:p w14:paraId="72397B15" w14:textId="77777777" w:rsidR="0001413C" w:rsidRPr="0001413C" w:rsidRDefault="0001413C" w:rsidP="0001413C">
            <w:pPr>
              <w:numPr>
                <w:ilvl w:val="0"/>
                <w:numId w:val="90"/>
              </w:numPr>
            </w:pPr>
            <w:r w:rsidRPr="0001413C">
              <w:t>Attorney’s fees and other costs</w:t>
            </w:r>
          </w:p>
          <w:p w14:paraId="2233CD57" w14:textId="77777777" w:rsidR="0001413C" w:rsidRPr="0001413C" w:rsidRDefault="0001413C" w:rsidP="0001413C">
            <w:pPr>
              <w:numPr>
                <w:ilvl w:val="0"/>
                <w:numId w:val="90"/>
              </w:numPr>
            </w:pPr>
            <w:r w:rsidRPr="0001413C">
              <w:t>Hiring, promotion, or reinstatement</w:t>
            </w:r>
          </w:p>
          <w:p w14:paraId="38594E0F" w14:textId="77777777" w:rsidR="0001413C" w:rsidRPr="0001413C" w:rsidRDefault="0001413C" w:rsidP="0001413C">
            <w:pPr>
              <w:numPr>
                <w:ilvl w:val="0"/>
                <w:numId w:val="90"/>
              </w:numPr>
            </w:pPr>
            <w:r w:rsidRPr="0001413C">
              <w:t>Pre- and post-judgment interest</w:t>
            </w:r>
          </w:p>
          <w:p w14:paraId="55146BEA" w14:textId="77777777" w:rsidR="0001413C" w:rsidRPr="0001413C" w:rsidRDefault="0001413C" w:rsidP="0001413C">
            <w:pPr>
              <w:numPr>
                <w:ilvl w:val="0"/>
                <w:numId w:val="90"/>
              </w:numPr>
            </w:pPr>
            <w:r w:rsidRPr="0001413C">
              <w:t>Financial award for emotional distress suffered</w:t>
            </w:r>
          </w:p>
          <w:p w14:paraId="0B7CE161" w14:textId="77777777" w:rsidR="0001413C" w:rsidRPr="0001413C" w:rsidRDefault="0001413C" w:rsidP="0001413C">
            <w:pPr>
              <w:numPr>
                <w:ilvl w:val="0"/>
                <w:numId w:val="90"/>
              </w:numPr>
            </w:pPr>
            <w:r w:rsidRPr="0001413C">
              <w:t xml:space="preserve">Punitive damages (if the case is tried in court)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DEF2E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191EED" w14:textId="77777777" w:rsidR="0001413C" w:rsidRPr="0001413C" w:rsidRDefault="0001413C" w:rsidP="0001413C"/>
        </w:tc>
      </w:tr>
      <w:tr w:rsidR="0001413C" w:rsidRPr="0001413C" w14:paraId="3D9748A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5391B9" w14:textId="77777777" w:rsidR="0001413C" w:rsidRPr="0001413C" w:rsidRDefault="0001413C" w:rsidP="0001413C">
            <w:r w:rsidRPr="0001413C">
              <w:t xml:space="preserve">What Are the Consequences?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0A3F86" w14:textId="77777777" w:rsidR="0001413C" w:rsidRPr="0001413C" w:rsidRDefault="0001413C" w:rsidP="0001413C">
            <w:r w:rsidRPr="0001413C">
              <w:t>In addition to disciplinary action, individuals who engage in sexual harassment may be subject to civil and criminal penalties.</w:t>
            </w:r>
          </w:p>
          <w:p w14:paraId="7033BEE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30CD1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37AA91" w14:textId="77777777" w:rsidR="0001413C" w:rsidRPr="0001413C" w:rsidRDefault="0001413C" w:rsidP="0001413C"/>
        </w:tc>
      </w:tr>
    </w:tbl>
    <w:p w14:paraId="6FCB0F8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67ADEA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2068B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25F16A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F56932"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5D1A385" w14:textId="77777777" w:rsidR="0001413C" w:rsidRPr="0001413C" w:rsidRDefault="0001413C" w:rsidP="0001413C">
            <w:pPr>
              <w:rPr>
                <w:b/>
                <w:bCs/>
              </w:rPr>
            </w:pPr>
            <w:r w:rsidRPr="0001413C">
              <w:rPr>
                <w:b/>
                <w:bCs/>
              </w:rPr>
              <w:t>Alternate Text</w:t>
            </w:r>
          </w:p>
        </w:tc>
      </w:tr>
      <w:tr w:rsidR="0001413C" w:rsidRPr="0001413C" w14:paraId="186E1FA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BBEB55"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3FE6B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837F6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BA9836" w14:textId="77777777" w:rsidR="0001413C" w:rsidRPr="0001413C" w:rsidRDefault="0001413C" w:rsidP="0001413C"/>
        </w:tc>
      </w:tr>
    </w:tbl>
    <w:p w14:paraId="53C0B01E" w14:textId="77777777" w:rsidR="0001413C" w:rsidRPr="0001413C" w:rsidRDefault="0001413C" w:rsidP="0001413C">
      <w:r w:rsidRPr="0001413C">
        <w:rPr>
          <w:b/>
          <w:bCs/>
        </w:rPr>
        <w:t>Audio Transcript Text:</w:t>
      </w:r>
      <w:r w:rsidRPr="0001413C">
        <w:t xml:space="preserve"> </w:t>
      </w:r>
    </w:p>
    <w:p w14:paraId="22314B10" w14:textId="77777777" w:rsidR="0001413C" w:rsidRPr="0001413C" w:rsidRDefault="0001413C" w:rsidP="0001413C">
      <w:r w:rsidRPr="0001413C">
        <w:t>Let's take a look at some key elements of this topic.</w:t>
      </w:r>
    </w:p>
    <w:p w14:paraId="58196852" w14:textId="77777777" w:rsidR="0001413C" w:rsidRPr="0001413C" w:rsidRDefault="0001413C" w:rsidP="0001413C">
      <w:r w:rsidRPr="0001413C">
        <w:br w:type="page"/>
      </w:r>
    </w:p>
    <w:p w14:paraId="61C404E1" w14:textId="77777777" w:rsidR="0001413C" w:rsidRPr="0001413C" w:rsidRDefault="0001413C" w:rsidP="0001413C">
      <w:bookmarkStart w:id="339" w:name="Page_3273456060125194100"/>
      <w:bookmarkEnd w:id="339"/>
      <w:r w:rsidRPr="0001413C">
        <w:rPr>
          <w:b/>
          <w:bCs/>
        </w:rPr>
        <w:t>Page Number:</w:t>
      </w:r>
      <w:r w:rsidRPr="0001413C">
        <w:t xml:space="preserve"> 114 </w:t>
      </w:r>
    </w:p>
    <w:p w14:paraId="37FC0594" w14:textId="77777777" w:rsidR="0001413C" w:rsidRPr="0001413C" w:rsidRDefault="0001413C" w:rsidP="0001413C">
      <w:r w:rsidRPr="0001413C">
        <w:rPr>
          <w:b/>
          <w:bCs/>
        </w:rPr>
        <w:t>Lesson 36:</w:t>
      </w:r>
      <w:r w:rsidRPr="0001413C">
        <w:t xml:space="preserve"> CT State Law </w:t>
      </w:r>
    </w:p>
    <w:p w14:paraId="5A6ED070" w14:textId="77777777" w:rsidR="0001413C" w:rsidRPr="0001413C" w:rsidRDefault="0001413C" w:rsidP="0001413C">
      <w:r w:rsidRPr="0001413C">
        <w:rPr>
          <w:b/>
          <w:bCs/>
        </w:rPr>
        <w:t xml:space="preserve">Question and Answer Template / Text / LTR </w:t>
      </w:r>
    </w:p>
    <w:p w14:paraId="683F3213" w14:textId="77777777" w:rsidR="0001413C" w:rsidRPr="0001413C" w:rsidRDefault="0001413C" w:rsidP="0001413C">
      <w:r w:rsidRPr="0001413C">
        <w:rPr>
          <w:b/>
          <w:bCs/>
        </w:rPr>
        <w:t>Content Title:</w:t>
      </w:r>
      <w:r w:rsidRPr="0001413C">
        <w:t xml:space="preserve"> </w:t>
      </w:r>
    </w:p>
    <w:p w14:paraId="5B70F77D" w14:textId="77777777" w:rsidR="0001413C" w:rsidRPr="0001413C" w:rsidRDefault="0001413C" w:rsidP="0001413C">
      <w:r w:rsidRPr="0001413C">
        <w:t xml:space="preserve">One Way to the Top </w:t>
      </w:r>
    </w:p>
    <w:p w14:paraId="17D36887" w14:textId="77777777" w:rsidR="0001413C" w:rsidRPr="0001413C" w:rsidRDefault="0001413C" w:rsidP="0001413C">
      <w:r w:rsidRPr="0001413C">
        <w:rPr>
          <w:b/>
          <w:bCs/>
        </w:rPr>
        <w:t>Content Description:</w:t>
      </w:r>
    </w:p>
    <w:p w14:paraId="245DCF06" w14:textId="77777777" w:rsidR="0001413C" w:rsidRPr="0001413C" w:rsidRDefault="0001413C" w:rsidP="0001413C">
      <w:r w:rsidRPr="0001413C">
        <w:t>At Gianna's firm, rumors have circulated that a number of women in senior positions only got those jobs because they were involved in sexual relationships with their managers. Recently, Gianna applied for a promotion. Her interview went well; but after the interview, Paul, a senior manager on the interview panel, approached Gianna and asked if she’d like to grab some dinner after work to discuss her interview. He mentioned that there were a number of highly qualified candidates, but he could help swing things in Gianna’s favor if they had an enjoyable dinner, as he likes to get to know who his colleagues are outside of the office to be sure they are going to be “friendly.” Paul’s request to go to dinner has made her feel uncomfortable.</w:t>
      </w:r>
    </w:p>
    <w:p w14:paraId="3DDBD3B3" w14:textId="77777777" w:rsidR="0001413C" w:rsidRPr="0001413C" w:rsidRDefault="0001413C" w:rsidP="0001413C">
      <w:r w:rsidRPr="0001413C">
        <w:t>Gianna wonders if this could be an example of sexual harassment.</w:t>
      </w:r>
    </w:p>
    <w:p w14:paraId="35554E8C" w14:textId="77777777" w:rsidR="0001413C" w:rsidRPr="0001413C" w:rsidRDefault="0001413C" w:rsidP="0001413C">
      <w:r w:rsidRPr="0001413C">
        <w:rPr>
          <w:b/>
          <w:bCs/>
        </w:rPr>
        <w:t>Question:</w:t>
      </w:r>
      <w:r w:rsidRPr="0001413C">
        <w:t xml:space="preserve"> </w:t>
      </w:r>
    </w:p>
    <w:p w14:paraId="24B32681" w14:textId="77777777" w:rsidR="0001413C" w:rsidRPr="0001413C" w:rsidRDefault="0001413C" w:rsidP="0001413C">
      <w:r w:rsidRPr="0001413C">
        <w:t>Which two things are correct?</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3E05DB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7D8EDF2"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2D108B" w14:textId="77777777" w:rsidR="0001413C" w:rsidRPr="0001413C" w:rsidRDefault="0001413C" w:rsidP="0001413C">
            <w:pPr>
              <w:rPr>
                <w:b/>
                <w:bCs/>
              </w:rPr>
            </w:pPr>
            <w:r w:rsidRPr="0001413C">
              <w:rPr>
                <w:b/>
                <w:bCs/>
              </w:rPr>
              <w:t>Answer</w:t>
            </w:r>
          </w:p>
        </w:tc>
      </w:tr>
      <w:tr w:rsidR="0001413C" w:rsidRPr="0001413C" w14:paraId="3A789B1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79132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E14DF6" w14:textId="77777777" w:rsidR="0001413C" w:rsidRPr="0001413C" w:rsidRDefault="0001413C" w:rsidP="0001413C">
            <w:r w:rsidRPr="0001413C">
              <w:t>Yes, Paul’s invitation could be interpreted as quid pro quo sexual harassment: if Gianna attends the dinner with him, he’ll help ensure she gets the promotion.</w:t>
            </w:r>
          </w:p>
        </w:tc>
      </w:tr>
      <w:tr w:rsidR="0001413C" w:rsidRPr="0001413C" w14:paraId="59D0BB7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E21765"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A86252" w14:textId="77777777" w:rsidR="0001413C" w:rsidRPr="0001413C" w:rsidRDefault="0001413C" w:rsidP="0001413C">
            <w:r w:rsidRPr="0001413C">
              <w:t xml:space="preserve">No, this is not a case of sexual harassment, as Gianna has not been subjected to any unwanted or inappropriate behavior of a sexual nature. </w:t>
            </w:r>
          </w:p>
        </w:tc>
      </w:tr>
      <w:tr w:rsidR="0001413C" w:rsidRPr="0001413C" w14:paraId="2374A1D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B43EE9"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DE4E75" w14:textId="77777777" w:rsidR="0001413C" w:rsidRPr="0001413C" w:rsidRDefault="0001413C" w:rsidP="0001413C">
            <w:r w:rsidRPr="0001413C">
              <w:t>No, as Paul only wants to discuss the interview at dinner, there is no case of sexual harassment.</w:t>
            </w:r>
          </w:p>
        </w:tc>
      </w:tr>
      <w:tr w:rsidR="0001413C" w:rsidRPr="0001413C" w14:paraId="6A93987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72807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B62AC4" w14:textId="77777777" w:rsidR="0001413C" w:rsidRPr="0001413C" w:rsidRDefault="0001413C" w:rsidP="0001413C">
            <w:r w:rsidRPr="0001413C">
              <w:t xml:space="preserve">There could be a case of sexual harassment if women’s opportunities to progress at the firm are conditional based on their willingness to engage in sexual relationships. </w:t>
            </w:r>
          </w:p>
        </w:tc>
      </w:tr>
    </w:tbl>
    <w:p w14:paraId="3B4DD3D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3C4D68B" w14:textId="77777777" w:rsidR="0001413C" w:rsidRPr="0001413C" w:rsidRDefault="0001413C" w:rsidP="0001413C">
      <w:r w:rsidRPr="0001413C">
        <w:br w:type="page"/>
      </w:r>
    </w:p>
    <w:p w14:paraId="21675A81" w14:textId="77777777" w:rsidR="0001413C" w:rsidRPr="0001413C" w:rsidRDefault="0001413C" w:rsidP="0001413C">
      <w:bookmarkStart w:id="340" w:name="Page_2953071625253678842"/>
      <w:bookmarkEnd w:id="340"/>
      <w:r w:rsidRPr="0001413C">
        <w:rPr>
          <w:b/>
          <w:bCs/>
        </w:rPr>
        <w:t>Page Number:</w:t>
      </w:r>
      <w:r w:rsidRPr="0001413C">
        <w:t xml:space="preserve"> 115 </w:t>
      </w:r>
    </w:p>
    <w:p w14:paraId="1507CFB2" w14:textId="77777777" w:rsidR="0001413C" w:rsidRPr="0001413C" w:rsidRDefault="0001413C" w:rsidP="0001413C">
      <w:r w:rsidRPr="0001413C">
        <w:rPr>
          <w:b/>
          <w:bCs/>
        </w:rPr>
        <w:t>Lesson 36:</w:t>
      </w:r>
      <w:r w:rsidRPr="0001413C">
        <w:t xml:space="preserve"> CT State Law </w:t>
      </w:r>
    </w:p>
    <w:p w14:paraId="67B7A86B" w14:textId="77777777" w:rsidR="0001413C" w:rsidRPr="0001413C" w:rsidRDefault="0001413C" w:rsidP="0001413C">
      <w:r w:rsidRPr="0001413C">
        <w:rPr>
          <w:b/>
          <w:bCs/>
        </w:rPr>
        <w:t xml:space="preserve">Text and Image Template / Text Only </w:t>
      </w:r>
    </w:p>
    <w:p w14:paraId="0BC4F906" w14:textId="77777777" w:rsidR="0001413C" w:rsidRPr="0001413C" w:rsidRDefault="0001413C" w:rsidP="0001413C">
      <w:r w:rsidRPr="0001413C">
        <w:rPr>
          <w:b/>
          <w:bCs/>
        </w:rPr>
        <w:t>Content Title:</w:t>
      </w:r>
      <w:r w:rsidRPr="0001413C">
        <w:t xml:space="preserve"> </w:t>
      </w:r>
    </w:p>
    <w:p w14:paraId="1E922117" w14:textId="77777777" w:rsidR="0001413C" w:rsidRPr="0001413C" w:rsidRDefault="0001413C" w:rsidP="0001413C">
      <w:r w:rsidRPr="0001413C">
        <w:t xml:space="preserve">Remember… </w:t>
      </w:r>
    </w:p>
    <w:p w14:paraId="670C34E3" w14:textId="77777777" w:rsidR="0001413C" w:rsidRPr="0001413C" w:rsidRDefault="0001413C" w:rsidP="0001413C">
      <w:r w:rsidRPr="0001413C">
        <w:br/>
      </w:r>
      <w:r w:rsidRPr="0001413C">
        <w:rPr>
          <w:b/>
          <w:bCs/>
        </w:rPr>
        <w:t>Column 1 Text:</w:t>
      </w:r>
      <w:r w:rsidRPr="0001413C">
        <w:t xml:space="preserve"> </w:t>
      </w:r>
    </w:p>
    <w:p w14:paraId="5A55D7E2" w14:textId="77777777" w:rsidR="0001413C" w:rsidRPr="0001413C" w:rsidRDefault="0001413C" w:rsidP="0001413C">
      <w:r w:rsidRPr="0001413C">
        <w:t>Paul’s request that Gianna attend dinner with him has made her uncomfortable, and his statement that, if he finds her to be “friendly” at dinner, he’ll help swing things in Gianna’s favor could be interpreted as an example of quid pro quo sexual harassment. Even though Paul isn’t directly asking for sexual favors, it could be inferred that this is what he means, especially given the culture at the company where sexual favors are rumored to be a condition of women’s career progression at the firm.</w:t>
      </w:r>
    </w:p>
    <w:p w14:paraId="2A47D6C3" w14:textId="77777777" w:rsidR="0001413C" w:rsidRPr="0001413C" w:rsidRDefault="0001413C" w:rsidP="0001413C">
      <w:r w:rsidRPr="0001413C">
        <w:t>“Quid pro quo,” a Latin phrase meaning “this for that,” refers to promising, preventing, or denying something in exchange for favors. This type of harassment typically occurs in a supervisor/subordinate relationship and is linked to the grant or denial of job benefits, such as getting or retaining a job, or receiving a favorable performance review or promotion. In this example, even though Paul is not Gianna’s direct supervisor, his position on the interview team gives him some discretion – or power – regarding Gianna’s promotion.</w:t>
      </w:r>
    </w:p>
    <w:p w14:paraId="2106D2A1" w14:textId="77777777" w:rsidR="0001413C" w:rsidRPr="0001413C" w:rsidRDefault="0001413C" w:rsidP="0001413C">
      <w:r w:rsidRPr="0001413C">
        <w:t>Paul’s prerequisite of a “friendly dinner” impedes Gianna’s career progression, because only women willing to engage in the sexually-implied behavior have the opportunity for promotion, which means Gianna does not have equal opportunities in the workplace. The same would apply if it was a man pressuring a man to have dinner, a woman pressuring a man, or a woman pressuring a woman.</w:t>
      </w:r>
    </w:p>
    <w:p w14:paraId="1DCB3186" w14:textId="77777777" w:rsidR="0001413C" w:rsidRPr="0001413C" w:rsidRDefault="0001413C" w:rsidP="0001413C">
      <w:r w:rsidRPr="0001413C">
        <w:t>In a firm like Gianna’s, even if she isn’t subjected to sexual harassment, and if these allegations of quid pro quo are just rumors, these claims could be an indication that employees at the firm might be engaging in unlawful practices that could expose the firm to litigation and severe penalties. That is why they should not be ignored and be reported immediately, so that the rumors can be appropriately investigated and addressed.</w:t>
      </w:r>
    </w:p>
    <w:p w14:paraId="17379CA7" w14:textId="77777777" w:rsidR="0001413C" w:rsidRPr="0001413C" w:rsidRDefault="0001413C" w:rsidP="0001413C">
      <w:r w:rsidRPr="0001413C">
        <w:t>If you believe sexual harassment is occurring in your workplace, you have a duty and responsibility to report it. Find out who you can report to by visiting the Contact Details section.</w:t>
      </w:r>
    </w:p>
    <w:p w14:paraId="4B816445" w14:textId="77777777" w:rsidR="0001413C" w:rsidRPr="0001413C" w:rsidRDefault="0001413C" w:rsidP="0001413C">
      <w:r w:rsidRPr="0001413C">
        <w:rPr>
          <w:b/>
          <w:bCs/>
        </w:rPr>
        <w:t>Audio Transcript Text:</w:t>
      </w:r>
      <w:r w:rsidRPr="0001413C">
        <w:t xml:space="preserve"> </w:t>
      </w:r>
    </w:p>
    <w:p w14:paraId="3DF08E59" w14:textId="77777777" w:rsidR="0001413C" w:rsidRPr="0001413C" w:rsidRDefault="0001413C" w:rsidP="0001413C">
      <w:r w:rsidRPr="0001413C">
        <w:t>Thanks for your help.</w:t>
      </w:r>
    </w:p>
    <w:p w14:paraId="5091B9A8" w14:textId="77777777" w:rsidR="0001413C" w:rsidRPr="0001413C" w:rsidRDefault="0001413C" w:rsidP="0001413C">
      <w:r w:rsidRPr="0001413C">
        <w:br w:type="page"/>
      </w:r>
    </w:p>
    <w:p w14:paraId="018C4D42" w14:textId="77777777" w:rsidR="0001413C" w:rsidRPr="0001413C" w:rsidRDefault="0001413C" w:rsidP="0001413C">
      <w:bookmarkStart w:id="341" w:name="Page_5195494584932507570"/>
      <w:bookmarkEnd w:id="341"/>
      <w:r w:rsidRPr="0001413C">
        <w:rPr>
          <w:b/>
          <w:bCs/>
        </w:rPr>
        <w:t>Page Number:</w:t>
      </w:r>
      <w:r w:rsidRPr="0001413C">
        <w:t xml:space="preserve"> 116 </w:t>
      </w:r>
    </w:p>
    <w:p w14:paraId="7E7C8DAD" w14:textId="77777777" w:rsidR="0001413C" w:rsidRPr="0001413C" w:rsidRDefault="0001413C" w:rsidP="0001413C">
      <w:r w:rsidRPr="0001413C">
        <w:rPr>
          <w:b/>
          <w:bCs/>
        </w:rPr>
        <w:t>Lesson 36:</w:t>
      </w:r>
      <w:r w:rsidRPr="0001413C">
        <w:t xml:space="preserve"> CT State Law </w:t>
      </w:r>
    </w:p>
    <w:p w14:paraId="0B54289A" w14:textId="77777777" w:rsidR="0001413C" w:rsidRPr="0001413C" w:rsidRDefault="0001413C" w:rsidP="0001413C">
      <w:r w:rsidRPr="0001413C">
        <w:rPr>
          <w:b/>
          <w:bCs/>
        </w:rPr>
        <w:t xml:space="preserve">Question and Answer Template / Text / LTR </w:t>
      </w:r>
    </w:p>
    <w:p w14:paraId="36A6599D" w14:textId="77777777" w:rsidR="0001413C" w:rsidRPr="0001413C" w:rsidRDefault="0001413C" w:rsidP="0001413C">
      <w:r w:rsidRPr="0001413C">
        <w:rPr>
          <w:b/>
          <w:bCs/>
        </w:rPr>
        <w:t>Content Title:</w:t>
      </w:r>
      <w:r w:rsidRPr="0001413C">
        <w:t xml:space="preserve"> </w:t>
      </w:r>
    </w:p>
    <w:p w14:paraId="26C8A252" w14:textId="77777777" w:rsidR="0001413C" w:rsidRPr="0001413C" w:rsidRDefault="0001413C" w:rsidP="0001413C">
      <w:r w:rsidRPr="0001413C">
        <w:t xml:space="preserve">The New Client </w:t>
      </w:r>
    </w:p>
    <w:p w14:paraId="7A07E5CC" w14:textId="77777777" w:rsidR="0001413C" w:rsidRPr="0001413C" w:rsidRDefault="0001413C" w:rsidP="0001413C">
      <w:r w:rsidRPr="0001413C">
        <w:rPr>
          <w:b/>
          <w:bCs/>
        </w:rPr>
        <w:t>Content Description:</w:t>
      </w:r>
    </w:p>
    <w:p w14:paraId="1C07C44A" w14:textId="77777777" w:rsidR="0001413C" w:rsidRPr="0001413C" w:rsidRDefault="0001413C" w:rsidP="0001413C">
      <w:r w:rsidRPr="0001413C">
        <w:t>Maggie is thrilled that she’s just signed a new client. She announces the good news to the team; and her colleague, Kaleb, winks at her and says, “I’ll bet you had to do something naughty to get that client on board. I’ve been trying for months with no luck; he must prefer the ladies.” Maggie is really offended by the comment and thinks it could be sexual harassment.</w:t>
      </w:r>
    </w:p>
    <w:p w14:paraId="7102040D" w14:textId="77777777" w:rsidR="0001413C" w:rsidRPr="0001413C" w:rsidRDefault="0001413C" w:rsidP="0001413C">
      <w:r w:rsidRPr="0001413C">
        <w:rPr>
          <w:b/>
          <w:bCs/>
        </w:rPr>
        <w:t>Question:</w:t>
      </w:r>
      <w:r w:rsidRPr="0001413C">
        <w:t xml:space="preserve"> </w:t>
      </w:r>
    </w:p>
    <w:p w14:paraId="75625743" w14:textId="77777777" w:rsidR="0001413C" w:rsidRPr="0001413C" w:rsidRDefault="0001413C" w:rsidP="0001413C">
      <w:r w:rsidRPr="0001413C">
        <w:t>What do you think?</w:t>
      </w:r>
    </w:p>
    <w:p w14:paraId="58BA9EF3" w14:textId="77777777" w:rsidR="0001413C" w:rsidRPr="0001413C" w:rsidRDefault="0001413C" w:rsidP="0001413C">
      <w:r w:rsidRPr="0001413C">
        <w:rPr>
          <w:b/>
          <w:bCs/>
        </w:rPr>
        <w:t>Question Description:</w:t>
      </w:r>
      <w:r w:rsidRPr="0001413C">
        <w:t xml:space="preserve"> </w:t>
      </w:r>
    </w:p>
    <w:p w14:paraId="0A70A2A1" w14:textId="77777777" w:rsidR="0001413C" w:rsidRPr="0001413C" w:rsidRDefault="0001413C" w:rsidP="0001413C">
      <w:r w:rsidRPr="0001413C">
        <w:t>Select the two correct options.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432A9E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E1B9F81"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C2E75D" w14:textId="77777777" w:rsidR="0001413C" w:rsidRPr="0001413C" w:rsidRDefault="0001413C" w:rsidP="0001413C">
            <w:pPr>
              <w:rPr>
                <w:b/>
                <w:bCs/>
              </w:rPr>
            </w:pPr>
            <w:r w:rsidRPr="0001413C">
              <w:rPr>
                <w:b/>
                <w:bCs/>
              </w:rPr>
              <w:t>Answer</w:t>
            </w:r>
          </w:p>
        </w:tc>
      </w:tr>
      <w:tr w:rsidR="0001413C" w:rsidRPr="0001413C" w14:paraId="7086F5B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AD224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095822" w14:textId="77777777" w:rsidR="0001413C" w:rsidRPr="0001413C" w:rsidRDefault="0001413C" w:rsidP="0001413C">
            <w:r w:rsidRPr="0001413C">
              <w:t>No, this is not sexual harassment because Kaleb did not subject Maggie to any unwanted sexual behavior or make any sexually-motivated comments.</w:t>
            </w:r>
          </w:p>
        </w:tc>
      </w:tr>
      <w:tr w:rsidR="0001413C" w:rsidRPr="0001413C" w14:paraId="3E1155C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8DD78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934D82" w14:textId="77777777" w:rsidR="0001413C" w:rsidRPr="0001413C" w:rsidRDefault="0001413C" w:rsidP="0001413C">
            <w:r w:rsidRPr="0001413C">
              <w:t>Yes, this might be considered sexual harassment, because it is suggesting that Maggie was only capable of winning the client because she is a woman and infers that she did something “naughty” with the client.</w:t>
            </w:r>
          </w:p>
        </w:tc>
      </w:tr>
      <w:tr w:rsidR="0001413C" w:rsidRPr="0001413C" w14:paraId="09384ED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14C687"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10FFF6" w14:textId="77777777" w:rsidR="0001413C" w:rsidRPr="0001413C" w:rsidRDefault="0001413C" w:rsidP="0001413C">
            <w:r w:rsidRPr="0001413C">
              <w:t>Suggesting that a woman is only successful at her role due to sexual reasons – and not because of her professional abilities – is insulting and demeaning and can constitute sexual harassment.</w:t>
            </w:r>
          </w:p>
        </w:tc>
      </w:tr>
      <w:tr w:rsidR="0001413C" w:rsidRPr="0001413C" w14:paraId="6B1FC7D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348895"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68A21C" w14:textId="77777777" w:rsidR="0001413C" w:rsidRPr="0001413C" w:rsidRDefault="0001413C" w:rsidP="0001413C">
            <w:r w:rsidRPr="0001413C">
              <w:t>Kaleb was only inquiring how Maggie managed to sign on the new client. There is nothing in the company policy prohibiting that kind of inquiry, so it can’t be sexual harassment.</w:t>
            </w:r>
          </w:p>
        </w:tc>
      </w:tr>
    </w:tbl>
    <w:p w14:paraId="3D4166E1"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114AA5F" w14:textId="77777777" w:rsidR="0001413C" w:rsidRPr="0001413C" w:rsidRDefault="0001413C" w:rsidP="0001413C">
      <w:r w:rsidRPr="0001413C">
        <w:br w:type="page"/>
      </w:r>
    </w:p>
    <w:p w14:paraId="60D8AFD0" w14:textId="77777777" w:rsidR="0001413C" w:rsidRPr="0001413C" w:rsidRDefault="0001413C" w:rsidP="0001413C">
      <w:bookmarkStart w:id="342" w:name="Page_2053596075600474548"/>
      <w:bookmarkEnd w:id="342"/>
      <w:r w:rsidRPr="0001413C">
        <w:rPr>
          <w:b/>
          <w:bCs/>
        </w:rPr>
        <w:t>Page Number:</w:t>
      </w:r>
      <w:r w:rsidRPr="0001413C">
        <w:t xml:space="preserve"> 117 </w:t>
      </w:r>
    </w:p>
    <w:p w14:paraId="73DDAC54" w14:textId="77777777" w:rsidR="0001413C" w:rsidRPr="0001413C" w:rsidRDefault="0001413C" w:rsidP="0001413C">
      <w:r w:rsidRPr="0001413C">
        <w:rPr>
          <w:b/>
          <w:bCs/>
        </w:rPr>
        <w:t>Lesson 36:</w:t>
      </w:r>
      <w:r w:rsidRPr="0001413C">
        <w:t xml:space="preserve"> CT State Law </w:t>
      </w:r>
    </w:p>
    <w:p w14:paraId="1A2916B1" w14:textId="77777777" w:rsidR="0001413C" w:rsidRPr="0001413C" w:rsidRDefault="0001413C" w:rsidP="0001413C">
      <w:r w:rsidRPr="0001413C">
        <w:rPr>
          <w:b/>
          <w:bCs/>
        </w:rPr>
        <w:t xml:space="preserve">Text and Image Template / Text Only </w:t>
      </w:r>
    </w:p>
    <w:p w14:paraId="355847AA" w14:textId="77777777" w:rsidR="0001413C" w:rsidRPr="0001413C" w:rsidRDefault="0001413C" w:rsidP="0001413C">
      <w:r w:rsidRPr="0001413C">
        <w:rPr>
          <w:b/>
          <w:bCs/>
        </w:rPr>
        <w:t>Content Title:</w:t>
      </w:r>
      <w:r w:rsidRPr="0001413C">
        <w:t xml:space="preserve"> </w:t>
      </w:r>
    </w:p>
    <w:p w14:paraId="16C2038D" w14:textId="77777777" w:rsidR="0001413C" w:rsidRPr="0001413C" w:rsidRDefault="0001413C" w:rsidP="0001413C">
      <w:r w:rsidRPr="0001413C">
        <w:t xml:space="preserve">Remember… </w:t>
      </w:r>
    </w:p>
    <w:p w14:paraId="2C0EF3F1" w14:textId="77777777" w:rsidR="0001413C" w:rsidRPr="0001413C" w:rsidRDefault="0001413C" w:rsidP="0001413C">
      <w:r w:rsidRPr="0001413C">
        <w:br/>
      </w:r>
      <w:r w:rsidRPr="0001413C">
        <w:rPr>
          <w:b/>
          <w:bCs/>
        </w:rPr>
        <w:t>Column 1 Text:</w:t>
      </w:r>
      <w:r w:rsidRPr="0001413C">
        <w:t xml:space="preserve"> </w:t>
      </w:r>
    </w:p>
    <w:p w14:paraId="54B13579" w14:textId="77777777" w:rsidR="0001413C" w:rsidRPr="0001413C" w:rsidRDefault="0001413C" w:rsidP="0001413C">
      <w:r w:rsidRPr="0001413C">
        <w:t>Kaleb’s comment could be considered sexually discriminatory, as it undermines Maggie’s professional experience and skills with sexual innuendo. It does this by suggesting her success in signing a new client is wholly dependent on the client’s preference for females, and the assumption that she engaged in sexual activity with the client in order to persuade them.</w:t>
      </w:r>
    </w:p>
    <w:p w14:paraId="2D5D4364" w14:textId="77777777" w:rsidR="0001413C" w:rsidRPr="0001413C" w:rsidRDefault="0001413C" w:rsidP="0001413C">
      <w:r w:rsidRPr="0001413C">
        <w:t>Kaleb may have thought he was just making a joke and didn’t actually intend for his comment to cause any offense, but what’s important here is how the comments were perceived by Maggie. If Maggie was offended by what Kaleb’s comment suggested, this could be considered sexual harassment. That is why we should always be mindful of what we say in the workplace and think about how our comments or actions could be perceived by others.</w:t>
      </w:r>
    </w:p>
    <w:p w14:paraId="6DEF2466" w14:textId="77777777" w:rsidR="0001413C" w:rsidRPr="0001413C" w:rsidRDefault="0001413C" w:rsidP="0001413C">
      <w:r w:rsidRPr="0001413C">
        <w:t>If you are ever subjected to sexual harassment in the workplace, find out who to contact by visiting the Contact Details section.</w:t>
      </w:r>
    </w:p>
    <w:p w14:paraId="0A544B6D" w14:textId="77777777" w:rsidR="0001413C" w:rsidRPr="0001413C" w:rsidRDefault="0001413C" w:rsidP="0001413C">
      <w:r w:rsidRPr="0001413C">
        <w:rPr>
          <w:b/>
          <w:bCs/>
        </w:rPr>
        <w:t>Audio Transcript Text:</w:t>
      </w:r>
      <w:r w:rsidRPr="0001413C">
        <w:t xml:space="preserve"> </w:t>
      </w:r>
    </w:p>
    <w:p w14:paraId="5EDE5D80" w14:textId="77777777" w:rsidR="0001413C" w:rsidRPr="0001413C" w:rsidRDefault="0001413C" w:rsidP="0001413C">
      <w:r w:rsidRPr="0001413C">
        <w:t>Your advice was very much appreciated.</w:t>
      </w:r>
    </w:p>
    <w:p w14:paraId="13B5ED97" w14:textId="77777777" w:rsidR="0001413C" w:rsidRPr="0001413C" w:rsidRDefault="0001413C" w:rsidP="0001413C">
      <w:r w:rsidRPr="0001413C">
        <w:br w:type="page"/>
      </w:r>
    </w:p>
    <w:p w14:paraId="45687785" w14:textId="77777777" w:rsidR="0001413C" w:rsidRPr="0001413C" w:rsidRDefault="0001413C" w:rsidP="0001413C">
      <w:r w:rsidRPr="0001413C">
        <w:rPr>
          <w:b/>
          <w:bCs/>
        </w:rPr>
        <w:t>Lesson 37:</w:t>
      </w:r>
      <w:r w:rsidRPr="0001413C">
        <w:t xml:space="preserve"> CT Time’s Up Act </w:t>
      </w:r>
    </w:p>
    <w:p w14:paraId="53BE15F6" w14:textId="77777777" w:rsidR="0001413C" w:rsidRPr="0001413C" w:rsidRDefault="0001413C" w:rsidP="0001413C">
      <w:r w:rsidRPr="0001413C">
        <w:rPr>
          <w:b/>
          <w:bCs/>
        </w:rPr>
        <w:t>Quick Quiz Lesson</w:t>
      </w:r>
      <w:r w:rsidRPr="0001413C">
        <w:t xml:space="preserve"> </w:t>
      </w:r>
    </w:p>
    <w:p w14:paraId="3E5D66BE" w14:textId="77777777" w:rsidR="0001413C" w:rsidRPr="0001413C" w:rsidRDefault="0001413C" w:rsidP="0001413C">
      <w:r w:rsidRPr="0001413C">
        <w:rPr>
          <w:b/>
          <w:bCs/>
        </w:rPr>
        <w:t>Lesson Type :</w:t>
      </w:r>
      <w:r w:rsidRPr="0001413C">
        <w:t xml:space="preserve"> </w:t>
      </w:r>
    </w:p>
    <w:p w14:paraId="203B61D7" w14:textId="77777777" w:rsidR="0001413C" w:rsidRPr="0001413C" w:rsidRDefault="0001413C" w:rsidP="0001413C">
      <w:r w:rsidRPr="0001413C">
        <w:t xml:space="preserve">Quick Quiz </w:t>
      </w:r>
    </w:p>
    <w:p w14:paraId="21252E47" w14:textId="77777777" w:rsidR="0001413C" w:rsidRPr="0001413C" w:rsidRDefault="0001413C" w:rsidP="0001413C">
      <w:r w:rsidRPr="0001413C">
        <w:rPr>
          <w:b/>
          <w:bCs/>
        </w:rPr>
        <w:t>Select Type :</w:t>
      </w:r>
      <w:r w:rsidRPr="0001413C">
        <w:t xml:space="preserve"> </w:t>
      </w:r>
    </w:p>
    <w:p w14:paraId="2A6D23F9" w14:textId="77777777" w:rsidR="0001413C" w:rsidRPr="0001413C" w:rsidRDefault="0001413C" w:rsidP="0001413C">
      <w:r w:rsidRPr="0001413C">
        <w:t xml:space="preserve">Post Lesson Quick Quiz </w:t>
      </w:r>
    </w:p>
    <w:p w14:paraId="3809DA8E" w14:textId="77777777" w:rsidR="0001413C" w:rsidRPr="0001413C" w:rsidRDefault="0001413C" w:rsidP="0001413C">
      <w:r w:rsidRPr="0001413C">
        <w:rPr>
          <w:b/>
          <w:bCs/>
        </w:rPr>
        <w:t>Page Title :</w:t>
      </w:r>
      <w:r w:rsidRPr="0001413C">
        <w:t xml:space="preserve"> </w:t>
      </w:r>
    </w:p>
    <w:p w14:paraId="6D123DEB" w14:textId="77777777" w:rsidR="0001413C" w:rsidRPr="0001413C" w:rsidRDefault="0001413C" w:rsidP="0001413C">
      <w:r w:rsidRPr="0001413C">
        <w:t xml:space="preserve">Ready to put what you’ve learned into practice? </w:t>
      </w:r>
    </w:p>
    <w:p w14:paraId="6FDE5362" w14:textId="77777777" w:rsidR="0001413C" w:rsidRPr="0001413C" w:rsidRDefault="0001413C" w:rsidP="0001413C">
      <w:r w:rsidRPr="0001413C">
        <w:rPr>
          <w:b/>
          <w:bCs/>
        </w:rPr>
        <w:t>Quick Quiz Assessment</w:t>
      </w:r>
      <w:r w:rsidRPr="0001413C">
        <w:t xml:space="preserve"> </w:t>
      </w:r>
    </w:p>
    <w:p w14:paraId="3F31CFE9" w14:textId="77777777" w:rsidR="0001413C" w:rsidRPr="0001413C" w:rsidRDefault="0001413C" w:rsidP="0001413C">
      <w:r w:rsidRPr="0001413C">
        <w:rPr>
          <w:b/>
          <w:bCs/>
        </w:rPr>
        <w:t>Questions</w:t>
      </w:r>
      <w:r w:rsidRPr="0001413C">
        <w:t xml:space="preserve"> </w:t>
      </w:r>
    </w:p>
    <w:p w14:paraId="7501FA7A" w14:textId="77777777" w:rsidR="0001413C" w:rsidRPr="0001413C" w:rsidRDefault="0001413C" w:rsidP="0001413C">
      <w:r w:rsidRPr="0001413C">
        <w:rPr>
          <w:b/>
          <w:bCs/>
        </w:rPr>
        <w:t>1. Question :</w:t>
      </w:r>
      <w:r w:rsidRPr="0001413C">
        <w:t xml:space="preserve"> </w:t>
      </w:r>
    </w:p>
    <w:p w14:paraId="67F31C8B" w14:textId="77777777" w:rsidR="0001413C" w:rsidRPr="0001413C" w:rsidRDefault="0001413C" w:rsidP="0001413C">
      <w:r w:rsidRPr="0001413C">
        <w:t>Zareena felt uncomfortable when her colleague ran his fingers through her hair while complimenting her. She told him not to do it again, and he apologized and did not repeat the behavior. Because this was addressed quickly and did not continue, it may not be considered harassment.</w:t>
      </w:r>
    </w:p>
    <w:p w14:paraId="749AF502" w14:textId="77777777" w:rsidR="0001413C" w:rsidRPr="0001413C" w:rsidRDefault="0001413C" w:rsidP="0001413C">
      <w:r w:rsidRPr="0001413C">
        <w:rPr>
          <w:b/>
          <w:bCs/>
        </w:rPr>
        <w:t xml:space="preserve">1. Answer: Correct </w:t>
      </w:r>
    </w:p>
    <w:p w14:paraId="77B638DF" w14:textId="77777777" w:rsidR="0001413C" w:rsidRPr="0001413C" w:rsidRDefault="0001413C" w:rsidP="0001413C">
      <w:r w:rsidRPr="0001413C">
        <w:t>True</w:t>
      </w:r>
    </w:p>
    <w:p w14:paraId="24B0B9A0" w14:textId="77777777" w:rsidR="0001413C" w:rsidRPr="0001413C" w:rsidRDefault="0001413C" w:rsidP="0001413C">
      <w:r w:rsidRPr="0001413C">
        <w:rPr>
          <w:b/>
          <w:bCs/>
        </w:rPr>
        <w:t xml:space="preserve">2. Answer: Incorrect </w:t>
      </w:r>
    </w:p>
    <w:p w14:paraId="2ACDF748" w14:textId="77777777" w:rsidR="0001413C" w:rsidRPr="0001413C" w:rsidRDefault="0001413C" w:rsidP="0001413C">
      <w:r w:rsidRPr="0001413C">
        <w:t>True</w:t>
      </w:r>
    </w:p>
    <w:p w14:paraId="3A945BED" w14:textId="77777777" w:rsidR="0001413C" w:rsidRPr="0001413C" w:rsidRDefault="0001413C" w:rsidP="0001413C">
      <w:r w:rsidRPr="0001413C">
        <w:rPr>
          <w:b/>
          <w:bCs/>
        </w:rPr>
        <w:t>2. Question :</w:t>
      </w:r>
      <w:r w:rsidRPr="0001413C">
        <w:t xml:space="preserve"> </w:t>
      </w:r>
    </w:p>
    <w:p w14:paraId="6897539C" w14:textId="77777777" w:rsidR="0001413C" w:rsidRPr="0001413C" w:rsidRDefault="0001413C" w:rsidP="0001413C">
      <w:r w:rsidRPr="0001413C">
        <w:t>Employees who wish to file discriminatory practice complaints with the CHRO have 300 days from the date the alleged incident occurred to do so.</w:t>
      </w:r>
    </w:p>
    <w:p w14:paraId="106F7093" w14:textId="77777777" w:rsidR="0001413C" w:rsidRPr="0001413C" w:rsidRDefault="0001413C" w:rsidP="0001413C">
      <w:r w:rsidRPr="0001413C">
        <w:rPr>
          <w:b/>
          <w:bCs/>
        </w:rPr>
        <w:t xml:space="preserve">1. Answer: Correct </w:t>
      </w:r>
    </w:p>
    <w:p w14:paraId="1E3E7645" w14:textId="77777777" w:rsidR="0001413C" w:rsidRPr="0001413C" w:rsidRDefault="0001413C" w:rsidP="0001413C">
      <w:r w:rsidRPr="0001413C">
        <w:t>True</w:t>
      </w:r>
    </w:p>
    <w:p w14:paraId="5D4BF7C0" w14:textId="77777777" w:rsidR="0001413C" w:rsidRPr="0001413C" w:rsidRDefault="0001413C" w:rsidP="0001413C">
      <w:r w:rsidRPr="0001413C">
        <w:rPr>
          <w:b/>
          <w:bCs/>
        </w:rPr>
        <w:t xml:space="preserve">2. Answer: Incorrect </w:t>
      </w:r>
    </w:p>
    <w:p w14:paraId="466C73EA" w14:textId="77777777" w:rsidR="0001413C" w:rsidRPr="0001413C" w:rsidRDefault="0001413C" w:rsidP="0001413C">
      <w:r w:rsidRPr="0001413C">
        <w:t>False</w:t>
      </w:r>
    </w:p>
    <w:p w14:paraId="49A7B8D1" w14:textId="77777777" w:rsidR="0001413C" w:rsidRPr="0001413C" w:rsidRDefault="0001413C" w:rsidP="0001413C">
      <w:r w:rsidRPr="0001413C">
        <w:rPr>
          <w:b/>
          <w:bCs/>
        </w:rPr>
        <w:t>3. Question :</w:t>
      </w:r>
      <w:r w:rsidRPr="0001413C">
        <w:t xml:space="preserve"> </w:t>
      </w:r>
    </w:p>
    <w:p w14:paraId="4269F77A" w14:textId="77777777" w:rsidR="0001413C" w:rsidRPr="0001413C" w:rsidRDefault="0001413C" w:rsidP="0001413C">
      <w:r w:rsidRPr="0001413C">
        <w:t>Ever since Tamara came out to her colleagues, one of her co-workers has continued to send her vulgar pictures of women in same-sex relationships.</w:t>
      </w:r>
    </w:p>
    <w:p w14:paraId="7647DD15" w14:textId="77777777" w:rsidR="0001413C" w:rsidRPr="0001413C" w:rsidRDefault="0001413C" w:rsidP="0001413C">
      <w:r w:rsidRPr="0001413C">
        <w:t>Could this be considered sexual harassment?</w:t>
      </w:r>
    </w:p>
    <w:p w14:paraId="3DF95FB2" w14:textId="77777777" w:rsidR="0001413C" w:rsidRPr="0001413C" w:rsidRDefault="0001413C" w:rsidP="0001413C">
      <w:r w:rsidRPr="0001413C">
        <w:rPr>
          <w:b/>
          <w:bCs/>
        </w:rPr>
        <w:t xml:space="preserve">1. Answer: Correct </w:t>
      </w:r>
    </w:p>
    <w:p w14:paraId="22D90D40" w14:textId="77777777" w:rsidR="0001413C" w:rsidRPr="0001413C" w:rsidRDefault="0001413C" w:rsidP="0001413C">
      <w:r w:rsidRPr="0001413C">
        <w:t>Yes</w:t>
      </w:r>
    </w:p>
    <w:p w14:paraId="7BDE2511" w14:textId="77777777" w:rsidR="0001413C" w:rsidRPr="0001413C" w:rsidRDefault="0001413C" w:rsidP="0001413C">
      <w:r w:rsidRPr="0001413C">
        <w:rPr>
          <w:b/>
          <w:bCs/>
        </w:rPr>
        <w:t xml:space="preserve">2. Answer: Incorrect </w:t>
      </w:r>
    </w:p>
    <w:p w14:paraId="1440EEB2" w14:textId="77777777" w:rsidR="0001413C" w:rsidRPr="0001413C" w:rsidRDefault="0001413C" w:rsidP="0001413C">
      <w:r w:rsidRPr="0001413C">
        <w:t>No</w:t>
      </w:r>
    </w:p>
    <w:p w14:paraId="1A11DD56" w14:textId="77777777" w:rsidR="0001413C" w:rsidRPr="0001413C" w:rsidRDefault="0001413C" w:rsidP="0001413C">
      <w:r w:rsidRPr="0001413C">
        <w:rPr>
          <w:b/>
          <w:bCs/>
        </w:rPr>
        <w:t>4. Question :</w:t>
      </w:r>
      <w:r w:rsidRPr="0001413C">
        <w:t xml:space="preserve"> </w:t>
      </w:r>
    </w:p>
    <w:p w14:paraId="3A64E856" w14:textId="77777777" w:rsidR="0001413C" w:rsidRPr="0001413C" w:rsidRDefault="0001413C" w:rsidP="0001413C">
      <w:r w:rsidRPr="0001413C">
        <w:t>Even when meant as a friendly gesture, hugging a colleague could be considered sexual harassment if it makes the other person uncomfortable or is unwelcome.</w:t>
      </w:r>
    </w:p>
    <w:p w14:paraId="4C31F8A5" w14:textId="77777777" w:rsidR="0001413C" w:rsidRPr="0001413C" w:rsidRDefault="0001413C" w:rsidP="0001413C">
      <w:r w:rsidRPr="0001413C">
        <w:rPr>
          <w:b/>
          <w:bCs/>
        </w:rPr>
        <w:t xml:space="preserve">1. Answer: Correct </w:t>
      </w:r>
    </w:p>
    <w:p w14:paraId="341C9DC5" w14:textId="77777777" w:rsidR="0001413C" w:rsidRPr="0001413C" w:rsidRDefault="0001413C" w:rsidP="0001413C">
      <w:r w:rsidRPr="0001413C">
        <w:t>True</w:t>
      </w:r>
    </w:p>
    <w:p w14:paraId="48DD6183" w14:textId="77777777" w:rsidR="0001413C" w:rsidRPr="0001413C" w:rsidRDefault="0001413C" w:rsidP="0001413C">
      <w:r w:rsidRPr="0001413C">
        <w:rPr>
          <w:b/>
          <w:bCs/>
        </w:rPr>
        <w:t xml:space="preserve">2. Answer: Incorrect </w:t>
      </w:r>
    </w:p>
    <w:p w14:paraId="6FF2BB59" w14:textId="77777777" w:rsidR="0001413C" w:rsidRPr="0001413C" w:rsidRDefault="0001413C" w:rsidP="0001413C">
      <w:r w:rsidRPr="0001413C">
        <w:t>False</w:t>
      </w:r>
    </w:p>
    <w:p w14:paraId="4E0A4097" w14:textId="77777777" w:rsidR="0001413C" w:rsidRPr="0001413C" w:rsidRDefault="0001413C" w:rsidP="0001413C">
      <w:r w:rsidRPr="0001413C">
        <w:rPr>
          <w:b/>
          <w:bCs/>
        </w:rPr>
        <w:t>5. Question :</w:t>
      </w:r>
      <w:r w:rsidRPr="0001413C">
        <w:t xml:space="preserve"> </w:t>
      </w:r>
    </w:p>
    <w:p w14:paraId="7A5CB30C" w14:textId="77777777" w:rsidR="0001413C" w:rsidRPr="0001413C" w:rsidRDefault="0001413C" w:rsidP="0001413C">
      <w:r w:rsidRPr="0001413C">
        <w:t>Harry has been working with a client named Karen for several months now. She has been very flirtatious in the past, and while Harry didn’t feel totally comfortable with her behavior, he thought it was harmless. While out for dinner on business, Karen tries to kiss him and when he refuses, she says she’s a valued client and can make life difficult for him.</w:t>
      </w:r>
    </w:p>
    <w:p w14:paraId="514DDD87" w14:textId="77777777" w:rsidR="0001413C" w:rsidRPr="0001413C" w:rsidRDefault="0001413C" w:rsidP="0001413C">
      <w:r w:rsidRPr="0001413C">
        <w:t>Because Karen doesn't work for the same company as Harry, Harry is powerless to do anything about the sexual harassment.</w:t>
      </w:r>
    </w:p>
    <w:p w14:paraId="33385BC9" w14:textId="77777777" w:rsidR="0001413C" w:rsidRPr="0001413C" w:rsidRDefault="0001413C" w:rsidP="0001413C">
      <w:r w:rsidRPr="0001413C">
        <w:rPr>
          <w:b/>
          <w:bCs/>
        </w:rPr>
        <w:t xml:space="preserve">1. Answer: Incorrect </w:t>
      </w:r>
    </w:p>
    <w:p w14:paraId="1425FC66" w14:textId="77777777" w:rsidR="0001413C" w:rsidRPr="0001413C" w:rsidRDefault="0001413C" w:rsidP="0001413C">
      <w:r w:rsidRPr="0001413C">
        <w:t>True</w:t>
      </w:r>
    </w:p>
    <w:p w14:paraId="10508862" w14:textId="77777777" w:rsidR="0001413C" w:rsidRPr="0001413C" w:rsidRDefault="0001413C" w:rsidP="0001413C">
      <w:r w:rsidRPr="0001413C">
        <w:rPr>
          <w:b/>
          <w:bCs/>
        </w:rPr>
        <w:t xml:space="preserve">2. Answer: Correct </w:t>
      </w:r>
    </w:p>
    <w:p w14:paraId="7C8CDB55" w14:textId="77777777" w:rsidR="0001413C" w:rsidRPr="0001413C" w:rsidRDefault="0001413C" w:rsidP="0001413C">
      <w:r w:rsidRPr="0001413C">
        <w:t>False</w:t>
      </w:r>
    </w:p>
    <w:p w14:paraId="42C753E0" w14:textId="77777777" w:rsidR="0001413C" w:rsidRPr="0001413C" w:rsidRDefault="0001413C" w:rsidP="0001413C">
      <w:r w:rsidRPr="0001413C">
        <w:rPr>
          <w:b/>
          <w:bCs/>
        </w:rPr>
        <w:t>6. Question :</w:t>
      </w:r>
      <w:r w:rsidRPr="0001413C">
        <w:t xml:space="preserve"> </w:t>
      </w:r>
    </w:p>
    <w:p w14:paraId="73E985EC" w14:textId="77777777" w:rsidR="0001413C" w:rsidRPr="0001413C" w:rsidRDefault="0001413C" w:rsidP="0001413C">
      <w:r w:rsidRPr="0001413C">
        <w:t>Ivanna had a crush on her colleague Cedric for months, so she started to subtly flirt with him at work. To Ivanna’s surprise, he started to flirt back and even asked her out on a date. They dated for a while, but Ivanna didn’t think they were a good match. Cedric didn’t agree, and now he constantly texts and calls her, despite Ivanna telling him to stop.</w:t>
      </w:r>
    </w:p>
    <w:p w14:paraId="60C3AEDC" w14:textId="77777777" w:rsidR="0001413C" w:rsidRPr="0001413C" w:rsidRDefault="0001413C" w:rsidP="0001413C">
      <w:r w:rsidRPr="0001413C">
        <w:t>Could this be considered sexual harassment if Cedric and Ivanna were once in a consensual relationship?</w:t>
      </w:r>
    </w:p>
    <w:p w14:paraId="4E181F23" w14:textId="77777777" w:rsidR="0001413C" w:rsidRPr="0001413C" w:rsidRDefault="0001413C" w:rsidP="0001413C">
      <w:r w:rsidRPr="0001413C">
        <w:rPr>
          <w:b/>
          <w:bCs/>
        </w:rPr>
        <w:t xml:space="preserve">1. Answer: Correct </w:t>
      </w:r>
    </w:p>
    <w:p w14:paraId="0E6F6D2A" w14:textId="77777777" w:rsidR="0001413C" w:rsidRPr="0001413C" w:rsidRDefault="0001413C" w:rsidP="0001413C">
      <w:r w:rsidRPr="0001413C">
        <w:t>Yes</w:t>
      </w:r>
    </w:p>
    <w:p w14:paraId="63BBA9DD" w14:textId="77777777" w:rsidR="0001413C" w:rsidRPr="0001413C" w:rsidRDefault="0001413C" w:rsidP="0001413C">
      <w:r w:rsidRPr="0001413C">
        <w:rPr>
          <w:b/>
          <w:bCs/>
        </w:rPr>
        <w:t xml:space="preserve">2. Answer: Incorrect </w:t>
      </w:r>
    </w:p>
    <w:p w14:paraId="317079AC" w14:textId="77777777" w:rsidR="0001413C" w:rsidRPr="0001413C" w:rsidRDefault="0001413C" w:rsidP="0001413C">
      <w:r w:rsidRPr="0001413C">
        <w:t>No</w:t>
      </w:r>
    </w:p>
    <w:p w14:paraId="42F89506" w14:textId="77777777" w:rsidR="0001413C" w:rsidRPr="0001413C" w:rsidRDefault="0001413C" w:rsidP="0001413C">
      <w:r w:rsidRPr="0001413C">
        <w:rPr>
          <w:b/>
          <w:bCs/>
        </w:rPr>
        <w:t>7. Question :</w:t>
      </w:r>
      <w:r w:rsidRPr="0001413C">
        <w:t xml:space="preserve"> </w:t>
      </w:r>
    </w:p>
    <w:p w14:paraId="5579E357" w14:textId="77777777" w:rsidR="0001413C" w:rsidRPr="0001413C" w:rsidRDefault="0001413C" w:rsidP="0001413C">
      <w:r w:rsidRPr="0001413C">
        <w:t>Under the Time’s Up Act, it’s acceptable for employers to make changes to the terms and conditions of an employee’s employment in response to a sexual harassment claim without the employee’s consent.</w:t>
      </w:r>
    </w:p>
    <w:p w14:paraId="40136A7B" w14:textId="77777777" w:rsidR="0001413C" w:rsidRPr="0001413C" w:rsidRDefault="0001413C" w:rsidP="0001413C">
      <w:r w:rsidRPr="0001413C">
        <w:rPr>
          <w:b/>
          <w:bCs/>
        </w:rPr>
        <w:t xml:space="preserve">1. Answer: Incorrect </w:t>
      </w:r>
    </w:p>
    <w:p w14:paraId="43E8BD69" w14:textId="77777777" w:rsidR="0001413C" w:rsidRPr="0001413C" w:rsidRDefault="0001413C" w:rsidP="0001413C">
      <w:r w:rsidRPr="0001413C">
        <w:t>True</w:t>
      </w:r>
    </w:p>
    <w:p w14:paraId="52B73EFC" w14:textId="77777777" w:rsidR="0001413C" w:rsidRPr="0001413C" w:rsidRDefault="0001413C" w:rsidP="0001413C">
      <w:r w:rsidRPr="0001413C">
        <w:rPr>
          <w:b/>
          <w:bCs/>
        </w:rPr>
        <w:t xml:space="preserve">2. Answer: Correct </w:t>
      </w:r>
    </w:p>
    <w:p w14:paraId="5AF81B38" w14:textId="77777777" w:rsidR="0001413C" w:rsidRPr="0001413C" w:rsidRDefault="0001413C" w:rsidP="0001413C">
      <w:r w:rsidRPr="0001413C">
        <w:t>False</w:t>
      </w:r>
    </w:p>
    <w:p w14:paraId="7B390CBB" w14:textId="77777777" w:rsidR="0001413C" w:rsidRPr="0001413C" w:rsidRDefault="0001413C" w:rsidP="0001413C">
      <w:r w:rsidRPr="0001413C">
        <w:rPr>
          <w:b/>
          <w:bCs/>
        </w:rPr>
        <w:t>8. Question :</w:t>
      </w:r>
      <w:r w:rsidRPr="0001413C">
        <w:t xml:space="preserve"> </w:t>
      </w:r>
    </w:p>
    <w:p w14:paraId="56AA5685" w14:textId="77777777" w:rsidR="0001413C" w:rsidRPr="0001413C" w:rsidRDefault="0001413C" w:rsidP="0001413C">
      <w:r w:rsidRPr="0001413C">
        <w:t>A lewd wallpaper or screensaver on a colleague’s work computer could be considered sexual harassment.</w:t>
      </w:r>
    </w:p>
    <w:p w14:paraId="5FC61E6E" w14:textId="77777777" w:rsidR="0001413C" w:rsidRPr="0001413C" w:rsidRDefault="0001413C" w:rsidP="0001413C">
      <w:r w:rsidRPr="0001413C">
        <w:rPr>
          <w:b/>
          <w:bCs/>
        </w:rPr>
        <w:t xml:space="preserve">1. Answer: Correct </w:t>
      </w:r>
    </w:p>
    <w:p w14:paraId="4E8A544D" w14:textId="77777777" w:rsidR="0001413C" w:rsidRPr="0001413C" w:rsidRDefault="0001413C" w:rsidP="0001413C">
      <w:r w:rsidRPr="0001413C">
        <w:t>True</w:t>
      </w:r>
    </w:p>
    <w:p w14:paraId="2BD0EEDB" w14:textId="77777777" w:rsidR="0001413C" w:rsidRPr="0001413C" w:rsidRDefault="0001413C" w:rsidP="0001413C">
      <w:r w:rsidRPr="0001413C">
        <w:rPr>
          <w:b/>
          <w:bCs/>
        </w:rPr>
        <w:t xml:space="preserve">2. Answer: Incorrect </w:t>
      </w:r>
    </w:p>
    <w:p w14:paraId="09681C15" w14:textId="77777777" w:rsidR="0001413C" w:rsidRPr="0001413C" w:rsidRDefault="0001413C" w:rsidP="0001413C">
      <w:r w:rsidRPr="0001413C">
        <w:t>False</w:t>
      </w:r>
    </w:p>
    <w:p w14:paraId="7A0A00E8" w14:textId="77777777" w:rsidR="0001413C" w:rsidRPr="0001413C" w:rsidRDefault="0001413C" w:rsidP="0001413C">
      <w:r w:rsidRPr="0001413C">
        <w:rPr>
          <w:b/>
          <w:bCs/>
        </w:rPr>
        <w:t>9. Question :</w:t>
      </w:r>
      <w:r w:rsidRPr="0001413C">
        <w:t xml:space="preserve"> </w:t>
      </w:r>
    </w:p>
    <w:p w14:paraId="6CD1B5B8" w14:textId="77777777" w:rsidR="0001413C" w:rsidRPr="0001413C" w:rsidRDefault="0001413C" w:rsidP="0001413C">
      <w:r w:rsidRPr="0001413C">
        <w:t>Jermaine’s direct report, Kalani, reports two of her colleagues for sexual harassment because they have been making derogatory comments about the LGBTQ+ community. Kalani is gay, which is why she finds them so offensive, but no one on her team knows that, and she’d rather they didn’t know. Jermaine thinks telling the team about Kalani’s sexual orientation will stop the harassment, so he informs the whole team.</w:t>
      </w:r>
    </w:p>
    <w:p w14:paraId="44355459" w14:textId="77777777" w:rsidR="0001413C" w:rsidRPr="0001413C" w:rsidRDefault="0001413C" w:rsidP="0001413C">
      <w:r w:rsidRPr="0001413C">
        <w:t>Did Jermaine handle this situation appropriately?</w:t>
      </w:r>
    </w:p>
    <w:p w14:paraId="4CF1A197" w14:textId="77777777" w:rsidR="0001413C" w:rsidRPr="0001413C" w:rsidRDefault="0001413C" w:rsidP="0001413C">
      <w:r w:rsidRPr="0001413C">
        <w:rPr>
          <w:b/>
          <w:bCs/>
        </w:rPr>
        <w:t xml:space="preserve">1. Answer: Incorrect </w:t>
      </w:r>
    </w:p>
    <w:p w14:paraId="6CD0EDBA" w14:textId="77777777" w:rsidR="0001413C" w:rsidRPr="0001413C" w:rsidRDefault="0001413C" w:rsidP="0001413C">
      <w:r w:rsidRPr="0001413C">
        <w:t>Yes</w:t>
      </w:r>
    </w:p>
    <w:p w14:paraId="263CEA8A" w14:textId="77777777" w:rsidR="0001413C" w:rsidRPr="0001413C" w:rsidRDefault="0001413C" w:rsidP="0001413C">
      <w:r w:rsidRPr="0001413C">
        <w:rPr>
          <w:b/>
          <w:bCs/>
        </w:rPr>
        <w:t xml:space="preserve">2. Answer: Correct </w:t>
      </w:r>
    </w:p>
    <w:p w14:paraId="09FE6E41" w14:textId="77777777" w:rsidR="0001413C" w:rsidRPr="0001413C" w:rsidRDefault="0001413C" w:rsidP="0001413C">
      <w:r w:rsidRPr="0001413C">
        <w:t>No</w:t>
      </w:r>
    </w:p>
    <w:p w14:paraId="00D856FC" w14:textId="77777777" w:rsidR="0001413C" w:rsidRPr="0001413C" w:rsidRDefault="0001413C" w:rsidP="0001413C">
      <w:r w:rsidRPr="0001413C">
        <w:rPr>
          <w:b/>
          <w:bCs/>
        </w:rPr>
        <w:t>10. Question :</w:t>
      </w:r>
      <w:r w:rsidRPr="0001413C">
        <w:t xml:space="preserve"> </w:t>
      </w:r>
    </w:p>
    <w:p w14:paraId="068DAAD6" w14:textId="77777777" w:rsidR="0001413C" w:rsidRPr="0001413C" w:rsidRDefault="0001413C" w:rsidP="0001413C">
      <w:r w:rsidRPr="0001413C">
        <w:t>Harold always refers to his female colleagues as “babe,” “doll,” or “honey.” He considers these to be terms of endearment, but they could be considered sexual harassment if his colleagues find these terms offensive.</w:t>
      </w:r>
    </w:p>
    <w:p w14:paraId="03DF8A72" w14:textId="77777777" w:rsidR="0001413C" w:rsidRPr="0001413C" w:rsidRDefault="0001413C" w:rsidP="0001413C">
      <w:r w:rsidRPr="0001413C">
        <w:rPr>
          <w:b/>
          <w:bCs/>
        </w:rPr>
        <w:t xml:space="preserve">1. Answer: Correct </w:t>
      </w:r>
    </w:p>
    <w:p w14:paraId="31CEE6F4" w14:textId="77777777" w:rsidR="0001413C" w:rsidRPr="0001413C" w:rsidRDefault="0001413C" w:rsidP="0001413C">
      <w:r w:rsidRPr="0001413C">
        <w:t>True</w:t>
      </w:r>
    </w:p>
    <w:p w14:paraId="697EE74C" w14:textId="77777777" w:rsidR="0001413C" w:rsidRPr="0001413C" w:rsidRDefault="0001413C" w:rsidP="0001413C">
      <w:r w:rsidRPr="0001413C">
        <w:rPr>
          <w:b/>
          <w:bCs/>
        </w:rPr>
        <w:t xml:space="preserve">2. Answer: Incorrect </w:t>
      </w:r>
    </w:p>
    <w:p w14:paraId="447C3004" w14:textId="77777777" w:rsidR="0001413C" w:rsidRPr="0001413C" w:rsidRDefault="0001413C" w:rsidP="0001413C">
      <w:r w:rsidRPr="0001413C">
        <w:t>False</w:t>
      </w:r>
    </w:p>
    <w:p w14:paraId="6B4AE863" w14:textId="77777777" w:rsidR="0001413C" w:rsidRPr="0001413C" w:rsidRDefault="0001413C" w:rsidP="0001413C">
      <w:r w:rsidRPr="0001413C">
        <w:rPr>
          <w:b/>
          <w:bCs/>
        </w:rPr>
        <w:t xml:space="preserve">Number of questions needed to pass ? : </w:t>
      </w:r>
    </w:p>
    <w:p w14:paraId="33C1FD20" w14:textId="77777777" w:rsidR="0001413C" w:rsidRPr="0001413C" w:rsidRDefault="0001413C" w:rsidP="0001413C">
      <w:r w:rsidRPr="0001413C">
        <w:t xml:space="preserve">4 </w:t>
      </w:r>
    </w:p>
    <w:p w14:paraId="3418827A" w14:textId="77777777" w:rsidR="0001413C" w:rsidRPr="0001413C" w:rsidRDefault="0001413C" w:rsidP="0001413C">
      <w:r w:rsidRPr="0001413C">
        <w:rPr>
          <w:b/>
          <w:bCs/>
        </w:rPr>
        <w:t>Passed Message</w:t>
      </w:r>
      <w:r w:rsidRPr="0001413C">
        <w:t xml:space="preserve"> </w:t>
      </w:r>
    </w:p>
    <w:p w14:paraId="2B525199" w14:textId="77777777" w:rsidR="0001413C" w:rsidRPr="0001413C" w:rsidRDefault="0001413C" w:rsidP="0001413C">
      <w:r w:rsidRPr="0001413C">
        <w:rPr>
          <w:b/>
          <w:bCs/>
        </w:rPr>
        <w:t xml:space="preserve">Message text: </w:t>
      </w:r>
    </w:p>
    <w:p w14:paraId="101114CE" w14:textId="77777777" w:rsidR="0001413C" w:rsidRPr="0001413C" w:rsidRDefault="0001413C" w:rsidP="0001413C">
      <w:r w:rsidRPr="0001413C">
        <w:t>Excellent work!</w:t>
      </w:r>
    </w:p>
    <w:p w14:paraId="7A57DB7A" w14:textId="77777777" w:rsidR="0001413C" w:rsidRPr="0001413C" w:rsidRDefault="0001413C" w:rsidP="0001413C">
      <w:r w:rsidRPr="0001413C">
        <w:rPr>
          <w:b/>
          <w:bCs/>
        </w:rPr>
        <w:t>Failed Message</w:t>
      </w:r>
      <w:r w:rsidRPr="0001413C">
        <w:t xml:space="preserve"> </w:t>
      </w:r>
    </w:p>
    <w:p w14:paraId="178BE3D0" w14:textId="77777777" w:rsidR="0001413C" w:rsidRPr="0001413C" w:rsidRDefault="0001413C" w:rsidP="0001413C">
      <w:r w:rsidRPr="0001413C">
        <w:rPr>
          <w:b/>
          <w:bCs/>
        </w:rPr>
        <w:t xml:space="preserve">Message text: </w:t>
      </w:r>
    </w:p>
    <w:p w14:paraId="6CAF6C37" w14:textId="77777777" w:rsidR="0001413C" w:rsidRPr="0001413C" w:rsidRDefault="0001413C" w:rsidP="0001413C">
      <w:r w:rsidRPr="0001413C">
        <w:t>Sorry, you'll need to retake the assessment.</w:t>
      </w:r>
    </w:p>
    <w:p w14:paraId="20D76907" w14:textId="77777777" w:rsidR="0001413C" w:rsidRPr="0001413C" w:rsidRDefault="0001413C" w:rsidP="0001413C">
      <w:r w:rsidRPr="0001413C">
        <w:br w:type="page"/>
      </w:r>
    </w:p>
    <w:p w14:paraId="02E4EC84" w14:textId="77777777" w:rsidR="0001413C" w:rsidRPr="0001413C" w:rsidRDefault="0001413C" w:rsidP="0001413C">
      <w:bookmarkStart w:id="343" w:name="Page_4266074626798971837"/>
      <w:bookmarkEnd w:id="343"/>
      <w:r w:rsidRPr="0001413C">
        <w:rPr>
          <w:b/>
          <w:bCs/>
        </w:rPr>
        <w:t>Page Number:</w:t>
      </w:r>
      <w:r w:rsidRPr="0001413C">
        <w:t xml:space="preserve"> 118 </w:t>
      </w:r>
    </w:p>
    <w:p w14:paraId="2352358F" w14:textId="77777777" w:rsidR="0001413C" w:rsidRPr="0001413C" w:rsidRDefault="0001413C" w:rsidP="0001413C">
      <w:r w:rsidRPr="0001413C">
        <w:rPr>
          <w:b/>
          <w:bCs/>
        </w:rPr>
        <w:t>Lesson 37:</w:t>
      </w:r>
      <w:r w:rsidRPr="0001413C">
        <w:t xml:space="preserve"> CT Time’s Up Act </w:t>
      </w:r>
    </w:p>
    <w:p w14:paraId="23DD6BDF" w14:textId="77777777" w:rsidR="0001413C" w:rsidRPr="0001413C" w:rsidRDefault="0001413C" w:rsidP="0001413C">
      <w:r w:rsidRPr="0001413C">
        <w:rPr>
          <w:b/>
          <w:bCs/>
        </w:rPr>
        <w:t xml:space="preserve">Click and Reveal Template / LTR / Random </w:t>
      </w:r>
    </w:p>
    <w:p w14:paraId="008007FB" w14:textId="77777777" w:rsidR="0001413C" w:rsidRPr="0001413C" w:rsidRDefault="0001413C" w:rsidP="0001413C">
      <w:r w:rsidRPr="0001413C">
        <w:rPr>
          <w:b/>
          <w:bCs/>
        </w:rPr>
        <w:t>Content Title:</w:t>
      </w:r>
      <w:r w:rsidRPr="0001413C">
        <w:t xml:space="preserve"> </w:t>
      </w:r>
    </w:p>
    <w:p w14:paraId="4ABEE3FA" w14:textId="77777777" w:rsidR="0001413C" w:rsidRPr="0001413C" w:rsidRDefault="0001413C" w:rsidP="0001413C">
      <w:r w:rsidRPr="0001413C">
        <w:t xml:space="preserve">Time’s Up Act </w:t>
      </w:r>
    </w:p>
    <w:p w14:paraId="183CC5B7" w14:textId="77777777" w:rsidR="0001413C" w:rsidRPr="0001413C" w:rsidRDefault="0001413C" w:rsidP="0001413C">
      <w:r w:rsidRPr="0001413C">
        <w:rPr>
          <w:b/>
          <w:bCs/>
        </w:rPr>
        <w:t>Content Description:</w:t>
      </w:r>
    </w:p>
    <w:p w14:paraId="6E79BEE4" w14:textId="77777777" w:rsidR="0001413C" w:rsidRPr="0001413C" w:rsidRDefault="0001413C" w:rsidP="0001413C">
      <w:r w:rsidRPr="0001413C">
        <w:t>On June 18, 2019, Connecticut’s Governor Ned Lamont signed into law Public Act 19-16, “An Act Combatting Sexual Assault and Sexual Harassment.” This Act, along with Public Act 19-93, is known as the “Time’s Up Act.” This legislation was Connecticut’s response to the #MeToo movement, and it's a proactive approach to combatting sexual harassment in the workplace.</w:t>
      </w:r>
    </w:p>
    <w:p w14:paraId="4F9D209F" w14:textId="77777777" w:rsidR="0001413C" w:rsidRPr="0001413C" w:rsidRDefault="0001413C" w:rsidP="0001413C">
      <w:r w:rsidRPr="0001413C">
        <w:t>With the enactment of the Time’s Up Act, Connecticut has called “time” on workplace sexual harassment by making changes to Connecticut employment laws, expanding sexual harassment prevention laws, and introducing punitive damages.</w:t>
      </w:r>
    </w:p>
    <w:p w14:paraId="59F94DE6" w14:textId="77777777" w:rsidR="0001413C" w:rsidRPr="0001413C" w:rsidRDefault="0001413C" w:rsidP="0001413C">
      <w:r w:rsidRPr="0001413C">
        <w:t>Select each numbered panel to learn more about the Time’s Up Act.</w:t>
      </w:r>
    </w:p>
    <w:p w14:paraId="4C2E5E19"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727"/>
        <w:gridCol w:w="2119"/>
        <w:gridCol w:w="1385"/>
        <w:gridCol w:w="1121"/>
      </w:tblGrid>
      <w:tr w:rsidR="0001413C" w:rsidRPr="0001413C" w14:paraId="798DBD0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DCD45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7CB506C"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DD8FCE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86AF034" w14:textId="77777777" w:rsidR="0001413C" w:rsidRPr="0001413C" w:rsidRDefault="0001413C" w:rsidP="0001413C">
            <w:pPr>
              <w:rPr>
                <w:b/>
                <w:bCs/>
              </w:rPr>
            </w:pPr>
            <w:r w:rsidRPr="0001413C">
              <w:rPr>
                <w:b/>
                <w:bCs/>
              </w:rPr>
              <w:t>Alternate Text</w:t>
            </w:r>
          </w:p>
        </w:tc>
      </w:tr>
      <w:tr w:rsidR="0001413C" w:rsidRPr="0001413C" w14:paraId="485B441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9A8479" w14:textId="77777777" w:rsidR="0001413C" w:rsidRPr="0001413C" w:rsidRDefault="0001413C" w:rsidP="0001413C">
            <w:r w:rsidRPr="0001413C">
              <w:t xml:space="preserve">Training Requirements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D8ED66" w14:textId="77777777" w:rsidR="0001413C" w:rsidRPr="0001413C" w:rsidRDefault="0001413C" w:rsidP="0001413C">
            <w:r w:rsidRPr="0001413C">
              <w:t>Before the Time’s Up Act was enacted, Connecticut state law mandated that employers with 50 or more employees had to provide sexual harassment training to its supervisory staff. The Time’s Up Act expands this requirement by making it mandatory for employers with three or more employees to provide two hours of sexual harassment training to all employees. Employers with fewer than three employees must provide two hours of sexual harassment training to supervisory employees.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183AE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99338C" w14:textId="77777777" w:rsidR="0001413C" w:rsidRPr="0001413C" w:rsidRDefault="0001413C" w:rsidP="0001413C"/>
        </w:tc>
      </w:tr>
      <w:tr w:rsidR="0001413C" w:rsidRPr="0001413C" w14:paraId="534F9C7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503C6F" w14:textId="77777777" w:rsidR="0001413C" w:rsidRPr="0001413C" w:rsidRDefault="0001413C" w:rsidP="0001413C">
            <w:r w:rsidRPr="0001413C">
              <w:t xml:space="preserve">Ensuring Compliance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2B67DB" w14:textId="77777777" w:rsidR="0001413C" w:rsidRPr="0001413C" w:rsidRDefault="0001413C" w:rsidP="0001413C">
            <w:r w:rsidRPr="0001413C">
              <w:t>If the Commission on Human Rights and Opportunities (CHRO) believes an employer is in violation of legal requirements, it is entitled to visit the employer’s business location during normal business hours and check all records, policies, postings, and training materials to ensure they are compliant.</w:t>
            </w:r>
          </w:p>
          <w:p w14:paraId="093C2E61" w14:textId="77777777" w:rsidR="0001413C" w:rsidRPr="0001413C" w:rsidRDefault="0001413C" w:rsidP="0001413C">
            <w:r w:rsidRPr="0001413C">
              <w:t xml:space="preserve">If an employer is not in compliance, they can be subject to a fine.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CBEF5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A9CDF8" w14:textId="77777777" w:rsidR="0001413C" w:rsidRPr="0001413C" w:rsidRDefault="0001413C" w:rsidP="0001413C"/>
        </w:tc>
      </w:tr>
      <w:tr w:rsidR="0001413C" w:rsidRPr="0001413C" w14:paraId="29636C9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32D80D" w14:textId="77777777" w:rsidR="0001413C" w:rsidRPr="0001413C" w:rsidRDefault="0001413C" w:rsidP="0001413C">
            <w:r w:rsidRPr="0001413C">
              <w:t xml:space="preserve">Filing Discrimination 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973B7F" w14:textId="77777777" w:rsidR="0001413C" w:rsidRPr="0001413C" w:rsidRDefault="0001413C" w:rsidP="0001413C">
            <w:r w:rsidRPr="0001413C">
              <w:t>Under the previous law, employees who wish to file a discriminatory practice complaint with the CHRO must do so within 180 days of the alleged discrimination taking place.</w:t>
            </w:r>
          </w:p>
          <w:p w14:paraId="29D249A2" w14:textId="77777777" w:rsidR="0001413C" w:rsidRPr="0001413C" w:rsidRDefault="0001413C" w:rsidP="0001413C">
            <w:r w:rsidRPr="0001413C">
              <w:t>The Time’s Up Act extended the deadline for filing complaints to 300 days, and includes any claim of harassment or discriminatory misconduct, including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5FA52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5029E2" w14:textId="77777777" w:rsidR="0001413C" w:rsidRPr="0001413C" w:rsidRDefault="0001413C" w:rsidP="0001413C"/>
        </w:tc>
      </w:tr>
      <w:tr w:rsidR="0001413C" w:rsidRPr="0001413C" w14:paraId="1FFE083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4A8EA3" w14:textId="77777777" w:rsidR="0001413C" w:rsidRPr="0001413C" w:rsidRDefault="0001413C" w:rsidP="0001413C">
            <w:r w:rsidRPr="0001413C">
              <w:t xml:space="preserve">Victim Compensation and Punitive Damages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4EE79E" w14:textId="77777777" w:rsidR="0001413C" w:rsidRPr="0001413C" w:rsidRDefault="0001413C" w:rsidP="0001413C">
            <w:r w:rsidRPr="0001413C">
              <w:t>Before the enactment of the Time’s Up Act, if it was found that discriminatory employment practices occurred at an employer’s workplace, the CHRO hearing officer could only order for the complainant’s reinstatement at work, with or without back pay.</w:t>
            </w:r>
          </w:p>
          <w:p w14:paraId="4F188186" w14:textId="77777777" w:rsidR="0001413C" w:rsidRPr="0001413C" w:rsidRDefault="0001413C" w:rsidP="0001413C">
            <w:r w:rsidRPr="0001413C">
              <w:t xml:space="preserve">The Act has now increased the damages awarded to complainants, as the CHRO now has the authority to award reasonable attorney fees and costs to victims, as well as recovering punitive damages (which the Connecticut Supreme Court previously did not authorize in discrimination and harassment cases).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2DC57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FCA977" w14:textId="77777777" w:rsidR="0001413C" w:rsidRPr="0001413C" w:rsidRDefault="0001413C" w:rsidP="0001413C"/>
        </w:tc>
      </w:tr>
      <w:tr w:rsidR="0001413C" w:rsidRPr="0001413C" w14:paraId="6ECB5EA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8E9CA4" w14:textId="77777777" w:rsidR="0001413C" w:rsidRPr="0001413C" w:rsidRDefault="0001413C" w:rsidP="0001413C">
            <w:r w:rsidRPr="0001413C">
              <w:t xml:space="preserve">Protections for Employees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1C3E48" w14:textId="77777777" w:rsidR="0001413C" w:rsidRPr="0001413C" w:rsidRDefault="0001413C" w:rsidP="0001413C">
            <w:r w:rsidRPr="0001413C">
              <w:t>Under Connecticut law, it is illegal for an employer to retaliate against an employee who reports and opposes employment discrimination. The Time’s Up Act takes this anti-retaliation legislation further, by expanding protections for employees who file sexual harassment or discrimination complaints. The law now prohibits employers, when taking action in response to a claim, from making changes to the terms and conditions of employment, unless the employee consents to this in writing. This includes:</w:t>
            </w:r>
          </w:p>
          <w:p w14:paraId="4F8E2FFD" w14:textId="77777777" w:rsidR="0001413C" w:rsidRPr="0001413C" w:rsidRDefault="0001413C" w:rsidP="0001413C">
            <w:pPr>
              <w:numPr>
                <w:ilvl w:val="0"/>
                <w:numId w:val="91"/>
              </w:numPr>
            </w:pPr>
            <w:r w:rsidRPr="0001413C">
              <w:t>Relocating the employee</w:t>
            </w:r>
          </w:p>
          <w:p w14:paraId="1CD3E2F7" w14:textId="77777777" w:rsidR="0001413C" w:rsidRPr="0001413C" w:rsidRDefault="0001413C" w:rsidP="0001413C">
            <w:pPr>
              <w:numPr>
                <w:ilvl w:val="0"/>
                <w:numId w:val="91"/>
              </w:numPr>
            </w:pPr>
            <w:r w:rsidRPr="0001413C">
              <w:t>Changing their schedule</w:t>
            </w:r>
          </w:p>
          <w:p w14:paraId="07B6E058" w14:textId="77777777" w:rsidR="0001413C" w:rsidRPr="0001413C" w:rsidRDefault="0001413C" w:rsidP="0001413C">
            <w:pPr>
              <w:numPr>
                <w:ilvl w:val="0"/>
                <w:numId w:val="91"/>
              </w:numPr>
            </w:pPr>
            <w:r w:rsidRPr="0001413C">
              <w:t>Assigning different work tasks</w:t>
            </w:r>
          </w:p>
          <w:p w14:paraId="0DC955CE"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ED7E6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170298" w14:textId="77777777" w:rsidR="0001413C" w:rsidRPr="0001413C" w:rsidRDefault="0001413C" w:rsidP="0001413C"/>
        </w:tc>
      </w:tr>
    </w:tbl>
    <w:p w14:paraId="0AFB19E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B9BD2D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1DF98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EFB845E"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211E470"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37571CF" w14:textId="77777777" w:rsidR="0001413C" w:rsidRPr="0001413C" w:rsidRDefault="0001413C" w:rsidP="0001413C">
            <w:pPr>
              <w:rPr>
                <w:b/>
                <w:bCs/>
              </w:rPr>
            </w:pPr>
            <w:r w:rsidRPr="0001413C">
              <w:rPr>
                <w:b/>
                <w:bCs/>
              </w:rPr>
              <w:t>Alternate Text</w:t>
            </w:r>
          </w:p>
        </w:tc>
      </w:tr>
      <w:tr w:rsidR="0001413C" w:rsidRPr="0001413C" w14:paraId="60A101B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F538C2"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8F477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B563A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BD5CE2" w14:textId="77777777" w:rsidR="0001413C" w:rsidRPr="0001413C" w:rsidRDefault="0001413C" w:rsidP="0001413C"/>
        </w:tc>
      </w:tr>
    </w:tbl>
    <w:p w14:paraId="1BCB0154" w14:textId="77777777" w:rsidR="0001413C" w:rsidRPr="0001413C" w:rsidRDefault="0001413C" w:rsidP="0001413C">
      <w:r w:rsidRPr="0001413C">
        <w:rPr>
          <w:b/>
          <w:bCs/>
        </w:rPr>
        <w:t>Audio Transcript Text:</w:t>
      </w:r>
      <w:r w:rsidRPr="0001413C">
        <w:t xml:space="preserve"> </w:t>
      </w:r>
    </w:p>
    <w:p w14:paraId="55FEAA10" w14:textId="77777777" w:rsidR="0001413C" w:rsidRPr="0001413C" w:rsidRDefault="0001413C" w:rsidP="0001413C">
      <w:r w:rsidRPr="0001413C">
        <w:t>Let's examine some of the key concepts in this area.</w:t>
      </w:r>
    </w:p>
    <w:p w14:paraId="25CF0AA5" w14:textId="77777777" w:rsidR="0001413C" w:rsidRPr="0001413C" w:rsidRDefault="0001413C" w:rsidP="0001413C">
      <w:r w:rsidRPr="0001413C">
        <w:br w:type="page"/>
      </w:r>
    </w:p>
    <w:p w14:paraId="12D825D3" w14:textId="77777777" w:rsidR="0001413C" w:rsidRPr="0001413C" w:rsidRDefault="0001413C" w:rsidP="0001413C">
      <w:bookmarkStart w:id="344" w:name="Page_3961688492658261555"/>
      <w:bookmarkEnd w:id="344"/>
      <w:r w:rsidRPr="0001413C">
        <w:rPr>
          <w:b/>
          <w:bCs/>
        </w:rPr>
        <w:t>Page Number:</w:t>
      </w:r>
      <w:r w:rsidRPr="0001413C">
        <w:t xml:space="preserve"> 119 </w:t>
      </w:r>
    </w:p>
    <w:p w14:paraId="092FC6E1" w14:textId="77777777" w:rsidR="0001413C" w:rsidRPr="0001413C" w:rsidRDefault="0001413C" w:rsidP="0001413C">
      <w:r w:rsidRPr="0001413C">
        <w:rPr>
          <w:b/>
          <w:bCs/>
        </w:rPr>
        <w:t>Lesson 37:</w:t>
      </w:r>
      <w:r w:rsidRPr="0001413C">
        <w:t xml:space="preserve"> CT Time’s Up Act </w:t>
      </w:r>
    </w:p>
    <w:p w14:paraId="08ED5433" w14:textId="77777777" w:rsidR="0001413C" w:rsidRPr="0001413C" w:rsidRDefault="0001413C" w:rsidP="0001413C">
      <w:r w:rsidRPr="0001413C">
        <w:rPr>
          <w:b/>
          <w:bCs/>
        </w:rPr>
        <w:t xml:space="preserve">Question and Answer Template / Text / LTR </w:t>
      </w:r>
    </w:p>
    <w:p w14:paraId="13C3CD52" w14:textId="77777777" w:rsidR="0001413C" w:rsidRPr="0001413C" w:rsidRDefault="0001413C" w:rsidP="0001413C">
      <w:r w:rsidRPr="0001413C">
        <w:rPr>
          <w:b/>
          <w:bCs/>
        </w:rPr>
        <w:t>Content Title:</w:t>
      </w:r>
      <w:r w:rsidRPr="0001413C">
        <w:t xml:space="preserve"> </w:t>
      </w:r>
    </w:p>
    <w:p w14:paraId="59A87D62" w14:textId="77777777" w:rsidR="0001413C" w:rsidRPr="0001413C" w:rsidRDefault="0001413C" w:rsidP="0001413C">
      <w:r w:rsidRPr="0001413C">
        <w:t xml:space="preserve">A Friendly Manager </w:t>
      </w:r>
    </w:p>
    <w:p w14:paraId="2FDEF417" w14:textId="77777777" w:rsidR="0001413C" w:rsidRPr="0001413C" w:rsidRDefault="0001413C" w:rsidP="0001413C">
      <w:r w:rsidRPr="0001413C">
        <w:rPr>
          <w:b/>
          <w:bCs/>
        </w:rPr>
        <w:t>Content Description:</w:t>
      </w:r>
    </w:p>
    <w:p w14:paraId="1746E7E1" w14:textId="77777777" w:rsidR="0001413C" w:rsidRPr="0001413C" w:rsidRDefault="0001413C" w:rsidP="0001413C">
      <w:r w:rsidRPr="0001413C">
        <w:t>Nina's manager, Graham, is a very friendly man who likes to hug his staff when he welcomes or congratulates them; but it makes Nina feel very uncomfortable. She speaks to the other members of her team about the hugging, but they say it doesn’t bother them. They know he’s just being friendly and there is no sexual motive behind it, but Nina feels differently.</w:t>
      </w:r>
    </w:p>
    <w:p w14:paraId="163A6E32" w14:textId="77777777" w:rsidR="0001413C" w:rsidRPr="0001413C" w:rsidRDefault="0001413C" w:rsidP="0001413C">
      <w:r w:rsidRPr="0001413C">
        <w:t>She questions if this could be considered sexual harassment, and what she should do about it.</w:t>
      </w:r>
    </w:p>
    <w:p w14:paraId="5AA22444" w14:textId="77777777" w:rsidR="0001413C" w:rsidRPr="0001413C" w:rsidRDefault="0001413C" w:rsidP="0001413C">
      <w:r w:rsidRPr="0001413C">
        <w:rPr>
          <w:b/>
          <w:bCs/>
        </w:rPr>
        <w:t>Question:</w:t>
      </w:r>
      <w:r w:rsidRPr="0001413C">
        <w:t xml:space="preserve"> </w:t>
      </w:r>
    </w:p>
    <w:p w14:paraId="19563613" w14:textId="77777777" w:rsidR="0001413C" w:rsidRPr="0001413C" w:rsidRDefault="0001413C" w:rsidP="0001413C">
      <w:r w:rsidRPr="0001413C">
        <w:t>What three things are correct?</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8E3CBF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65239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21208AF" w14:textId="77777777" w:rsidR="0001413C" w:rsidRPr="0001413C" w:rsidRDefault="0001413C" w:rsidP="0001413C">
            <w:pPr>
              <w:rPr>
                <w:b/>
                <w:bCs/>
              </w:rPr>
            </w:pPr>
            <w:r w:rsidRPr="0001413C">
              <w:rPr>
                <w:b/>
                <w:bCs/>
              </w:rPr>
              <w:t>Answer</w:t>
            </w:r>
          </w:p>
        </w:tc>
      </w:tr>
      <w:tr w:rsidR="0001413C" w:rsidRPr="0001413C" w14:paraId="37B7A45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15550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6C604F" w14:textId="77777777" w:rsidR="0001413C" w:rsidRPr="0001413C" w:rsidRDefault="0001413C" w:rsidP="0001413C">
            <w:r w:rsidRPr="0001413C">
              <w:t>A hug can be perceived as an unwanted sexual advance; so it might be considered sexual harassment if it negatively affects Nina’s working environment.</w:t>
            </w:r>
          </w:p>
        </w:tc>
      </w:tr>
      <w:tr w:rsidR="0001413C" w:rsidRPr="0001413C" w14:paraId="4465FDB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27ADBD"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40FE3B" w14:textId="77777777" w:rsidR="0001413C" w:rsidRPr="0001413C" w:rsidRDefault="0001413C" w:rsidP="0001413C">
            <w:r w:rsidRPr="0001413C">
              <w:t xml:space="preserve">No, this can’t be considered sexual harassment because a hug is just a friendly gesture and it doesn’t make any other members of the team feel uncomfortable. </w:t>
            </w:r>
          </w:p>
        </w:tc>
      </w:tr>
      <w:tr w:rsidR="0001413C" w:rsidRPr="0001413C" w14:paraId="07AEB16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C33EF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53F36F" w14:textId="77777777" w:rsidR="0001413C" w:rsidRPr="0001413C" w:rsidRDefault="0001413C" w:rsidP="0001413C">
            <w:r w:rsidRPr="0001413C">
              <w:t xml:space="preserve">Nina will have no case of sexual harassment because all of the other team members will attest that there is no sexual motive behind Graham’s actions. </w:t>
            </w:r>
          </w:p>
        </w:tc>
      </w:tr>
      <w:tr w:rsidR="0001413C" w:rsidRPr="0001413C" w14:paraId="4B079B5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D8B29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47C2C4" w14:textId="77777777" w:rsidR="0001413C" w:rsidRPr="0001413C" w:rsidRDefault="0001413C" w:rsidP="0001413C">
            <w:r w:rsidRPr="0001413C">
              <w:t>If the hugs are making Nina feel uncomfortable, this can be considered sexual harassment. She should speak to Graham and ask him to refrain from hugging her in the future if she feels comfortable doing so. If she doesn’t feel comfortable speaking to Graham, she should report this to HR.</w:t>
            </w:r>
          </w:p>
        </w:tc>
      </w:tr>
      <w:tr w:rsidR="0001413C" w:rsidRPr="0001413C" w14:paraId="551252D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E0278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598A10" w14:textId="77777777" w:rsidR="0001413C" w:rsidRPr="0001413C" w:rsidRDefault="0001413C" w:rsidP="0001413C">
            <w:r w:rsidRPr="0001413C">
              <w:t xml:space="preserve">Just because Graham isn’t hugging the rest of the team in a manner that displays sexual intent, it doesn’t mean his hugs with Nina don't have sexual motive. </w:t>
            </w:r>
          </w:p>
        </w:tc>
      </w:tr>
    </w:tbl>
    <w:p w14:paraId="3AFFEEF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77E9DA6" w14:textId="77777777" w:rsidR="0001413C" w:rsidRPr="0001413C" w:rsidRDefault="0001413C" w:rsidP="0001413C">
      <w:r w:rsidRPr="0001413C">
        <w:br w:type="page"/>
      </w:r>
    </w:p>
    <w:p w14:paraId="1F7293B7" w14:textId="77777777" w:rsidR="0001413C" w:rsidRPr="0001413C" w:rsidRDefault="0001413C" w:rsidP="0001413C">
      <w:bookmarkStart w:id="345" w:name="Page_4352654894737774191"/>
      <w:bookmarkEnd w:id="345"/>
      <w:r w:rsidRPr="0001413C">
        <w:rPr>
          <w:b/>
          <w:bCs/>
        </w:rPr>
        <w:t>Page Number:</w:t>
      </w:r>
      <w:r w:rsidRPr="0001413C">
        <w:t xml:space="preserve"> 120 </w:t>
      </w:r>
    </w:p>
    <w:p w14:paraId="0999A5FB" w14:textId="77777777" w:rsidR="0001413C" w:rsidRPr="0001413C" w:rsidRDefault="0001413C" w:rsidP="0001413C">
      <w:r w:rsidRPr="0001413C">
        <w:rPr>
          <w:b/>
          <w:bCs/>
        </w:rPr>
        <w:t>Lesson 37:</w:t>
      </w:r>
      <w:r w:rsidRPr="0001413C">
        <w:t xml:space="preserve"> CT Time’s Up Act </w:t>
      </w:r>
    </w:p>
    <w:p w14:paraId="66814122" w14:textId="77777777" w:rsidR="0001413C" w:rsidRPr="0001413C" w:rsidRDefault="0001413C" w:rsidP="0001413C">
      <w:r w:rsidRPr="0001413C">
        <w:rPr>
          <w:b/>
          <w:bCs/>
        </w:rPr>
        <w:t xml:space="preserve">Text and Image Template / Text Only </w:t>
      </w:r>
    </w:p>
    <w:p w14:paraId="07ACA2FA" w14:textId="77777777" w:rsidR="0001413C" w:rsidRPr="0001413C" w:rsidRDefault="0001413C" w:rsidP="0001413C">
      <w:r w:rsidRPr="0001413C">
        <w:rPr>
          <w:b/>
          <w:bCs/>
        </w:rPr>
        <w:t>Content Title:</w:t>
      </w:r>
      <w:r w:rsidRPr="0001413C">
        <w:t xml:space="preserve"> </w:t>
      </w:r>
    </w:p>
    <w:p w14:paraId="04F4FA56" w14:textId="77777777" w:rsidR="0001413C" w:rsidRPr="0001413C" w:rsidRDefault="0001413C" w:rsidP="0001413C">
      <w:r w:rsidRPr="0001413C">
        <w:t xml:space="preserve">Remember… </w:t>
      </w:r>
    </w:p>
    <w:p w14:paraId="45345A7B" w14:textId="77777777" w:rsidR="0001413C" w:rsidRPr="0001413C" w:rsidRDefault="0001413C" w:rsidP="0001413C">
      <w:r w:rsidRPr="0001413C">
        <w:br/>
      </w:r>
      <w:r w:rsidRPr="0001413C">
        <w:rPr>
          <w:b/>
          <w:bCs/>
        </w:rPr>
        <w:t>Column 1 Text:</w:t>
      </w:r>
      <w:r w:rsidRPr="0001413C">
        <w:t xml:space="preserve"> </w:t>
      </w:r>
    </w:p>
    <w:p w14:paraId="04800517" w14:textId="77777777" w:rsidR="0001413C" w:rsidRPr="0001413C" w:rsidRDefault="0001413C" w:rsidP="0001413C">
      <w:r w:rsidRPr="0001413C">
        <w:t>While hugs are commonly seen as a friendly gesture of camaraderie that are welcomed by some, they can often be misconstrued by others. On the opposite end of the spectrum, hugs can be taken too far and cross over into the realm of sexual harassment. This happens when hugs are accompanied by inappropriate touching, pressing too closely, or whispering sexual innuendos in the person’s ear, all of which might go unnoticed to other people in the workplace.</w:t>
      </w:r>
    </w:p>
    <w:p w14:paraId="3E50061E" w14:textId="77777777" w:rsidR="0001413C" w:rsidRPr="0001413C" w:rsidRDefault="0001413C" w:rsidP="0001413C">
      <w:r w:rsidRPr="0001413C">
        <w:t>Some people, however, find hugging awkward no matter the situation; and a simple hug can be considered sexual harassment if it makes Nina uncomfortable and persists after she has raised her discomfort. This creates a hostile working environment.</w:t>
      </w:r>
    </w:p>
    <w:p w14:paraId="1F0780AC" w14:textId="77777777" w:rsidR="0001413C" w:rsidRPr="0001413C" w:rsidRDefault="0001413C" w:rsidP="0001413C">
      <w:r w:rsidRPr="0001413C">
        <w:t>If Nina feels comfortable doing so, she should speak to Graham about how hugging makes her feel and ask him to refrain from hugging her in the future. If Graham ignores Nina’s requests, or if Nina isn't comfortable speaking to Graham, she should escalate her concerns to Graham’s manager or HR.</w:t>
      </w:r>
    </w:p>
    <w:p w14:paraId="7DDFFCCE" w14:textId="77777777" w:rsidR="0001413C" w:rsidRPr="0001413C" w:rsidRDefault="0001413C" w:rsidP="0001413C">
      <w:r w:rsidRPr="0001413C">
        <w:t>If you ever need to report inappropriate sexual behavior, find out who to contact in the Contact Details section.</w:t>
      </w:r>
    </w:p>
    <w:p w14:paraId="14F25F21" w14:textId="77777777" w:rsidR="0001413C" w:rsidRPr="0001413C" w:rsidRDefault="0001413C" w:rsidP="0001413C">
      <w:r w:rsidRPr="0001413C">
        <w:rPr>
          <w:b/>
          <w:bCs/>
        </w:rPr>
        <w:t>Audio Transcript Text:</w:t>
      </w:r>
      <w:r w:rsidRPr="0001413C">
        <w:t xml:space="preserve"> </w:t>
      </w:r>
    </w:p>
    <w:p w14:paraId="313824DE" w14:textId="77777777" w:rsidR="0001413C" w:rsidRPr="0001413C" w:rsidRDefault="0001413C" w:rsidP="0001413C">
      <w:r w:rsidRPr="0001413C">
        <w:t>Your help was appreciated.</w:t>
      </w:r>
    </w:p>
    <w:p w14:paraId="51EB351C" w14:textId="77777777" w:rsidR="0001413C" w:rsidRPr="0001413C" w:rsidRDefault="0001413C" w:rsidP="0001413C">
      <w:r w:rsidRPr="0001413C">
        <w:br w:type="page"/>
      </w:r>
    </w:p>
    <w:p w14:paraId="4761528E" w14:textId="77777777" w:rsidR="0001413C" w:rsidRPr="0001413C" w:rsidRDefault="0001413C" w:rsidP="0001413C">
      <w:bookmarkStart w:id="346" w:name="Page_6463074341055467985"/>
      <w:bookmarkEnd w:id="346"/>
      <w:r w:rsidRPr="0001413C">
        <w:rPr>
          <w:b/>
          <w:bCs/>
        </w:rPr>
        <w:t>Page Number:</w:t>
      </w:r>
      <w:r w:rsidRPr="0001413C">
        <w:t xml:space="preserve"> 121 </w:t>
      </w:r>
    </w:p>
    <w:p w14:paraId="7BA8F430" w14:textId="77777777" w:rsidR="0001413C" w:rsidRPr="0001413C" w:rsidRDefault="0001413C" w:rsidP="0001413C">
      <w:r w:rsidRPr="0001413C">
        <w:rPr>
          <w:b/>
          <w:bCs/>
        </w:rPr>
        <w:t>Lesson 37:</w:t>
      </w:r>
      <w:r w:rsidRPr="0001413C">
        <w:t xml:space="preserve"> CT Time’s Up Act </w:t>
      </w:r>
    </w:p>
    <w:p w14:paraId="1BACD724" w14:textId="77777777" w:rsidR="0001413C" w:rsidRPr="0001413C" w:rsidRDefault="0001413C" w:rsidP="0001413C">
      <w:r w:rsidRPr="0001413C">
        <w:rPr>
          <w:b/>
          <w:bCs/>
        </w:rPr>
        <w:t xml:space="preserve">Question and Answer Template / Text / LTR </w:t>
      </w:r>
    </w:p>
    <w:p w14:paraId="50C643BD" w14:textId="77777777" w:rsidR="0001413C" w:rsidRPr="0001413C" w:rsidRDefault="0001413C" w:rsidP="0001413C">
      <w:r w:rsidRPr="0001413C">
        <w:rPr>
          <w:b/>
          <w:bCs/>
        </w:rPr>
        <w:t>Content Title:</w:t>
      </w:r>
      <w:r w:rsidRPr="0001413C">
        <w:t xml:space="preserve"> </w:t>
      </w:r>
    </w:p>
    <w:p w14:paraId="61218452" w14:textId="77777777" w:rsidR="0001413C" w:rsidRPr="0001413C" w:rsidRDefault="0001413C" w:rsidP="0001413C">
      <w:r w:rsidRPr="0001413C">
        <w:t xml:space="preserve">A Difficult Delivery </w:t>
      </w:r>
    </w:p>
    <w:p w14:paraId="5DDE35BF" w14:textId="77777777" w:rsidR="0001413C" w:rsidRPr="0001413C" w:rsidRDefault="0001413C" w:rsidP="0001413C">
      <w:r w:rsidRPr="0001413C">
        <w:rPr>
          <w:b/>
          <w:bCs/>
        </w:rPr>
        <w:t>Content Description:</w:t>
      </w:r>
    </w:p>
    <w:p w14:paraId="30C0D92C" w14:textId="77777777" w:rsidR="0001413C" w:rsidRPr="0001413C" w:rsidRDefault="0001413C" w:rsidP="0001413C">
      <w:r w:rsidRPr="0001413C">
        <w:t>Felix is a delivery driver for a courier firm, and he has a set route on which he delivers to the same businesses every day. In the delivery dock of one particular business, there is an employee, named Talia, who always insists on helping him unload his van. When she does, she touches Felix in ways he feels are very inappropriate, and she asks very intrusive and intimate questions about his personal life. Felix thinks Talia’s behavior should be reported, but as they both work for different companies, he doesn’t know what to do. He certainly doesn't feel comfortable confronting her directly about it, since she works for the customer company.</w:t>
      </w:r>
    </w:p>
    <w:p w14:paraId="71583F54" w14:textId="77777777" w:rsidR="0001413C" w:rsidRPr="0001413C" w:rsidRDefault="0001413C" w:rsidP="0001413C">
      <w:r w:rsidRPr="0001413C">
        <w:t>Felix asks for your advice.</w:t>
      </w:r>
    </w:p>
    <w:p w14:paraId="61826B41" w14:textId="77777777" w:rsidR="0001413C" w:rsidRPr="0001413C" w:rsidRDefault="0001413C" w:rsidP="0001413C">
      <w:r w:rsidRPr="0001413C">
        <w:rPr>
          <w:b/>
          <w:bCs/>
        </w:rPr>
        <w:t>Question:</w:t>
      </w:r>
      <w:r w:rsidRPr="0001413C">
        <w:t xml:space="preserve"> </w:t>
      </w:r>
    </w:p>
    <w:p w14:paraId="635992A0" w14:textId="77777777" w:rsidR="0001413C" w:rsidRPr="0001413C" w:rsidRDefault="0001413C" w:rsidP="0001413C">
      <w:r w:rsidRPr="0001413C">
        <w:t>What should Felix do?</w:t>
      </w:r>
    </w:p>
    <w:p w14:paraId="7E5AE12F" w14:textId="77777777" w:rsidR="0001413C" w:rsidRPr="0001413C" w:rsidRDefault="0001413C" w:rsidP="0001413C">
      <w:r w:rsidRPr="0001413C">
        <w:rPr>
          <w:b/>
          <w:bCs/>
        </w:rPr>
        <w:t>Question Description:</w:t>
      </w:r>
      <w:r w:rsidRPr="0001413C">
        <w:t xml:space="preserve"> </w:t>
      </w:r>
    </w:p>
    <w:p w14:paraId="7F7DB8D6" w14:textId="77777777" w:rsidR="0001413C" w:rsidRPr="0001413C" w:rsidRDefault="0001413C" w:rsidP="0001413C">
      <w:r w:rsidRPr="0001413C">
        <w:t>Select the two best options.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57F5CF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28F82F"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FC5E216" w14:textId="77777777" w:rsidR="0001413C" w:rsidRPr="0001413C" w:rsidRDefault="0001413C" w:rsidP="0001413C">
            <w:pPr>
              <w:rPr>
                <w:b/>
                <w:bCs/>
              </w:rPr>
            </w:pPr>
            <w:r w:rsidRPr="0001413C">
              <w:rPr>
                <w:b/>
                <w:bCs/>
              </w:rPr>
              <w:t>Answer</w:t>
            </w:r>
          </w:p>
        </w:tc>
      </w:tr>
      <w:tr w:rsidR="0001413C" w:rsidRPr="0001413C" w14:paraId="370CC1A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1ECDB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C7D395" w14:textId="77777777" w:rsidR="0001413C" w:rsidRPr="0001413C" w:rsidRDefault="0001413C" w:rsidP="0001413C">
            <w:r w:rsidRPr="0001413C">
              <w:t xml:space="preserve">The easiest thing to do is ask his manager to put him on a different route so he won’t have to encounter Talia again. </w:t>
            </w:r>
          </w:p>
        </w:tc>
      </w:tr>
      <w:tr w:rsidR="0001413C" w:rsidRPr="0001413C" w14:paraId="454E503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6D612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3423CE" w14:textId="77777777" w:rsidR="0001413C" w:rsidRPr="0001413C" w:rsidRDefault="0001413C" w:rsidP="0001413C">
            <w:r w:rsidRPr="0001413C">
              <w:t xml:space="preserve">The businesses Felix enters can be considered his "workplace," and as he is being subjected to sexual harassment in the workplace, he should report it to his manager. </w:t>
            </w:r>
          </w:p>
        </w:tc>
      </w:tr>
      <w:tr w:rsidR="0001413C" w:rsidRPr="0001413C" w14:paraId="3657FCD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67C7D6"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6A3AA0" w14:textId="77777777" w:rsidR="0001413C" w:rsidRPr="0001413C" w:rsidRDefault="0001413C" w:rsidP="0001413C">
            <w:r w:rsidRPr="0001413C">
              <w:t xml:space="preserve">As Talia works for a different company, there is not much Felix’s manager can do about her behavior, so there is no point in reporting it. </w:t>
            </w:r>
          </w:p>
        </w:tc>
      </w:tr>
      <w:tr w:rsidR="0001413C" w:rsidRPr="0001413C" w14:paraId="1E0E3F4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8ABEF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CC9F76" w14:textId="77777777" w:rsidR="0001413C" w:rsidRPr="0001413C" w:rsidRDefault="0001413C" w:rsidP="0001413C">
            <w:r w:rsidRPr="0001413C">
              <w:t xml:space="preserve">Felix’s employer has a responsibility to ensure no employee is subjected to sexual harassment, so they have a duty to investigate and likely contact Talia’s company and report her behavior. </w:t>
            </w:r>
          </w:p>
        </w:tc>
      </w:tr>
    </w:tbl>
    <w:p w14:paraId="239E05E5"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054F524" w14:textId="77777777" w:rsidR="0001413C" w:rsidRPr="0001413C" w:rsidRDefault="0001413C" w:rsidP="0001413C">
      <w:r w:rsidRPr="0001413C">
        <w:br w:type="page"/>
      </w:r>
    </w:p>
    <w:p w14:paraId="564D1C7A" w14:textId="77777777" w:rsidR="0001413C" w:rsidRPr="0001413C" w:rsidRDefault="0001413C" w:rsidP="0001413C">
      <w:bookmarkStart w:id="347" w:name="Page_8881652665769166344"/>
      <w:bookmarkEnd w:id="347"/>
      <w:r w:rsidRPr="0001413C">
        <w:rPr>
          <w:b/>
          <w:bCs/>
        </w:rPr>
        <w:t>Page Number:</w:t>
      </w:r>
      <w:r w:rsidRPr="0001413C">
        <w:t xml:space="preserve"> 122 </w:t>
      </w:r>
    </w:p>
    <w:p w14:paraId="674A4937" w14:textId="77777777" w:rsidR="0001413C" w:rsidRPr="0001413C" w:rsidRDefault="0001413C" w:rsidP="0001413C">
      <w:r w:rsidRPr="0001413C">
        <w:rPr>
          <w:b/>
          <w:bCs/>
        </w:rPr>
        <w:t>Lesson 37:</w:t>
      </w:r>
      <w:r w:rsidRPr="0001413C">
        <w:t xml:space="preserve"> CT Time’s Up Act </w:t>
      </w:r>
    </w:p>
    <w:p w14:paraId="27E7A37D" w14:textId="77777777" w:rsidR="0001413C" w:rsidRPr="0001413C" w:rsidRDefault="0001413C" w:rsidP="0001413C">
      <w:r w:rsidRPr="0001413C">
        <w:rPr>
          <w:b/>
          <w:bCs/>
        </w:rPr>
        <w:t xml:space="preserve">Text and Image Template / Text Only </w:t>
      </w:r>
    </w:p>
    <w:p w14:paraId="7C77CA73" w14:textId="77777777" w:rsidR="0001413C" w:rsidRPr="0001413C" w:rsidRDefault="0001413C" w:rsidP="0001413C">
      <w:r w:rsidRPr="0001413C">
        <w:rPr>
          <w:b/>
          <w:bCs/>
        </w:rPr>
        <w:t>Content Title:</w:t>
      </w:r>
      <w:r w:rsidRPr="0001413C">
        <w:t xml:space="preserve"> </w:t>
      </w:r>
    </w:p>
    <w:p w14:paraId="1A9E8807" w14:textId="77777777" w:rsidR="0001413C" w:rsidRPr="0001413C" w:rsidRDefault="0001413C" w:rsidP="0001413C">
      <w:r w:rsidRPr="0001413C">
        <w:t xml:space="preserve">Remember… </w:t>
      </w:r>
    </w:p>
    <w:p w14:paraId="4ED53DE6" w14:textId="77777777" w:rsidR="0001413C" w:rsidRPr="0001413C" w:rsidRDefault="0001413C" w:rsidP="0001413C">
      <w:r w:rsidRPr="0001413C">
        <w:br/>
      </w:r>
      <w:r w:rsidRPr="0001413C">
        <w:rPr>
          <w:b/>
          <w:bCs/>
        </w:rPr>
        <w:t>Column 1 Text:</w:t>
      </w:r>
      <w:r w:rsidRPr="0001413C">
        <w:t xml:space="preserve"> </w:t>
      </w:r>
    </w:p>
    <w:p w14:paraId="65B473B9" w14:textId="77777777" w:rsidR="0001413C" w:rsidRPr="0001413C" w:rsidRDefault="0001413C" w:rsidP="0001413C">
      <w:r w:rsidRPr="0001413C">
        <w:t>We all know that sexual harassment by a manager or a colleague is illegal, but when you are being sexually harassed at work by someone who is neither, it may seem like a difficult situation. In reality, it’s very simple. Under federal law (Title VII), employers also have a responsibility to protect employees from sexual harassment by outsiders.</w:t>
      </w:r>
    </w:p>
    <w:p w14:paraId="56C871DF" w14:textId="77777777" w:rsidR="0001413C" w:rsidRPr="0001413C" w:rsidRDefault="0001413C" w:rsidP="0001413C">
      <w:r w:rsidRPr="0001413C">
        <w:t>Remember, the law doesn’t state that a perpetrator should be a manager or colleague in order for conduct to be considered sexual harassment. If the conduct alters an employee’s working conditions or creates a hostile work environment, it is unlawful.</w:t>
      </w:r>
    </w:p>
    <w:p w14:paraId="62C566E7" w14:textId="77777777" w:rsidR="0001413C" w:rsidRPr="0001413C" w:rsidRDefault="0001413C" w:rsidP="0001413C">
      <w:r w:rsidRPr="0001413C">
        <w:t>Felix should report Talia’s behavior to his manager. As long as his employer knows that Felix is being subjected to sexual harassment, they have a responsibility to take action and put a stop to it.</w:t>
      </w:r>
    </w:p>
    <w:p w14:paraId="4A09A587" w14:textId="77777777" w:rsidR="0001413C" w:rsidRPr="0001413C" w:rsidRDefault="0001413C" w:rsidP="0001413C">
      <w:r w:rsidRPr="0001413C">
        <w:t>If you ever find yourself in a similar situation to Felix, find out who to contact in the Contact Details section.</w:t>
      </w:r>
    </w:p>
    <w:p w14:paraId="6F1FFE50" w14:textId="77777777" w:rsidR="0001413C" w:rsidRPr="0001413C" w:rsidRDefault="0001413C" w:rsidP="0001413C">
      <w:r w:rsidRPr="0001413C">
        <w:rPr>
          <w:b/>
          <w:bCs/>
        </w:rPr>
        <w:t>Audio Transcript Text:</w:t>
      </w:r>
      <w:r w:rsidRPr="0001413C">
        <w:t xml:space="preserve"> </w:t>
      </w:r>
    </w:p>
    <w:p w14:paraId="396C2DD6" w14:textId="77777777" w:rsidR="0001413C" w:rsidRPr="0001413C" w:rsidRDefault="0001413C" w:rsidP="0001413C">
      <w:r w:rsidRPr="0001413C">
        <w:t>Thanks for your help.</w:t>
      </w:r>
    </w:p>
    <w:p w14:paraId="06273E71" w14:textId="77777777" w:rsidR="0001413C" w:rsidRPr="0001413C" w:rsidRDefault="0001413C" w:rsidP="0001413C">
      <w:r w:rsidRPr="0001413C">
        <w:br w:type="page"/>
      </w:r>
    </w:p>
    <w:p w14:paraId="2A932468" w14:textId="77777777" w:rsidR="0001413C" w:rsidRPr="0001413C" w:rsidRDefault="0001413C" w:rsidP="0001413C">
      <w:bookmarkStart w:id="348" w:name="Page_6403124200720407449"/>
      <w:bookmarkEnd w:id="348"/>
      <w:r w:rsidRPr="0001413C">
        <w:rPr>
          <w:b/>
          <w:bCs/>
        </w:rPr>
        <w:t>Page Number:</w:t>
      </w:r>
      <w:r w:rsidRPr="0001413C">
        <w:t xml:space="preserve"> 123 </w:t>
      </w:r>
    </w:p>
    <w:p w14:paraId="69E87BD3" w14:textId="77777777" w:rsidR="0001413C" w:rsidRPr="0001413C" w:rsidRDefault="0001413C" w:rsidP="0001413C">
      <w:r w:rsidRPr="0001413C">
        <w:rPr>
          <w:b/>
          <w:bCs/>
        </w:rPr>
        <w:t>Lesson 37:</w:t>
      </w:r>
      <w:r w:rsidRPr="0001413C">
        <w:t xml:space="preserve"> CT Time’s Up Act </w:t>
      </w:r>
    </w:p>
    <w:p w14:paraId="16E349E3" w14:textId="77777777" w:rsidR="0001413C" w:rsidRPr="0001413C" w:rsidRDefault="0001413C" w:rsidP="0001413C">
      <w:r w:rsidRPr="0001413C">
        <w:rPr>
          <w:b/>
          <w:bCs/>
        </w:rPr>
        <w:t xml:space="preserve">Question and Answer Template / Text / LTR </w:t>
      </w:r>
    </w:p>
    <w:p w14:paraId="28964316" w14:textId="77777777" w:rsidR="0001413C" w:rsidRPr="0001413C" w:rsidRDefault="0001413C" w:rsidP="0001413C">
      <w:r w:rsidRPr="0001413C">
        <w:rPr>
          <w:b/>
          <w:bCs/>
        </w:rPr>
        <w:t>Content Title:</w:t>
      </w:r>
      <w:r w:rsidRPr="0001413C">
        <w:t xml:space="preserve"> </w:t>
      </w:r>
    </w:p>
    <w:p w14:paraId="2798709F" w14:textId="77777777" w:rsidR="0001413C" w:rsidRPr="0001413C" w:rsidRDefault="0001413C" w:rsidP="0001413C">
      <w:r w:rsidRPr="0001413C">
        <w:t xml:space="preserve">Coming Out </w:t>
      </w:r>
    </w:p>
    <w:p w14:paraId="1E253E22" w14:textId="77777777" w:rsidR="0001413C" w:rsidRPr="0001413C" w:rsidRDefault="0001413C" w:rsidP="0001413C">
      <w:r w:rsidRPr="0001413C">
        <w:rPr>
          <w:b/>
          <w:bCs/>
        </w:rPr>
        <w:t>Content Description:</w:t>
      </w:r>
    </w:p>
    <w:p w14:paraId="15CD64F0" w14:textId="77777777" w:rsidR="0001413C" w:rsidRPr="0001413C" w:rsidRDefault="0001413C" w:rsidP="0001413C">
      <w:r w:rsidRPr="0001413C">
        <w:t>Devan recently got engaged to his partner, Julian, and thought the news was a good opportunity for him to come out to his colleagues. They were all very congratulatory. Later, on a work night out, Devan's colleague, Brianna, begins to ask him very intimate and intrusive questions about being in a same-sex relationship. Devan tells her that these questions make him feel uncomfortable and changes the subject.</w:t>
      </w:r>
    </w:p>
    <w:p w14:paraId="03A602B7" w14:textId="77777777" w:rsidR="0001413C" w:rsidRPr="0001413C" w:rsidRDefault="0001413C" w:rsidP="0001413C">
      <w:r w:rsidRPr="0001413C">
        <w:t>The following week in the company cafeteria Brianna approaches Devan and again asks him very intimate and intrusive questions about being in a same-sex relationship. Devan again tells Brianna that her questions make him uncomfortable. Over the following weeks, Brianna asks Devan intimate and intrusive questions on several occasions.</w:t>
      </w:r>
    </w:p>
    <w:p w14:paraId="12C2CA73" w14:textId="77777777" w:rsidR="0001413C" w:rsidRPr="0001413C" w:rsidRDefault="0001413C" w:rsidP="0001413C">
      <w:r w:rsidRPr="0001413C">
        <w:t>Devan wonders if this could be considered sexual harassment.</w:t>
      </w:r>
    </w:p>
    <w:p w14:paraId="55DD5872" w14:textId="77777777" w:rsidR="0001413C" w:rsidRPr="0001413C" w:rsidRDefault="0001413C" w:rsidP="0001413C">
      <w:r w:rsidRPr="0001413C">
        <w:rPr>
          <w:b/>
          <w:bCs/>
        </w:rPr>
        <w:t>Question:</w:t>
      </w:r>
      <w:r w:rsidRPr="0001413C">
        <w:t xml:space="preserve"> </w:t>
      </w:r>
    </w:p>
    <w:p w14:paraId="2796EFDF" w14:textId="77777777" w:rsidR="0001413C" w:rsidRPr="0001413C" w:rsidRDefault="0001413C" w:rsidP="0001413C">
      <w:r w:rsidRPr="0001413C">
        <w:t>What two things are correct?</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2A58F3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47D0B69"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2BAD56" w14:textId="77777777" w:rsidR="0001413C" w:rsidRPr="0001413C" w:rsidRDefault="0001413C" w:rsidP="0001413C">
            <w:pPr>
              <w:rPr>
                <w:b/>
                <w:bCs/>
              </w:rPr>
            </w:pPr>
            <w:r w:rsidRPr="0001413C">
              <w:rPr>
                <w:b/>
                <w:bCs/>
              </w:rPr>
              <w:t>Answer</w:t>
            </w:r>
          </w:p>
        </w:tc>
      </w:tr>
      <w:tr w:rsidR="0001413C" w:rsidRPr="0001413C" w14:paraId="608BBF5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73013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01D66D" w14:textId="77777777" w:rsidR="0001413C" w:rsidRPr="0001413C" w:rsidRDefault="0001413C" w:rsidP="0001413C">
            <w:r w:rsidRPr="0001413C">
              <w:t xml:space="preserve">If Brianna is making Devan feel uncomfortable by asking intrusive questions about his relationship, this could be considered sexual harassment. </w:t>
            </w:r>
          </w:p>
        </w:tc>
      </w:tr>
      <w:tr w:rsidR="0001413C" w:rsidRPr="0001413C" w14:paraId="1163B23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38E2E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65470D" w14:textId="77777777" w:rsidR="0001413C" w:rsidRPr="0001413C" w:rsidRDefault="0001413C" w:rsidP="0001413C">
            <w:r w:rsidRPr="0001413C">
              <w:t>No, revealing your sexuality to a group of colleagues you have worked with for a long time is bound to incite some curiosity. Brianna is just showing an interest in his life.</w:t>
            </w:r>
          </w:p>
        </w:tc>
      </w:tr>
      <w:tr w:rsidR="0001413C" w:rsidRPr="0001413C" w14:paraId="3D57399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B992F2"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471E03" w14:textId="77777777" w:rsidR="0001413C" w:rsidRPr="0001413C" w:rsidRDefault="0001413C" w:rsidP="0001413C">
            <w:r w:rsidRPr="0001413C">
              <w:t xml:space="preserve">Yes, Brianna made an assumption about people in same-sex relationships that could be considered an offensive stereotype for the LGBTQ+ community. </w:t>
            </w:r>
          </w:p>
        </w:tc>
      </w:tr>
      <w:tr w:rsidR="0001413C" w:rsidRPr="0001413C" w14:paraId="705D0C4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497A9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F21002" w14:textId="77777777" w:rsidR="0001413C" w:rsidRPr="0001413C" w:rsidRDefault="0001413C" w:rsidP="0001413C">
            <w:r w:rsidRPr="0001413C">
              <w:t>This can't be considered sexual harassment because the initial conversation happened outside of the workplace and will have no impact on Devan's working conditions.</w:t>
            </w:r>
          </w:p>
        </w:tc>
      </w:tr>
    </w:tbl>
    <w:p w14:paraId="3CAD84D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7CE2603" w14:textId="77777777" w:rsidR="0001413C" w:rsidRPr="0001413C" w:rsidRDefault="0001413C" w:rsidP="0001413C">
      <w:r w:rsidRPr="0001413C">
        <w:br w:type="page"/>
      </w:r>
    </w:p>
    <w:p w14:paraId="6A952F3B" w14:textId="77777777" w:rsidR="0001413C" w:rsidRPr="0001413C" w:rsidRDefault="0001413C" w:rsidP="0001413C">
      <w:bookmarkStart w:id="349" w:name="Page_1112930747839827404"/>
      <w:bookmarkEnd w:id="349"/>
      <w:r w:rsidRPr="0001413C">
        <w:rPr>
          <w:b/>
          <w:bCs/>
        </w:rPr>
        <w:t>Page Number:</w:t>
      </w:r>
      <w:r w:rsidRPr="0001413C">
        <w:t xml:space="preserve"> 124 </w:t>
      </w:r>
    </w:p>
    <w:p w14:paraId="7841EB15" w14:textId="77777777" w:rsidR="0001413C" w:rsidRPr="0001413C" w:rsidRDefault="0001413C" w:rsidP="0001413C">
      <w:r w:rsidRPr="0001413C">
        <w:rPr>
          <w:b/>
          <w:bCs/>
        </w:rPr>
        <w:t>Lesson 37:</w:t>
      </w:r>
      <w:r w:rsidRPr="0001413C">
        <w:t xml:space="preserve"> CT Time’s Up Act </w:t>
      </w:r>
    </w:p>
    <w:p w14:paraId="13E4801D" w14:textId="77777777" w:rsidR="0001413C" w:rsidRPr="0001413C" w:rsidRDefault="0001413C" w:rsidP="0001413C">
      <w:r w:rsidRPr="0001413C">
        <w:rPr>
          <w:b/>
          <w:bCs/>
        </w:rPr>
        <w:t xml:space="preserve">Text and Image Template / Text Only </w:t>
      </w:r>
    </w:p>
    <w:p w14:paraId="40139933" w14:textId="77777777" w:rsidR="0001413C" w:rsidRPr="0001413C" w:rsidRDefault="0001413C" w:rsidP="0001413C">
      <w:r w:rsidRPr="0001413C">
        <w:rPr>
          <w:b/>
          <w:bCs/>
        </w:rPr>
        <w:t>Content Title:</w:t>
      </w:r>
      <w:r w:rsidRPr="0001413C">
        <w:t xml:space="preserve"> </w:t>
      </w:r>
    </w:p>
    <w:p w14:paraId="4AE90A00" w14:textId="77777777" w:rsidR="0001413C" w:rsidRPr="0001413C" w:rsidRDefault="0001413C" w:rsidP="0001413C">
      <w:r w:rsidRPr="0001413C">
        <w:t xml:space="preserve">Remember… </w:t>
      </w:r>
    </w:p>
    <w:p w14:paraId="69317EFC" w14:textId="77777777" w:rsidR="0001413C" w:rsidRPr="0001413C" w:rsidRDefault="0001413C" w:rsidP="0001413C">
      <w:r w:rsidRPr="0001413C">
        <w:br/>
      </w:r>
      <w:r w:rsidRPr="0001413C">
        <w:rPr>
          <w:b/>
          <w:bCs/>
        </w:rPr>
        <w:t>Column 1 Text:</w:t>
      </w:r>
      <w:r w:rsidRPr="0001413C">
        <w:t xml:space="preserve"> </w:t>
      </w:r>
    </w:p>
    <w:p w14:paraId="2AE17359" w14:textId="77777777" w:rsidR="0001413C" w:rsidRPr="0001413C" w:rsidRDefault="0001413C" w:rsidP="0001413C">
      <w:r w:rsidRPr="0001413C">
        <w:t>Any unwelcome and intrusive questions of an intimate sexual nature can be sexual harassment if they happen often enough or are severe enough to make an employee feel uncomfortable to such an extent that it interferes with their work. Not knowing how Devan would react is not an excuse. These are inappropriate questions, and Brianna should be more mindful of the impact they can have on people.</w:t>
      </w:r>
    </w:p>
    <w:p w14:paraId="2612E318" w14:textId="77777777" w:rsidR="0001413C" w:rsidRPr="0001413C" w:rsidRDefault="0001413C" w:rsidP="0001413C">
      <w:r w:rsidRPr="0001413C">
        <w:t>The fact that this happened outside of work is also not an excuse, and Brianna’s behavior should be reported. If you ever need to report an incident of sexual harassment, find out who to contact in the Contact Details section.</w:t>
      </w:r>
    </w:p>
    <w:p w14:paraId="3D9EC751" w14:textId="77777777" w:rsidR="0001413C" w:rsidRPr="0001413C" w:rsidRDefault="0001413C" w:rsidP="0001413C">
      <w:r w:rsidRPr="0001413C">
        <w:rPr>
          <w:b/>
          <w:bCs/>
        </w:rPr>
        <w:t>Audio Transcript Text:</w:t>
      </w:r>
      <w:r w:rsidRPr="0001413C">
        <w:t xml:space="preserve"> </w:t>
      </w:r>
    </w:p>
    <w:p w14:paraId="0F513FBA" w14:textId="77777777" w:rsidR="0001413C" w:rsidRPr="0001413C" w:rsidRDefault="0001413C" w:rsidP="0001413C">
      <w:r w:rsidRPr="0001413C">
        <w:t>You've been a great help.</w:t>
      </w:r>
    </w:p>
    <w:p w14:paraId="3B06791E" w14:textId="77777777" w:rsidR="0001413C" w:rsidRPr="0001413C" w:rsidRDefault="0001413C" w:rsidP="0001413C">
      <w:r w:rsidRPr="0001413C">
        <w:br w:type="page"/>
      </w:r>
    </w:p>
    <w:p w14:paraId="026156BC" w14:textId="77777777" w:rsidR="0001413C" w:rsidRPr="0001413C" w:rsidRDefault="0001413C" w:rsidP="0001413C">
      <w:bookmarkStart w:id="350" w:name="Page_8008548792410478344"/>
      <w:bookmarkEnd w:id="350"/>
      <w:r w:rsidRPr="0001413C">
        <w:rPr>
          <w:b/>
          <w:bCs/>
        </w:rPr>
        <w:t>Page Number:</w:t>
      </w:r>
      <w:r w:rsidRPr="0001413C">
        <w:t xml:space="preserve"> 125 </w:t>
      </w:r>
    </w:p>
    <w:p w14:paraId="6B490DD0" w14:textId="77777777" w:rsidR="0001413C" w:rsidRPr="0001413C" w:rsidRDefault="0001413C" w:rsidP="0001413C">
      <w:r w:rsidRPr="0001413C">
        <w:rPr>
          <w:b/>
          <w:bCs/>
        </w:rPr>
        <w:t>Lesson 38:</w:t>
      </w:r>
      <w:r w:rsidRPr="0001413C">
        <w:t xml:space="preserve"> Delaware State Law </w:t>
      </w:r>
    </w:p>
    <w:p w14:paraId="6CA3C226" w14:textId="77777777" w:rsidR="0001413C" w:rsidRPr="0001413C" w:rsidRDefault="0001413C" w:rsidP="0001413C">
      <w:r w:rsidRPr="0001413C">
        <w:rPr>
          <w:b/>
          <w:bCs/>
        </w:rPr>
        <w:t xml:space="preserve">Click and Reveal Template / LTR / Random </w:t>
      </w:r>
    </w:p>
    <w:p w14:paraId="615C17A0" w14:textId="77777777" w:rsidR="0001413C" w:rsidRPr="0001413C" w:rsidRDefault="0001413C" w:rsidP="0001413C">
      <w:r w:rsidRPr="0001413C">
        <w:rPr>
          <w:b/>
          <w:bCs/>
        </w:rPr>
        <w:t>Content Title:</w:t>
      </w:r>
      <w:r w:rsidRPr="0001413C">
        <w:t xml:space="preserve"> </w:t>
      </w:r>
    </w:p>
    <w:p w14:paraId="25033DA7" w14:textId="77777777" w:rsidR="0001413C" w:rsidRPr="0001413C" w:rsidRDefault="0001413C" w:rsidP="0001413C">
      <w:r w:rsidRPr="0001413C">
        <w:t xml:space="preserve">Delaware State Law </w:t>
      </w:r>
    </w:p>
    <w:p w14:paraId="0860F20F" w14:textId="77777777" w:rsidR="0001413C" w:rsidRPr="0001413C" w:rsidRDefault="0001413C" w:rsidP="0001413C">
      <w:r w:rsidRPr="0001413C">
        <w:rPr>
          <w:b/>
          <w:bCs/>
        </w:rPr>
        <w:t>Content Description:</w:t>
      </w:r>
    </w:p>
    <w:p w14:paraId="0A32DA62" w14:textId="77777777" w:rsidR="0001413C" w:rsidRPr="0001413C" w:rsidRDefault="0001413C" w:rsidP="0001413C">
      <w:r w:rsidRPr="0001413C">
        <w:t>In August 2018, Delaware signed HB 360 into law. The law made sexual harassment training mandatory for employers with at least 50 employees. All existing employees must receive training within one year of January 1, 2019, and then receive training every two years thereafter.</w:t>
      </w:r>
    </w:p>
    <w:p w14:paraId="5BF0862A" w14:textId="77777777" w:rsidR="0001413C" w:rsidRPr="0001413C" w:rsidRDefault="0001413C" w:rsidP="0001413C">
      <w:r w:rsidRPr="0001413C">
        <w:t>Let’s take a closer look at Delaware state law.</w:t>
      </w:r>
    </w:p>
    <w:p w14:paraId="3557EBAD" w14:textId="77777777" w:rsidR="0001413C" w:rsidRPr="0001413C" w:rsidRDefault="0001413C" w:rsidP="0001413C">
      <w:r w:rsidRPr="0001413C">
        <w:t>Select each panel to reveal the answers to some important questions about Delaware’s sexual harassment laws.</w:t>
      </w:r>
    </w:p>
    <w:p w14:paraId="08F90D57"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5159"/>
        <w:gridCol w:w="1694"/>
        <w:gridCol w:w="1381"/>
        <w:gridCol w:w="1118"/>
      </w:tblGrid>
      <w:tr w:rsidR="0001413C" w:rsidRPr="0001413C" w14:paraId="077E285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816CA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31A598"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8AAA623"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B47876" w14:textId="77777777" w:rsidR="0001413C" w:rsidRPr="0001413C" w:rsidRDefault="0001413C" w:rsidP="0001413C">
            <w:pPr>
              <w:rPr>
                <w:b/>
                <w:bCs/>
              </w:rPr>
            </w:pPr>
            <w:r w:rsidRPr="0001413C">
              <w:rPr>
                <w:b/>
                <w:bCs/>
              </w:rPr>
              <w:t>Alternate Text</w:t>
            </w:r>
          </w:p>
        </w:tc>
      </w:tr>
      <w:tr w:rsidR="0001413C" w:rsidRPr="0001413C" w14:paraId="2604D9A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DEC43D" w14:textId="77777777" w:rsidR="0001413C" w:rsidRPr="0001413C" w:rsidRDefault="0001413C" w:rsidP="0001413C">
            <w:r w:rsidRPr="0001413C">
              <w:t xml:space="preserve">What Is the Delaware Discrimination in Employment Act?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1B0CD6" w14:textId="77777777" w:rsidR="0001413C" w:rsidRPr="0001413C" w:rsidRDefault="0001413C" w:rsidP="0001413C">
            <w:r w:rsidRPr="0001413C">
              <w:t>All individuals in the workplace are protected against discrimination based on sex under the Delaware Discrimination in Employment Act. Sexual harassment is a form of unlawful sex discrimination.</w:t>
            </w:r>
          </w:p>
          <w:p w14:paraId="46C83BD1" w14:textId="77777777" w:rsidR="0001413C" w:rsidRPr="0001413C" w:rsidRDefault="0001413C" w:rsidP="0001413C">
            <w:r w:rsidRPr="0001413C">
              <w:t>In 2018, a new law extended protections to all individuals employed by an employer, including applicants, state employees, unpaid interns, and apprentices.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ABA51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E9D106" w14:textId="77777777" w:rsidR="0001413C" w:rsidRPr="0001413C" w:rsidRDefault="0001413C" w:rsidP="0001413C"/>
        </w:tc>
      </w:tr>
      <w:tr w:rsidR="0001413C" w:rsidRPr="0001413C" w14:paraId="632A9CB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1F9D7D"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E97D82" w14:textId="77777777" w:rsidR="0001413C" w:rsidRPr="0001413C" w:rsidRDefault="0001413C" w:rsidP="0001413C">
            <w:r w:rsidRPr="0001413C">
              <w:t>Delaware law defines sexual harassment as “conduct that includes unwelcome sexual advances, requests for sexual favors, and other verbal or physical conduct of a sexual nature when: (1) submission to such conduct is made either explicitly or implicitly a term or condition of an employee’s employment; (2) submission to or rejection of such conduct is used as the basis for employment decisions affecting an employee; or (3) such conduct has the purpose or effect of unreasonably interfering with an employee’s work performance or creating an intimidating, hostile, or offensive working environment.”</w:t>
            </w:r>
          </w:p>
          <w:p w14:paraId="2E80A770" w14:textId="77777777" w:rsidR="0001413C" w:rsidRPr="0001413C" w:rsidRDefault="0001413C" w:rsidP="0001413C">
            <w:r w:rsidRPr="0001413C">
              <w:t>Sexual harassment is illegal, in addition to being a violation of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A44AE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DA6A3D" w14:textId="77777777" w:rsidR="0001413C" w:rsidRPr="0001413C" w:rsidRDefault="0001413C" w:rsidP="0001413C"/>
        </w:tc>
      </w:tr>
      <w:tr w:rsidR="0001413C" w:rsidRPr="0001413C" w14:paraId="69CB920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CA4049" w14:textId="77777777" w:rsidR="0001413C" w:rsidRPr="0001413C" w:rsidRDefault="0001413C" w:rsidP="0001413C">
            <w:r w:rsidRPr="0001413C">
              <w:t xml:space="preserve">How Can I Speak Up?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1138BE" w14:textId="77777777" w:rsidR="0001413C" w:rsidRPr="0001413C" w:rsidRDefault="0001413C" w:rsidP="0001413C">
            <w:r w:rsidRPr="0001413C">
              <w:t>If you are ever the victim of harassment, or witness (or suspect) an instance of harassment, you can find out who to report to by visiting the Contact Details section.</w:t>
            </w:r>
          </w:p>
          <w:p w14:paraId="45BA8D31" w14:textId="77777777" w:rsidR="0001413C" w:rsidRPr="0001413C" w:rsidRDefault="0001413C" w:rsidP="0001413C">
            <w:r w:rsidRPr="0001413C">
              <w:t>You can also find out the details of our complaint process by visiting the Complaint Process section. All complaints will be treated with confidentiality to the fullest extent possible, and you can rest assured that retaliation for any complaints filed in good faith is strictly forbidden under law and company policy.</w:t>
            </w:r>
          </w:p>
          <w:p w14:paraId="20C7652C" w14:textId="77777777" w:rsidR="0001413C" w:rsidRPr="0001413C" w:rsidRDefault="0001413C" w:rsidP="0001413C">
            <w:r w:rsidRPr="0001413C">
              <w:t xml:space="preserve">You can report sexual harassment by visiting the website of the </w:t>
            </w:r>
            <w:hyperlink r:id="rId275" w:tgtFrame="_blank" w:history="1">
              <w:r w:rsidRPr="0001413C">
                <w:rPr>
                  <w:rStyle w:val="Hyperlink"/>
                </w:rPr>
                <w:t>Delaware Department of Labor Office of Anti-Discrimination (opens in new tab)</w:t>
              </w:r>
            </w:hyperlink>
            <w:r w:rsidRPr="0001413C">
              <w:t>. The Department can investigate or mediate your complaint and may be able to help you obtain a variety of remedies, including lost wages, reinstatement or promotion, attorney fees and court costs, and other relief to make you whole.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8110B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6A29A0" w14:textId="77777777" w:rsidR="0001413C" w:rsidRPr="0001413C" w:rsidRDefault="0001413C" w:rsidP="0001413C"/>
        </w:tc>
      </w:tr>
      <w:tr w:rsidR="0001413C" w:rsidRPr="0001413C" w14:paraId="786352A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ACF0A7"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990AAA" w14:textId="77777777" w:rsidR="0001413C" w:rsidRPr="0001413C" w:rsidRDefault="0001413C" w:rsidP="0001413C">
            <w:r w:rsidRPr="0001413C">
              <w:t xml:space="preserve">Under Delaware law, victims of harassment may file a charge with the </w:t>
            </w:r>
            <w:hyperlink r:id="rId276" w:tgtFrame="_blank" w:history="1">
              <w:r w:rsidRPr="0001413C">
                <w:rPr>
                  <w:rStyle w:val="Hyperlink"/>
                </w:rPr>
                <w:t>Delaware Department of Labor (opens in new tab)</w:t>
              </w:r>
            </w:hyperlink>
            <w:r w:rsidRPr="0001413C">
              <w:t xml:space="preserve"> (DDOL). Charges may be filed in person at the DDOL office in Dover or Wilmington. Charges must be filed with the DDOL within 300 days of the date the alleged offense took place, and charges must be filed with the DDOL before a private lawsuit may be filed in state court.</w:t>
            </w:r>
          </w:p>
          <w:p w14:paraId="643AE6FC" w14:textId="77777777" w:rsidR="0001413C" w:rsidRPr="0001413C" w:rsidRDefault="0001413C" w:rsidP="0001413C">
            <w:r w:rsidRPr="0001413C">
              <w:t xml:space="preserve">Employees may also file charges with the federal </w:t>
            </w:r>
            <w:hyperlink r:id="rId277" w:tgtFrame="_blank" w:history="1">
              <w:r w:rsidRPr="0001413C">
                <w:rPr>
                  <w:rStyle w:val="Hyperlink"/>
                </w:rPr>
                <w:t>EEOC (opens in new tab)</w:t>
              </w:r>
            </w:hyperlink>
            <w:r w:rsidRPr="0001413C">
              <w:t xml:space="preserve"> any time within 300 days from the alleged offense, if they so wish.</w:t>
            </w:r>
          </w:p>
          <w:p w14:paraId="42BC3979"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F5AE5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2D780C" w14:textId="77777777" w:rsidR="0001413C" w:rsidRPr="0001413C" w:rsidRDefault="0001413C" w:rsidP="0001413C"/>
        </w:tc>
      </w:tr>
    </w:tbl>
    <w:p w14:paraId="1566B8E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C4E4CC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CFF625"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22B1D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0CB0F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EDA7E2" w14:textId="77777777" w:rsidR="0001413C" w:rsidRPr="0001413C" w:rsidRDefault="0001413C" w:rsidP="0001413C">
            <w:pPr>
              <w:rPr>
                <w:b/>
                <w:bCs/>
              </w:rPr>
            </w:pPr>
            <w:r w:rsidRPr="0001413C">
              <w:rPr>
                <w:b/>
                <w:bCs/>
              </w:rPr>
              <w:t>Alternate Text</w:t>
            </w:r>
          </w:p>
        </w:tc>
      </w:tr>
      <w:tr w:rsidR="0001413C" w:rsidRPr="0001413C" w14:paraId="3B6D97B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E3AF80"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D0B97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67B65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CBE71A" w14:textId="77777777" w:rsidR="0001413C" w:rsidRPr="0001413C" w:rsidRDefault="0001413C" w:rsidP="0001413C"/>
        </w:tc>
      </w:tr>
    </w:tbl>
    <w:p w14:paraId="7661A443" w14:textId="77777777" w:rsidR="0001413C" w:rsidRPr="0001413C" w:rsidRDefault="0001413C" w:rsidP="0001413C">
      <w:r w:rsidRPr="0001413C">
        <w:rPr>
          <w:b/>
          <w:bCs/>
        </w:rPr>
        <w:t>Audio Transcript Text:</w:t>
      </w:r>
      <w:r w:rsidRPr="0001413C">
        <w:t xml:space="preserve"> </w:t>
      </w:r>
    </w:p>
    <w:p w14:paraId="1AE7904F" w14:textId="77777777" w:rsidR="0001413C" w:rsidRPr="0001413C" w:rsidRDefault="0001413C" w:rsidP="0001413C">
      <w:r w:rsidRPr="0001413C">
        <w:t>Let's take a look at some key elements of this topic.</w:t>
      </w:r>
    </w:p>
    <w:p w14:paraId="4097E4D1" w14:textId="77777777" w:rsidR="0001413C" w:rsidRPr="0001413C" w:rsidRDefault="0001413C" w:rsidP="0001413C">
      <w:r w:rsidRPr="0001413C">
        <w:br w:type="page"/>
      </w:r>
    </w:p>
    <w:p w14:paraId="1E31EFA8" w14:textId="77777777" w:rsidR="0001413C" w:rsidRPr="0001413C" w:rsidRDefault="0001413C" w:rsidP="0001413C">
      <w:bookmarkStart w:id="351" w:name="Page_801262384464095765"/>
      <w:bookmarkEnd w:id="351"/>
      <w:r w:rsidRPr="0001413C">
        <w:rPr>
          <w:b/>
          <w:bCs/>
        </w:rPr>
        <w:t>Page Number:</w:t>
      </w:r>
      <w:r w:rsidRPr="0001413C">
        <w:t xml:space="preserve"> 126 </w:t>
      </w:r>
    </w:p>
    <w:p w14:paraId="7CC3CFAD" w14:textId="77777777" w:rsidR="0001413C" w:rsidRPr="0001413C" w:rsidRDefault="0001413C" w:rsidP="0001413C">
      <w:r w:rsidRPr="0001413C">
        <w:rPr>
          <w:b/>
          <w:bCs/>
        </w:rPr>
        <w:t>Lesson 39:</w:t>
      </w:r>
      <w:r w:rsidRPr="0001413C">
        <w:t xml:space="preserve"> Illinois State Law </w:t>
      </w:r>
    </w:p>
    <w:p w14:paraId="7F032345" w14:textId="77777777" w:rsidR="0001413C" w:rsidRPr="0001413C" w:rsidRDefault="0001413C" w:rsidP="0001413C">
      <w:r w:rsidRPr="0001413C">
        <w:rPr>
          <w:b/>
          <w:bCs/>
        </w:rPr>
        <w:t xml:space="preserve">Click and Reveal Template / LTR / Random </w:t>
      </w:r>
    </w:p>
    <w:p w14:paraId="366CFEFC" w14:textId="77777777" w:rsidR="0001413C" w:rsidRPr="0001413C" w:rsidRDefault="0001413C" w:rsidP="0001413C">
      <w:r w:rsidRPr="0001413C">
        <w:rPr>
          <w:b/>
          <w:bCs/>
        </w:rPr>
        <w:t>Content Title:</w:t>
      </w:r>
      <w:r w:rsidRPr="0001413C">
        <w:t xml:space="preserve"> </w:t>
      </w:r>
    </w:p>
    <w:p w14:paraId="0E7ED933" w14:textId="77777777" w:rsidR="0001413C" w:rsidRPr="0001413C" w:rsidRDefault="0001413C" w:rsidP="0001413C">
      <w:r w:rsidRPr="0001413C">
        <w:t xml:space="preserve">Illinois State Law </w:t>
      </w:r>
    </w:p>
    <w:p w14:paraId="335F303A" w14:textId="77777777" w:rsidR="0001413C" w:rsidRPr="0001413C" w:rsidRDefault="0001413C" w:rsidP="0001413C">
      <w:r w:rsidRPr="0001413C">
        <w:rPr>
          <w:b/>
          <w:bCs/>
        </w:rPr>
        <w:t>Content Description:</w:t>
      </w:r>
    </w:p>
    <w:p w14:paraId="65C9EB79" w14:textId="77777777" w:rsidR="0001413C" w:rsidRPr="0001413C" w:rsidRDefault="0001413C" w:rsidP="0001413C">
      <w:r w:rsidRPr="0001413C">
        <w:t>Public Act 101-0221 was signed into law in August 2019, mandating that all Illinois employers must provide annual sexual harassment training to all employees.</w:t>
      </w:r>
    </w:p>
    <w:p w14:paraId="0E5B68F6" w14:textId="77777777" w:rsidR="0001413C" w:rsidRPr="0001413C" w:rsidRDefault="0001413C" w:rsidP="0001413C">
      <w:r w:rsidRPr="0001413C">
        <w:t>In addition, effective July 1, 2022, the City of Chicago requires employers to provide annual sexual harassment training that meets the City’s specific requirements and its expanded definition of “Sexual Harassment” (discussed below).</w:t>
      </w:r>
    </w:p>
    <w:p w14:paraId="63D65D56" w14:textId="77777777" w:rsidR="0001413C" w:rsidRPr="0001413C" w:rsidRDefault="0001413C" w:rsidP="0001413C">
      <w:r w:rsidRPr="0001413C">
        <w:t>Let’s examine the key areas of these laws in more detail.</w:t>
      </w:r>
    </w:p>
    <w:p w14:paraId="31C7A062" w14:textId="77777777" w:rsidR="0001413C" w:rsidRPr="0001413C" w:rsidRDefault="0001413C" w:rsidP="0001413C">
      <w:r w:rsidRPr="0001413C">
        <w:t>Select each question to reveal important information about sexual harassment laws in Illinois and Chicago.</w:t>
      </w:r>
    </w:p>
    <w:p w14:paraId="526097E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105"/>
        <w:gridCol w:w="2736"/>
        <w:gridCol w:w="1388"/>
        <w:gridCol w:w="1123"/>
      </w:tblGrid>
      <w:tr w:rsidR="0001413C" w:rsidRPr="0001413C" w14:paraId="4B9CA68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B083F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4C4392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D2835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063E9C" w14:textId="77777777" w:rsidR="0001413C" w:rsidRPr="0001413C" w:rsidRDefault="0001413C" w:rsidP="0001413C">
            <w:pPr>
              <w:rPr>
                <w:b/>
                <w:bCs/>
              </w:rPr>
            </w:pPr>
            <w:r w:rsidRPr="0001413C">
              <w:rPr>
                <w:b/>
                <w:bCs/>
              </w:rPr>
              <w:t>Alternate Text</w:t>
            </w:r>
          </w:p>
        </w:tc>
      </w:tr>
      <w:tr w:rsidR="0001413C" w:rsidRPr="0001413C" w14:paraId="6B7500F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ACC023" w14:textId="77777777" w:rsidR="0001413C" w:rsidRPr="0001413C" w:rsidRDefault="0001413C" w:rsidP="0001413C">
            <w:r w:rsidRPr="0001413C">
              <w:t xml:space="preserve">What Laws Cover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53E2AC" w14:textId="77777777" w:rsidR="0001413C" w:rsidRPr="0001413C" w:rsidRDefault="0001413C" w:rsidP="0001413C">
            <w:r w:rsidRPr="0001413C">
              <w:t>The Illinois Human Rights Act prohibits discrimination with respect to employment, financial credit, public accommodations, and housing, as well as sexual harassment in employment and education.</w:t>
            </w:r>
          </w:p>
          <w:p w14:paraId="1E2B9FCD" w14:textId="77777777" w:rsidR="0001413C" w:rsidRPr="0001413C" w:rsidRDefault="0001413C" w:rsidP="0001413C">
            <w:r w:rsidRPr="0001413C">
              <w:t>Public Act 101-0221 amended the Illinois Human Rights Act in a number of ways including requiring that all employers provide annual sexual harassment training, and extending the protection of the Illinois Human Rights Act to protect independent contractors from harassment and sexual harassment, as well as employees.</w:t>
            </w:r>
          </w:p>
          <w:p w14:paraId="0A9E419C" w14:textId="77777777" w:rsidR="0001413C" w:rsidRPr="0001413C" w:rsidRDefault="0001413C" w:rsidP="0001413C">
            <w:r w:rsidRPr="0001413C">
              <w:t>Sexual harassment is also illegal under federal law Title VII of the Civil Rights Act of 1964.</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47B1B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7ACF70" w14:textId="77777777" w:rsidR="0001413C" w:rsidRPr="0001413C" w:rsidRDefault="0001413C" w:rsidP="0001413C"/>
        </w:tc>
      </w:tr>
      <w:tr w:rsidR="0001413C" w:rsidRPr="0001413C" w14:paraId="627033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B3A2C9"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78A767" w14:textId="77777777" w:rsidR="0001413C" w:rsidRPr="0001413C" w:rsidRDefault="0001413C" w:rsidP="0001413C">
            <w:r w:rsidRPr="0001413C">
              <w:t>Illinois law defines “sexual harassment” as any unwelcome sexual advances or requests for sexual favors or any conduct of a sexual nature when: (1) submission to such conduct is made either explicitly or implicitly a term or condition of an individual’s employment; (2) submission to or rejection of such conduct by an individual is used as the basis for employment decisions affecting such individual; or (3) such conduct has the purpose or effect of substantially interfering with an individual’s work performance or creating an intimidating, hostile, or offensive working environment. For purposes of this definition, the phrase "working environment" is not limited to a physical location an employee is assigned to perform his or her duties.</w:t>
            </w:r>
          </w:p>
          <w:p w14:paraId="6FBADE9A" w14:textId="77777777" w:rsidR="0001413C" w:rsidRPr="0001413C" w:rsidRDefault="0001413C" w:rsidP="0001413C">
            <w:r w:rsidRPr="0001413C">
              <w:t>Sexual harassment can include the display of sexually suggestive objects, signs, magazines, or pictures, or the sending of sexually suggestive emails or text messages to persons who do not want this attention.</w:t>
            </w:r>
          </w:p>
          <w:p w14:paraId="6EFAB606" w14:textId="77777777" w:rsidR="0001413C" w:rsidRPr="0001413C" w:rsidRDefault="0001413C" w:rsidP="0001413C">
            <w:r w:rsidRPr="0001413C">
              <w:t>Sexual harassment can also be a subtle or direct threat that not engaging in a sexual or social relationship will put your job or your educational performance at risk. The threat can be related to any part of your job (such as wages, promotions, references, or working conditions), or educational performance (such as grades, honors, course work, or scholarships).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25FC9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5802CD" w14:textId="77777777" w:rsidR="0001413C" w:rsidRPr="0001413C" w:rsidRDefault="0001413C" w:rsidP="0001413C"/>
        </w:tc>
      </w:tr>
      <w:tr w:rsidR="0001413C" w:rsidRPr="0001413C" w14:paraId="660A880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63B652"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562288" w14:textId="77777777" w:rsidR="0001413C" w:rsidRPr="0001413C" w:rsidRDefault="0001413C" w:rsidP="0001413C">
            <w:r w:rsidRPr="0001413C">
              <w:t>If you are ever the victim of harassment, or witness (or suspect) an instance of harassment, you can find out who to report it to by visiting the Contact Details section. Remember, behavior does not need to be a violation of law in order to be in violation of company policy.</w:t>
            </w:r>
          </w:p>
          <w:p w14:paraId="4C77A4D4" w14:textId="77777777" w:rsidR="0001413C" w:rsidRPr="0001413C" w:rsidRDefault="0001413C" w:rsidP="0001413C">
            <w:r w:rsidRPr="0001413C">
              <w:t>You can also find out the details of our complaint process by visiting the Complaint Process section. All complaints will be treated with confidentiality to the fullest extent possible, and you can rest assured that retaliation for any complaints filed in good faith is strictly forbidden under law and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FB48A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1F4798" w14:textId="77777777" w:rsidR="0001413C" w:rsidRPr="0001413C" w:rsidRDefault="0001413C" w:rsidP="0001413C"/>
        </w:tc>
      </w:tr>
      <w:tr w:rsidR="0001413C" w:rsidRPr="0001413C" w14:paraId="1B34894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107CE2"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93C0DE" w14:textId="77777777" w:rsidR="0001413C" w:rsidRPr="0001413C" w:rsidRDefault="0001413C" w:rsidP="0001413C">
            <w:r w:rsidRPr="0001413C">
              <w:t xml:space="preserve">Victims of sexual harassment may file a charge with the Illinois Department of Human Rights. Charges may be filed in person or by emailing or mailing a completed copy of the Complainant Information Sheet to the DHR’s Chicago or Springfield office within 300 days of the date the alleged discrimination took place. Complainants can also call the State of Illinois </w:t>
            </w:r>
            <w:hyperlink r:id="rId278" w:tgtFrame="_blank" w:history="1">
              <w:r w:rsidRPr="0001413C">
                <w:rPr>
                  <w:rStyle w:val="Hyperlink"/>
                </w:rPr>
                <w:t>Sexual Harassment &amp; Discrimination Helpline (opens in new tab)</w:t>
              </w:r>
            </w:hyperlink>
            <w:r w:rsidRPr="0001413C">
              <w:t xml:space="preserve"> to report an allegation of sexual harassment.</w:t>
            </w:r>
          </w:p>
          <w:p w14:paraId="0B5AEB87" w14:textId="77777777" w:rsidR="0001413C" w:rsidRPr="0001413C" w:rsidRDefault="0001413C" w:rsidP="0001413C">
            <w:r w:rsidRPr="0001413C">
              <w:t xml:space="preserve">The Illinois Department of Human Rights gives the parties an opportunity to mediate their dispute. If a party does not want to mediate or the mediation fails to resolve the case, a Human Rights Investigator will conduct an investigation. The investigator may set up a fact-finding conference with both parties to learn more about the charge. The details of the state’s process and requirements can be found on the </w:t>
            </w:r>
            <w:hyperlink r:id="rId279" w:anchor="Q1" w:tgtFrame="_blank" w:history="1">
              <w:r w:rsidRPr="0001413C">
                <w:rPr>
                  <w:rStyle w:val="Hyperlink"/>
                </w:rPr>
                <w:t>Illinois Department of Human Rights Filing a Charge FAQ page (opens in new tab)</w:t>
              </w:r>
            </w:hyperlink>
            <w:r w:rsidRPr="0001413C">
              <w:t>.</w:t>
            </w:r>
          </w:p>
          <w:p w14:paraId="3A0A5C94" w14:textId="77777777" w:rsidR="0001413C" w:rsidRPr="0001413C" w:rsidRDefault="0001413C" w:rsidP="0001413C">
            <w:r w:rsidRPr="0001413C">
              <w:t xml:space="preserve">Complainants can also report allegations of sexual harassment to the </w:t>
            </w:r>
            <w:hyperlink r:id="rId280" w:tgtFrame="_blank" w:history="1">
              <w:r w:rsidRPr="0001413C">
                <w:rPr>
                  <w:rStyle w:val="Hyperlink"/>
                </w:rPr>
                <w:t>Equal Employment Opportunity Commission (opens in new tab)</w:t>
              </w:r>
            </w:hyperlink>
            <w:r w:rsidRPr="0001413C">
              <w:t xml:space="preserve"> (EEOC) or by calling them at 1-800-669-4000, 1-800-669-6820 (TTY for deaf or hard-of-hearing callers), or 1-844-234-5122 (ASL video phone for deaf or hard-of-hearing callers).</w:t>
            </w:r>
          </w:p>
          <w:p w14:paraId="3A8E7EFF" w14:textId="77777777" w:rsidR="0001413C" w:rsidRPr="0001413C" w:rsidRDefault="0001413C" w:rsidP="0001413C">
            <w:r w:rsidRPr="0001413C">
              <w:t>Complainants can also contact these EEOC offices that serve Illinois:</w:t>
            </w:r>
          </w:p>
          <w:p w14:paraId="07AABF54" w14:textId="77777777" w:rsidR="0001413C" w:rsidRPr="0001413C" w:rsidRDefault="0001413C" w:rsidP="0001413C">
            <w:pPr>
              <w:numPr>
                <w:ilvl w:val="0"/>
                <w:numId w:val="92"/>
              </w:numPr>
            </w:pPr>
            <w:r w:rsidRPr="0001413C">
              <w:t>Chicago District Office. JCK Federal Building, 230 S. Dearborn St., Chicago, IL 60604</w:t>
            </w:r>
          </w:p>
          <w:p w14:paraId="3C7A9FF4" w14:textId="77777777" w:rsidR="0001413C" w:rsidRPr="0001413C" w:rsidRDefault="0001413C" w:rsidP="0001413C">
            <w:pPr>
              <w:numPr>
                <w:ilvl w:val="0"/>
                <w:numId w:val="92"/>
              </w:numPr>
            </w:pPr>
            <w:r w:rsidRPr="0001413C">
              <w:t>St. Louis District Office. Robert A. Young Federal Building, 1222 Spruce St., Rm. 8.100, St. Louis, MO 63103</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57347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83ED53" w14:textId="77777777" w:rsidR="0001413C" w:rsidRPr="0001413C" w:rsidRDefault="0001413C" w:rsidP="0001413C"/>
        </w:tc>
      </w:tr>
      <w:tr w:rsidR="0001413C" w:rsidRPr="0001413C" w14:paraId="5DE74AD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835A02" w14:textId="77777777" w:rsidR="0001413C" w:rsidRPr="0001413C" w:rsidRDefault="0001413C" w:rsidP="0001413C">
            <w:r w:rsidRPr="0001413C">
              <w:t xml:space="preserve">What Are the Remedies Available?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20EA2C" w14:textId="77777777" w:rsidR="0001413C" w:rsidRPr="0001413C" w:rsidRDefault="0001413C" w:rsidP="0001413C">
            <w:r w:rsidRPr="0001413C">
              <w:t>Under the Illinois Human Rights Act, there are a variety of remedies available to victims of sexual harassment, if they prevail in their case, which might include:</w:t>
            </w:r>
          </w:p>
          <w:p w14:paraId="3CC485F5" w14:textId="77777777" w:rsidR="0001413C" w:rsidRPr="0001413C" w:rsidRDefault="0001413C" w:rsidP="0001413C">
            <w:pPr>
              <w:numPr>
                <w:ilvl w:val="0"/>
                <w:numId w:val="93"/>
              </w:numPr>
            </w:pPr>
            <w:r w:rsidRPr="0001413C">
              <w:t>Actual damages for injury or loss suffered.</w:t>
            </w:r>
          </w:p>
          <w:p w14:paraId="5A53D807" w14:textId="77777777" w:rsidR="0001413C" w:rsidRPr="0001413C" w:rsidRDefault="0001413C" w:rsidP="0001413C">
            <w:pPr>
              <w:numPr>
                <w:ilvl w:val="0"/>
                <w:numId w:val="93"/>
              </w:numPr>
            </w:pPr>
            <w:r w:rsidRPr="0001413C">
              <w:t>Punitive damages.</w:t>
            </w:r>
          </w:p>
          <w:p w14:paraId="5D935E15" w14:textId="77777777" w:rsidR="0001413C" w:rsidRPr="0001413C" w:rsidRDefault="0001413C" w:rsidP="0001413C">
            <w:pPr>
              <w:numPr>
                <w:ilvl w:val="0"/>
                <w:numId w:val="93"/>
              </w:numPr>
            </w:pPr>
            <w:r w:rsidRPr="0001413C">
              <w:t>Specific relief (depending on the facts of each case) such as hire, reinstatement, promotion, back pay, or fringe benefits.</w:t>
            </w:r>
          </w:p>
          <w:p w14:paraId="798D27CA" w14:textId="77777777" w:rsidR="0001413C" w:rsidRPr="0001413C" w:rsidRDefault="0001413C" w:rsidP="0001413C">
            <w:pPr>
              <w:numPr>
                <w:ilvl w:val="0"/>
                <w:numId w:val="93"/>
              </w:numPr>
            </w:pPr>
            <w:r w:rsidRPr="0001413C">
              <w:t>Temporary restraining order.</w:t>
            </w:r>
          </w:p>
          <w:p w14:paraId="373C5A42" w14:textId="77777777" w:rsidR="0001413C" w:rsidRPr="0001413C" w:rsidRDefault="0001413C" w:rsidP="0001413C">
            <w:pPr>
              <w:numPr>
                <w:ilvl w:val="0"/>
                <w:numId w:val="93"/>
              </w:numPr>
            </w:pPr>
            <w:r w:rsidRPr="0001413C">
              <w:t>Attorney fees.</w:t>
            </w:r>
          </w:p>
          <w:p w14:paraId="215F62C8" w14:textId="77777777" w:rsidR="0001413C" w:rsidRPr="0001413C" w:rsidRDefault="0001413C" w:rsidP="0001413C">
            <w:pPr>
              <w:numPr>
                <w:ilvl w:val="0"/>
                <w:numId w:val="93"/>
              </w:numPr>
            </w:pPr>
            <w:r w:rsidRPr="0001413C">
              <w:t>Other relief to make them whole.</w:t>
            </w:r>
          </w:p>
          <w:p w14:paraId="635D4D19" w14:textId="77777777" w:rsidR="0001413C" w:rsidRPr="0001413C" w:rsidRDefault="0001413C" w:rsidP="0001413C">
            <w:r w:rsidRPr="0001413C">
              <w:t>When complaints are filed with the EEOC, there are a variety of remedies available to victims of sexual harassment if they prevail in their case, which include:</w:t>
            </w:r>
          </w:p>
          <w:p w14:paraId="0D63AC00" w14:textId="77777777" w:rsidR="0001413C" w:rsidRPr="0001413C" w:rsidRDefault="0001413C" w:rsidP="0001413C">
            <w:pPr>
              <w:numPr>
                <w:ilvl w:val="0"/>
                <w:numId w:val="94"/>
              </w:numPr>
            </w:pPr>
            <w:r w:rsidRPr="0001413C">
              <w:t>Attorney fees and costs.</w:t>
            </w:r>
          </w:p>
          <w:p w14:paraId="43CA2F67" w14:textId="77777777" w:rsidR="0001413C" w:rsidRPr="0001413C" w:rsidRDefault="0001413C" w:rsidP="0001413C">
            <w:pPr>
              <w:numPr>
                <w:ilvl w:val="0"/>
                <w:numId w:val="94"/>
              </w:numPr>
            </w:pPr>
            <w:r w:rsidRPr="0001413C">
              <w:t>Back pay.</w:t>
            </w:r>
          </w:p>
          <w:p w14:paraId="3E894D1F" w14:textId="77777777" w:rsidR="0001413C" w:rsidRPr="0001413C" w:rsidRDefault="0001413C" w:rsidP="0001413C">
            <w:pPr>
              <w:numPr>
                <w:ilvl w:val="0"/>
                <w:numId w:val="94"/>
              </w:numPr>
            </w:pPr>
            <w:r w:rsidRPr="0001413C">
              <w:t>Clearing of a personnel file.</w:t>
            </w:r>
          </w:p>
          <w:p w14:paraId="34607BC6" w14:textId="77777777" w:rsidR="0001413C" w:rsidRPr="0001413C" w:rsidRDefault="0001413C" w:rsidP="0001413C">
            <w:pPr>
              <w:numPr>
                <w:ilvl w:val="0"/>
                <w:numId w:val="94"/>
              </w:numPr>
            </w:pPr>
            <w:r w:rsidRPr="0001413C">
              <w:t>Hiring.</w:t>
            </w:r>
          </w:p>
          <w:p w14:paraId="747928C7" w14:textId="77777777" w:rsidR="0001413C" w:rsidRPr="0001413C" w:rsidRDefault="0001413C" w:rsidP="0001413C">
            <w:pPr>
              <w:numPr>
                <w:ilvl w:val="0"/>
                <w:numId w:val="94"/>
              </w:numPr>
            </w:pPr>
            <w:r w:rsidRPr="0001413C">
              <w:t>Promotion.</w:t>
            </w:r>
          </w:p>
          <w:p w14:paraId="671E4FEE" w14:textId="77777777" w:rsidR="0001413C" w:rsidRPr="0001413C" w:rsidRDefault="0001413C" w:rsidP="0001413C">
            <w:pPr>
              <w:numPr>
                <w:ilvl w:val="0"/>
                <w:numId w:val="94"/>
              </w:numPr>
            </w:pPr>
            <w:r w:rsidRPr="0001413C">
              <w:t>Compensatory and punitive damages.</w:t>
            </w:r>
          </w:p>
          <w:p w14:paraId="10ED3E32" w14:textId="77777777" w:rsidR="0001413C" w:rsidRPr="0001413C" w:rsidRDefault="0001413C" w:rsidP="0001413C">
            <w:pPr>
              <w:numPr>
                <w:ilvl w:val="0"/>
                <w:numId w:val="94"/>
              </w:numPr>
            </w:pPr>
            <w:r w:rsidRPr="0001413C">
              <w:t>Reinstatement, or front pay where reinstatement is not possible.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77CAB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A9DF46" w14:textId="77777777" w:rsidR="0001413C" w:rsidRPr="0001413C" w:rsidRDefault="0001413C" w:rsidP="0001413C"/>
        </w:tc>
      </w:tr>
      <w:tr w:rsidR="0001413C" w:rsidRPr="0001413C" w14:paraId="3BA8B9E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2EB562" w14:textId="77777777" w:rsidR="0001413C" w:rsidRPr="0001413C" w:rsidRDefault="0001413C" w:rsidP="0001413C">
            <w:r w:rsidRPr="0001413C">
              <w:t xml:space="preserve">What Is the Law on 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F12892" w14:textId="77777777" w:rsidR="0001413C" w:rsidRPr="0001413C" w:rsidRDefault="0001413C" w:rsidP="0001413C">
            <w:r w:rsidRPr="0001413C">
              <w:t>Retaliation against a person because they have reported conduct that they reasonably and in good faith believe to be unlawful sexual harassment in employment or education, or because he or she has made a charge, filed a complaint, testified, assisted, or participated in an investigation, proceeding, or hearing is prohibited by the Illinois Human Rights Act. Retaliation is conduct intended to deter or dissuade a person from making a charge or filing a complaint of sexual harassment, or participating in an investigation.</w:t>
            </w:r>
          </w:p>
          <w:p w14:paraId="65AE5D2D" w14:textId="77777777" w:rsidR="0001413C" w:rsidRPr="0001413C" w:rsidRDefault="0001413C" w:rsidP="0001413C">
            <w:r w:rsidRPr="0001413C">
              <w:t xml:space="preserve">Retaliation for complaining about sexual harassment – whether as a victim, an observer, a concerned colleague, or as someone who cooperates with an investigation – is also prohibited by our company. We take seriously any reports of suspected retaliation and will investigate and address such behavior. If you feel you have been the subject of retaliation, or if you believe someone else has been, you have an obligation to report it. You can find out who to report it to by visiting the Contact Details section. </w:t>
            </w:r>
          </w:p>
          <w:p w14:paraId="6D397604"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715C2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E9492B" w14:textId="77777777" w:rsidR="0001413C" w:rsidRPr="0001413C" w:rsidRDefault="0001413C" w:rsidP="0001413C"/>
        </w:tc>
      </w:tr>
    </w:tbl>
    <w:p w14:paraId="52F0D777"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34DDBF2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C86D66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BDD30D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A8BF0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7B5CF48" w14:textId="77777777" w:rsidR="0001413C" w:rsidRPr="0001413C" w:rsidRDefault="0001413C" w:rsidP="0001413C">
            <w:pPr>
              <w:rPr>
                <w:b/>
                <w:bCs/>
              </w:rPr>
            </w:pPr>
            <w:r w:rsidRPr="0001413C">
              <w:rPr>
                <w:b/>
                <w:bCs/>
              </w:rPr>
              <w:t>Alternate Text</w:t>
            </w:r>
          </w:p>
        </w:tc>
      </w:tr>
      <w:tr w:rsidR="0001413C" w:rsidRPr="0001413C" w14:paraId="29EA26D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FBAF6F"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8614D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DB061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85E68B" w14:textId="77777777" w:rsidR="0001413C" w:rsidRPr="0001413C" w:rsidRDefault="0001413C" w:rsidP="0001413C"/>
        </w:tc>
      </w:tr>
    </w:tbl>
    <w:p w14:paraId="16E08609" w14:textId="77777777" w:rsidR="0001413C" w:rsidRPr="0001413C" w:rsidRDefault="0001413C" w:rsidP="0001413C">
      <w:r w:rsidRPr="0001413C">
        <w:rPr>
          <w:b/>
          <w:bCs/>
        </w:rPr>
        <w:t>Audio Transcript Text:</w:t>
      </w:r>
      <w:r w:rsidRPr="0001413C">
        <w:t xml:space="preserve"> </w:t>
      </w:r>
    </w:p>
    <w:p w14:paraId="3E82B3C7" w14:textId="77777777" w:rsidR="0001413C" w:rsidRPr="0001413C" w:rsidRDefault="0001413C" w:rsidP="0001413C">
      <w:r w:rsidRPr="0001413C">
        <w:t>Let's take a look at some key elements of this topic.</w:t>
      </w:r>
    </w:p>
    <w:p w14:paraId="3737AF16" w14:textId="77777777" w:rsidR="0001413C" w:rsidRPr="0001413C" w:rsidRDefault="0001413C" w:rsidP="0001413C">
      <w:r w:rsidRPr="0001413C">
        <w:br w:type="page"/>
      </w:r>
    </w:p>
    <w:p w14:paraId="6E44B801" w14:textId="77777777" w:rsidR="0001413C" w:rsidRPr="0001413C" w:rsidRDefault="0001413C" w:rsidP="0001413C">
      <w:bookmarkStart w:id="352" w:name="Page_4687443900737520574"/>
      <w:bookmarkEnd w:id="352"/>
      <w:r w:rsidRPr="0001413C">
        <w:rPr>
          <w:b/>
          <w:bCs/>
        </w:rPr>
        <w:t>Page Number:</w:t>
      </w:r>
      <w:r w:rsidRPr="0001413C">
        <w:t xml:space="preserve"> 127 </w:t>
      </w:r>
    </w:p>
    <w:p w14:paraId="5D53F679" w14:textId="77777777" w:rsidR="0001413C" w:rsidRPr="0001413C" w:rsidRDefault="0001413C" w:rsidP="0001413C">
      <w:r w:rsidRPr="0001413C">
        <w:rPr>
          <w:b/>
          <w:bCs/>
        </w:rPr>
        <w:t>Lesson 39:</w:t>
      </w:r>
      <w:r w:rsidRPr="0001413C">
        <w:t xml:space="preserve"> Illinois State Law </w:t>
      </w:r>
    </w:p>
    <w:p w14:paraId="79236063" w14:textId="77777777" w:rsidR="0001413C" w:rsidRPr="0001413C" w:rsidRDefault="0001413C" w:rsidP="0001413C">
      <w:r w:rsidRPr="0001413C">
        <w:rPr>
          <w:b/>
          <w:bCs/>
        </w:rPr>
        <w:t xml:space="preserve">Click and Reveal Template / LTR / Random </w:t>
      </w:r>
    </w:p>
    <w:p w14:paraId="5D35AD66" w14:textId="77777777" w:rsidR="0001413C" w:rsidRPr="0001413C" w:rsidRDefault="0001413C" w:rsidP="0001413C">
      <w:r w:rsidRPr="0001413C">
        <w:rPr>
          <w:b/>
          <w:bCs/>
        </w:rPr>
        <w:t>Content Title:</w:t>
      </w:r>
      <w:r w:rsidRPr="0001413C">
        <w:t xml:space="preserve"> </w:t>
      </w:r>
    </w:p>
    <w:p w14:paraId="6F4A1092" w14:textId="77777777" w:rsidR="0001413C" w:rsidRPr="0001413C" w:rsidRDefault="0001413C" w:rsidP="0001413C">
      <w:r w:rsidRPr="0001413C">
        <w:t xml:space="preserve">Employer Responsibilities </w:t>
      </w:r>
    </w:p>
    <w:p w14:paraId="076AAE2C" w14:textId="77777777" w:rsidR="0001413C" w:rsidRPr="0001413C" w:rsidRDefault="0001413C" w:rsidP="0001413C">
      <w:r w:rsidRPr="0001413C">
        <w:rPr>
          <w:b/>
          <w:bCs/>
        </w:rPr>
        <w:t>Content Description:</w:t>
      </w:r>
    </w:p>
    <w:p w14:paraId="22A88EA6" w14:textId="77777777" w:rsidR="0001413C" w:rsidRPr="0001413C" w:rsidRDefault="0001413C" w:rsidP="0001413C">
      <w:r w:rsidRPr="0001413C">
        <w:t>One of the provisions of Public Act 101-0221 was that the annual sexual harassment training provided to all Illinois employees must provide a summary of the responsibilities of employers in the prevention, investigation, and corrective measures of sexual harassment.</w:t>
      </w:r>
    </w:p>
    <w:p w14:paraId="377546C7" w14:textId="77777777" w:rsidR="0001413C" w:rsidRPr="0001413C" w:rsidRDefault="0001413C" w:rsidP="0001413C">
      <w:r w:rsidRPr="0001413C">
        <w:t>Select each topic to learn about our company’s responsibilities in these areas.</w:t>
      </w:r>
    </w:p>
    <w:p w14:paraId="29291D4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272"/>
        <w:gridCol w:w="4505"/>
        <w:gridCol w:w="1426"/>
        <w:gridCol w:w="1149"/>
      </w:tblGrid>
      <w:tr w:rsidR="0001413C" w:rsidRPr="0001413C" w14:paraId="6D7D18A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55169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0508AF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F076C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009A7F4" w14:textId="77777777" w:rsidR="0001413C" w:rsidRPr="0001413C" w:rsidRDefault="0001413C" w:rsidP="0001413C">
            <w:pPr>
              <w:rPr>
                <w:b/>
                <w:bCs/>
              </w:rPr>
            </w:pPr>
            <w:r w:rsidRPr="0001413C">
              <w:rPr>
                <w:b/>
                <w:bCs/>
              </w:rPr>
              <w:t>Alternate Text</w:t>
            </w:r>
          </w:p>
        </w:tc>
      </w:tr>
      <w:tr w:rsidR="0001413C" w:rsidRPr="0001413C" w14:paraId="67D9228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269BEC" w14:textId="77777777" w:rsidR="0001413C" w:rsidRPr="0001413C" w:rsidRDefault="0001413C" w:rsidP="0001413C">
            <w:r w:rsidRPr="0001413C">
              <w:t xml:space="preserve">Prevention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3898DC" w14:textId="77777777" w:rsidR="0001413C" w:rsidRPr="0001413C" w:rsidRDefault="0001413C" w:rsidP="0001413C">
            <w:r w:rsidRPr="0001413C">
              <w:t>As your employer, we have a responsibility to maintain a working environment free from sexual harassment. Our harassment policies make our company a safe and comfortable place to work. It is vital that you know where they are, what they are, and how to implement them. These policies make it clear that we will not tolerate sexual harassment.</w:t>
            </w:r>
          </w:p>
          <w:p w14:paraId="354CE798" w14:textId="77777777" w:rsidR="0001413C" w:rsidRPr="0001413C" w:rsidRDefault="0001413C" w:rsidP="0001413C">
            <w:r w:rsidRPr="0001413C">
              <w:t>Our company takes sexual harassment very seriously, and we do everything in our power to help prevent it from occurring. Under the Illinois Human Rights Act, all workers have the right to work in an environment free from sexual harassment or unlawful discrimination. As required by law, we provide posters and a notice in our employee handbook that outlines these employee rights:</w:t>
            </w:r>
          </w:p>
          <w:p w14:paraId="625D8A7C" w14:textId="77777777" w:rsidR="0001413C" w:rsidRPr="0001413C" w:rsidRDefault="0001413C" w:rsidP="0001413C">
            <w:pPr>
              <w:numPr>
                <w:ilvl w:val="0"/>
                <w:numId w:val="95"/>
              </w:numPr>
            </w:pPr>
            <w:r w:rsidRPr="0001413C">
              <w:t>The right to be free from unlawful discrimination or sexual harassment in the workplace;</w:t>
            </w:r>
          </w:p>
          <w:p w14:paraId="39968FD6" w14:textId="77777777" w:rsidR="0001413C" w:rsidRPr="0001413C" w:rsidRDefault="0001413C" w:rsidP="0001413C">
            <w:pPr>
              <w:numPr>
                <w:ilvl w:val="0"/>
                <w:numId w:val="95"/>
              </w:numPr>
            </w:pPr>
            <w:r w:rsidRPr="0001413C">
              <w:t>The right to file a charge of discrimination or sexual harassment; and</w:t>
            </w:r>
          </w:p>
          <w:p w14:paraId="6018E7F2" w14:textId="77777777" w:rsidR="0001413C" w:rsidRPr="0001413C" w:rsidRDefault="0001413C" w:rsidP="0001413C">
            <w:pPr>
              <w:numPr>
                <w:ilvl w:val="0"/>
                <w:numId w:val="95"/>
              </w:numPr>
            </w:pPr>
            <w:r w:rsidRPr="0001413C">
              <w:t>The right to obtain certain reasonable accommodations such as those based on pregnancy and disability.</w:t>
            </w:r>
          </w:p>
          <w:p w14:paraId="36871BA3" w14:textId="77777777" w:rsidR="0001413C" w:rsidRPr="0001413C" w:rsidRDefault="0001413C" w:rsidP="0001413C">
            <w:r w:rsidRPr="0001413C">
              <w:t>This training is also a key tool in our efforts to prevent sexual harassment. Remember, we operate a zero-tolerance policy on sexual harassment. If you are ever the victim of harassment, or witness (or suspect) an instance of harassment, you can find out who to report it to by visiting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3C053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A025DB" w14:textId="77777777" w:rsidR="0001413C" w:rsidRPr="0001413C" w:rsidRDefault="0001413C" w:rsidP="0001413C"/>
        </w:tc>
      </w:tr>
      <w:tr w:rsidR="0001413C" w:rsidRPr="0001413C" w14:paraId="74C34BF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0EFC20" w14:textId="77777777" w:rsidR="0001413C" w:rsidRPr="0001413C" w:rsidRDefault="0001413C" w:rsidP="0001413C">
            <w:r w:rsidRPr="0001413C">
              <w:t xml:space="preserve">Investigation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EB11FF" w14:textId="77777777" w:rsidR="0001413C" w:rsidRPr="0001413C" w:rsidRDefault="0001413C" w:rsidP="0001413C">
            <w:r w:rsidRPr="0001413C">
              <w:t>You can file complaints with your manager, another manager, Human Resources, Legal, or Compliance. Once a complaint is filed, it will be thoroughly investigated by the appropriate department. We will keep all complaints confidential to the fullest extent possible under the law.</w:t>
            </w:r>
          </w:p>
          <w:p w14:paraId="3A1E2A38" w14:textId="77777777" w:rsidR="0001413C" w:rsidRPr="0001413C" w:rsidRDefault="0001413C" w:rsidP="0001413C">
            <w:r w:rsidRPr="0001413C">
              <w:t>If you report a complaint to your manager, they must handle it in a timely manner. Your manager cannot personally investigate any concerns or complaints that are brought to their attention, because doing so might create additional issues or undermine the company’s ability to investigate and address the concerns. Your manager will escalate your concern to the HR Department, or other appropriate department, which will take charge of the investigation.</w:t>
            </w:r>
          </w:p>
          <w:p w14:paraId="3246843B" w14:textId="77777777" w:rsidR="0001413C" w:rsidRPr="0001413C" w:rsidRDefault="0001413C" w:rsidP="0001413C">
            <w:r w:rsidRPr="0001413C">
              <w:t xml:space="preserve">Once you file a complaint, no action must be taken against the subject of the complaint until HR, or the appropriate department, conducts their inquiry. Only when the investigation is complete will HR inform your manager of any action that they must take. </w:t>
            </w:r>
          </w:p>
          <w:p w14:paraId="564B95C3" w14:textId="77777777" w:rsidR="0001413C" w:rsidRPr="0001413C" w:rsidRDefault="0001413C" w:rsidP="0001413C">
            <w:r w:rsidRPr="0001413C">
              <w:t>Retaliation for filing a complaint in good faith is strictly forbidden by company policy, and is also prohibited by the Illinois Human Rights Act.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BD3AE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885F77" w14:textId="77777777" w:rsidR="0001413C" w:rsidRPr="0001413C" w:rsidRDefault="0001413C" w:rsidP="0001413C"/>
        </w:tc>
      </w:tr>
      <w:tr w:rsidR="0001413C" w:rsidRPr="0001413C" w14:paraId="6E6F582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47418B" w14:textId="77777777" w:rsidR="0001413C" w:rsidRPr="0001413C" w:rsidRDefault="0001413C" w:rsidP="0001413C">
            <w:r w:rsidRPr="0001413C">
              <w:t xml:space="preserve">Corrective Measures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AA251F" w14:textId="77777777" w:rsidR="0001413C" w:rsidRPr="0001413C" w:rsidRDefault="0001413C" w:rsidP="0001413C">
            <w:r w:rsidRPr="0001413C">
              <w:t>If a complaint is substantiated, and it has been determined that an employee has subjected another employee to any misconduct that violates company policy, even if that behavior is not explicitly prohibited by law, the perpetrator will be subject to discipline or other action that management deems appropriate to the circumstances; this might include, for example, a letter of reprimand, a reduction in discretionary compensation, suspensions without pay of varying length, up to and including termination of employment.</w:t>
            </w:r>
          </w:p>
          <w:p w14:paraId="1D5EF5E0"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0B542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A8952A" w14:textId="77777777" w:rsidR="0001413C" w:rsidRPr="0001413C" w:rsidRDefault="0001413C" w:rsidP="0001413C"/>
        </w:tc>
      </w:tr>
    </w:tbl>
    <w:p w14:paraId="4095BF96"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9CECD2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E3BB3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9282D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B1C1E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B6982E0" w14:textId="77777777" w:rsidR="0001413C" w:rsidRPr="0001413C" w:rsidRDefault="0001413C" w:rsidP="0001413C">
            <w:pPr>
              <w:rPr>
                <w:b/>
                <w:bCs/>
              </w:rPr>
            </w:pPr>
            <w:r w:rsidRPr="0001413C">
              <w:rPr>
                <w:b/>
                <w:bCs/>
              </w:rPr>
              <w:t>Alternate Text</w:t>
            </w:r>
          </w:p>
        </w:tc>
      </w:tr>
      <w:tr w:rsidR="0001413C" w:rsidRPr="0001413C" w14:paraId="024A9A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A11BB9"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B157C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8169B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C2B947" w14:textId="77777777" w:rsidR="0001413C" w:rsidRPr="0001413C" w:rsidRDefault="0001413C" w:rsidP="0001413C"/>
        </w:tc>
      </w:tr>
    </w:tbl>
    <w:p w14:paraId="0304ECF2" w14:textId="77777777" w:rsidR="0001413C" w:rsidRPr="0001413C" w:rsidRDefault="0001413C" w:rsidP="0001413C">
      <w:r w:rsidRPr="0001413C">
        <w:rPr>
          <w:b/>
          <w:bCs/>
        </w:rPr>
        <w:t>Audio Transcript Text:</w:t>
      </w:r>
      <w:r w:rsidRPr="0001413C">
        <w:t xml:space="preserve"> </w:t>
      </w:r>
    </w:p>
    <w:p w14:paraId="6F02BBEE" w14:textId="77777777" w:rsidR="0001413C" w:rsidRPr="0001413C" w:rsidRDefault="0001413C" w:rsidP="0001413C">
      <w:r w:rsidRPr="0001413C">
        <w:t>Here are some key considerations.</w:t>
      </w:r>
    </w:p>
    <w:p w14:paraId="56F09D41" w14:textId="77777777" w:rsidR="0001413C" w:rsidRPr="0001413C" w:rsidRDefault="0001413C" w:rsidP="0001413C">
      <w:r w:rsidRPr="0001413C">
        <w:br w:type="page"/>
      </w:r>
    </w:p>
    <w:p w14:paraId="67CDAC4A" w14:textId="77777777" w:rsidR="0001413C" w:rsidRPr="0001413C" w:rsidRDefault="0001413C" w:rsidP="0001413C">
      <w:bookmarkStart w:id="353" w:name="Page_1845500607332181754"/>
      <w:bookmarkEnd w:id="353"/>
      <w:r w:rsidRPr="0001413C">
        <w:rPr>
          <w:b/>
          <w:bCs/>
        </w:rPr>
        <w:t>Page Number:</w:t>
      </w:r>
      <w:r w:rsidRPr="0001413C">
        <w:t xml:space="preserve"> 128 </w:t>
      </w:r>
    </w:p>
    <w:p w14:paraId="58577F61" w14:textId="77777777" w:rsidR="0001413C" w:rsidRPr="0001413C" w:rsidRDefault="0001413C" w:rsidP="0001413C">
      <w:r w:rsidRPr="0001413C">
        <w:rPr>
          <w:b/>
          <w:bCs/>
        </w:rPr>
        <w:t>Lesson 39:</w:t>
      </w:r>
      <w:r w:rsidRPr="0001413C">
        <w:t xml:space="preserve"> Illinois State Law </w:t>
      </w:r>
    </w:p>
    <w:p w14:paraId="2FBE86AE" w14:textId="77777777" w:rsidR="0001413C" w:rsidRPr="0001413C" w:rsidRDefault="0001413C" w:rsidP="0001413C">
      <w:r w:rsidRPr="0001413C">
        <w:rPr>
          <w:b/>
          <w:bCs/>
        </w:rPr>
        <w:t xml:space="preserve">Click and Reveal Template / LTR / Random </w:t>
      </w:r>
    </w:p>
    <w:p w14:paraId="3B417DE7" w14:textId="77777777" w:rsidR="0001413C" w:rsidRPr="0001413C" w:rsidRDefault="0001413C" w:rsidP="0001413C">
      <w:r w:rsidRPr="0001413C">
        <w:rPr>
          <w:b/>
          <w:bCs/>
        </w:rPr>
        <w:t>Content Title:</w:t>
      </w:r>
      <w:r w:rsidRPr="0001413C">
        <w:t xml:space="preserve"> </w:t>
      </w:r>
    </w:p>
    <w:p w14:paraId="5A87E5B3" w14:textId="77777777" w:rsidR="0001413C" w:rsidRPr="0001413C" w:rsidRDefault="0001413C" w:rsidP="0001413C">
      <w:r w:rsidRPr="0001413C">
        <w:t xml:space="preserve">Additional Requirements in the City of Chicago </w:t>
      </w:r>
    </w:p>
    <w:p w14:paraId="2A83FB9D" w14:textId="77777777" w:rsidR="0001413C" w:rsidRPr="0001413C" w:rsidRDefault="0001413C" w:rsidP="0001413C">
      <w:r w:rsidRPr="0001413C">
        <w:rPr>
          <w:b/>
          <w:bCs/>
        </w:rPr>
        <w:t>Content Description:</w:t>
      </w:r>
    </w:p>
    <w:p w14:paraId="24588BFB" w14:textId="77777777" w:rsidR="0001413C" w:rsidRPr="0001413C" w:rsidRDefault="0001413C" w:rsidP="0001413C">
      <w:r w:rsidRPr="0001413C">
        <w:t>Chicago’s sexual harassment laws and ordinances have been enhanced to make them stronger and to uphold zero tolerance of violence and harassment in the workplace, aligning with its “Citywide Strategic Plan to Address Gender-Based Violence and Human Trafficking.”</w:t>
      </w:r>
    </w:p>
    <w:p w14:paraId="73FEDCC5" w14:textId="77777777" w:rsidR="0001413C" w:rsidRPr="0001413C" w:rsidRDefault="0001413C" w:rsidP="0001413C">
      <w:r w:rsidRPr="0001413C">
        <w:t>These protections are in addition to the protections that apply under Illinois law.</w:t>
      </w:r>
    </w:p>
    <w:p w14:paraId="13686170" w14:textId="77777777" w:rsidR="0001413C" w:rsidRPr="0001413C" w:rsidRDefault="0001413C" w:rsidP="0001413C">
      <w:r w:rsidRPr="0001413C">
        <w:t>Select each item to review these additional protections for Chicago.</w:t>
      </w:r>
    </w:p>
    <w:p w14:paraId="266EC082"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200"/>
        <w:gridCol w:w="3637"/>
        <w:gridCol w:w="1391"/>
        <w:gridCol w:w="1124"/>
      </w:tblGrid>
      <w:tr w:rsidR="0001413C" w:rsidRPr="0001413C" w14:paraId="00FF2DF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1DC054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0C27A2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D45D4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0BE93A" w14:textId="77777777" w:rsidR="0001413C" w:rsidRPr="0001413C" w:rsidRDefault="0001413C" w:rsidP="0001413C">
            <w:pPr>
              <w:rPr>
                <w:b/>
                <w:bCs/>
              </w:rPr>
            </w:pPr>
            <w:r w:rsidRPr="0001413C">
              <w:rPr>
                <w:b/>
                <w:bCs/>
              </w:rPr>
              <w:t>Alternate Text</w:t>
            </w:r>
          </w:p>
        </w:tc>
      </w:tr>
      <w:tr w:rsidR="0001413C" w:rsidRPr="0001413C" w14:paraId="2439710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9312AD" w14:textId="77777777" w:rsidR="0001413C" w:rsidRPr="0001413C" w:rsidRDefault="0001413C" w:rsidP="0001413C">
            <w:r w:rsidRPr="0001413C">
              <w:t xml:space="preserve">Sexual Harassment Definition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406EA9" w14:textId="77777777" w:rsidR="0001413C" w:rsidRPr="0001413C" w:rsidRDefault="0001413C" w:rsidP="0001413C">
            <w:r w:rsidRPr="0001413C">
              <w:t>The City of Chicago has enhanced its definition of Sexual Harassment to be explicit about prohibiting sexual misconduct, which includes any behavior “of a sexual nature that also involves coercion, abuse of authority, or misuse of an individual’s employment position.” The City has highlighted that anyone, regardless of their gender identity, can be a victim of sexual harassment.</w:t>
            </w:r>
          </w:p>
          <w:p w14:paraId="4BE21958" w14:textId="77777777" w:rsidR="0001413C" w:rsidRPr="0001413C" w:rsidRDefault="0001413C" w:rsidP="0001413C">
            <w:r w:rsidRPr="0001413C">
              <w:t>Under Chicago law, Sexual Harassment includes any (i) unwelcome sexual advances or unwelcome conduct of a sexual nature; (ii) requests for sexual favors or conduct of a sexual nature when (1) submission to such conduct is made either explicitly or implicitly a term or condition of an individual’s employment; or (2) submission to or rejection of such conduct by an individual is used as the basis for any employment decision affecting the individual; or (3) such conduct has the purpose or effect of substantially interfering with an individual’s work performance or creating an intimidating, hostile, or offensive working environment; or (iii) sexual misconduct, which means any behavior of a sexual nature which also involves coercion, abuse of authority, or misuse of an individual’s employment position.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F3178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DAE96A" w14:textId="77777777" w:rsidR="0001413C" w:rsidRPr="0001413C" w:rsidRDefault="0001413C" w:rsidP="0001413C"/>
        </w:tc>
      </w:tr>
      <w:tr w:rsidR="0001413C" w:rsidRPr="0001413C" w14:paraId="68F30FD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B129F9" w14:textId="77777777" w:rsidR="0001413C" w:rsidRPr="0001413C" w:rsidRDefault="0001413C" w:rsidP="0001413C">
            <w:r w:rsidRPr="0001413C">
              <w:t xml:space="preserve">Penalties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A423E8" w14:textId="77777777" w:rsidR="0001413C" w:rsidRPr="0001413C" w:rsidRDefault="0001413C" w:rsidP="0001413C">
            <w:r w:rsidRPr="0001413C">
              <w:t>Under the new Chicago law, penalties for all forms of discrimination have been significantly increased, from the previous $500–$1,000 per violation, to $5,000–$10,000.</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0224B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476B7A" w14:textId="77777777" w:rsidR="0001413C" w:rsidRPr="0001413C" w:rsidRDefault="0001413C" w:rsidP="0001413C"/>
        </w:tc>
      </w:tr>
      <w:tr w:rsidR="0001413C" w:rsidRPr="0001413C" w14:paraId="10BB51B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B3BA38" w14:textId="77777777" w:rsidR="0001413C" w:rsidRPr="0001413C" w:rsidRDefault="0001413C" w:rsidP="0001413C">
            <w:r w:rsidRPr="0001413C">
              <w:t xml:space="preserve">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FBCDA3" w14:textId="77777777" w:rsidR="0001413C" w:rsidRPr="0001413C" w:rsidRDefault="0001413C" w:rsidP="0001413C">
            <w:r w:rsidRPr="0001413C">
              <w:t xml:space="preserve">For those in Chicago, complaints may be filed within 365 days with the </w:t>
            </w:r>
            <w:hyperlink r:id="rId281" w:tgtFrame="_blank" w:history="1">
              <w:r w:rsidRPr="0001413C">
                <w:rPr>
                  <w:rStyle w:val="Hyperlink"/>
                </w:rPr>
                <w:t>Chicago Commission on Human Relations (CCHR) (opens in new tab)</w:t>
              </w:r>
            </w:hyperlink>
            <w:r w:rsidRPr="0001413C">
              <w:t xml:space="preserve">. Individuals may file in person by visiting CCHR’s office at 740 N. Sedgwick, Suite 400, during business hours, or by emailing </w:t>
            </w:r>
            <w:hyperlink r:id="rId282" w:history="1">
              <w:r w:rsidRPr="0001413C">
                <w:rPr>
                  <w:rStyle w:val="Hyperlink"/>
                </w:rPr>
                <w:t>cchrfilings@cityofchicago.org</w:t>
              </w:r>
            </w:hyperlink>
            <w:r w:rsidRPr="0001413C">
              <w:t>.</w:t>
            </w:r>
          </w:p>
          <w:p w14:paraId="230CB125" w14:textId="77777777" w:rsidR="0001413C" w:rsidRPr="0001413C" w:rsidRDefault="0001413C" w:rsidP="0001413C">
            <w:r w:rsidRPr="0001413C">
              <w:t>Under the new law, CCHR can expand the timeline for notification to the “respondent” (the person alleged to have caused the harm) from 10 days to up to 30 days, in order to help to mitigate any retaliation after the complaint is filed (such as a denial of a “reasonable accommodation” request under the Illinois Victim's Economic and Security Act.)</w:t>
            </w:r>
          </w:p>
          <w:p w14:paraId="38F4A47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575DA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AF9386" w14:textId="77777777" w:rsidR="0001413C" w:rsidRPr="0001413C" w:rsidRDefault="0001413C" w:rsidP="0001413C"/>
        </w:tc>
      </w:tr>
    </w:tbl>
    <w:p w14:paraId="7D3A0795"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F29CAC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641CAE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10D50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C87B3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32B4CB0" w14:textId="77777777" w:rsidR="0001413C" w:rsidRPr="0001413C" w:rsidRDefault="0001413C" w:rsidP="0001413C">
            <w:pPr>
              <w:rPr>
                <w:b/>
                <w:bCs/>
              </w:rPr>
            </w:pPr>
            <w:r w:rsidRPr="0001413C">
              <w:rPr>
                <w:b/>
                <w:bCs/>
              </w:rPr>
              <w:t>Alternate Text</w:t>
            </w:r>
          </w:p>
        </w:tc>
      </w:tr>
      <w:tr w:rsidR="0001413C" w:rsidRPr="0001413C" w14:paraId="44EAE73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5477F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8B834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37B28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C9A5D0" w14:textId="77777777" w:rsidR="0001413C" w:rsidRPr="0001413C" w:rsidRDefault="0001413C" w:rsidP="0001413C"/>
        </w:tc>
      </w:tr>
    </w:tbl>
    <w:p w14:paraId="02B41959" w14:textId="77777777" w:rsidR="0001413C" w:rsidRPr="0001413C" w:rsidRDefault="0001413C" w:rsidP="0001413C">
      <w:r w:rsidRPr="0001413C">
        <w:rPr>
          <w:b/>
          <w:bCs/>
        </w:rPr>
        <w:t>Audio Transcript Text:</w:t>
      </w:r>
      <w:r w:rsidRPr="0001413C">
        <w:t xml:space="preserve"> </w:t>
      </w:r>
    </w:p>
    <w:p w14:paraId="523D16F1" w14:textId="77777777" w:rsidR="0001413C" w:rsidRPr="0001413C" w:rsidRDefault="0001413C" w:rsidP="0001413C">
      <w:r w:rsidRPr="0001413C">
        <w:t>Let's consider some of the key concepts in this area.</w:t>
      </w:r>
    </w:p>
    <w:p w14:paraId="0CA5EA75" w14:textId="77777777" w:rsidR="0001413C" w:rsidRPr="0001413C" w:rsidRDefault="0001413C" w:rsidP="0001413C">
      <w:r w:rsidRPr="0001413C">
        <w:br w:type="page"/>
      </w:r>
    </w:p>
    <w:p w14:paraId="542038E2" w14:textId="77777777" w:rsidR="0001413C" w:rsidRPr="0001413C" w:rsidRDefault="0001413C" w:rsidP="0001413C">
      <w:bookmarkStart w:id="354" w:name="Page_6919284481304235964"/>
      <w:bookmarkEnd w:id="354"/>
      <w:r w:rsidRPr="0001413C">
        <w:rPr>
          <w:b/>
          <w:bCs/>
        </w:rPr>
        <w:t>Page Number:</w:t>
      </w:r>
      <w:r w:rsidRPr="0001413C">
        <w:t xml:space="preserve"> 129 </w:t>
      </w:r>
    </w:p>
    <w:p w14:paraId="733320A6" w14:textId="77777777" w:rsidR="0001413C" w:rsidRPr="0001413C" w:rsidRDefault="0001413C" w:rsidP="0001413C">
      <w:r w:rsidRPr="0001413C">
        <w:rPr>
          <w:b/>
          <w:bCs/>
        </w:rPr>
        <w:t>Lesson 41:</w:t>
      </w:r>
      <w:r w:rsidRPr="0001413C">
        <w:t xml:space="preserve"> Maine State Law </w:t>
      </w:r>
    </w:p>
    <w:p w14:paraId="0B786563" w14:textId="77777777" w:rsidR="0001413C" w:rsidRPr="0001413C" w:rsidRDefault="0001413C" w:rsidP="0001413C">
      <w:r w:rsidRPr="0001413C">
        <w:rPr>
          <w:b/>
          <w:bCs/>
        </w:rPr>
        <w:t xml:space="preserve">Click and Reveal Template / LTR / Random </w:t>
      </w:r>
    </w:p>
    <w:p w14:paraId="24D63BCB" w14:textId="77777777" w:rsidR="0001413C" w:rsidRPr="0001413C" w:rsidRDefault="0001413C" w:rsidP="0001413C">
      <w:r w:rsidRPr="0001413C">
        <w:rPr>
          <w:b/>
          <w:bCs/>
        </w:rPr>
        <w:t>Content Title:</w:t>
      </w:r>
      <w:r w:rsidRPr="0001413C">
        <w:t xml:space="preserve"> </w:t>
      </w:r>
    </w:p>
    <w:p w14:paraId="49C09065" w14:textId="77777777" w:rsidR="0001413C" w:rsidRPr="0001413C" w:rsidRDefault="0001413C" w:rsidP="0001413C">
      <w:r w:rsidRPr="0001413C">
        <w:t xml:space="preserve">Maine State Law </w:t>
      </w:r>
    </w:p>
    <w:p w14:paraId="7B704EA0" w14:textId="77777777" w:rsidR="0001413C" w:rsidRPr="0001413C" w:rsidRDefault="0001413C" w:rsidP="0001413C">
      <w:r w:rsidRPr="0001413C">
        <w:rPr>
          <w:b/>
          <w:bCs/>
        </w:rPr>
        <w:t>Content Description:</w:t>
      </w:r>
    </w:p>
    <w:p w14:paraId="1E854B76" w14:textId="77777777" w:rsidR="0001413C" w:rsidRPr="0001413C" w:rsidRDefault="0001413C" w:rsidP="0001413C">
      <w:r w:rsidRPr="0001413C">
        <w:t>In 1991, Maine introduced sexual harassment legislation in the form of Title 26 M.R.S.A. §807. This legislation mandates that employers with 15 or more employees must provide sexual harassment training to ALL employees.</w:t>
      </w:r>
    </w:p>
    <w:p w14:paraId="7AACA0BE" w14:textId="77777777" w:rsidR="0001413C" w:rsidRPr="0001413C" w:rsidRDefault="0001413C" w:rsidP="0001413C">
      <w:r w:rsidRPr="0001413C">
        <w:t>New employees must receive their training within one year of taking up their position.</w:t>
      </w:r>
    </w:p>
    <w:p w14:paraId="4B9F7FAD" w14:textId="77777777" w:rsidR="0001413C" w:rsidRPr="0001413C" w:rsidRDefault="0001413C" w:rsidP="0001413C">
      <w:r w:rsidRPr="0001413C">
        <w:t>Let’s take a closer look at the protections available under Maine state law.</w:t>
      </w:r>
    </w:p>
    <w:p w14:paraId="40F1E3FE" w14:textId="77777777" w:rsidR="0001413C" w:rsidRPr="0001413C" w:rsidRDefault="0001413C" w:rsidP="0001413C">
      <w:r w:rsidRPr="0001413C">
        <w:t>Select each panel to reveal the answers to some important questions.</w:t>
      </w:r>
    </w:p>
    <w:p w14:paraId="1AC46071"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433"/>
        <w:gridCol w:w="3370"/>
        <w:gridCol w:w="1411"/>
        <w:gridCol w:w="1138"/>
      </w:tblGrid>
      <w:tr w:rsidR="0001413C" w:rsidRPr="0001413C" w14:paraId="2F9BAE9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B4885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E07CA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119F75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32B021" w14:textId="77777777" w:rsidR="0001413C" w:rsidRPr="0001413C" w:rsidRDefault="0001413C" w:rsidP="0001413C">
            <w:pPr>
              <w:rPr>
                <w:b/>
                <w:bCs/>
              </w:rPr>
            </w:pPr>
            <w:r w:rsidRPr="0001413C">
              <w:rPr>
                <w:b/>
                <w:bCs/>
              </w:rPr>
              <w:t>Alternate Text</w:t>
            </w:r>
          </w:p>
        </w:tc>
      </w:tr>
      <w:tr w:rsidR="0001413C" w:rsidRPr="0001413C" w14:paraId="14335B3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84BC95" w14:textId="77777777" w:rsidR="0001413C" w:rsidRPr="0001413C" w:rsidRDefault="0001413C" w:rsidP="0001413C">
            <w:r w:rsidRPr="0001413C">
              <w:t xml:space="preserve">What Does the Law Cover?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4353AE" w14:textId="77777777" w:rsidR="0001413C" w:rsidRPr="0001413C" w:rsidRDefault="0001413C" w:rsidP="0001413C">
            <w:r w:rsidRPr="0001413C">
              <w:t xml:space="preserve">The Maine Human Rights Commission defines sexual harassment as “unwanted sexual advances, requests for sexual favors, or other verbal or physical conduct of a sexual nature which threatens job security, working conditions, or advancement opportunities.” </w:t>
            </w:r>
          </w:p>
          <w:p w14:paraId="66EE12DA" w14:textId="77777777" w:rsidR="0001413C" w:rsidRPr="0001413C" w:rsidRDefault="0001413C" w:rsidP="0001413C">
            <w:r w:rsidRPr="0001413C">
              <w:t>Sexual harassment is a form of sex discrimination that violates the Maine Human Rights Act. Unwelcome sexual advances, requests for sexual favors, and other verbal or physical conduct of a sexual nature constitute sexual harassment when this conduct explicitly or implicitly affects an individual’s employment, unreasonably interferes with an individual’s work performance, or creates an intimidating, hostile, or offensive work environment. Sexual harassment can occur in a variety of circumstances, including but not limited to the following:</w:t>
            </w:r>
          </w:p>
          <w:p w14:paraId="56562177" w14:textId="77777777" w:rsidR="0001413C" w:rsidRPr="0001413C" w:rsidRDefault="0001413C" w:rsidP="0001413C">
            <w:pPr>
              <w:numPr>
                <w:ilvl w:val="0"/>
                <w:numId w:val="96"/>
              </w:numPr>
            </w:pPr>
            <w:r w:rsidRPr="0001413C">
              <w:t>The victim, as well as the harasser, may be a woman or a man. The victim does not have to be of the opposite sex.</w:t>
            </w:r>
          </w:p>
          <w:p w14:paraId="414EBE21" w14:textId="77777777" w:rsidR="0001413C" w:rsidRPr="0001413C" w:rsidRDefault="0001413C" w:rsidP="0001413C">
            <w:pPr>
              <w:numPr>
                <w:ilvl w:val="0"/>
                <w:numId w:val="96"/>
              </w:numPr>
            </w:pPr>
            <w:r w:rsidRPr="0001413C">
              <w:t>The harasser can be the victim’s supervisor, an agent of the employer, a supervisor in another area, a co-worker, or a non-employee.</w:t>
            </w:r>
          </w:p>
          <w:p w14:paraId="04E0C10C" w14:textId="77777777" w:rsidR="0001413C" w:rsidRPr="0001413C" w:rsidRDefault="0001413C" w:rsidP="0001413C">
            <w:pPr>
              <w:numPr>
                <w:ilvl w:val="0"/>
                <w:numId w:val="96"/>
              </w:numPr>
            </w:pPr>
            <w:r w:rsidRPr="0001413C">
              <w:t>The victim does not have to be the person harassed but could be anyone affected by the offensive conduct.</w:t>
            </w:r>
          </w:p>
          <w:p w14:paraId="3D5AA0A8" w14:textId="77777777" w:rsidR="0001413C" w:rsidRPr="0001413C" w:rsidRDefault="0001413C" w:rsidP="0001413C">
            <w:pPr>
              <w:numPr>
                <w:ilvl w:val="0"/>
                <w:numId w:val="96"/>
              </w:numPr>
            </w:pPr>
            <w:r w:rsidRPr="0001413C">
              <w:t>Unlawful sexual harassment may occur without economic injury to or discharge of the victim.</w:t>
            </w:r>
          </w:p>
          <w:p w14:paraId="58D228D1" w14:textId="77777777" w:rsidR="0001413C" w:rsidRPr="0001413C" w:rsidRDefault="0001413C" w:rsidP="0001413C">
            <w:pPr>
              <w:numPr>
                <w:ilvl w:val="0"/>
                <w:numId w:val="96"/>
              </w:numPr>
            </w:pPr>
            <w:r w:rsidRPr="0001413C">
              <w:t>The harasser’s conduct must be unwelcome.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74C75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0F761F" w14:textId="77777777" w:rsidR="0001413C" w:rsidRPr="0001413C" w:rsidRDefault="0001413C" w:rsidP="0001413C"/>
        </w:tc>
      </w:tr>
      <w:tr w:rsidR="0001413C" w:rsidRPr="0001413C" w14:paraId="71FD3BA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3FA35A"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6A8105" w14:textId="77777777" w:rsidR="0001413C" w:rsidRPr="0001413C" w:rsidRDefault="0001413C" w:rsidP="0001413C">
            <w:r w:rsidRPr="0001413C">
              <w:t>If you are ever the victim of harassment, or witness (or suspect) an instance of harassment, you can find out who to report it to by visiting the Contact Details section. Remember, behavior does not need to be a violation of law in order to be in violation of company policy.</w:t>
            </w:r>
          </w:p>
          <w:p w14:paraId="7DE48809" w14:textId="77777777" w:rsidR="0001413C" w:rsidRPr="0001413C" w:rsidRDefault="0001413C" w:rsidP="0001413C">
            <w:r w:rsidRPr="0001413C">
              <w:t>You can also find out the details of our complaint process by visiting the Complaint Process section. All complaints will be treated with confidentiality to the fullest extent possible, and you can rest assured that retaliation for any complaints filed in good faith is strictly forbidden under law and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43BEB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F7B591" w14:textId="77777777" w:rsidR="0001413C" w:rsidRPr="0001413C" w:rsidRDefault="0001413C" w:rsidP="0001413C"/>
        </w:tc>
      </w:tr>
      <w:tr w:rsidR="0001413C" w:rsidRPr="0001413C" w14:paraId="6849845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E6C73F"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767150" w14:textId="77777777" w:rsidR="0001413C" w:rsidRPr="0001413C" w:rsidRDefault="0001413C" w:rsidP="0001413C">
            <w:r w:rsidRPr="0001413C">
              <w:t xml:space="preserve">Victims of sexual harassment may file complaints with the </w:t>
            </w:r>
            <w:hyperlink r:id="rId283" w:tgtFrame="_blank" w:history="1">
              <w:r w:rsidRPr="0001413C">
                <w:rPr>
                  <w:rStyle w:val="Hyperlink"/>
                </w:rPr>
                <w:t>Maine Human Rights Commission (opens in new tab)</w:t>
              </w:r>
            </w:hyperlink>
            <w:r w:rsidRPr="0001413C">
              <w:t xml:space="preserve"> within 300 days of the date of the alleged offense. Complaints must be filed at the office of the Maine Human Rights Commission, 51 State House Station, Augusta, Maine 04333-0051.</w:t>
            </w:r>
          </w:p>
          <w:p w14:paraId="34E5D118"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93670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E535B1" w14:textId="77777777" w:rsidR="0001413C" w:rsidRPr="0001413C" w:rsidRDefault="0001413C" w:rsidP="0001413C"/>
        </w:tc>
      </w:tr>
    </w:tbl>
    <w:p w14:paraId="6767E569"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687A95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7D8D02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B5337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834B6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CF03756" w14:textId="77777777" w:rsidR="0001413C" w:rsidRPr="0001413C" w:rsidRDefault="0001413C" w:rsidP="0001413C">
            <w:pPr>
              <w:rPr>
                <w:b/>
                <w:bCs/>
              </w:rPr>
            </w:pPr>
            <w:r w:rsidRPr="0001413C">
              <w:rPr>
                <w:b/>
                <w:bCs/>
              </w:rPr>
              <w:t>Alternate Text</w:t>
            </w:r>
          </w:p>
        </w:tc>
      </w:tr>
      <w:tr w:rsidR="0001413C" w:rsidRPr="0001413C" w14:paraId="0411A01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7788C7"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C719F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3C63E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D2B90A" w14:textId="77777777" w:rsidR="0001413C" w:rsidRPr="0001413C" w:rsidRDefault="0001413C" w:rsidP="0001413C"/>
        </w:tc>
      </w:tr>
    </w:tbl>
    <w:p w14:paraId="33370B3D" w14:textId="77777777" w:rsidR="0001413C" w:rsidRPr="0001413C" w:rsidRDefault="0001413C" w:rsidP="0001413C">
      <w:r w:rsidRPr="0001413C">
        <w:rPr>
          <w:b/>
          <w:bCs/>
        </w:rPr>
        <w:t>Audio Transcript Text:</w:t>
      </w:r>
      <w:r w:rsidRPr="0001413C">
        <w:t xml:space="preserve"> </w:t>
      </w:r>
    </w:p>
    <w:p w14:paraId="61B6F32F" w14:textId="77777777" w:rsidR="0001413C" w:rsidRPr="0001413C" w:rsidRDefault="0001413C" w:rsidP="0001413C">
      <w:r w:rsidRPr="0001413C">
        <w:t>Let's take a look at some key elements of this topic.</w:t>
      </w:r>
    </w:p>
    <w:p w14:paraId="429C2B9D" w14:textId="77777777" w:rsidR="0001413C" w:rsidRPr="0001413C" w:rsidRDefault="0001413C" w:rsidP="0001413C">
      <w:r w:rsidRPr="0001413C">
        <w:br w:type="page"/>
      </w:r>
    </w:p>
    <w:p w14:paraId="7C420232" w14:textId="77777777" w:rsidR="0001413C" w:rsidRPr="0001413C" w:rsidRDefault="0001413C" w:rsidP="0001413C">
      <w:bookmarkStart w:id="355" w:name="Page_1363741660055772552"/>
      <w:bookmarkEnd w:id="355"/>
      <w:r w:rsidRPr="0001413C">
        <w:rPr>
          <w:b/>
          <w:bCs/>
        </w:rPr>
        <w:t>Page Number:</w:t>
      </w:r>
      <w:r w:rsidRPr="0001413C">
        <w:t xml:space="preserve"> 130 </w:t>
      </w:r>
    </w:p>
    <w:p w14:paraId="0B5B220B" w14:textId="77777777" w:rsidR="0001413C" w:rsidRPr="0001413C" w:rsidRDefault="0001413C" w:rsidP="0001413C">
      <w:r w:rsidRPr="0001413C">
        <w:rPr>
          <w:b/>
          <w:bCs/>
        </w:rPr>
        <w:t>Lesson 42:</w:t>
      </w:r>
      <w:r w:rsidRPr="0001413C">
        <w:t xml:space="preserve"> New York City Law </w:t>
      </w:r>
    </w:p>
    <w:p w14:paraId="4235A66F" w14:textId="77777777" w:rsidR="0001413C" w:rsidRPr="0001413C" w:rsidRDefault="0001413C" w:rsidP="0001413C">
      <w:r w:rsidRPr="0001413C">
        <w:rPr>
          <w:b/>
          <w:bCs/>
        </w:rPr>
        <w:t xml:space="preserve">Click and Reveal Template / LTR / Random </w:t>
      </w:r>
    </w:p>
    <w:p w14:paraId="1F3ED122" w14:textId="77777777" w:rsidR="0001413C" w:rsidRPr="0001413C" w:rsidRDefault="0001413C" w:rsidP="0001413C">
      <w:r w:rsidRPr="0001413C">
        <w:rPr>
          <w:b/>
          <w:bCs/>
        </w:rPr>
        <w:t>Content Title:</w:t>
      </w:r>
      <w:r w:rsidRPr="0001413C">
        <w:t xml:space="preserve"> </w:t>
      </w:r>
    </w:p>
    <w:p w14:paraId="47E9D2E7" w14:textId="77777777" w:rsidR="0001413C" w:rsidRPr="0001413C" w:rsidRDefault="0001413C" w:rsidP="0001413C">
      <w:r w:rsidRPr="0001413C">
        <w:t xml:space="preserve">New York City Law </w:t>
      </w:r>
    </w:p>
    <w:p w14:paraId="704CC1AE" w14:textId="77777777" w:rsidR="0001413C" w:rsidRPr="0001413C" w:rsidRDefault="0001413C" w:rsidP="0001413C">
      <w:r w:rsidRPr="0001413C">
        <w:rPr>
          <w:b/>
          <w:bCs/>
        </w:rPr>
        <w:t>Content Description:</w:t>
      </w:r>
    </w:p>
    <w:p w14:paraId="4BAF2147" w14:textId="77777777" w:rsidR="0001413C" w:rsidRPr="0001413C" w:rsidRDefault="0001413C" w:rsidP="0001413C">
      <w:r w:rsidRPr="0001413C">
        <w:t>Under Local Law 96 of 2018, employers with 15 or more employees are required to conduct annual anti-sexual harassment training for all employees. This training fulfills this requirement.</w:t>
      </w:r>
    </w:p>
    <w:p w14:paraId="189C7E62" w14:textId="77777777" w:rsidR="0001413C" w:rsidRPr="0001413C" w:rsidRDefault="0001413C" w:rsidP="0001413C">
      <w:r w:rsidRPr="0001413C">
        <w:t>Let’s take a closer look at the protections available and how sexual harassment is defined under New York City law.</w:t>
      </w:r>
    </w:p>
    <w:p w14:paraId="46A9240F" w14:textId="77777777" w:rsidR="0001413C" w:rsidRPr="0001413C" w:rsidRDefault="0001413C" w:rsidP="0001413C">
      <w:r w:rsidRPr="0001413C">
        <w:t>Select each question to reveal the answers to some common questions.</w:t>
      </w:r>
    </w:p>
    <w:p w14:paraId="61D91E9A"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873"/>
        <w:gridCol w:w="2953"/>
        <w:gridCol w:w="1397"/>
        <w:gridCol w:w="1129"/>
      </w:tblGrid>
      <w:tr w:rsidR="0001413C" w:rsidRPr="0001413C" w14:paraId="14AE00D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77DAE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E15AB68"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5D864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F629CB" w14:textId="77777777" w:rsidR="0001413C" w:rsidRPr="0001413C" w:rsidRDefault="0001413C" w:rsidP="0001413C">
            <w:pPr>
              <w:rPr>
                <w:b/>
                <w:bCs/>
              </w:rPr>
            </w:pPr>
            <w:r w:rsidRPr="0001413C">
              <w:rPr>
                <w:b/>
                <w:bCs/>
              </w:rPr>
              <w:t>Alternate Text</w:t>
            </w:r>
          </w:p>
        </w:tc>
      </w:tr>
      <w:tr w:rsidR="0001413C" w:rsidRPr="0001413C" w14:paraId="602BD6A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637632" w14:textId="77777777" w:rsidR="0001413C" w:rsidRPr="0001413C" w:rsidRDefault="0001413C" w:rsidP="0001413C">
            <w:r w:rsidRPr="0001413C">
              <w:t xml:space="preserve">What Does the Law Cover?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BA558C" w14:textId="77777777" w:rsidR="0001413C" w:rsidRPr="0001413C" w:rsidRDefault="0001413C" w:rsidP="0001413C">
            <w:r w:rsidRPr="0001413C">
              <w:t>Title VII of the Civil Rights Act of 1964 and the New York State Human Rights Law prohibit sexual harassment.</w:t>
            </w:r>
          </w:p>
          <w:p w14:paraId="4370BF97" w14:textId="77777777" w:rsidR="0001413C" w:rsidRPr="0001413C" w:rsidRDefault="0001413C" w:rsidP="0001413C">
            <w:r w:rsidRPr="0001413C">
              <w:t>The New York City Human Rights Law prohibits discrimination based on age, immigration or citizenship status, color, disability, gender, gender identity, marital and partnership status, national origin, pregnancy and lactation accommodations, race, religion/creed, sexual orientation, height and weight, and status as a veteran or active military service member.</w:t>
            </w:r>
          </w:p>
          <w:p w14:paraId="5772D4B4" w14:textId="77777777" w:rsidR="0001413C" w:rsidRPr="0001413C" w:rsidRDefault="0001413C" w:rsidP="0001413C">
            <w:r w:rsidRPr="0001413C">
              <w:t>Additional protections in employment include arrest or conviction record, caregiver status, credit history, pre-employment marijuana testing, unemployment status, sexual and reproductive health decisions, salary history, pay transparency, and status as a victim of domestic violence, stalking, or sex offenses.</w:t>
            </w:r>
          </w:p>
          <w:p w14:paraId="6B56D6DA" w14:textId="77777777" w:rsidR="0001413C" w:rsidRPr="0001413C" w:rsidRDefault="0001413C" w:rsidP="0001413C">
            <w:r w:rsidRPr="0001413C">
              <w:t>In New York City, protection against discrimination based on gender includes sexual harassment in the workplace. Sexual harassment is a form of sex discrimination and is unlawful under federal, state, and city law. It includes harassment on the basis of sex (including sex stereotyping), sexual orientation, self-identified or perceived sex, gender expression, gender identity, and the status of being transgender.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7D64C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8F07D2" w14:textId="77777777" w:rsidR="0001413C" w:rsidRPr="0001413C" w:rsidRDefault="0001413C" w:rsidP="0001413C"/>
        </w:tc>
      </w:tr>
      <w:tr w:rsidR="0001413C" w:rsidRPr="0001413C" w14:paraId="08F2E33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D7D7C9"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7DF630" w14:textId="77777777" w:rsidR="0001413C" w:rsidRPr="0001413C" w:rsidRDefault="0001413C" w:rsidP="0001413C">
            <w:r w:rsidRPr="0001413C">
              <w:t>The New York City Commission on Human Rights defines sexual harassment as “unwelcome verbal or physical behavior based on a person’s gender and can include unwanted touching; offensive and suggestive gestures or comments; asking about a person’s sex life or making sexualized remarks about a person’s appearance; sexualizing the work environment with imagery or other items; or telling sexual jokes.”</w:t>
            </w:r>
          </w:p>
          <w:p w14:paraId="2E5A63CF" w14:textId="77777777" w:rsidR="0001413C" w:rsidRPr="0001413C" w:rsidRDefault="0001413C" w:rsidP="0001413C">
            <w:r w:rsidRPr="0001413C">
              <w:t>Civil penalties of up to $250,000 are possible in the case of a willful violation of the law. People found guilty of committing sexual harassment may also be required to undergo training, as well as other remedies mandated by the Commission, such as community service. The Commission can also assess emotional distress damages to the victim.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B3C3E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6F6E99" w14:textId="77777777" w:rsidR="0001413C" w:rsidRPr="0001413C" w:rsidRDefault="0001413C" w:rsidP="0001413C"/>
        </w:tc>
      </w:tr>
      <w:tr w:rsidR="0001413C" w:rsidRPr="0001413C" w14:paraId="57CBD88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0268CC"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7B5B70" w14:textId="77777777" w:rsidR="0001413C" w:rsidRPr="0001413C" w:rsidRDefault="0001413C" w:rsidP="0001413C">
            <w:r w:rsidRPr="0001413C">
              <w:t xml:space="preserve">If you are ever the victim of harassment, or witness (or suspect) an instance of harassment, or behavior you believe may be harassing or inappropriate, you can find out who to report it to by visiting the Contact Details section. Remember, behavior does not need to be a violation of law in order to be in violation of company policy. As a reminder, managers and supervisors are required to report any harassment or suspected harassment immediately. </w:t>
            </w:r>
          </w:p>
          <w:p w14:paraId="436F9ECB" w14:textId="77777777" w:rsidR="0001413C" w:rsidRPr="0001413C" w:rsidRDefault="0001413C" w:rsidP="0001413C">
            <w:r w:rsidRPr="0001413C">
              <w:t>You can also find out the details of our complaint process by visiting the Complaint Process section. All complaints will be promptly and thoroughly investigated. Although the investigation process will vary from case to case, in all cases we will ensure due process to all parties, including the reporter, the accused, and witnesses, and such reports will be treated with confidentiality to the extent possible, and you can rest assured that retaliation for any complaints filed in good faith is strictly forbidden under law and company policy. Retaliation under New York City law is any action taken against an employee that could have the effect of discouraging a reasonable worker from making a complaint about harassment or discrimination.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2BBA0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8D3235" w14:textId="77777777" w:rsidR="0001413C" w:rsidRPr="0001413C" w:rsidRDefault="0001413C" w:rsidP="0001413C"/>
        </w:tc>
      </w:tr>
      <w:tr w:rsidR="0001413C" w:rsidRPr="0001413C" w14:paraId="5B49E8D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3F3CAA"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071C61" w14:textId="77777777" w:rsidR="0001413C" w:rsidRPr="0001413C" w:rsidRDefault="0001413C" w:rsidP="0001413C">
            <w:r w:rsidRPr="0001413C">
              <w:t xml:space="preserve">Victims of sexual harassment may file complaints with the </w:t>
            </w:r>
            <w:hyperlink r:id="rId284" w:tgtFrame="_blank" w:history="1">
              <w:r w:rsidRPr="0001413C">
                <w:rPr>
                  <w:rStyle w:val="Hyperlink"/>
                </w:rPr>
                <w:t>New York City Commission on Human Rights (opens in new tab)</w:t>
              </w:r>
            </w:hyperlink>
            <w:r w:rsidRPr="0001413C">
              <w:t xml:space="preserve">, </w:t>
            </w:r>
            <w:hyperlink r:id="rId285" w:tgtFrame="_blank" w:history="1">
              <w:r w:rsidRPr="0001413C">
                <w:rPr>
                  <w:rStyle w:val="Hyperlink"/>
                </w:rPr>
                <w:t>New York State Division of Human Rights (opens in new tab)</w:t>
              </w:r>
            </w:hyperlink>
            <w:r w:rsidRPr="0001413C">
              <w:t xml:space="preserve">, or at the Federal level with the </w:t>
            </w:r>
            <w:hyperlink r:id="rId286" w:tgtFrame="_blank" w:history="1">
              <w:r w:rsidRPr="0001413C">
                <w:rPr>
                  <w:rStyle w:val="Hyperlink"/>
                </w:rPr>
                <w:t>EEOC (opens in new tab)</w:t>
              </w:r>
            </w:hyperlink>
            <w:r w:rsidRPr="0001413C">
              <w:t>. Individuals also may make a report to the local police department if the harassment involves unwanted physical touching, coerced physical confinement, or coerced sex acts. Additionally, individuals may pursue their claims in the New York state or federal courts. Individuals able to prove their case may be entitled to certain remedies, which will depend upon the facts and circumstances of their case, but may include requiring the harassing behavior to stop or monetary damages.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D867D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1387B4" w14:textId="77777777" w:rsidR="0001413C" w:rsidRPr="0001413C" w:rsidRDefault="0001413C" w:rsidP="0001413C"/>
        </w:tc>
      </w:tr>
      <w:tr w:rsidR="0001413C" w:rsidRPr="0001413C" w14:paraId="6DDCE31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777CD1" w14:textId="77777777" w:rsidR="0001413C" w:rsidRPr="0001413C" w:rsidRDefault="0001413C" w:rsidP="0001413C">
            <w:r w:rsidRPr="0001413C">
              <w:t xml:space="preserve">Bystander Intervention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FC348B" w14:textId="77777777" w:rsidR="0001413C" w:rsidRPr="0001413C" w:rsidRDefault="0001413C" w:rsidP="0001413C">
            <w:r w:rsidRPr="0001413C">
              <w:t>Any employee witnessing harassment as a bystander is encouraged to report it. A supervisor or manager that is a bystander to harassment is required to report it. There are five standard methods of bystander intervention that can be used when anyone witnesses harassment or discrimination and wants to help.</w:t>
            </w:r>
          </w:p>
          <w:p w14:paraId="05789171" w14:textId="77777777" w:rsidR="0001413C" w:rsidRPr="0001413C" w:rsidRDefault="0001413C" w:rsidP="0001413C">
            <w:pPr>
              <w:numPr>
                <w:ilvl w:val="0"/>
                <w:numId w:val="97"/>
              </w:numPr>
            </w:pPr>
            <w:r w:rsidRPr="0001413C">
              <w:t>A bystander can interrupt the harassment by engaging with the individual being harassed and distracting them from the harassing behavior;</w:t>
            </w:r>
          </w:p>
          <w:p w14:paraId="7D704076" w14:textId="77777777" w:rsidR="0001413C" w:rsidRPr="0001413C" w:rsidRDefault="0001413C" w:rsidP="0001413C">
            <w:pPr>
              <w:numPr>
                <w:ilvl w:val="0"/>
                <w:numId w:val="97"/>
              </w:numPr>
            </w:pPr>
            <w:r w:rsidRPr="0001413C">
              <w:t>A bystander who feels unsafe interrupting on their own can ask a third party to help intervene in the harassment;</w:t>
            </w:r>
          </w:p>
          <w:p w14:paraId="5665F9B5" w14:textId="77777777" w:rsidR="0001413C" w:rsidRPr="0001413C" w:rsidRDefault="0001413C" w:rsidP="0001413C">
            <w:pPr>
              <w:numPr>
                <w:ilvl w:val="0"/>
                <w:numId w:val="97"/>
              </w:numPr>
            </w:pPr>
            <w:r w:rsidRPr="0001413C">
              <w:t>A bystander can record or take notes on the harassment incident to benefit a future investigation;</w:t>
            </w:r>
          </w:p>
          <w:p w14:paraId="212984EC" w14:textId="77777777" w:rsidR="0001413C" w:rsidRPr="0001413C" w:rsidRDefault="0001413C" w:rsidP="0001413C">
            <w:pPr>
              <w:numPr>
                <w:ilvl w:val="0"/>
                <w:numId w:val="97"/>
              </w:numPr>
            </w:pPr>
            <w:r w:rsidRPr="0001413C">
              <w:t>A bystander might check in with the person who has been harassed after the incident, see how they are feeling and let them know the behavior was not ok; and</w:t>
            </w:r>
          </w:p>
          <w:p w14:paraId="50DD285A" w14:textId="77777777" w:rsidR="0001413C" w:rsidRPr="0001413C" w:rsidRDefault="0001413C" w:rsidP="0001413C">
            <w:pPr>
              <w:numPr>
                <w:ilvl w:val="0"/>
                <w:numId w:val="97"/>
              </w:numPr>
            </w:pPr>
            <w:r w:rsidRPr="0001413C">
              <w:t>If a bystander feels safe, they can confront the harassers and name the behavior as inappropriate. When confronting harassment, physically assaulting an individual is never an appropriate response.</w:t>
            </w:r>
          </w:p>
          <w:p w14:paraId="4F61DDA2" w14:textId="77777777" w:rsidR="0001413C" w:rsidRPr="0001413C" w:rsidRDefault="0001413C" w:rsidP="0001413C">
            <w:r w:rsidRPr="0001413C">
              <w:t>Though not exhaustive, and dependent on the circumstances, the guidelines above can serve as a brief guide of how to react when witnessing harassment in the workplace. Any employee witnessing harassment as a bystander is encouraged to report it. A supervisor or manager that is a bystander to harassment is required to report it.</w:t>
            </w:r>
          </w:p>
          <w:p w14:paraId="788080FD"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E174C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48D9EC" w14:textId="77777777" w:rsidR="0001413C" w:rsidRPr="0001413C" w:rsidRDefault="0001413C" w:rsidP="0001413C"/>
        </w:tc>
      </w:tr>
    </w:tbl>
    <w:p w14:paraId="4DFFBCB8"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217DD0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F7CBD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54C22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DA8A54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9D9C2EE" w14:textId="77777777" w:rsidR="0001413C" w:rsidRPr="0001413C" w:rsidRDefault="0001413C" w:rsidP="0001413C">
            <w:pPr>
              <w:rPr>
                <w:b/>
                <w:bCs/>
              </w:rPr>
            </w:pPr>
            <w:r w:rsidRPr="0001413C">
              <w:rPr>
                <w:b/>
                <w:bCs/>
              </w:rPr>
              <w:t>Alternate Text</w:t>
            </w:r>
          </w:p>
        </w:tc>
      </w:tr>
      <w:tr w:rsidR="0001413C" w:rsidRPr="0001413C" w14:paraId="3E962D9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875B10"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BD68E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6D412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693EAB" w14:textId="77777777" w:rsidR="0001413C" w:rsidRPr="0001413C" w:rsidRDefault="0001413C" w:rsidP="0001413C"/>
        </w:tc>
      </w:tr>
    </w:tbl>
    <w:p w14:paraId="225FE348" w14:textId="77777777" w:rsidR="0001413C" w:rsidRPr="0001413C" w:rsidRDefault="0001413C" w:rsidP="0001413C">
      <w:r w:rsidRPr="0001413C">
        <w:rPr>
          <w:b/>
          <w:bCs/>
        </w:rPr>
        <w:t>Audio Transcript Text:</w:t>
      </w:r>
      <w:r w:rsidRPr="0001413C">
        <w:t xml:space="preserve"> </w:t>
      </w:r>
    </w:p>
    <w:p w14:paraId="539F0A6F" w14:textId="77777777" w:rsidR="0001413C" w:rsidRPr="0001413C" w:rsidRDefault="0001413C" w:rsidP="0001413C">
      <w:r w:rsidRPr="0001413C">
        <w:t>Let’s examine some key concepts in this area.</w:t>
      </w:r>
    </w:p>
    <w:p w14:paraId="176036E4" w14:textId="77777777" w:rsidR="0001413C" w:rsidRPr="0001413C" w:rsidRDefault="0001413C" w:rsidP="0001413C">
      <w:r w:rsidRPr="0001413C">
        <w:br w:type="page"/>
      </w:r>
    </w:p>
    <w:p w14:paraId="61269840" w14:textId="77777777" w:rsidR="0001413C" w:rsidRPr="0001413C" w:rsidRDefault="0001413C" w:rsidP="0001413C">
      <w:bookmarkStart w:id="356" w:name="Page_842748496107410085"/>
      <w:bookmarkEnd w:id="356"/>
      <w:r w:rsidRPr="0001413C">
        <w:rPr>
          <w:b/>
          <w:bCs/>
        </w:rPr>
        <w:t>Page Number:</w:t>
      </w:r>
      <w:r w:rsidRPr="0001413C">
        <w:t xml:space="preserve"> 131 </w:t>
      </w:r>
    </w:p>
    <w:p w14:paraId="20ABBDC5" w14:textId="77777777" w:rsidR="0001413C" w:rsidRPr="0001413C" w:rsidRDefault="0001413C" w:rsidP="0001413C">
      <w:r w:rsidRPr="0001413C">
        <w:rPr>
          <w:b/>
          <w:bCs/>
        </w:rPr>
        <w:t>Lesson 44:</w:t>
      </w:r>
      <w:r w:rsidRPr="0001413C">
        <w:t xml:space="preserve"> New York State Law </w:t>
      </w:r>
    </w:p>
    <w:p w14:paraId="779C0555" w14:textId="77777777" w:rsidR="0001413C" w:rsidRPr="0001413C" w:rsidRDefault="0001413C" w:rsidP="0001413C">
      <w:r w:rsidRPr="0001413C">
        <w:rPr>
          <w:b/>
          <w:bCs/>
        </w:rPr>
        <w:t xml:space="preserve">Click and Reveal Template / LTR / Random </w:t>
      </w:r>
    </w:p>
    <w:p w14:paraId="378574C2" w14:textId="77777777" w:rsidR="0001413C" w:rsidRPr="0001413C" w:rsidRDefault="0001413C" w:rsidP="0001413C">
      <w:r w:rsidRPr="0001413C">
        <w:rPr>
          <w:b/>
          <w:bCs/>
        </w:rPr>
        <w:t>Content Title:</w:t>
      </w:r>
      <w:r w:rsidRPr="0001413C">
        <w:t xml:space="preserve"> </w:t>
      </w:r>
    </w:p>
    <w:p w14:paraId="15DCF917" w14:textId="77777777" w:rsidR="0001413C" w:rsidRPr="0001413C" w:rsidRDefault="0001413C" w:rsidP="0001413C">
      <w:r w:rsidRPr="0001413C">
        <w:t xml:space="preserve">New York State Law </w:t>
      </w:r>
    </w:p>
    <w:p w14:paraId="594CAD30" w14:textId="77777777" w:rsidR="0001413C" w:rsidRPr="0001413C" w:rsidRDefault="0001413C" w:rsidP="0001413C">
      <w:r w:rsidRPr="0001413C">
        <w:rPr>
          <w:b/>
          <w:bCs/>
        </w:rPr>
        <w:t>Content Description:</w:t>
      </w:r>
    </w:p>
    <w:p w14:paraId="6D9CEF5D" w14:textId="77777777" w:rsidR="0001413C" w:rsidRPr="0001413C" w:rsidRDefault="0001413C" w:rsidP="0001413C">
      <w:r w:rsidRPr="0001413C">
        <w:t>In the wake of the #MeToo movement, New York State expanded their protections against sexual harassment. Every employer in the state of New York is required to provide employees with sexual harassment prevention training pursuant to Section 201-g of the Labor Law. This training fulfills this requirement.</w:t>
      </w:r>
    </w:p>
    <w:p w14:paraId="3897B653" w14:textId="77777777" w:rsidR="0001413C" w:rsidRPr="0001413C" w:rsidRDefault="0001413C" w:rsidP="0001413C">
      <w:r w:rsidRPr="0001413C">
        <w:t>Let’s take a closer look at how New York State expanded its protections and how sexual harassment is defined under New York State law.</w:t>
      </w:r>
    </w:p>
    <w:p w14:paraId="2F3A6B97" w14:textId="77777777" w:rsidR="0001413C" w:rsidRPr="0001413C" w:rsidRDefault="0001413C" w:rsidP="0001413C">
      <w:r w:rsidRPr="0001413C">
        <w:t>Select each panel to reveal the answers to some important questions.</w:t>
      </w:r>
    </w:p>
    <w:p w14:paraId="6F3E46B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102"/>
        <w:gridCol w:w="2751"/>
        <w:gridCol w:w="1381"/>
        <w:gridCol w:w="1118"/>
      </w:tblGrid>
      <w:tr w:rsidR="0001413C" w:rsidRPr="0001413C" w14:paraId="432BE7A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32C940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38BD5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C5A8A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E3B88E" w14:textId="77777777" w:rsidR="0001413C" w:rsidRPr="0001413C" w:rsidRDefault="0001413C" w:rsidP="0001413C">
            <w:pPr>
              <w:rPr>
                <w:b/>
                <w:bCs/>
              </w:rPr>
            </w:pPr>
            <w:r w:rsidRPr="0001413C">
              <w:rPr>
                <w:b/>
                <w:bCs/>
              </w:rPr>
              <w:t>Alternate Text</w:t>
            </w:r>
          </w:p>
        </w:tc>
      </w:tr>
      <w:tr w:rsidR="0001413C" w:rsidRPr="0001413C" w14:paraId="4EE412F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635AEC" w14:textId="77777777" w:rsidR="0001413C" w:rsidRPr="0001413C" w:rsidRDefault="0001413C" w:rsidP="0001413C">
            <w:r w:rsidRPr="0001413C">
              <w:t xml:space="preserve">What Does the Law Cover?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A3D45F" w14:textId="77777777" w:rsidR="0001413C" w:rsidRPr="0001413C" w:rsidRDefault="0001413C" w:rsidP="0001413C">
            <w:r w:rsidRPr="0001413C">
              <w:t>Title VII of the Civil Rights Act of 1964 prohibits sexual harassment.</w:t>
            </w:r>
          </w:p>
          <w:p w14:paraId="241702AD" w14:textId="77777777" w:rsidR="0001413C" w:rsidRPr="0001413C" w:rsidRDefault="0001413C" w:rsidP="0001413C">
            <w:r w:rsidRPr="0001413C">
              <w:t>Sexual harassment is a form of gender-based discrimination and is unlawful under federal law.</w:t>
            </w:r>
          </w:p>
          <w:p w14:paraId="21CE693C" w14:textId="77777777" w:rsidR="0001413C" w:rsidRPr="0001413C" w:rsidRDefault="0001413C" w:rsidP="0001413C">
            <w:r w:rsidRPr="0001413C">
              <w:t>The prohibition of sexual harassment is also covered under the New York State Human Rights Law that prohibits workplace discrimination and harassment based on individuals’ race, color, creed, sincerely held practice of religion, disability, national origin, sexual orientation, gender identity or expression, military status, predisposing genetic characteristics, sex, age, marital status, status as a victim of domestic violence, arrest record, or conviction record.</w:t>
            </w:r>
          </w:p>
          <w:p w14:paraId="06A7FA18" w14:textId="77777777" w:rsidR="0001413C" w:rsidRPr="0001413C" w:rsidRDefault="0001413C" w:rsidP="0001413C">
            <w:r w:rsidRPr="0001413C">
              <w:t>These laws protect both employees and non-employees who provide contract services, such as consultants, contractors, subcontractors, vendors, and unpaid interns. Employers will be held liable if they knew, or should have known, about sexual harassment and failed to address it immediately and appropriately.</w:t>
            </w:r>
          </w:p>
          <w:p w14:paraId="75320F48" w14:textId="77777777" w:rsidR="0001413C" w:rsidRPr="0001413C" w:rsidRDefault="0001413C" w:rsidP="0001413C">
            <w:r w:rsidRPr="0001413C">
              <w:t>Employers are also prohibited from requiring non-disclosure provisions in settlement agreements of sexual harassment claims, although the person bringing the claim may voluntarily and expressly consent to such provisions.</w:t>
            </w:r>
          </w:p>
          <w:p w14:paraId="1C812F93" w14:textId="77777777" w:rsidR="0001413C" w:rsidRPr="0001413C" w:rsidRDefault="0001413C" w:rsidP="0001413C">
            <w:r w:rsidRPr="0001413C">
              <w:t>New York also prohibits discrimination and harassment based on age, race, creed, color, national origin, sexual orientation, military status, sex, disability, marital status, domestic violence victim status, gender identity or expression, familial status, predisposing genetic characteristics, and criminal history.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0ADBF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A56A18" w14:textId="77777777" w:rsidR="0001413C" w:rsidRPr="0001413C" w:rsidRDefault="0001413C" w:rsidP="0001413C"/>
        </w:tc>
      </w:tr>
      <w:tr w:rsidR="0001413C" w:rsidRPr="0001413C" w14:paraId="26DB593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B8EF31"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BCF3A2" w14:textId="77777777" w:rsidR="0001413C" w:rsidRPr="0001413C" w:rsidRDefault="0001413C" w:rsidP="0001413C">
            <w:r w:rsidRPr="0001413C">
              <w:t>In New York, sexual harassment in the form of a “hostile environment” consists of words, signs, jokes, pranks, intimidation, or physical violence which are of a sexual nature, or which are directed at an individual because of that individual’s sex. Sexual harassment also consists of any unwanted verbal or physical advances, sexually explicit derogatory statements, or sexually discriminatory remarks made by someone in the workplace which are offensive or objectionable to the recipient, which cause the recipient discomfort or humiliation, or which interfere with the recipient’s job performance. A hostile work environment can exist in a physical office space as well as through a remote work set up.</w:t>
            </w:r>
          </w:p>
          <w:p w14:paraId="66DB569B" w14:textId="77777777" w:rsidR="0001413C" w:rsidRPr="0001413C" w:rsidRDefault="0001413C" w:rsidP="0001413C">
            <w:r w:rsidRPr="0001413C">
              <w:t>A type of sexual harassment known as “quid pro quo” harassment occurs when a person in authority tries to trade job benefits for sexual favors. This can include hiring, promotion, continued employment, or any other terms, conditions or privileges of employment. Only supervisors and managers are deemed to engage in this kind of harassment, because co-workers do not have the authority to grant or withhold benefits.</w:t>
            </w:r>
          </w:p>
          <w:p w14:paraId="07966076" w14:textId="77777777" w:rsidR="0001413C" w:rsidRPr="0001413C" w:rsidRDefault="0001413C" w:rsidP="0001413C">
            <w:r w:rsidRPr="0001413C">
              <w:t>Sexual harassment is not limited to sexual contact, touching or expressions of a sexually suggestive nature. Sexual harassment includes all forms of gender discrimination including gender role stereotyping and treating employees differently because of their gender; it may also include any harassment based upon sex, gender, sexual orientation, self-identified or perceived sex, gender expression, gender identity, and transgender status. This also extends to discrimination based upon these characteristics.</w:t>
            </w:r>
          </w:p>
          <w:p w14:paraId="2EFF54C7" w14:textId="77777777" w:rsidR="0001413C" w:rsidRPr="0001413C" w:rsidRDefault="0001413C" w:rsidP="0001413C">
            <w:r w:rsidRPr="0001413C">
              <w:t>Sexual harassment is unlawful when it subjects an individual to inferior terms, conditions, or privileges of employment because of their gender, gender identity or gender expression. Under New York State law, harassment does not need to be “severe or pervasive” to be unlawful. Harassing conduct can be unlawful if it rises above “petty slights or trivial inconveniences.” The law states that whether conduct is petty or trivial is to be viewed from the standpoint of a reasonable individual with the same protected characteristics.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641BD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8C5D12" w14:textId="77777777" w:rsidR="0001413C" w:rsidRPr="0001413C" w:rsidRDefault="0001413C" w:rsidP="0001413C"/>
        </w:tc>
      </w:tr>
      <w:tr w:rsidR="0001413C" w:rsidRPr="0001413C" w14:paraId="56771DE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F9D550" w14:textId="77777777" w:rsidR="0001413C" w:rsidRPr="0001413C" w:rsidRDefault="0001413C" w:rsidP="0001413C">
            <w:r w:rsidRPr="0001413C">
              <w:t xml:space="preserve">Bystander Intervention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794B75" w14:textId="77777777" w:rsidR="0001413C" w:rsidRPr="0001413C" w:rsidRDefault="0001413C" w:rsidP="0001413C">
            <w:r w:rsidRPr="0001413C">
              <w:t>If you witness harassment or discrimination, you can use the following methods to provide assistance to the target of the harassment:</w:t>
            </w:r>
          </w:p>
          <w:p w14:paraId="0650A8D7" w14:textId="77777777" w:rsidR="0001413C" w:rsidRPr="0001413C" w:rsidRDefault="0001413C" w:rsidP="0001413C">
            <w:pPr>
              <w:numPr>
                <w:ilvl w:val="0"/>
                <w:numId w:val="98"/>
              </w:numPr>
            </w:pPr>
            <w:r w:rsidRPr="0001413C">
              <w:t>Interrupt the harassment by engaging with the individual being harassed and distracting them from the harassing behavior.</w:t>
            </w:r>
          </w:p>
          <w:p w14:paraId="5F69F1B5" w14:textId="77777777" w:rsidR="0001413C" w:rsidRPr="0001413C" w:rsidRDefault="0001413C" w:rsidP="0001413C">
            <w:pPr>
              <w:numPr>
                <w:ilvl w:val="0"/>
                <w:numId w:val="98"/>
              </w:numPr>
            </w:pPr>
            <w:r w:rsidRPr="0001413C">
              <w:t>Ask a third party to help intervene in the harassment if you feel unsafe interrupting on your own.</w:t>
            </w:r>
          </w:p>
          <w:p w14:paraId="7E6A9008" w14:textId="77777777" w:rsidR="0001413C" w:rsidRPr="0001413C" w:rsidRDefault="0001413C" w:rsidP="0001413C">
            <w:pPr>
              <w:numPr>
                <w:ilvl w:val="0"/>
                <w:numId w:val="98"/>
              </w:numPr>
            </w:pPr>
            <w:r w:rsidRPr="0001413C">
              <w:t>Record or take notes on the harassment incident to benefit a future investigation.</w:t>
            </w:r>
          </w:p>
          <w:p w14:paraId="59247698" w14:textId="77777777" w:rsidR="0001413C" w:rsidRPr="0001413C" w:rsidRDefault="0001413C" w:rsidP="0001413C">
            <w:pPr>
              <w:numPr>
                <w:ilvl w:val="0"/>
                <w:numId w:val="98"/>
              </w:numPr>
            </w:pPr>
            <w:r w:rsidRPr="0001413C">
              <w:t>Check in with the person who has been harassed after the incident, see how they are feeling, and let them know the behavior was not ok.</w:t>
            </w:r>
          </w:p>
          <w:p w14:paraId="66E69070" w14:textId="77777777" w:rsidR="0001413C" w:rsidRPr="0001413C" w:rsidRDefault="0001413C" w:rsidP="0001413C">
            <w:pPr>
              <w:numPr>
                <w:ilvl w:val="0"/>
                <w:numId w:val="98"/>
              </w:numPr>
            </w:pPr>
            <w:r w:rsidRPr="0001413C">
              <w:t>Confront the harassers if you feel safe doing so and name the behavior as inappropriate. When confronting harassment, physically assaulting an individual is never an appropriate response.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40161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9D5949" w14:textId="77777777" w:rsidR="0001413C" w:rsidRPr="0001413C" w:rsidRDefault="0001413C" w:rsidP="0001413C"/>
        </w:tc>
      </w:tr>
      <w:tr w:rsidR="0001413C" w:rsidRPr="0001413C" w14:paraId="4A27069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C4408D" w14:textId="77777777" w:rsidR="0001413C" w:rsidRPr="0001413C" w:rsidRDefault="0001413C" w:rsidP="0001413C">
            <w:r w:rsidRPr="0001413C">
              <w:t xml:space="preserve">What Is Gender Identity?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ED3C30" w14:textId="77777777" w:rsidR="0001413C" w:rsidRPr="0001413C" w:rsidRDefault="0001413C" w:rsidP="0001413C">
            <w:r w:rsidRPr="0001413C">
              <w:t>Understanding gender diversity is essential to recognizing sexual harassment because discrimination based on sex stereotypes, gender expression, and perceived identity are all forms of sexual harassment.</w:t>
            </w:r>
          </w:p>
          <w:p w14:paraId="012AC48C" w14:textId="77777777" w:rsidR="0001413C" w:rsidRPr="0001413C" w:rsidRDefault="0001413C" w:rsidP="0001413C">
            <w:r w:rsidRPr="0001413C">
              <w:t>The gender spectrum is nuanced, but the three most common ways people identify are cisgender, transgender, and non-binary.</w:t>
            </w:r>
          </w:p>
          <w:p w14:paraId="60C2F0CB" w14:textId="77777777" w:rsidR="0001413C" w:rsidRPr="0001413C" w:rsidRDefault="0001413C" w:rsidP="0001413C">
            <w:r w:rsidRPr="0001413C">
              <w:t>A cisgender person is someone whose gender aligns with the sex they were assigned at birth. Generally, this gender will align with the binary of male or female.</w:t>
            </w:r>
          </w:p>
          <w:p w14:paraId="319C95F5" w14:textId="77777777" w:rsidR="0001413C" w:rsidRPr="0001413C" w:rsidRDefault="0001413C" w:rsidP="0001413C">
            <w:r w:rsidRPr="0001413C">
              <w:t>A transgender person is someone whose gender is different than the sex they were assigned at birth.</w:t>
            </w:r>
          </w:p>
          <w:p w14:paraId="5F31A0C2" w14:textId="77777777" w:rsidR="0001413C" w:rsidRPr="0001413C" w:rsidRDefault="0001413C" w:rsidP="0001413C">
            <w:r w:rsidRPr="0001413C">
              <w:t>A non-binary person does not identify exclusively as a man or a woman. They might identify as both, somewhere in between, or completely outside the gender binary. Some may identify as transgender, but not all do.</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F11AA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975865" w14:textId="77777777" w:rsidR="0001413C" w:rsidRPr="0001413C" w:rsidRDefault="0001413C" w:rsidP="0001413C"/>
        </w:tc>
      </w:tr>
      <w:tr w:rsidR="0001413C" w:rsidRPr="0001413C" w14:paraId="5999A33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3497E9" w14:textId="77777777" w:rsidR="0001413C" w:rsidRPr="0001413C" w:rsidRDefault="0001413C" w:rsidP="0001413C">
            <w:r w:rsidRPr="0001413C">
              <w:t xml:space="preserve">What Additional Protections and Remedies Are Available?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B4A34E" w14:textId="77777777" w:rsidR="0001413C" w:rsidRPr="0001413C" w:rsidRDefault="0001413C" w:rsidP="0001413C">
            <w:r w:rsidRPr="0001413C">
              <w:t xml:space="preserve">Victims of sexual harassment may file complaints with the </w:t>
            </w:r>
            <w:hyperlink r:id="rId287" w:history="1">
              <w:r w:rsidRPr="0001413C">
                <w:rPr>
                  <w:rStyle w:val="Hyperlink"/>
                </w:rPr>
                <w:t>New York State Division of Human Rights (opens in new tab)</w:t>
              </w:r>
            </w:hyperlink>
            <w:r w:rsidRPr="0001413C">
              <w:t xml:space="preserve"> (DHR) or file a lawsuit directly in the New York State Supreme Court. Complaints may be filed with the DHR any time within three years of the alleged sexual harassment.</w:t>
            </w:r>
          </w:p>
          <w:p w14:paraId="3EE9C320" w14:textId="77777777" w:rsidR="0001413C" w:rsidRPr="0001413C" w:rsidRDefault="0001413C" w:rsidP="0001413C">
            <w:r w:rsidRPr="0001413C">
              <w:t xml:space="preserve">Employees in New York may also file complaints with the federal </w:t>
            </w:r>
            <w:hyperlink r:id="rId288" w:tgtFrame="_blank" w:history="1">
              <w:r w:rsidRPr="0001413C">
                <w:rPr>
                  <w:rStyle w:val="Hyperlink"/>
                </w:rPr>
                <w:t>EEOC (opens in new tab)</w:t>
              </w:r>
            </w:hyperlink>
            <w:r w:rsidRPr="0001413C">
              <w:t xml:space="preserve"> any time within 300 days from the alleged harassment, if they so wish.</w:t>
            </w:r>
          </w:p>
          <w:p w14:paraId="28EF69A9" w14:textId="77777777" w:rsidR="0001413C" w:rsidRPr="0001413C" w:rsidRDefault="0001413C" w:rsidP="0001413C">
            <w:r w:rsidRPr="0001413C">
              <w:t>Additionally, individuals may pursue their claims in the New York state or federal courts. In New York State, individuals have three years from the time of the harassment to file a lawsuit. Individuals who are able to prove their case may be entitled to certain remedies, which will depend upon the facts and circumstances of their case, but may include requiring the harassing behavior to stop or monetary damages.</w:t>
            </w:r>
          </w:p>
          <w:p w14:paraId="03B5335E" w14:textId="77777777" w:rsidR="0001413C" w:rsidRPr="0001413C" w:rsidRDefault="0001413C" w:rsidP="0001413C">
            <w:r w:rsidRPr="0001413C">
              <w:t>Several localities have laws in place to protect individuals from sexual harassment and discrimination. To find out if such a law exists in your locality, contact your county, city, or town government or council. In some cases, harassment may constitute a crime if it involves actions like physical touching, coerced physical confinement, or coerced sex acts. In these cases, you should also contact the local police department.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804EC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59FF08" w14:textId="77777777" w:rsidR="0001413C" w:rsidRPr="0001413C" w:rsidRDefault="0001413C" w:rsidP="0001413C"/>
        </w:tc>
      </w:tr>
      <w:tr w:rsidR="0001413C" w:rsidRPr="0001413C" w14:paraId="12F489E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17F9A7"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D1791A" w14:textId="77777777" w:rsidR="0001413C" w:rsidRPr="0001413C" w:rsidRDefault="0001413C" w:rsidP="0001413C">
            <w:r w:rsidRPr="0001413C">
              <w:t>If you are ever the victim of harassment, or witness (or suspect) an instance of harassment, you can find out who to report it to by visiting the Contact Details section. Remember, behavior does not need to be a violation of law in order to be in violation of company policy. As a reminder, managers and supervisors are required to report any harassment or suspected harassment immediately.</w:t>
            </w:r>
          </w:p>
          <w:p w14:paraId="4F1F909E" w14:textId="77777777" w:rsidR="0001413C" w:rsidRPr="0001413C" w:rsidRDefault="0001413C" w:rsidP="0001413C">
            <w:r w:rsidRPr="0001413C">
              <w:t>You can also find out the details of our complaint process by visiting the Complaint Process section. All complaints will be promptly and thoroughly investigated. Although the investigation process will vary from case to case, in all cases, we will ensure due process to all parties, including the reporter, the accused, and witnesses, and such reports will be treated with confidentiality, to the extent possible, and you can rest assured that retaliation for any complaints filed in good faith is strictly forbidden under law and company policy. Retaliation under New York law is any action taken against an employee that could have the effect of discouraging a reasonable worker from making a complaint about harassment or discrimination.</w:t>
            </w:r>
          </w:p>
          <w:p w14:paraId="08FBE3C1" w14:textId="77777777" w:rsidR="0001413C" w:rsidRPr="0001413C" w:rsidRDefault="0001413C" w:rsidP="0001413C">
            <w:r w:rsidRPr="0001413C">
              <w:t>Examples of retaliation might include, but are not limited to:</w:t>
            </w:r>
          </w:p>
          <w:p w14:paraId="425D1B3C" w14:textId="77777777" w:rsidR="0001413C" w:rsidRPr="0001413C" w:rsidRDefault="0001413C" w:rsidP="0001413C">
            <w:pPr>
              <w:numPr>
                <w:ilvl w:val="0"/>
                <w:numId w:val="99"/>
              </w:numPr>
            </w:pPr>
            <w:r w:rsidRPr="0001413C">
              <w:t>Demotion, termination, denying accommodations, reduced hours, or the assignment of less desirable shifts.</w:t>
            </w:r>
          </w:p>
          <w:p w14:paraId="08EAA883" w14:textId="77777777" w:rsidR="0001413C" w:rsidRPr="0001413C" w:rsidRDefault="0001413C" w:rsidP="0001413C">
            <w:pPr>
              <w:numPr>
                <w:ilvl w:val="0"/>
                <w:numId w:val="99"/>
              </w:numPr>
            </w:pPr>
            <w:r w:rsidRPr="0001413C">
              <w:t>Publicly releasing private information in personnel file.</w:t>
            </w:r>
          </w:p>
          <w:p w14:paraId="2D4F69A8" w14:textId="77777777" w:rsidR="0001413C" w:rsidRPr="0001413C" w:rsidRDefault="0001413C" w:rsidP="0001413C">
            <w:pPr>
              <w:numPr>
                <w:ilvl w:val="0"/>
                <w:numId w:val="99"/>
              </w:numPr>
            </w:pPr>
            <w:r w:rsidRPr="0001413C">
              <w:t>Refusing to provide a requested factual reference or providing an unwarranted negative reference.</w:t>
            </w:r>
          </w:p>
          <w:p w14:paraId="5A95111F" w14:textId="77777777" w:rsidR="0001413C" w:rsidRPr="0001413C" w:rsidRDefault="0001413C" w:rsidP="0001413C">
            <w:pPr>
              <w:numPr>
                <w:ilvl w:val="0"/>
                <w:numId w:val="99"/>
              </w:numPr>
            </w:pPr>
            <w:r w:rsidRPr="0001413C">
              <w:t>Labeling an employee as “difficult” and excluding them from projects to avoid “drama.”</w:t>
            </w:r>
          </w:p>
          <w:p w14:paraId="23BEA9DB" w14:textId="77777777" w:rsidR="0001413C" w:rsidRPr="0001413C" w:rsidRDefault="0001413C" w:rsidP="0001413C">
            <w:pPr>
              <w:numPr>
                <w:ilvl w:val="0"/>
                <w:numId w:val="99"/>
              </w:numPr>
            </w:pPr>
            <w:r w:rsidRPr="0001413C">
              <w:t>Undermining an individual’s immigration status.</w:t>
            </w:r>
          </w:p>
          <w:p w14:paraId="6486F6FF" w14:textId="77777777" w:rsidR="0001413C" w:rsidRPr="0001413C" w:rsidRDefault="0001413C" w:rsidP="0001413C">
            <w:pPr>
              <w:numPr>
                <w:ilvl w:val="0"/>
                <w:numId w:val="99"/>
              </w:numPr>
            </w:pPr>
            <w:r w:rsidRPr="0001413C">
              <w:t>Reducing work responsibilities, passing over for a promotion, or moving an individual’s desk to a less desirable office location.</w:t>
            </w:r>
          </w:p>
          <w:p w14:paraId="28BE7692" w14:textId="77777777" w:rsidR="0001413C" w:rsidRPr="0001413C" w:rsidRDefault="0001413C" w:rsidP="0001413C">
            <w:r w:rsidRPr="0001413C">
              <w:t>Supervisors and managers must accommodate the needs of individuals who have experienced harassment to ensure the workplace is safe, supportive, and free from retaliation for them during and after any investigation.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D7820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A408DB" w14:textId="77777777" w:rsidR="0001413C" w:rsidRPr="0001413C" w:rsidRDefault="0001413C" w:rsidP="0001413C"/>
        </w:tc>
      </w:tr>
      <w:tr w:rsidR="0001413C" w:rsidRPr="0001413C" w14:paraId="0A2AF99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5A7227" w14:textId="77777777" w:rsidR="0001413C" w:rsidRPr="0001413C" w:rsidRDefault="0001413C" w:rsidP="0001413C">
            <w:r w:rsidRPr="0001413C">
              <w:t xml:space="preserve">Is There a Hotline I Can Use?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DA0DD9" w14:textId="77777777" w:rsidR="0001413C" w:rsidRPr="0001413C" w:rsidRDefault="0001413C" w:rsidP="0001413C">
            <w:r w:rsidRPr="0001413C">
              <w:t>The New York State Division of Human Rights offers a confidential, toll-free hotline that individuals can use to make complaints of workplace sexual harassment, 1-800-HARASS-3 (1-800-427-2773). Workers who have faced sexual harassment are connected with attorneys with experience in sexual harassment matters, who will be available to provide free legal advice.</w:t>
            </w:r>
          </w:p>
          <w:p w14:paraId="6A5202D7"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43D71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A02151" w14:textId="77777777" w:rsidR="0001413C" w:rsidRPr="0001413C" w:rsidRDefault="0001413C" w:rsidP="0001413C"/>
        </w:tc>
      </w:tr>
    </w:tbl>
    <w:p w14:paraId="2DB5F58A"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6FBB73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899874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4E66D1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6F469E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8F3BF4" w14:textId="77777777" w:rsidR="0001413C" w:rsidRPr="0001413C" w:rsidRDefault="0001413C" w:rsidP="0001413C">
            <w:pPr>
              <w:rPr>
                <w:b/>
                <w:bCs/>
              </w:rPr>
            </w:pPr>
            <w:r w:rsidRPr="0001413C">
              <w:rPr>
                <w:b/>
                <w:bCs/>
              </w:rPr>
              <w:t>Alternate Text</w:t>
            </w:r>
          </w:p>
        </w:tc>
      </w:tr>
      <w:tr w:rsidR="0001413C" w:rsidRPr="0001413C" w14:paraId="49937FD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B17075"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34157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29463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774B61" w14:textId="77777777" w:rsidR="0001413C" w:rsidRPr="0001413C" w:rsidRDefault="0001413C" w:rsidP="0001413C"/>
        </w:tc>
      </w:tr>
    </w:tbl>
    <w:p w14:paraId="3A9C060A" w14:textId="77777777" w:rsidR="0001413C" w:rsidRPr="0001413C" w:rsidRDefault="0001413C" w:rsidP="0001413C">
      <w:r w:rsidRPr="0001413C">
        <w:rPr>
          <w:b/>
          <w:bCs/>
        </w:rPr>
        <w:t>Audio Transcript Text:</w:t>
      </w:r>
      <w:r w:rsidRPr="0001413C">
        <w:t xml:space="preserve"> </w:t>
      </w:r>
    </w:p>
    <w:p w14:paraId="0EA08A8C" w14:textId="77777777" w:rsidR="0001413C" w:rsidRPr="0001413C" w:rsidRDefault="0001413C" w:rsidP="0001413C">
      <w:r w:rsidRPr="0001413C">
        <w:t>It's important that you understand the key concepts related to this topic.</w:t>
      </w:r>
    </w:p>
    <w:p w14:paraId="3FEFD954" w14:textId="77777777" w:rsidR="0001413C" w:rsidRPr="0001413C" w:rsidRDefault="0001413C" w:rsidP="0001413C">
      <w:r w:rsidRPr="0001413C">
        <w:br w:type="page"/>
      </w:r>
    </w:p>
    <w:p w14:paraId="6F713564" w14:textId="77777777" w:rsidR="0001413C" w:rsidRPr="0001413C" w:rsidRDefault="0001413C" w:rsidP="0001413C">
      <w:r w:rsidRPr="0001413C">
        <w:rPr>
          <w:b/>
          <w:bCs/>
        </w:rPr>
        <w:t>Lesson 45:</w:t>
      </w:r>
      <w:r w:rsidRPr="0001413C">
        <w:t xml:space="preserve"> Sexual Harassment Complaints </w:t>
      </w:r>
    </w:p>
    <w:p w14:paraId="651A4146" w14:textId="77777777" w:rsidR="0001413C" w:rsidRPr="0001413C" w:rsidRDefault="0001413C" w:rsidP="0001413C">
      <w:r w:rsidRPr="0001413C">
        <w:rPr>
          <w:b/>
          <w:bCs/>
        </w:rPr>
        <w:t>Quick Quiz Lesson</w:t>
      </w:r>
      <w:r w:rsidRPr="0001413C">
        <w:t xml:space="preserve"> </w:t>
      </w:r>
    </w:p>
    <w:p w14:paraId="3B4715B0" w14:textId="77777777" w:rsidR="0001413C" w:rsidRPr="0001413C" w:rsidRDefault="0001413C" w:rsidP="0001413C">
      <w:r w:rsidRPr="0001413C">
        <w:rPr>
          <w:b/>
          <w:bCs/>
        </w:rPr>
        <w:t>Lesson Type :</w:t>
      </w:r>
      <w:r w:rsidRPr="0001413C">
        <w:t xml:space="preserve"> </w:t>
      </w:r>
    </w:p>
    <w:p w14:paraId="3117D30F" w14:textId="77777777" w:rsidR="0001413C" w:rsidRPr="0001413C" w:rsidRDefault="0001413C" w:rsidP="0001413C">
      <w:r w:rsidRPr="0001413C">
        <w:t xml:space="preserve">Quick Quiz </w:t>
      </w:r>
    </w:p>
    <w:p w14:paraId="7A08C348" w14:textId="77777777" w:rsidR="0001413C" w:rsidRPr="0001413C" w:rsidRDefault="0001413C" w:rsidP="0001413C">
      <w:r w:rsidRPr="0001413C">
        <w:rPr>
          <w:b/>
          <w:bCs/>
        </w:rPr>
        <w:t>Select Type :</w:t>
      </w:r>
      <w:r w:rsidRPr="0001413C">
        <w:t xml:space="preserve"> </w:t>
      </w:r>
    </w:p>
    <w:p w14:paraId="3D38A362" w14:textId="77777777" w:rsidR="0001413C" w:rsidRPr="0001413C" w:rsidRDefault="0001413C" w:rsidP="0001413C">
      <w:r w:rsidRPr="0001413C">
        <w:t xml:space="preserve">Post Lesson Quick Quiz </w:t>
      </w:r>
    </w:p>
    <w:p w14:paraId="40E0B4C1" w14:textId="77777777" w:rsidR="0001413C" w:rsidRPr="0001413C" w:rsidRDefault="0001413C" w:rsidP="0001413C">
      <w:r w:rsidRPr="0001413C">
        <w:rPr>
          <w:b/>
          <w:bCs/>
        </w:rPr>
        <w:t>Page Title :</w:t>
      </w:r>
      <w:r w:rsidRPr="0001413C">
        <w:t xml:space="preserve"> </w:t>
      </w:r>
    </w:p>
    <w:p w14:paraId="078314E7" w14:textId="77777777" w:rsidR="0001413C" w:rsidRPr="0001413C" w:rsidRDefault="0001413C" w:rsidP="0001413C">
      <w:r w:rsidRPr="0001413C">
        <w:t xml:space="preserve">Ready for a quick assessment? </w:t>
      </w:r>
    </w:p>
    <w:p w14:paraId="4AC58BA7" w14:textId="77777777" w:rsidR="0001413C" w:rsidRPr="0001413C" w:rsidRDefault="0001413C" w:rsidP="0001413C">
      <w:r w:rsidRPr="0001413C">
        <w:rPr>
          <w:b/>
          <w:bCs/>
        </w:rPr>
        <w:t>Quick Quiz Assessment</w:t>
      </w:r>
      <w:r w:rsidRPr="0001413C">
        <w:t xml:space="preserve"> </w:t>
      </w:r>
    </w:p>
    <w:p w14:paraId="178B662E" w14:textId="77777777" w:rsidR="0001413C" w:rsidRPr="0001413C" w:rsidRDefault="0001413C" w:rsidP="0001413C">
      <w:r w:rsidRPr="0001413C">
        <w:rPr>
          <w:b/>
          <w:bCs/>
        </w:rPr>
        <w:t>Questions</w:t>
      </w:r>
      <w:r w:rsidRPr="0001413C">
        <w:t xml:space="preserve"> </w:t>
      </w:r>
    </w:p>
    <w:p w14:paraId="59DBA463" w14:textId="77777777" w:rsidR="0001413C" w:rsidRPr="0001413C" w:rsidRDefault="0001413C" w:rsidP="0001413C">
      <w:r w:rsidRPr="0001413C">
        <w:rPr>
          <w:b/>
          <w:bCs/>
        </w:rPr>
        <w:t>1. Question :</w:t>
      </w:r>
      <w:r w:rsidRPr="0001413C">
        <w:t xml:space="preserve"> </w:t>
      </w:r>
    </w:p>
    <w:p w14:paraId="5A3E5436" w14:textId="77777777" w:rsidR="0001413C" w:rsidRPr="0001413C" w:rsidRDefault="0001413C" w:rsidP="0001413C">
      <w:r w:rsidRPr="0001413C">
        <w:t>Margot recently started a new job, and since she started, one of her colleagues has continued to make comments about her body and how she looks in her clothes. She speaks to her manager, Chris, about her colleague’s behavior. She asks Chris not to tell anyone about it, because she doesn’t want to look like the newcomer making trouble. She just wanted to bring it to his attention, so he was aware. Chris promises not to tell anyone.</w:t>
      </w:r>
    </w:p>
    <w:p w14:paraId="24318B30" w14:textId="77777777" w:rsidR="0001413C" w:rsidRPr="0001413C" w:rsidRDefault="0001413C" w:rsidP="0001413C">
      <w:r w:rsidRPr="0001413C">
        <w:t>Is this the correct course of action?</w:t>
      </w:r>
    </w:p>
    <w:p w14:paraId="1BB575AC" w14:textId="77777777" w:rsidR="0001413C" w:rsidRPr="0001413C" w:rsidRDefault="0001413C" w:rsidP="0001413C">
      <w:r w:rsidRPr="0001413C">
        <w:rPr>
          <w:b/>
          <w:bCs/>
        </w:rPr>
        <w:t xml:space="preserve">1. Answer: Incorrect </w:t>
      </w:r>
    </w:p>
    <w:p w14:paraId="1B701B08" w14:textId="77777777" w:rsidR="0001413C" w:rsidRPr="0001413C" w:rsidRDefault="0001413C" w:rsidP="0001413C">
      <w:r w:rsidRPr="0001413C">
        <w:t>Yes</w:t>
      </w:r>
    </w:p>
    <w:p w14:paraId="36C9C9B0" w14:textId="77777777" w:rsidR="0001413C" w:rsidRPr="0001413C" w:rsidRDefault="0001413C" w:rsidP="0001413C">
      <w:r w:rsidRPr="0001413C">
        <w:rPr>
          <w:b/>
          <w:bCs/>
        </w:rPr>
        <w:t xml:space="preserve">2. Answer: Correct </w:t>
      </w:r>
    </w:p>
    <w:p w14:paraId="764B3F39" w14:textId="77777777" w:rsidR="0001413C" w:rsidRPr="0001413C" w:rsidRDefault="0001413C" w:rsidP="0001413C">
      <w:r w:rsidRPr="0001413C">
        <w:t>No</w:t>
      </w:r>
    </w:p>
    <w:p w14:paraId="3FC56930" w14:textId="77777777" w:rsidR="0001413C" w:rsidRPr="0001413C" w:rsidRDefault="0001413C" w:rsidP="0001413C">
      <w:r w:rsidRPr="0001413C">
        <w:rPr>
          <w:b/>
          <w:bCs/>
        </w:rPr>
        <w:t>2. Question :</w:t>
      </w:r>
      <w:r w:rsidRPr="0001413C">
        <w:t xml:space="preserve"> </w:t>
      </w:r>
    </w:p>
    <w:p w14:paraId="13613D78" w14:textId="77777777" w:rsidR="0001413C" w:rsidRPr="0001413C" w:rsidRDefault="0001413C" w:rsidP="0001413C">
      <w:r w:rsidRPr="0001413C">
        <w:t>There are a range of appropriate preliminary actions managers can take after a harassment complaint is made. These may include separation, safety planning, or seeking guidance from HR.</w:t>
      </w:r>
    </w:p>
    <w:p w14:paraId="147FCEB5" w14:textId="77777777" w:rsidR="0001413C" w:rsidRPr="0001413C" w:rsidRDefault="0001413C" w:rsidP="0001413C">
      <w:r w:rsidRPr="0001413C">
        <w:rPr>
          <w:b/>
          <w:bCs/>
        </w:rPr>
        <w:t xml:space="preserve">1. Answer: Correct </w:t>
      </w:r>
    </w:p>
    <w:p w14:paraId="0629AC61" w14:textId="77777777" w:rsidR="0001413C" w:rsidRPr="0001413C" w:rsidRDefault="0001413C" w:rsidP="0001413C">
      <w:r w:rsidRPr="0001413C">
        <w:t>True</w:t>
      </w:r>
    </w:p>
    <w:p w14:paraId="07C6C8AD" w14:textId="77777777" w:rsidR="0001413C" w:rsidRPr="0001413C" w:rsidRDefault="0001413C" w:rsidP="0001413C">
      <w:r w:rsidRPr="0001413C">
        <w:rPr>
          <w:b/>
          <w:bCs/>
        </w:rPr>
        <w:t xml:space="preserve">2. Answer: Incorrect </w:t>
      </w:r>
    </w:p>
    <w:p w14:paraId="700D5A9A" w14:textId="77777777" w:rsidR="0001413C" w:rsidRPr="0001413C" w:rsidRDefault="0001413C" w:rsidP="0001413C">
      <w:r w:rsidRPr="0001413C">
        <w:t>False</w:t>
      </w:r>
    </w:p>
    <w:p w14:paraId="4B59CA45" w14:textId="77777777" w:rsidR="0001413C" w:rsidRPr="0001413C" w:rsidRDefault="0001413C" w:rsidP="0001413C">
      <w:r w:rsidRPr="0001413C">
        <w:rPr>
          <w:b/>
          <w:bCs/>
        </w:rPr>
        <w:t>3. Question :</w:t>
      </w:r>
      <w:r w:rsidRPr="0001413C">
        <w:t xml:space="preserve"> </w:t>
      </w:r>
    </w:p>
    <w:p w14:paraId="4EB18A83" w14:textId="77777777" w:rsidR="0001413C" w:rsidRPr="0001413C" w:rsidRDefault="0001413C" w:rsidP="0001413C">
      <w:r w:rsidRPr="0001413C">
        <w:t>Jacob was recently promoted and now works on a different floor. On a few occasions when he’s gone to the bathroom, an employee who works in a different team has backed him into a corner and made sexually suggestive comments. Instead of going to his own manager, Jacob reports the harassment to the employee’s manager.</w:t>
      </w:r>
    </w:p>
    <w:p w14:paraId="0C1BAE71" w14:textId="77777777" w:rsidR="0001413C" w:rsidRPr="0001413C" w:rsidRDefault="0001413C" w:rsidP="0001413C">
      <w:r w:rsidRPr="0001413C">
        <w:t>Is this an acceptable course of action for Jacob to take?</w:t>
      </w:r>
    </w:p>
    <w:p w14:paraId="1CFFD947" w14:textId="77777777" w:rsidR="0001413C" w:rsidRPr="0001413C" w:rsidRDefault="0001413C" w:rsidP="0001413C">
      <w:r w:rsidRPr="0001413C">
        <w:rPr>
          <w:b/>
          <w:bCs/>
        </w:rPr>
        <w:t xml:space="preserve">1. Answer: Correct </w:t>
      </w:r>
    </w:p>
    <w:p w14:paraId="1E3F436D" w14:textId="77777777" w:rsidR="0001413C" w:rsidRPr="0001413C" w:rsidRDefault="0001413C" w:rsidP="0001413C">
      <w:r w:rsidRPr="0001413C">
        <w:t>Yes</w:t>
      </w:r>
    </w:p>
    <w:p w14:paraId="7C0A5CC6" w14:textId="77777777" w:rsidR="0001413C" w:rsidRPr="0001413C" w:rsidRDefault="0001413C" w:rsidP="0001413C">
      <w:r w:rsidRPr="0001413C">
        <w:rPr>
          <w:b/>
          <w:bCs/>
        </w:rPr>
        <w:t xml:space="preserve">2. Answer: Incorrect </w:t>
      </w:r>
    </w:p>
    <w:p w14:paraId="34961044" w14:textId="77777777" w:rsidR="0001413C" w:rsidRPr="0001413C" w:rsidRDefault="0001413C" w:rsidP="0001413C">
      <w:r w:rsidRPr="0001413C">
        <w:t>No</w:t>
      </w:r>
    </w:p>
    <w:p w14:paraId="7BFACFC0" w14:textId="77777777" w:rsidR="0001413C" w:rsidRPr="0001413C" w:rsidRDefault="0001413C" w:rsidP="0001413C">
      <w:r w:rsidRPr="0001413C">
        <w:rPr>
          <w:b/>
          <w:bCs/>
        </w:rPr>
        <w:t>4. Question :</w:t>
      </w:r>
      <w:r w:rsidRPr="0001413C">
        <w:t xml:space="preserve"> </w:t>
      </w:r>
    </w:p>
    <w:p w14:paraId="6000EACA" w14:textId="77777777" w:rsidR="0001413C" w:rsidRPr="0001413C" w:rsidRDefault="0001413C" w:rsidP="0001413C">
      <w:r w:rsidRPr="0001413C">
        <w:t>If harassment occurs between employees outside of the workplace, it may still need to be reported if it impacts the work environment or involves working relationships.</w:t>
      </w:r>
    </w:p>
    <w:p w14:paraId="1E3C32E8" w14:textId="77777777" w:rsidR="0001413C" w:rsidRPr="0001413C" w:rsidRDefault="0001413C" w:rsidP="0001413C">
      <w:r w:rsidRPr="0001413C">
        <w:rPr>
          <w:b/>
          <w:bCs/>
        </w:rPr>
        <w:t xml:space="preserve">1. Answer: Correct </w:t>
      </w:r>
    </w:p>
    <w:p w14:paraId="0679BADD" w14:textId="77777777" w:rsidR="0001413C" w:rsidRPr="0001413C" w:rsidRDefault="0001413C" w:rsidP="0001413C">
      <w:r w:rsidRPr="0001413C">
        <w:t>True</w:t>
      </w:r>
    </w:p>
    <w:p w14:paraId="070255D4" w14:textId="77777777" w:rsidR="0001413C" w:rsidRPr="0001413C" w:rsidRDefault="0001413C" w:rsidP="0001413C">
      <w:r w:rsidRPr="0001413C">
        <w:rPr>
          <w:b/>
          <w:bCs/>
        </w:rPr>
        <w:t xml:space="preserve">2. Answer: Incorrect </w:t>
      </w:r>
    </w:p>
    <w:p w14:paraId="7FA35990" w14:textId="77777777" w:rsidR="0001413C" w:rsidRPr="0001413C" w:rsidRDefault="0001413C" w:rsidP="0001413C">
      <w:r w:rsidRPr="0001413C">
        <w:t>False</w:t>
      </w:r>
    </w:p>
    <w:p w14:paraId="38AFE851" w14:textId="77777777" w:rsidR="0001413C" w:rsidRPr="0001413C" w:rsidRDefault="0001413C" w:rsidP="0001413C">
      <w:r w:rsidRPr="0001413C">
        <w:rPr>
          <w:b/>
          <w:bCs/>
        </w:rPr>
        <w:t>5. Question :</w:t>
      </w:r>
      <w:r w:rsidRPr="0001413C">
        <w:t xml:space="preserve"> </w:t>
      </w:r>
    </w:p>
    <w:p w14:paraId="4F7040C5" w14:textId="77777777" w:rsidR="0001413C" w:rsidRPr="0001413C" w:rsidRDefault="0001413C" w:rsidP="0001413C">
      <w:r w:rsidRPr="0001413C">
        <w:t>Clarissa receives some bad news, and when her colleague Trevor notices she isn’t herself, he winks at her and says, “I know what will cheer you up,” and makes a sexually suggestive gesture. Their manager, Bryan, sees what has happened. He has never seen Trevor behave like this before, but that doesn’t mean this can’t escalate into a clear case of sexual harassment, so he decides to report it to HR.</w:t>
      </w:r>
    </w:p>
    <w:p w14:paraId="20719B23" w14:textId="77777777" w:rsidR="0001413C" w:rsidRPr="0001413C" w:rsidRDefault="0001413C" w:rsidP="0001413C">
      <w:r w:rsidRPr="0001413C">
        <w:t>Is this the correct course of action?</w:t>
      </w:r>
    </w:p>
    <w:p w14:paraId="415951D3" w14:textId="77777777" w:rsidR="0001413C" w:rsidRPr="0001413C" w:rsidRDefault="0001413C" w:rsidP="0001413C">
      <w:r w:rsidRPr="0001413C">
        <w:rPr>
          <w:b/>
          <w:bCs/>
        </w:rPr>
        <w:t xml:space="preserve">1. Answer: Correct </w:t>
      </w:r>
    </w:p>
    <w:p w14:paraId="1AA4E9C4" w14:textId="77777777" w:rsidR="0001413C" w:rsidRPr="0001413C" w:rsidRDefault="0001413C" w:rsidP="0001413C">
      <w:r w:rsidRPr="0001413C">
        <w:t>Yes</w:t>
      </w:r>
    </w:p>
    <w:p w14:paraId="43A8BD13" w14:textId="77777777" w:rsidR="0001413C" w:rsidRPr="0001413C" w:rsidRDefault="0001413C" w:rsidP="0001413C">
      <w:r w:rsidRPr="0001413C">
        <w:rPr>
          <w:b/>
          <w:bCs/>
        </w:rPr>
        <w:t xml:space="preserve">2. Answer: Incorrect </w:t>
      </w:r>
    </w:p>
    <w:p w14:paraId="3B6A5692" w14:textId="77777777" w:rsidR="0001413C" w:rsidRPr="0001413C" w:rsidRDefault="0001413C" w:rsidP="0001413C">
      <w:r w:rsidRPr="0001413C">
        <w:t>No</w:t>
      </w:r>
    </w:p>
    <w:p w14:paraId="7988029E" w14:textId="77777777" w:rsidR="0001413C" w:rsidRPr="0001413C" w:rsidRDefault="0001413C" w:rsidP="0001413C">
      <w:r w:rsidRPr="0001413C">
        <w:rPr>
          <w:b/>
          <w:bCs/>
        </w:rPr>
        <w:t>6. Question :</w:t>
      </w:r>
      <w:r w:rsidRPr="0001413C">
        <w:t xml:space="preserve"> </w:t>
      </w:r>
    </w:p>
    <w:p w14:paraId="71D95098" w14:textId="77777777" w:rsidR="0001413C" w:rsidRPr="0001413C" w:rsidRDefault="0001413C" w:rsidP="0001413C">
      <w:r w:rsidRPr="0001413C">
        <w:t>Sexual harassment does not need to meet the legal definition of sexual harassment for it to be in violation of company policy, so all complaints of sexual harassment will be taken seriously.</w:t>
      </w:r>
    </w:p>
    <w:p w14:paraId="38F5D852" w14:textId="77777777" w:rsidR="0001413C" w:rsidRPr="0001413C" w:rsidRDefault="0001413C" w:rsidP="0001413C">
      <w:r w:rsidRPr="0001413C">
        <w:rPr>
          <w:b/>
          <w:bCs/>
        </w:rPr>
        <w:t xml:space="preserve">1. Answer: Correct </w:t>
      </w:r>
    </w:p>
    <w:p w14:paraId="4A789A6E" w14:textId="77777777" w:rsidR="0001413C" w:rsidRPr="0001413C" w:rsidRDefault="0001413C" w:rsidP="0001413C">
      <w:r w:rsidRPr="0001413C">
        <w:t>True</w:t>
      </w:r>
    </w:p>
    <w:p w14:paraId="0FC9433C" w14:textId="77777777" w:rsidR="0001413C" w:rsidRPr="0001413C" w:rsidRDefault="0001413C" w:rsidP="0001413C">
      <w:r w:rsidRPr="0001413C">
        <w:rPr>
          <w:b/>
          <w:bCs/>
        </w:rPr>
        <w:t xml:space="preserve">2. Answer: Incorrect </w:t>
      </w:r>
    </w:p>
    <w:p w14:paraId="3724FD09" w14:textId="77777777" w:rsidR="0001413C" w:rsidRPr="0001413C" w:rsidRDefault="0001413C" w:rsidP="0001413C">
      <w:r w:rsidRPr="0001413C">
        <w:t>False</w:t>
      </w:r>
    </w:p>
    <w:p w14:paraId="210C0A81" w14:textId="77777777" w:rsidR="0001413C" w:rsidRPr="0001413C" w:rsidRDefault="0001413C" w:rsidP="0001413C">
      <w:r w:rsidRPr="0001413C">
        <w:rPr>
          <w:b/>
          <w:bCs/>
        </w:rPr>
        <w:t>7. Question :</w:t>
      </w:r>
      <w:r w:rsidRPr="0001413C">
        <w:t xml:space="preserve"> </w:t>
      </w:r>
    </w:p>
    <w:p w14:paraId="65FBAE3C" w14:textId="77777777" w:rsidR="0001413C" w:rsidRPr="0001413C" w:rsidRDefault="0001413C" w:rsidP="0001413C">
      <w:r w:rsidRPr="0001413C">
        <w:t>Maisie has filed a sexual harassment complaint with their manager against her colleague Keith. Maisie’s manager has escalated the complaint, and they are waiting for HR to initiate the investigation. Maisie has been informing all of her other colleagues about the investigation and all of the incidents that occurred between her and Keith that led to her reporting him.</w:t>
      </w:r>
    </w:p>
    <w:p w14:paraId="0358168E" w14:textId="77777777" w:rsidR="0001413C" w:rsidRPr="0001413C" w:rsidRDefault="0001413C" w:rsidP="0001413C">
      <w:r w:rsidRPr="0001413C">
        <w:t>Is this an acceptable course of action for Maisie to take?</w:t>
      </w:r>
    </w:p>
    <w:p w14:paraId="6566087F" w14:textId="77777777" w:rsidR="0001413C" w:rsidRPr="0001413C" w:rsidRDefault="0001413C" w:rsidP="0001413C">
      <w:r w:rsidRPr="0001413C">
        <w:rPr>
          <w:b/>
          <w:bCs/>
        </w:rPr>
        <w:t xml:space="preserve">1. Answer: Incorrect </w:t>
      </w:r>
    </w:p>
    <w:p w14:paraId="1660D1D9" w14:textId="77777777" w:rsidR="0001413C" w:rsidRPr="0001413C" w:rsidRDefault="0001413C" w:rsidP="0001413C">
      <w:r w:rsidRPr="0001413C">
        <w:t>Yes</w:t>
      </w:r>
    </w:p>
    <w:p w14:paraId="1B5F1FEA" w14:textId="77777777" w:rsidR="0001413C" w:rsidRPr="0001413C" w:rsidRDefault="0001413C" w:rsidP="0001413C">
      <w:r w:rsidRPr="0001413C">
        <w:rPr>
          <w:b/>
          <w:bCs/>
        </w:rPr>
        <w:t xml:space="preserve">2. Answer: Correct </w:t>
      </w:r>
    </w:p>
    <w:p w14:paraId="2B5822AF" w14:textId="77777777" w:rsidR="0001413C" w:rsidRPr="0001413C" w:rsidRDefault="0001413C" w:rsidP="0001413C">
      <w:r w:rsidRPr="0001413C">
        <w:t>No</w:t>
      </w:r>
    </w:p>
    <w:p w14:paraId="6F3762C5" w14:textId="77777777" w:rsidR="0001413C" w:rsidRPr="0001413C" w:rsidRDefault="0001413C" w:rsidP="0001413C">
      <w:r w:rsidRPr="0001413C">
        <w:rPr>
          <w:b/>
          <w:bCs/>
        </w:rPr>
        <w:t>8. Question :</w:t>
      </w:r>
      <w:r w:rsidRPr="0001413C">
        <w:t xml:space="preserve"> </w:t>
      </w:r>
    </w:p>
    <w:p w14:paraId="3AD51F8B" w14:textId="77777777" w:rsidR="0001413C" w:rsidRPr="0001413C" w:rsidRDefault="0001413C" w:rsidP="0001413C">
      <w:r w:rsidRPr="0001413C">
        <w:t>For the past few months, Kelsey’s supervisor has been calling her for private meetings in his office. At first, he would just massage her shoulders as he spoke to her. That soon escalated to lightly kissing her neck, then groping. When she finally reports this to his manager, he says it couldn’t have been that bad or she would have told him to stop or reported it the first time it happened. He then dismisses her.</w:t>
      </w:r>
    </w:p>
    <w:p w14:paraId="1D27FAA1" w14:textId="77777777" w:rsidR="0001413C" w:rsidRPr="0001413C" w:rsidRDefault="0001413C" w:rsidP="0001413C">
      <w:r w:rsidRPr="0001413C">
        <w:t>Was this the correct response to her complaint?</w:t>
      </w:r>
    </w:p>
    <w:p w14:paraId="21C6B1E1" w14:textId="77777777" w:rsidR="0001413C" w:rsidRPr="0001413C" w:rsidRDefault="0001413C" w:rsidP="0001413C">
      <w:r w:rsidRPr="0001413C">
        <w:rPr>
          <w:b/>
          <w:bCs/>
        </w:rPr>
        <w:t xml:space="preserve">1. Answer: Incorrect </w:t>
      </w:r>
    </w:p>
    <w:p w14:paraId="5EA2D1D7" w14:textId="77777777" w:rsidR="0001413C" w:rsidRPr="0001413C" w:rsidRDefault="0001413C" w:rsidP="0001413C">
      <w:r w:rsidRPr="0001413C">
        <w:t>Yes</w:t>
      </w:r>
    </w:p>
    <w:p w14:paraId="2758FB6D" w14:textId="77777777" w:rsidR="0001413C" w:rsidRPr="0001413C" w:rsidRDefault="0001413C" w:rsidP="0001413C">
      <w:r w:rsidRPr="0001413C">
        <w:rPr>
          <w:b/>
          <w:bCs/>
        </w:rPr>
        <w:t xml:space="preserve">2. Answer: Correct </w:t>
      </w:r>
    </w:p>
    <w:p w14:paraId="1BB241AB" w14:textId="77777777" w:rsidR="0001413C" w:rsidRPr="0001413C" w:rsidRDefault="0001413C" w:rsidP="0001413C">
      <w:r w:rsidRPr="0001413C">
        <w:t>No</w:t>
      </w:r>
    </w:p>
    <w:p w14:paraId="208DF206" w14:textId="77777777" w:rsidR="0001413C" w:rsidRPr="0001413C" w:rsidRDefault="0001413C" w:rsidP="0001413C">
      <w:r w:rsidRPr="0001413C">
        <w:rPr>
          <w:b/>
          <w:bCs/>
        </w:rPr>
        <w:t>9. Question :</w:t>
      </w:r>
      <w:r w:rsidRPr="0001413C">
        <w:t xml:space="preserve"> </w:t>
      </w:r>
    </w:p>
    <w:p w14:paraId="008A8CCD" w14:textId="77777777" w:rsidR="0001413C" w:rsidRPr="0001413C" w:rsidRDefault="0001413C" w:rsidP="0001413C">
      <w:r w:rsidRPr="0001413C">
        <w:t>Grace is a manager, and her team is having a meeting. Yolande was in the middle of speaking when Jerry chimed in with a sexual innuendo. Grace didn’t think it was a big deal, even if it was inappropriate. Later, Yolande approaches Grace and says she wants to file a complaint against Jerry. Grace doesn’t think what Jerry said warrants that, but she still sympathizes with Yolande and escalates the complaint to HR.</w:t>
      </w:r>
    </w:p>
    <w:p w14:paraId="5E4845EC" w14:textId="77777777" w:rsidR="0001413C" w:rsidRPr="0001413C" w:rsidRDefault="0001413C" w:rsidP="0001413C">
      <w:r w:rsidRPr="0001413C">
        <w:t>Was this the correct course of action?</w:t>
      </w:r>
    </w:p>
    <w:p w14:paraId="15AF6A72" w14:textId="77777777" w:rsidR="0001413C" w:rsidRPr="0001413C" w:rsidRDefault="0001413C" w:rsidP="0001413C">
      <w:r w:rsidRPr="0001413C">
        <w:rPr>
          <w:b/>
          <w:bCs/>
        </w:rPr>
        <w:t xml:space="preserve">1. Answer: Correct </w:t>
      </w:r>
    </w:p>
    <w:p w14:paraId="05935216" w14:textId="77777777" w:rsidR="0001413C" w:rsidRPr="0001413C" w:rsidRDefault="0001413C" w:rsidP="0001413C">
      <w:r w:rsidRPr="0001413C">
        <w:t>Yes</w:t>
      </w:r>
    </w:p>
    <w:p w14:paraId="7FC0D215" w14:textId="77777777" w:rsidR="0001413C" w:rsidRPr="0001413C" w:rsidRDefault="0001413C" w:rsidP="0001413C">
      <w:r w:rsidRPr="0001413C">
        <w:rPr>
          <w:b/>
          <w:bCs/>
        </w:rPr>
        <w:t xml:space="preserve">2. Answer: Incorrect </w:t>
      </w:r>
    </w:p>
    <w:p w14:paraId="23486365" w14:textId="77777777" w:rsidR="0001413C" w:rsidRPr="0001413C" w:rsidRDefault="0001413C" w:rsidP="0001413C">
      <w:r w:rsidRPr="0001413C">
        <w:t>No</w:t>
      </w:r>
    </w:p>
    <w:p w14:paraId="2B19E598" w14:textId="77777777" w:rsidR="0001413C" w:rsidRPr="0001413C" w:rsidRDefault="0001413C" w:rsidP="0001413C">
      <w:r w:rsidRPr="0001413C">
        <w:rPr>
          <w:b/>
          <w:bCs/>
        </w:rPr>
        <w:t>10. Question :</w:t>
      </w:r>
      <w:r w:rsidRPr="0001413C">
        <w:t xml:space="preserve"> </w:t>
      </w:r>
    </w:p>
    <w:p w14:paraId="1B89D223" w14:textId="77777777" w:rsidR="0001413C" w:rsidRPr="0001413C" w:rsidRDefault="0001413C" w:rsidP="0001413C">
      <w:r w:rsidRPr="0001413C">
        <w:t>Managers must escalate all complaints, no matter how minor, and even if they are asked not to do so. This is because even seemingly harmless situations have the potential to escalate into a case of sexual harassment.</w:t>
      </w:r>
    </w:p>
    <w:p w14:paraId="114F3AFF" w14:textId="77777777" w:rsidR="0001413C" w:rsidRPr="0001413C" w:rsidRDefault="0001413C" w:rsidP="0001413C">
      <w:r w:rsidRPr="0001413C">
        <w:rPr>
          <w:b/>
          <w:bCs/>
        </w:rPr>
        <w:t xml:space="preserve">1. Answer: Correct </w:t>
      </w:r>
    </w:p>
    <w:p w14:paraId="2796F78B" w14:textId="77777777" w:rsidR="0001413C" w:rsidRPr="0001413C" w:rsidRDefault="0001413C" w:rsidP="0001413C">
      <w:r w:rsidRPr="0001413C">
        <w:t>True</w:t>
      </w:r>
    </w:p>
    <w:p w14:paraId="65A35E18" w14:textId="77777777" w:rsidR="0001413C" w:rsidRPr="0001413C" w:rsidRDefault="0001413C" w:rsidP="0001413C">
      <w:r w:rsidRPr="0001413C">
        <w:rPr>
          <w:b/>
          <w:bCs/>
        </w:rPr>
        <w:t xml:space="preserve">2. Answer: Incorrect </w:t>
      </w:r>
    </w:p>
    <w:p w14:paraId="475DAD50" w14:textId="77777777" w:rsidR="0001413C" w:rsidRPr="0001413C" w:rsidRDefault="0001413C" w:rsidP="0001413C">
      <w:r w:rsidRPr="0001413C">
        <w:t>False</w:t>
      </w:r>
    </w:p>
    <w:p w14:paraId="6FCEB3CC" w14:textId="77777777" w:rsidR="0001413C" w:rsidRPr="0001413C" w:rsidRDefault="0001413C" w:rsidP="0001413C">
      <w:r w:rsidRPr="0001413C">
        <w:rPr>
          <w:b/>
          <w:bCs/>
        </w:rPr>
        <w:t xml:space="preserve">Number of questions needed to pass ? : </w:t>
      </w:r>
    </w:p>
    <w:p w14:paraId="67D47BDD" w14:textId="77777777" w:rsidR="0001413C" w:rsidRPr="0001413C" w:rsidRDefault="0001413C" w:rsidP="0001413C">
      <w:r w:rsidRPr="0001413C">
        <w:t xml:space="preserve">4 </w:t>
      </w:r>
    </w:p>
    <w:p w14:paraId="5DA0B6B5" w14:textId="77777777" w:rsidR="0001413C" w:rsidRPr="0001413C" w:rsidRDefault="0001413C" w:rsidP="0001413C">
      <w:r w:rsidRPr="0001413C">
        <w:rPr>
          <w:b/>
          <w:bCs/>
        </w:rPr>
        <w:t>Passed Message</w:t>
      </w:r>
      <w:r w:rsidRPr="0001413C">
        <w:t xml:space="preserve"> </w:t>
      </w:r>
    </w:p>
    <w:p w14:paraId="798E2D65" w14:textId="77777777" w:rsidR="0001413C" w:rsidRPr="0001413C" w:rsidRDefault="0001413C" w:rsidP="0001413C">
      <w:r w:rsidRPr="0001413C">
        <w:rPr>
          <w:b/>
          <w:bCs/>
        </w:rPr>
        <w:t xml:space="preserve">Message text: </w:t>
      </w:r>
    </w:p>
    <w:p w14:paraId="5E706E41" w14:textId="77777777" w:rsidR="0001413C" w:rsidRPr="0001413C" w:rsidRDefault="0001413C" w:rsidP="0001413C">
      <w:r w:rsidRPr="0001413C">
        <w:t>You've passed!</w:t>
      </w:r>
    </w:p>
    <w:p w14:paraId="1A42A97A" w14:textId="77777777" w:rsidR="0001413C" w:rsidRPr="0001413C" w:rsidRDefault="0001413C" w:rsidP="0001413C">
      <w:r w:rsidRPr="0001413C">
        <w:rPr>
          <w:b/>
          <w:bCs/>
        </w:rPr>
        <w:t>Failed Message</w:t>
      </w:r>
      <w:r w:rsidRPr="0001413C">
        <w:t xml:space="preserve"> </w:t>
      </w:r>
    </w:p>
    <w:p w14:paraId="0A6C7C73" w14:textId="77777777" w:rsidR="0001413C" w:rsidRPr="0001413C" w:rsidRDefault="0001413C" w:rsidP="0001413C">
      <w:r w:rsidRPr="0001413C">
        <w:rPr>
          <w:b/>
          <w:bCs/>
        </w:rPr>
        <w:t xml:space="preserve">Message text: </w:t>
      </w:r>
    </w:p>
    <w:p w14:paraId="7EEEF40E" w14:textId="77777777" w:rsidR="0001413C" w:rsidRPr="0001413C" w:rsidRDefault="0001413C" w:rsidP="0001413C">
      <w:r w:rsidRPr="0001413C">
        <w:t>Sorry, you didn’t pass!</w:t>
      </w:r>
    </w:p>
    <w:p w14:paraId="3015CAB4" w14:textId="77777777" w:rsidR="0001413C" w:rsidRPr="0001413C" w:rsidRDefault="0001413C" w:rsidP="0001413C">
      <w:r w:rsidRPr="0001413C">
        <w:br w:type="page"/>
      </w:r>
    </w:p>
    <w:p w14:paraId="4F0E1A8E" w14:textId="77777777" w:rsidR="0001413C" w:rsidRPr="0001413C" w:rsidRDefault="0001413C" w:rsidP="0001413C">
      <w:bookmarkStart w:id="357" w:name="Page_8552566281811430517"/>
      <w:bookmarkEnd w:id="357"/>
      <w:r w:rsidRPr="0001413C">
        <w:rPr>
          <w:b/>
          <w:bCs/>
        </w:rPr>
        <w:t>Page Number:</w:t>
      </w:r>
      <w:r w:rsidRPr="0001413C">
        <w:t xml:space="preserve"> 132 </w:t>
      </w:r>
    </w:p>
    <w:p w14:paraId="6B1D9825" w14:textId="77777777" w:rsidR="0001413C" w:rsidRPr="0001413C" w:rsidRDefault="0001413C" w:rsidP="0001413C">
      <w:r w:rsidRPr="0001413C">
        <w:rPr>
          <w:b/>
          <w:bCs/>
        </w:rPr>
        <w:t>Lesson 45:</w:t>
      </w:r>
      <w:r w:rsidRPr="0001413C">
        <w:t xml:space="preserve"> Sexual Harassment Complaints </w:t>
      </w:r>
    </w:p>
    <w:p w14:paraId="6962A61F" w14:textId="77777777" w:rsidR="0001413C" w:rsidRPr="0001413C" w:rsidRDefault="0001413C" w:rsidP="0001413C">
      <w:r w:rsidRPr="0001413C">
        <w:rPr>
          <w:b/>
          <w:bCs/>
        </w:rPr>
        <w:t xml:space="preserve">Click and Reveal Template / LTR / Random </w:t>
      </w:r>
    </w:p>
    <w:p w14:paraId="088BD5A5" w14:textId="77777777" w:rsidR="0001413C" w:rsidRPr="0001413C" w:rsidRDefault="0001413C" w:rsidP="0001413C">
      <w:r w:rsidRPr="0001413C">
        <w:rPr>
          <w:b/>
          <w:bCs/>
        </w:rPr>
        <w:t>Content Title:</w:t>
      </w:r>
      <w:r w:rsidRPr="0001413C">
        <w:t xml:space="preserve"> </w:t>
      </w:r>
    </w:p>
    <w:p w14:paraId="778FE15F" w14:textId="77777777" w:rsidR="0001413C" w:rsidRPr="0001413C" w:rsidRDefault="0001413C" w:rsidP="0001413C">
      <w:r w:rsidRPr="0001413C">
        <w:t xml:space="preserve">The Complaint Process </w:t>
      </w:r>
    </w:p>
    <w:p w14:paraId="65C5EFD2" w14:textId="77777777" w:rsidR="0001413C" w:rsidRPr="0001413C" w:rsidRDefault="0001413C" w:rsidP="0001413C">
      <w:r w:rsidRPr="0001413C">
        <w:rPr>
          <w:b/>
          <w:bCs/>
        </w:rPr>
        <w:t>Content Description:</w:t>
      </w:r>
    </w:p>
    <w:p w14:paraId="758E444C" w14:textId="77777777" w:rsidR="0001413C" w:rsidRPr="0001413C" w:rsidRDefault="0001413C" w:rsidP="0001413C">
      <w:r w:rsidRPr="0001413C">
        <w:t>Filing a sexual harassment complaint can be a daunting experience. We want to encourage our employees to step forward and report incidents of sexual harassment, but we know that to do so we need to make sure our complaint process is as simple as possible, and that our employees know that all complaints are handled appropriately.</w:t>
      </w:r>
    </w:p>
    <w:p w14:paraId="6DDEFEDC" w14:textId="77777777" w:rsidR="0001413C" w:rsidRPr="0001413C" w:rsidRDefault="0001413C" w:rsidP="0001413C">
      <w:r w:rsidRPr="0001413C">
        <w:t>Select each question to learn more about our complaint process.</w:t>
      </w:r>
    </w:p>
    <w:p w14:paraId="1EE42374"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5106"/>
        <w:gridCol w:w="1747"/>
        <w:gridCol w:w="1381"/>
        <w:gridCol w:w="1118"/>
      </w:tblGrid>
      <w:tr w:rsidR="0001413C" w:rsidRPr="0001413C" w14:paraId="4674C54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130D16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8DE92C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B253E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4AB7AA" w14:textId="77777777" w:rsidR="0001413C" w:rsidRPr="0001413C" w:rsidRDefault="0001413C" w:rsidP="0001413C">
            <w:pPr>
              <w:rPr>
                <w:b/>
                <w:bCs/>
              </w:rPr>
            </w:pPr>
            <w:r w:rsidRPr="0001413C">
              <w:rPr>
                <w:b/>
                <w:bCs/>
              </w:rPr>
              <w:t>Alternate Text</w:t>
            </w:r>
          </w:p>
        </w:tc>
      </w:tr>
      <w:tr w:rsidR="0001413C" w:rsidRPr="0001413C" w14:paraId="12AD2C4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C2254B" w14:textId="77777777" w:rsidR="0001413C" w:rsidRPr="0001413C" w:rsidRDefault="0001413C" w:rsidP="0001413C">
            <w:r w:rsidRPr="0001413C">
              <w:t xml:space="preserve">What Is the Company Policy on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1D6D90" w14:textId="77777777" w:rsidR="0001413C" w:rsidRPr="0001413C" w:rsidRDefault="0001413C" w:rsidP="0001413C">
            <w:r w:rsidRPr="0001413C">
              <w:t>We operate and enforce a zero-tolerance policy on sexual harassment and prohibit all employees, regardless of their position in the company, from engaging in any unwelcome conduct of a sexual nature. Sexual harassment does not need to meet the legal definition of sexual harassment for it to be a violation of our policy, which is why all complaints of sexual harassment and retaliation against those making such complaints will be taken seriously.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00F37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8836DA" w14:textId="77777777" w:rsidR="0001413C" w:rsidRPr="0001413C" w:rsidRDefault="0001413C" w:rsidP="0001413C"/>
        </w:tc>
      </w:tr>
      <w:tr w:rsidR="0001413C" w:rsidRPr="0001413C" w14:paraId="2DD8173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877209" w14:textId="77777777" w:rsidR="0001413C" w:rsidRPr="0001413C" w:rsidRDefault="0001413C" w:rsidP="0001413C">
            <w:r w:rsidRPr="0001413C">
              <w:t xml:space="preserve">How Do You Report a Complaint?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2E947E" w14:textId="77777777" w:rsidR="0001413C" w:rsidRPr="0001413C" w:rsidRDefault="0001413C" w:rsidP="0001413C">
            <w:r w:rsidRPr="0001413C">
              <w:t>If you are a victim of sexual harassment or suspect an incident of sexual harassment, you can report your complaint or concern to your manager. If the sexual misconduct involves your manager, you can report your complaint to your manager’s manager. If you don’t feel comfortable speaking to your manager, or your manager's manager, you can report your concern to HR, Legal, or Compliance, and those colleagues will always be willing to assist you.</w:t>
            </w:r>
          </w:p>
          <w:p w14:paraId="59037BB7" w14:textId="77777777" w:rsidR="0001413C" w:rsidRPr="0001413C" w:rsidRDefault="0001413C" w:rsidP="0001413C">
            <w:r w:rsidRPr="0001413C">
              <w:t>You can find details of our internal complaints process in the Complaints Process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AE026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A025D5" w14:textId="77777777" w:rsidR="0001413C" w:rsidRPr="0001413C" w:rsidRDefault="0001413C" w:rsidP="0001413C"/>
        </w:tc>
      </w:tr>
      <w:tr w:rsidR="0001413C" w:rsidRPr="0001413C" w14:paraId="1307139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FEC98E" w14:textId="77777777" w:rsidR="0001413C" w:rsidRPr="0001413C" w:rsidRDefault="0001413C" w:rsidP="0001413C">
            <w:r w:rsidRPr="0001413C">
              <w:t xml:space="preserve">How Is Your Complaint Handled?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87381C" w14:textId="77777777" w:rsidR="0001413C" w:rsidRPr="0001413C" w:rsidRDefault="0001413C" w:rsidP="0001413C">
            <w:r w:rsidRPr="0001413C">
              <w:t xml:space="preserve">When you report a complaint to your manager, they must handle it in an efficient and timely manner. Your manager cannot personally investigate any concerns or complaints that are brought to their attention, because doing so might create additional issues or undermine the company’s ability to investigate and address the concerns. Your manager will escalate your concern to the HR Department, or other appropriate department, which will take charge of the investigation and keep the complaint confidential to the fullest extent possible under the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8056C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8CCFA6" w14:textId="77777777" w:rsidR="0001413C" w:rsidRPr="0001413C" w:rsidRDefault="0001413C" w:rsidP="0001413C"/>
        </w:tc>
      </w:tr>
      <w:tr w:rsidR="0001413C" w:rsidRPr="0001413C" w14:paraId="7CFC501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8713C6" w14:textId="77777777" w:rsidR="0001413C" w:rsidRPr="0001413C" w:rsidRDefault="0001413C" w:rsidP="0001413C">
            <w:r w:rsidRPr="0001413C">
              <w:t xml:space="preserve">What Is Your Manager’s Responsibility?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0E41D7" w14:textId="77777777" w:rsidR="0001413C" w:rsidRPr="0001413C" w:rsidRDefault="0001413C" w:rsidP="0001413C">
            <w:r w:rsidRPr="0001413C">
              <w:t>Your manager must report every allegation of sexual harassment that is brought to their attention; even if an employee asks them not to. The company can be held liable for any sexual misconduct that occurs, so failing to escalate allegations to be investigated and addressed could expose the company to an enforcement action or other litigation.</w:t>
            </w:r>
          </w:p>
          <w:p w14:paraId="6C007D57" w14:textId="77777777" w:rsidR="0001413C" w:rsidRPr="0001413C" w:rsidRDefault="0001413C" w:rsidP="0001413C">
            <w:r w:rsidRPr="0001413C">
              <w:t>Every complaint is worthy of your manager’s attention, no matter how minor the misconduct may appear, and they must treat every complaint with the same level of attention and detail. We enforce this and put this responsibility on your manager because, sometimes, what may seem like a harmless situation can escalate into a clear case of harassment and discrimination.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D5613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FEBF43" w14:textId="77777777" w:rsidR="0001413C" w:rsidRPr="0001413C" w:rsidRDefault="0001413C" w:rsidP="0001413C"/>
        </w:tc>
      </w:tr>
      <w:tr w:rsidR="0001413C" w:rsidRPr="0001413C" w14:paraId="2C0A3F9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9991FD" w14:textId="77777777" w:rsidR="0001413C" w:rsidRPr="0001413C" w:rsidRDefault="0001413C" w:rsidP="0001413C">
            <w:r w:rsidRPr="0001413C">
              <w:t xml:space="preserve">What Happens After You Make a Complaint?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829F0D" w14:textId="77777777" w:rsidR="0001413C" w:rsidRPr="0001413C" w:rsidRDefault="0001413C" w:rsidP="0001413C">
            <w:r w:rsidRPr="0001413C">
              <w:t>After your manager has escalated your concern to the HR Department, no action may be taken against the subject of the complaint until HR conducts their inquiry. Only when the investigation is complete will HR inform your manager of any action that they must take.</w:t>
            </w:r>
          </w:p>
          <w:p w14:paraId="3A1CB793" w14:textId="77777777" w:rsidR="0001413C" w:rsidRPr="0001413C" w:rsidRDefault="0001413C" w:rsidP="0001413C">
            <w:r w:rsidRPr="0001413C">
              <w:t>We also advise employees who make complaints, as well as their managers or anyone else who is aware of the complaint, to refrain from discussing the complaint with other employees until the investigation is over, consistent with the applicable laws. This will allow the facts to be discovered without interference through the investigation, and avoid any potential concerns of retaliation.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BB53F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92566B" w14:textId="77777777" w:rsidR="0001413C" w:rsidRPr="0001413C" w:rsidRDefault="0001413C" w:rsidP="0001413C"/>
        </w:tc>
      </w:tr>
      <w:tr w:rsidR="0001413C" w:rsidRPr="0001413C" w14:paraId="17BD9C9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360295" w14:textId="77777777" w:rsidR="0001413C" w:rsidRPr="0001413C" w:rsidRDefault="0001413C" w:rsidP="0001413C">
            <w:r w:rsidRPr="0001413C">
              <w:t xml:space="preserve">What Disciplinary Action Can Be Taken?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0DE498" w14:textId="77777777" w:rsidR="0001413C" w:rsidRPr="0001413C" w:rsidRDefault="0001413C" w:rsidP="0001413C">
            <w:r w:rsidRPr="0001413C">
              <w:t>If a complaint is substantiated and it has been determined that an employee has subjected another employee to any misconduct that violates company policy, even if that behavior is not explicitly prohibited by law, the perpetrator will be subject to discipline or other action that management deems appropriate to the circumstances; this might include, for example, mandatory trainings, documented discipline, a reduction in discretionary compensation, suspensions without pay of varying length, and even termination of employment.</w:t>
            </w:r>
          </w:p>
          <w:p w14:paraId="57078C96"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A9298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AA6A53" w14:textId="77777777" w:rsidR="0001413C" w:rsidRPr="0001413C" w:rsidRDefault="0001413C" w:rsidP="0001413C"/>
        </w:tc>
      </w:tr>
    </w:tbl>
    <w:p w14:paraId="602C12C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3FC6F20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DA688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E8573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A66827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9A8E786" w14:textId="77777777" w:rsidR="0001413C" w:rsidRPr="0001413C" w:rsidRDefault="0001413C" w:rsidP="0001413C">
            <w:pPr>
              <w:rPr>
                <w:b/>
                <w:bCs/>
              </w:rPr>
            </w:pPr>
            <w:r w:rsidRPr="0001413C">
              <w:rPr>
                <w:b/>
                <w:bCs/>
              </w:rPr>
              <w:t>Alternate Text</w:t>
            </w:r>
          </w:p>
        </w:tc>
      </w:tr>
      <w:tr w:rsidR="0001413C" w:rsidRPr="0001413C" w14:paraId="0839576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3F8AB3"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B8C98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18D58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C38105" w14:textId="77777777" w:rsidR="0001413C" w:rsidRPr="0001413C" w:rsidRDefault="0001413C" w:rsidP="0001413C"/>
        </w:tc>
      </w:tr>
    </w:tbl>
    <w:p w14:paraId="1ADB32A2" w14:textId="77777777" w:rsidR="0001413C" w:rsidRPr="0001413C" w:rsidRDefault="0001413C" w:rsidP="0001413C">
      <w:r w:rsidRPr="0001413C">
        <w:rPr>
          <w:b/>
          <w:bCs/>
        </w:rPr>
        <w:t>Audio Transcript Text:</w:t>
      </w:r>
      <w:r w:rsidRPr="0001413C">
        <w:t xml:space="preserve"> </w:t>
      </w:r>
    </w:p>
    <w:p w14:paraId="6632425F" w14:textId="77777777" w:rsidR="0001413C" w:rsidRPr="0001413C" w:rsidRDefault="0001413C" w:rsidP="0001413C">
      <w:r w:rsidRPr="0001413C">
        <w:t>Let's look at the steps in this process.</w:t>
      </w:r>
    </w:p>
    <w:p w14:paraId="31292854" w14:textId="77777777" w:rsidR="0001413C" w:rsidRPr="0001413C" w:rsidRDefault="0001413C" w:rsidP="0001413C">
      <w:r w:rsidRPr="0001413C">
        <w:br w:type="page"/>
      </w:r>
    </w:p>
    <w:p w14:paraId="12FCF4FC" w14:textId="77777777" w:rsidR="0001413C" w:rsidRPr="0001413C" w:rsidRDefault="0001413C" w:rsidP="0001413C">
      <w:bookmarkStart w:id="358" w:name="Page_114245153235868702"/>
      <w:bookmarkEnd w:id="358"/>
      <w:r w:rsidRPr="0001413C">
        <w:rPr>
          <w:b/>
          <w:bCs/>
        </w:rPr>
        <w:t>Page Number:</w:t>
      </w:r>
      <w:r w:rsidRPr="0001413C">
        <w:t xml:space="preserve"> 133 </w:t>
      </w:r>
    </w:p>
    <w:p w14:paraId="0D4F328E" w14:textId="77777777" w:rsidR="0001413C" w:rsidRPr="0001413C" w:rsidRDefault="0001413C" w:rsidP="0001413C">
      <w:r w:rsidRPr="0001413C">
        <w:rPr>
          <w:b/>
          <w:bCs/>
        </w:rPr>
        <w:t>Lesson 45:</w:t>
      </w:r>
      <w:r w:rsidRPr="0001413C">
        <w:t xml:space="preserve"> Sexual Harassment Complaints </w:t>
      </w:r>
    </w:p>
    <w:p w14:paraId="32531E3F" w14:textId="77777777" w:rsidR="0001413C" w:rsidRPr="0001413C" w:rsidRDefault="0001413C" w:rsidP="0001413C">
      <w:r w:rsidRPr="0001413C">
        <w:rPr>
          <w:b/>
          <w:bCs/>
        </w:rPr>
        <w:t xml:space="preserve">Question and Answer Template / Text / LTR </w:t>
      </w:r>
    </w:p>
    <w:p w14:paraId="39BC1441" w14:textId="77777777" w:rsidR="0001413C" w:rsidRPr="0001413C" w:rsidRDefault="0001413C" w:rsidP="0001413C">
      <w:r w:rsidRPr="0001413C">
        <w:rPr>
          <w:b/>
          <w:bCs/>
        </w:rPr>
        <w:t>Content Title:</w:t>
      </w:r>
      <w:r w:rsidRPr="0001413C">
        <w:t xml:space="preserve"> </w:t>
      </w:r>
    </w:p>
    <w:p w14:paraId="7F61D262" w14:textId="77777777" w:rsidR="0001413C" w:rsidRPr="0001413C" w:rsidRDefault="0001413C" w:rsidP="0001413C">
      <w:r w:rsidRPr="0001413C">
        <w:t xml:space="preserve">Just One Date </w:t>
      </w:r>
    </w:p>
    <w:p w14:paraId="66D0F275" w14:textId="77777777" w:rsidR="0001413C" w:rsidRPr="0001413C" w:rsidRDefault="0001413C" w:rsidP="0001413C">
      <w:r w:rsidRPr="0001413C">
        <w:rPr>
          <w:b/>
          <w:bCs/>
        </w:rPr>
        <w:t>Content Description:</w:t>
      </w:r>
    </w:p>
    <w:p w14:paraId="78F27241" w14:textId="77777777" w:rsidR="0001413C" w:rsidRPr="0001413C" w:rsidRDefault="0001413C" w:rsidP="0001413C">
      <w:r w:rsidRPr="0001413C">
        <w:t>Zia’s colleague, Stephanie, asked her out on a date a few months ago, but Zia declined and explained that she’s already in a long-term relationship. Ever since, Stephanie has continued to pester Zia and said she wouldn’t stop asking until Zia agrees to "just one date." Zia began to avoid Stephanie, but now she’s contacting Zia on her personal social media accounts. Zia wants to report her, but she’s afraid it will only make Stephanie’s behavior worse if she were to find out who reported her.</w:t>
      </w:r>
    </w:p>
    <w:p w14:paraId="08161C35" w14:textId="77777777" w:rsidR="0001413C" w:rsidRPr="0001413C" w:rsidRDefault="0001413C" w:rsidP="0001413C">
      <w:r w:rsidRPr="0001413C">
        <w:rPr>
          <w:b/>
          <w:bCs/>
        </w:rPr>
        <w:t>Question:</w:t>
      </w:r>
      <w:r w:rsidRPr="0001413C">
        <w:t xml:space="preserve"> </w:t>
      </w:r>
    </w:p>
    <w:p w14:paraId="5344C2A4" w14:textId="77777777" w:rsidR="0001413C" w:rsidRPr="0001413C" w:rsidRDefault="0001413C" w:rsidP="0001413C">
      <w:r w:rsidRPr="0001413C">
        <w:t>What three things would happen if Zia reports the behavior?</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BAD812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FEBFFEC"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BC5BB40" w14:textId="77777777" w:rsidR="0001413C" w:rsidRPr="0001413C" w:rsidRDefault="0001413C" w:rsidP="0001413C">
            <w:pPr>
              <w:rPr>
                <w:b/>
                <w:bCs/>
              </w:rPr>
            </w:pPr>
            <w:r w:rsidRPr="0001413C">
              <w:rPr>
                <w:b/>
                <w:bCs/>
              </w:rPr>
              <w:t>Answer</w:t>
            </w:r>
          </w:p>
        </w:tc>
      </w:tr>
      <w:tr w:rsidR="0001413C" w:rsidRPr="0001413C" w14:paraId="490D3D7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3FCAF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5B63B7" w14:textId="77777777" w:rsidR="0001413C" w:rsidRPr="0001413C" w:rsidRDefault="0001413C" w:rsidP="0001413C">
            <w:r w:rsidRPr="0001413C">
              <w:t xml:space="preserve">Zia’s manager will personally investigate the complaint, and if Zia wants the complaint to remain confidential, her manager is obliged to ensure Zia remains anonymous during the investigation. </w:t>
            </w:r>
          </w:p>
        </w:tc>
      </w:tr>
      <w:tr w:rsidR="0001413C" w:rsidRPr="0001413C" w14:paraId="04861E9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FC043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3A100A" w14:textId="77777777" w:rsidR="0001413C" w:rsidRPr="0001413C" w:rsidRDefault="0001413C" w:rsidP="0001413C">
            <w:r w:rsidRPr="0001413C">
              <w:t xml:space="preserve">Zia’s manager will escalate the complaint to the HR department, which will independently investigate the concern and treat it with a level of confidentially that is permissible under the law. </w:t>
            </w:r>
          </w:p>
        </w:tc>
      </w:tr>
      <w:tr w:rsidR="0001413C" w:rsidRPr="0001413C" w14:paraId="39B4259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510B62"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2E77BB" w14:textId="77777777" w:rsidR="0001413C" w:rsidRPr="0001413C" w:rsidRDefault="0001413C" w:rsidP="0001413C">
            <w:r w:rsidRPr="0001413C">
              <w:t xml:space="preserve">When the HR department has finished investigating Zia’s complaint, they will advise Zia’s manager of any further action that must be taken, but no disciplinary action should be taken until then. </w:t>
            </w:r>
          </w:p>
        </w:tc>
      </w:tr>
      <w:tr w:rsidR="0001413C" w:rsidRPr="0001413C" w14:paraId="5FBB8EA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11DCF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575096" w14:textId="77777777" w:rsidR="0001413C" w:rsidRPr="0001413C" w:rsidRDefault="0001413C" w:rsidP="0001413C">
            <w:r w:rsidRPr="0001413C">
              <w:t xml:space="preserve">Zia’s manager will take precautionary measures to protect her by ensuring Zia has no contact with Stephanie in the workplace, even if that means suspending Stephanie with pay. </w:t>
            </w:r>
          </w:p>
        </w:tc>
      </w:tr>
      <w:tr w:rsidR="0001413C" w:rsidRPr="0001413C" w14:paraId="10B49BD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5CF97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DBC8D6" w14:textId="77777777" w:rsidR="0001413C" w:rsidRPr="0001413C" w:rsidRDefault="0001413C" w:rsidP="0001413C">
            <w:r w:rsidRPr="0001413C">
              <w:t xml:space="preserve">Zia can be confident in knowing that any retaliation against her for making a sexual harassment complaint is a violation of the law and company policy, so any such action will be taken seriously. </w:t>
            </w:r>
          </w:p>
        </w:tc>
      </w:tr>
    </w:tbl>
    <w:p w14:paraId="7BCABE9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2BFDEDD6" w14:textId="77777777" w:rsidR="0001413C" w:rsidRPr="0001413C" w:rsidRDefault="0001413C" w:rsidP="0001413C">
      <w:r w:rsidRPr="0001413C">
        <w:br w:type="page"/>
      </w:r>
    </w:p>
    <w:p w14:paraId="4799FBE4" w14:textId="77777777" w:rsidR="0001413C" w:rsidRPr="0001413C" w:rsidRDefault="0001413C" w:rsidP="0001413C">
      <w:bookmarkStart w:id="359" w:name="Page_814371814911547999"/>
      <w:bookmarkEnd w:id="359"/>
      <w:r w:rsidRPr="0001413C">
        <w:rPr>
          <w:b/>
          <w:bCs/>
        </w:rPr>
        <w:t>Page Number:</w:t>
      </w:r>
      <w:r w:rsidRPr="0001413C">
        <w:t xml:space="preserve"> 134 </w:t>
      </w:r>
    </w:p>
    <w:p w14:paraId="796128CD" w14:textId="77777777" w:rsidR="0001413C" w:rsidRPr="0001413C" w:rsidRDefault="0001413C" w:rsidP="0001413C">
      <w:r w:rsidRPr="0001413C">
        <w:rPr>
          <w:b/>
          <w:bCs/>
        </w:rPr>
        <w:t>Lesson 45:</w:t>
      </w:r>
      <w:r w:rsidRPr="0001413C">
        <w:t xml:space="preserve"> Sexual Harassment Complaints </w:t>
      </w:r>
    </w:p>
    <w:p w14:paraId="1F672B8C" w14:textId="77777777" w:rsidR="0001413C" w:rsidRPr="0001413C" w:rsidRDefault="0001413C" w:rsidP="0001413C">
      <w:r w:rsidRPr="0001413C">
        <w:rPr>
          <w:b/>
          <w:bCs/>
        </w:rPr>
        <w:t xml:space="preserve">Text and Image Template / Text Only </w:t>
      </w:r>
    </w:p>
    <w:p w14:paraId="53FE6310" w14:textId="77777777" w:rsidR="0001413C" w:rsidRPr="0001413C" w:rsidRDefault="0001413C" w:rsidP="0001413C">
      <w:r w:rsidRPr="0001413C">
        <w:rPr>
          <w:b/>
          <w:bCs/>
        </w:rPr>
        <w:t>Content Title:</w:t>
      </w:r>
      <w:r w:rsidRPr="0001413C">
        <w:t xml:space="preserve"> </w:t>
      </w:r>
    </w:p>
    <w:p w14:paraId="612B4868" w14:textId="77777777" w:rsidR="0001413C" w:rsidRPr="0001413C" w:rsidRDefault="0001413C" w:rsidP="0001413C">
      <w:r w:rsidRPr="0001413C">
        <w:t xml:space="preserve">Remember… </w:t>
      </w:r>
    </w:p>
    <w:p w14:paraId="5485B7B0" w14:textId="77777777" w:rsidR="0001413C" w:rsidRPr="0001413C" w:rsidRDefault="0001413C" w:rsidP="0001413C">
      <w:r w:rsidRPr="0001413C">
        <w:br/>
      </w:r>
      <w:r w:rsidRPr="0001413C">
        <w:rPr>
          <w:b/>
          <w:bCs/>
        </w:rPr>
        <w:t>Column 1 Text:</w:t>
      </w:r>
      <w:r w:rsidRPr="0001413C">
        <w:t xml:space="preserve"> </w:t>
      </w:r>
    </w:p>
    <w:p w14:paraId="28E4C915" w14:textId="77777777" w:rsidR="0001413C" w:rsidRPr="0001413C" w:rsidRDefault="0001413C" w:rsidP="0001413C">
      <w:r w:rsidRPr="0001413C">
        <w:t>Zia’s manager should never personally handle any complaint of sexual harassment that is brought to their attention. Complaints should always be reported to the HR Department, which will carry out a prompt investigation to ensure the situation is dealt with fairly and appropriately.</w:t>
      </w:r>
    </w:p>
    <w:p w14:paraId="6C0304EA" w14:textId="77777777" w:rsidR="0001413C" w:rsidRPr="0001413C" w:rsidRDefault="0001413C" w:rsidP="0001413C">
      <w:r w:rsidRPr="0001413C">
        <w:t>Zia’s manager should never take any action in response to sexual harassment complaints, as it could impede the investigation. Managers should only enforce disciplinary measures when they have been instructed to do so by the investigating department.</w:t>
      </w:r>
    </w:p>
    <w:p w14:paraId="4AE0807D" w14:textId="77777777" w:rsidR="0001413C" w:rsidRPr="0001413C" w:rsidRDefault="0001413C" w:rsidP="0001413C">
      <w:r w:rsidRPr="0001413C">
        <w:t>Zia can be assured that her complaint will be treated confidentially to the fullest extent possible under the law and information will only be disclosed on a need-to-know basis. While Zia’s identity may be revealed to Stephanie during the investigation, adequate steps will be taken to ensure that she is protected from retaliation during and after the investigation.</w:t>
      </w:r>
    </w:p>
    <w:p w14:paraId="21AE2270" w14:textId="77777777" w:rsidR="0001413C" w:rsidRPr="0001413C" w:rsidRDefault="0001413C" w:rsidP="0001413C">
      <w:r w:rsidRPr="0001413C">
        <w:t>The harassment in this case has continued outside the workplace and it's worth noting that incidents of sexual harassment that occur outside the workplace also need to be reported.</w:t>
      </w:r>
    </w:p>
    <w:p w14:paraId="306BF329" w14:textId="77777777" w:rsidR="0001413C" w:rsidRPr="0001413C" w:rsidRDefault="0001413C" w:rsidP="0001413C">
      <w:r w:rsidRPr="0001413C">
        <w:t>If you ever have any questions about our reporting process, find out who to contact in the Contact Details section.</w:t>
      </w:r>
    </w:p>
    <w:p w14:paraId="385C48E2" w14:textId="77777777" w:rsidR="0001413C" w:rsidRPr="0001413C" w:rsidRDefault="0001413C" w:rsidP="0001413C">
      <w:r w:rsidRPr="0001413C">
        <w:rPr>
          <w:b/>
          <w:bCs/>
        </w:rPr>
        <w:t>Audio Transcript Text:</w:t>
      </w:r>
      <w:r w:rsidRPr="0001413C">
        <w:t xml:space="preserve"> </w:t>
      </w:r>
    </w:p>
    <w:p w14:paraId="4764C989" w14:textId="77777777" w:rsidR="0001413C" w:rsidRPr="0001413C" w:rsidRDefault="0001413C" w:rsidP="0001413C">
      <w:r w:rsidRPr="0001413C">
        <w:t>Thanks for helping out.</w:t>
      </w:r>
    </w:p>
    <w:p w14:paraId="009478E5" w14:textId="77777777" w:rsidR="0001413C" w:rsidRPr="0001413C" w:rsidRDefault="0001413C" w:rsidP="0001413C">
      <w:r w:rsidRPr="0001413C">
        <w:br w:type="page"/>
      </w:r>
    </w:p>
    <w:p w14:paraId="5AEEA0C9" w14:textId="77777777" w:rsidR="0001413C" w:rsidRPr="0001413C" w:rsidRDefault="0001413C" w:rsidP="0001413C">
      <w:bookmarkStart w:id="360" w:name="Page_480701688750249675"/>
      <w:bookmarkEnd w:id="360"/>
      <w:r w:rsidRPr="0001413C">
        <w:rPr>
          <w:b/>
          <w:bCs/>
        </w:rPr>
        <w:t>Page Number:</w:t>
      </w:r>
      <w:r w:rsidRPr="0001413C">
        <w:t xml:space="preserve"> 135 </w:t>
      </w:r>
    </w:p>
    <w:p w14:paraId="0F9B36AF" w14:textId="77777777" w:rsidR="0001413C" w:rsidRPr="0001413C" w:rsidRDefault="0001413C" w:rsidP="0001413C">
      <w:r w:rsidRPr="0001413C">
        <w:rPr>
          <w:b/>
          <w:bCs/>
        </w:rPr>
        <w:t>Lesson 45:</w:t>
      </w:r>
      <w:r w:rsidRPr="0001413C">
        <w:t xml:space="preserve"> Sexual Harassment Complaints </w:t>
      </w:r>
    </w:p>
    <w:p w14:paraId="508D9996" w14:textId="77777777" w:rsidR="0001413C" w:rsidRPr="0001413C" w:rsidRDefault="0001413C" w:rsidP="0001413C">
      <w:r w:rsidRPr="0001413C">
        <w:rPr>
          <w:b/>
          <w:bCs/>
        </w:rPr>
        <w:t xml:space="preserve">Question and Answer Template / Text / LTR </w:t>
      </w:r>
    </w:p>
    <w:p w14:paraId="6349EA4E" w14:textId="77777777" w:rsidR="0001413C" w:rsidRPr="0001413C" w:rsidRDefault="0001413C" w:rsidP="0001413C">
      <w:r w:rsidRPr="0001413C">
        <w:rPr>
          <w:b/>
          <w:bCs/>
        </w:rPr>
        <w:t>Content Title:</w:t>
      </w:r>
      <w:r w:rsidRPr="0001413C">
        <w:t xml:space="preserve"> </w:t>
      </w:r>
    </w:p>
    <w:p w14:paraId="25AE91DF" w14:textId="77777777" w:rsidR="0001413C" w:rsidRPr="0001413C" w:rsidRDefault="0001413C" w:rsidP="0001413C">
      <w:r w:rsidRPr="0001413C">
        <w:t xml:space="preserve">Reporting Your Manager </w:t>
      </w:r>
    </w:p>
    <w:p w14:paraId="351EE231" w14:textId="77777777" w:rsidR="0001413C" w:rsidRPr="0001413C" w:rsidRDefault="0001413C" w:rsidP="0001413C">
      <w:r w:rsidRPr="0001413C">
        <w:rPr>
          <w:b/>
          <w:bCs/>
        </w:rPr>
        <w:t>Content Description:</w:t>
      </w:r>
    </w:p>
    <w:p w14:paraId="7CD844E5" w14:textId="77777777" w:rsidR="0001413C" w:rsidRPr="0001413C" w:rsidRDefault="0001413C" w:rsidP="0001413C">
      <w:r w:rsidRPr="0001413C">
        <w:t>Edvin has been subjected to sexual advances by his manager, Sadie, for weeks now. He has tried to ignore her suggestive behavior, but she seems to be getting annoyed as he deflects her attempts. She has started to find "faults" with his work and says she might have to put him on a performance improvement plan. However, she says she can make it "all go away" if he would just be more friendly and go out to dinner with her. Edvin knows that sexual harassment complaints should be reported to his direct manager, but that’s Sadie.</w:t>
      </w:r>
    </w:p>
    <w:p w14:paraId="0FD7EFE4" w14:textId="77777777" w:rsidR="0001413C" w:rsidRPr="0001413C" w:rsidRDefault="0001413C" w:rsidP="0001413C">
      <w:r w:rsidRPr="0001413C">
        <w:t>Edvin wonders how to report his complaint when it’s against his manager.</w:t>
      </w:r>
    </w:p>
    <w:p w14:paraId="6A1ACA7A" w14:textId="77777777" w:rsidR="0001413C" w:rsidRPr="0001413C" w:rsidRDefault="0001413C" w:rsidP="0001413C">
      <w:r w:rsidRPr="0001413C">
        <w:rPr>
          <w:b/>
          <w:bCs/>
        </w:rPr>
        <w:t>Question:</w:t>
      </w:r>
      <w:r w:rsidRPr="0001413C">
        <w:t xml:space="preserve"> </w:t>
      </w:r>
    </w:p>
    <w:p w14:paraId="20D6A38E" w14:textId="77777777" w:rsidR="0001413C" w:rsidRPr="0001413C" w:rsidRDefault="0001413C" w:rsidP="0001413C">
      <w:r w:rsidRPr="0001413C">
        <w:t>What two things can he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1501D5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4D546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2AAE640" w14:textId="77777777" w:rsidR="0001413C" w:rsidRPr="0001413C" w:rsidRDefault="0001413C" w:rsidP="0001413C">
            <w:pPr>
              <w:rPr>
                <w:b/>
                <w:bCs/>
              </w:rPr>
            </w:pPr>
            <w:r w:rsidRPr="0001413C">
              <w:rPr>
                <w:b/>
                <w:bCs/>
              </w:rPr>
              <w:t>Answer</w:t>
            </w:r>
          </w:p>
        </w:tc>
      </w:tr>
      <w:tr w:rsidR="0001413C" w:rsidRPr="0001413C" w14:paraId="746AC0F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8332C9"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3FECC4" w14:textId="77777777" w:rsidR="0001413C" w:rsidRPr="0001413C" w:rsidRDefault="0001413C" w:rsidP="0001413C">
            <w:r w:rsidRPr="0001413C">
              <w:t xml:space="preserve">He can file his complaint with Sadie’s manager, who will escalate the complaint to the relevant department. </w:t>
            </w:r>
          </w:p>
        </w:tc>
      </w:tr>
      <w:tr w:rsidR="0001413C" w:rsidRPr="0001413C" w14:paraId="339ABFC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79B28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C39793" w14:textId="77777777" w:rsidR="0001413C" w:rsidRPr="0001413C" w:rsidRDefault="0001413C" w:rsidP="0001413C">
            <w:r w:rsidRPr="0001413C">
              <w:t xml:space="preserve">Edvin can file a complaint directly with the HR Department, which will be able to advise him of the company’s reporting process. </w:t>
            </w:r>
          </w:p>
        </w:tc>
      </w:tr>
      <w:tr w:rsidR="0001413C" w:rsidRPr="0001413C" w14:paraId="6560125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BB821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7B9069" w14:textId="77777777" w:rsidR="0001413C" w:rsidRPr="0001413C" w:rsidRDefault="0001413C" w:rsidP="0001413C">
            <w:r w:rsidRPr="0001413C">
              <w:t xml:space="preserve">Edvin should still raise his concern with Sadie because his complaint can’t be taken up by the HR Department until he’s first addressed the problem directly. </w:t>
            </w:r>
          </w:p>
        </w:tc>
      </w:tr>
    </w:tbl>
    <w:p w14:paraId="31AC79BC"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0C6EAE0" w14:textId="77777777" w:rsidR="0001413C" w:rsidRPr="0001413C" w:rsidRDefault="0001413C" w:rsidP="0001413C">
      <w:r w:rsidRPr="0001413C">
        <w:br w:type="page"/>
      </w:r>
    </w:p>
    <w:p w14:paraId="2A2D7B74" w14:textId="77777777" w:rsidR="0001413C" w:rsidRPr="0001413C" w:rsidRDefault="0001413C" w:rsidP="0001413C">
      <w:bookmarkStart w:id="361" w:name="Page_8826871552687814887"/>
      <w:bookmarkEnd w:id="361"/>
      <w:r w:rsidRPr="0001413C">
        <w:rPr>
          <w:b/>
          <w:bCs/>
        </w:rPr>
        <w:t>Page Number:</w:t>
      </w:r>
      <w:r w:rsidRPr="0001413C">
        <w:t xml:space="preserve"> 136 </w:t>
      </w:r>
    </w:p>
    <w:p w14:paraId="2DE5D015" w14:textId="77777777" w:rsidR="0001413C" w:rsidRPr="0001413C" w:rsidRDefault="0001413C" w:rsidP="0001413C">
      <w:r w:rsidRPr="0001413C">
        <w:rPr>
          <w:b/>
          <w:bCs/>
        </w:rPr>
        <w:t>Lesson 45:</w:t>
      </w:r>
      <w:r w:rsidRPr="0001413C">
        <w:t xml:space="preserve"> Sexual Harassment Complaints </w:t>
      </w:r>
    </w:p>
    <w:p w14:paraId="646C7F48" w14:textId="77777777" w:rsidR="0001413C" w:rsidRPr="0001413C" w:rsidRDefault="0001413C" w:rsidP="0001413C">
      <w:r w:rsidRPr="0001413C">
        <w:rPr>
          <w:b/>
          <w:bCs/>
        </w:rPr>
        <w:t xml:space="preserve">Text and Image Template / Text Only </w:t>
      </w:r>
    </w:p>
    <w:p w14:paraId="315BDC34" w14:textId="77777777" w:rsidR="0001413C" w:rsidRPr="0001413C" w:rsidRDefault="0001413C" w:rsidP="0001413C">
      <w:r w:rsidRPr="0001413C">
        <w:rPr>
          <w:b/>
          <w:bCs/>
        </w:rPr>
        <w:t>Content Title:</w:t>
      </w:r>
      <w:r w:rsidRPr="0001413C">
        <w:t xml:space="preserve"> </w:t>
      </w:r>
    </w:p>
    <w:p w14:paraId="2C1B71B6" w14:textId="77777777" w:rsidR="0001413C" w:rsidRPr="0001413C" w:rsidRDefault="0001413C" w:rsidP="0001413C">
      <w:r w:rsidRPr="0001413C">
        <w:t xml:space="preserve">Remember… </w:t>
      </w:r>
    </w:p>
    <w:p w14:paraId="33E61D26" w14:textId="77777777" w:rsidR="0001413C" w:rsidRPr="0001413C" w:rsidRDefault="0001413C" w:rsidP="0001413C">
      <w:r w:rsidRPr="0001413C">
        <w:br/>
      </w:r>
      <w:r w:rsidRPr="0001413C">
        <w:rPr>
          <w:b/>
          <w:bCs/>
        </w:rPr>
        <w:t>Column 1 Text:</w:t>
      </w:r>
      <w:r w:rsidRPr="0001413C">
        <w:t xml:space="preserve"> </w:t>
      </w:r>
    </w:p>
    <w:p w14:paraId="1DF8FFF7" w14:textId="77777777" w:rsidR="0001413C" w:rsidRPr="0001413C" w:rsidRDefault="0001413C" w:rsidP="0001413C">
      <w:r w:rsidRPr="0001413C">
        <w:t>If Edvin feels comfortable doing so, the first thing he can do is directly confront Sadie about her behavior. Understandably, facing your harasser can be a difficult step to take, but there are always alternative routes Edvin can take to report sexual harassment.</w:t>
      </w:r>
    </w:p>
    <w:p w14:paraId="7480734E" w14:textId="77777777" w:rsidR="0001413C" w:rsidRPr="0001413C" w:rsidRDefault="0001413C" w:rsidP="0001413C">
      <w:r w:rsidRPr="0001413C">
        <w:t>If Edvin doesn't feel comfortable confronting his manager, he can report this directly to Sadie’s manager. If Edvin doesn't feel comfortable with this option either, he can file a complaint with the HR Department.</w:t>
      </w:r>
    </w:p>
    <w:p w14:paraId="7ED46999" w14:textId="77777777" w:rsidR="0001413C" w:rsidRPr="0001413C" w:rsidRDefault="0001413C" w:rsidP="0001413C">
      <w:r w:rsidRPr="0001413C">
        <w:t>We have a zero-tolerance policy regarding sexual harassment; and we encourage every employee to report it, even if it’s not to their own manager, but to another trusted supervisor or manager. Whenever you feel like there is no one you can talk to, please remember there is always someone who will be available and willing to listen to your concern – in HR, Legal, Compliance.</w:t>
      </w:r>
    </w:p>
    <w:p w14:paraId="35E412EF" w14:textId="77777777" w:rsidR="0001413C" w:rsidRPr="0001413C" w:rsidRDefault="0001413C" w:rsidP="0001413C">
      <w:r w:rsidRPr="0001413C">
        <w:t>If you ever find yourself in a similar position as Edvin, find out who to contact in the Contact Details section.</w:t>
      </w:r>
    </w:p>
    <w:p w14:paraId="09B73A83" w14:textId="77777777" w:rsidR="0001413C" w:rsidRPr="0001413C" w:rsidRDefault="0001413C" w:rsidP="0001413C">
      <w:r w:rsidRPr="0001413C">
        <w:rPr>
          <w:b/>
          <w:bCs/>
        </w:rPr>
        <w:t>Audio Transcript Text:</w:t>
      </w:r>
      <w:r w:rsidRPr="0001413C">
        <w:t xml:space="preserve"> </w:t>
      </w:r>
    </w:p>
    <w:p w14:paraId="554C6557" w14:textId="77777777" w:rsidR="0001413C" w:rsidRPr="0001413C" w:rsidRDefault="0001413C" w:rsidP="0001413C">
      <w:r w:rsidRPr="0001413C">
        <w:t xml:space="preserve">Thanks for your assistance. </w:t>
      </w:r>
    </w:p>
    <w:p w14:paraId="6ED8ABD2" w14:textId="77777777" w:rsidR="0001413C" w:rsidRPr="0001413C" w:rsidRDefault="0001413C" w:rsidP="0001413C">
      <w:r w:rsidRPr="0001413C">
        <w:br w:type="page"/>
      </w:r>
    </w:p>
    <w:p w14:paraId="094482BD" w14:textId="77777777" w:rsidR="0001413C" w:rsidRPr="0001413C" w:rsidRDefault="0001413C" w:rsidP="0001413C">
      <w:r w:rsidRPr="0001413C">
        <w:rPr>
          <w:b/>
          <w:bCs/>
        </w:rPr>
        <w:t>Lesson 46:</w:t>
      </w:r>
      <w:r w:rsidRPr="0001413C">
        <w:t xml:space="preserve"> Impact of Sexual Harassment </w:t>
      </w:r>
    </w:p>
    <w:p w14:paraId="2458526C" w14:textId="77777777" w:rsidR="0001413C" w:rsidRPr="0001413C" w:rsidRDefault="0001413C" w:rsidP="0001413C">
      <w:r w:rsidRPr="0001413C">
        <w:rPr>
          <w:b/>
          <w:bCs/>
        </w:rPr>
        <w:t>Quick Quiz Lesson</w:t>
      </w:r>
      <w:r w:rsidRPr="0001413C">
        <w:t xml:space="preserve"> </w:t>
      </w:r>
    </w:p>
    <w:p w14:paraId="6B5EB0D4" w14:textId="77777777" w:rsidR="0001413C" w:rsidRPr="0001413C" w:rsidRDefault="0001413C" w:rsidP="0001413C">
      <w:r w:rsidRPr="0001413C">
        <w:rPr>
          <w:b/>
          <w:bCs/>
        </w:rPr>
        <w:t>Lesson Type :</w:t>
      </w:r>
      <w:r w:rsidRPr="0001413C">
        <w:t xml:space="preserve"> </w:t>
      </w:r>
    </w:p>
    <w:p w14:paraId="2AB2ACAE" w14:textId="77777777" w:rsidR="0001413C" w:rsidRPr="0001413C" w:rsidRDefault="0001413C" w:rsidP="0001413C">
      <w:r w:rsidRPr="0001413C">
        <w:t xml:space="preserve">Quick Quiz </w:t>
      </w:r>
    </w:p>
    <w:p w14:paraId="239745D6" w14:textId="77777777" w:rsidR="0001413C" w:rsidRPr="0001413C" w:rsidRDefault="0001413C" w:rsidP="0001413C">
      <w:r w:rsidRPr="0001413C">
        <w:rPr>
          <w:b/>
          <w:bCs/>
        </w:rPr>
        <w:t>Select Type :</w:t>
      </w:r>
      <w:r w:rsidRPr="0001413C">
        <w:t xml:space="preserve"> </w:t>
      </w:r>
    </w:p>
    <w:p w14:paraId="7D5EE62D" w14:textId="77777777" w:rsidR="0001413C" w:rsidRPr="0001413C" w:rsidRDefault="0001413C" w:rsidP="0001413C">
      <w:r w:rsidRPr="0001413C">
        <w:t xml:space="preserve">Post Lesson Quick Quiz </w:t>
      </w:r>
    </w:p>
    <w:p w14:paraId="3CB13878" w14:textId="77777777" w:rsidR="0001413C" w:rsidRPr="0001413C" w:rsidRDefault="0001413C" w:rsidP="0001413C">
      <w:r w:rsidRPr="0001413C">
        <w:rPr>
          <w:b/>
          <w:bCs/>
        </w:rPr>
        <w:t>Page Title :</w:t>
      </w:r>
      <w:r w:rsidRPr="0001413C">
        <w:t xml:space="preserve"> </w:t>
      </w:r>
    </w:p>
    <w:p w14:paraId="75D031A0" w14:textId="77777777" w:rsidR="0001413C" w:rsidRPr="0001413C" w:rsidRDefault="0001413C" w:rsidP="0001413C">
      <w:r w:rsidRPr="0001413C">
        <w:t xml:space="preserve">Ready to show what you know? </w:t>
      </w:r>
    </w:p>
    <w:p w14:paraId="4F0CC5C1" w14:textId="77777777" w:rsidR="0001413C" w:rsidRPr="0001413C" w:rsidRDefault="0001413C" w:rsidP="0001413C">
      <w:r w:rsidRPr="0001413C">
        <w:rPr>
          <w:b/>
          <w:bCs/>
        </w:rPr>
        <w:t>Quick Quiz Assessment</w:t>
      </w:r>
      <w:r w:rsidRPr="0001413C">
        <w:t xml:space="preserve"> </w:t>
      </w:r>
    </w:p>
    <w:p w14:paraId="380B560E" w14:textId="77777777" w:rsidR="0001413C" w:rsidRPr="0001413C" w:rsidRDefault="0001413C" w:rsidP="0001413C">
      <w:r w:rsidRPr="0001413C">
        <w:rPr>
          <w:b/>
          <w:bCs/>
        </w:rPr>
        <w:t>Questions</w:t>
      </w:r>
      <w:r w:rsidRPr="0001413C">
        <w:t xml:space="preserve"> </w:t>
      </w:r>
    </w:p>
    <w:p w14:paraId="25F121DE" w14:textId="77777777" w:rsidR="0001413C" w:rsidRPr="0001413C" w:rsidRDefault="0001413C" w:rsidP="0001413C">
      <w:r w:rsidRPr="0001413C">
        <w:rPr>
          <w:b/>
          <w:bCs/>
        </w:rPr>
        <w:t>1. Question :</w:t>
      </w:r>
      <w:r w:rsidRPr="0001413C">
        <w:t xml:space="preserve"> </w:t>
      </w:r>
    </w:p>
    <w:p w14:paraId="2EACFFC4" w14:textId="77777777" w:rsidR="0001413C" w:rsidRPr="0001413C" w:rsidRDefault="0001413C" w:rsidP="0001413C">
      <w:r w:rsidRPr="0001413C">
        <w:t>Vinh’s company has always been an industry leader and rated highly for innovation. There have been a number of sexual harassment claims made in the company. Not long after the alleged harassment is supposed to have started, Vinh notices the standard of quality in their products has declined.</w:t>
      </w:r>
    </w:p>
    <w:p w14:paraId="3DDCCBEF" w14:textId="77777777" w:rsidR="0001413C" w:rsidRPr="0001413C" w:rsidRDefault="0001413C" w:rsidP="0001413C">
      <w:r w:rsidRPr="0001413C">
        <w:t>Could this be an impact of sexual harassment?</w:t>
      </w:r>
    </w:p>
    <w:p w14:paraId="5A885F79" w14:textId="77777777" w:rsidR="0001413C" w:rsidRPr="0001413C" w:rsidRDefault="0001413C" w:rsidP="0001413C">
      <w:r w:rsidRPr="0001413C">
        <w:rPr>
          <w:b/>
          <w:bCs/>
        </w:rPr>
        <w:t xml:space="preserve">1. Answer: Correct </w:t>
      </w:r>
    </w:p>
    <w:p w14:paraId="3CC38205" w14:textId="77777777" w:rsidR="0001413C" w:rsidRPr="0001413C" w:rsidRDefault="0001413C" w:rsidP="0001413C">
      <w:r w:rsidRPr="0001413C">
        <w:t>Yes</w:t>
      </w:r>
    </w:p>
    <w:p w14:paraId="335FC439" w14:textId="77777777" w:rsidR="0001413C" w:rsidRPr="0001413C" w:rsidRDefault="0001413C" w:rsidP="0001413C">
      <w:r w:rsidRPr="0001413C">
        <w:rPr>
          <w:b/>
          <w:bCs/>
        </w:rPr>
        <w:t xml:space="preserve">2. Answer: Incorrect </w:t>
      </w:r>
    </w:p>
    <w:p w14:paraId="7BF78057" w14:textId="77777777" w:rsidR="0001413C" w:rsidRPr="0001413C" w:rsidRDefault="0001413C" w:rsidP="0001413C">
      <w:r w:rsidRPr="0001413C">
        <w:t>No</w:t>
      </w:r>
    </w:p>
    <w:p w14:paraId="61038E4D" w14:textId="77777777" w:rsidR="0001413C" w:rsidRPr="0001413C" w:rsidRDefault="0001413C" w:rsidP="0001413C">
      <w:r w:rsidRPr="0001413C">
        <w:rPr>
          <w:b/>
          <w:bCs/>
        </w:rPr>
        <w:t>2. Question :</w:t>
      </w:r>
      <w:r w:rsidRPr="0001413C">
        <w:t xml:space="preserve"> </w:t>
      </w:r>
    </w:p>
    <w:p w14:paraId="6077142F" w14:textId="6C05AAA2" w:rsidR="0001413C" w:rsidRPr="0001413C" w:rsidRDefault="0001413C" w:rsidP="0001413C">
      <w:del w:id="362" w:author="Bauer, Sarah" w:date="2026-03-13T19:16:00Z" w16du:dateUtc="2026-03-13T19:16:45Z">
        <w:r w:rsidDel="0001413C">
          <w:delText>Dei</w:delText>
        </w:r>
      </w:del>
      <w:ins w:id="363" w:author="Bauer, Sarah" w:date="2026-03-13T19:16:00Z" w16du:dateUtc="2026-03-13T19:16:45Z">
        <w:r w:rsidR="5C05819B">
          <w:t>Inclusive diversity</w:t>
        </w:r>
      </w:ins>
      <w:r>
        <w:t>rdre has been recruited by a multinational company offering her a senior-level position. When she does some research on the company, she finds that they have been subjected to numerous sexual harassment complaints, and there are rumors on social media that the company operates a very lax policy when it comes to sexual harassment.</w:t>
      </w:r>
    </w:p>
    <w:p w14:paraId="534E44B6" w14:textId="71C126F8" w:rsidR="0001413C" w:rsidRPr="0001413C" w:rsidRDefault="0001413C" w:rsidP="0001413C">
      <w:r>
        <w:t xml:space="preserve">Is this likely to deter </w:t>
      </w:r>
      <w:del w:id="364" w:author="Bauer, Sarah" w:date="2026-03-13T19:16:00Z" w16du:dateUtc="2026-03-13T19:16:45Z">
        <w:r w:rsidDel="0001413C">
          <w:delText>Dei</w:delText>
        </w:r>
      </w:del>
      <w:ins w:id="365" w:author="Bauer, Sarah" w:date="2026-03-13T19:16:00Z" w16du:dateUtc="2026-03-13T19:16:45Z">
        <w:r w:rsidR="5C05819B">
          <w:t>Inclusive diversity</w:t>
        </w:r>
      </w:ins>
      <w:r>
        <w:t>rdre from taking up a position with the company?</w:t>
      </w:r>
    </w:p>
    <w:p w14:paraId="7CAEDAB2" w14:textId="77777777" w:rsidR="0001413C" w:rsidRPr="0001413C" w:rsidRDefault="0001413C" w:rsidP="0001413C">
      <w:r w:rsidRPr="0001413C">
        <w:rPr>
          <w:b/>
          <w:bCs/>
        </w:rPr>
        <w:t xml:space="preserve">1. Answer: Correct </w:t>
      </w:r>
    </w:p>
    <w:p w14:paraId="5B08E409" w14:textId="77777777" w:rsidR="0001413C" w:rsidRPr="0001413C" w:rsidRDefault="0001413C" w:rsidP="0001413C">
      <w:r w:rsidRPr="0001413C">
        <w:t>Yes</w:t>
      </w:r>
    </w:p>
    <w:p w14:paraId="7F211365" w14:textId="77777777" w:rsidR="0001413C" w:rsidRPr="0001413C" w:rsidRDefault="0001413C" w:rsidP="0001413C">
      <w:r w:rsidRPr="0001413C">
        <w:rPr>
          <w:b/>
          <w:bCs/>
        </w:rPr>
        <w:t xml:space="preserve">2. Answer: Incorrect </w:t>
      </w:r>
    </w:p>
    <w:p w14:paraId="32F1F9A3" w14:textId="77777777" w:rsidR="0001413C" w:rsidRPr="0001413C" w:rsidRDefault="0001413C" w:rsidP="0001413C">
      <w:r w:rsidRPr="0001413C">
        <w:t>No</w:t>
      </w:r>
    </w:p>
    <w:p w14:paraId="0802A415" w14:textId="77777777" w:rsidR="0001413C" w:rsidRPr="0001413C" w:rsidRDefault="0001413C" w:rsidP="0001413C">
      <w:r w:rsidRPr="0001413C">
        <w:rPr>
          <w:b/>
          <w:bCs/>
        </w:rPr>
        <w:t>3. Question :</w:t>
      </w:r>
      <w:r w:rsidRPr="0001413C">
        <w:t xml:space="preserve"> </w:t>
      </w:r>
    </w:p>
    <w:p w14:paraId="685D6024" w14:textId="77777777" w:rsidR="0001413C" w:rsidRPr="0001413C" w:rsidRDefault="0001413C" w:rsidP="0001413C">
      <w:r w:rsidRPr="0001413C">
        <w:t>Jerry has been subjected to sexual harassment at work for months now, and the anxiety it has caused is disrupting his sleep. His job involves operating dangerous machinery, and after weeks of sleep deprivation, he struggles to concentrate on what he’s doing. One day, he has a serious accident, which requires him to take a month off work for recovery.</w:t>
      </w:r>
    </w:p>
    <w:p w14:paraId="613E2CDA" w14:textId="77777777" w:rsidR="0001413C" w:rsidRPr="0001413C" w:rsidRDefault="0001413C" w:rsidP="0001413C">
      <w:r w:rsidRPr="0001413C">
        <w:t>Could the accident be an impact of sexual harassment?</w:t>
      </w:r>
    </w:p>
    <w:p w14:paraId="294B96FD" w14:textId="77777777" w:rsidR="0001413C" w:rsidRPr="0001413C" w:rsidRDefault="0001413C" w:rsidP="0001413C">
      <w:r w:rsidRPr="0001413C">
        <w:rPr>
          <w:b/>
          <w:bCs/>
        </w:rPr>
        <w:t xml:space="preserve">1. Answer: Correct </w:t>
      </w:r>
    </w:p>
    <w:p w14:paraId="53EC420C" w14:textId="77777777" w:rsidR="0001413C" w:rsidRPr="0001413C" w:rsidRDefault="0001413C" w:rsidP="0001413C">
      <w:r w:rsidRPr="0001413C">
        <w:t>Yes</w:t>
      </w:r>
    </w:p>
    <w:p w14:paraId="29AEB3E8" w14:textId="77777777" w:rsidR="0001413C" w:rsidRPr="0001413C" w:rsidRDefault="0001413C" w:rsidP="0001413C">
      <w:r w:rsidRPr="0001413C">
        <w:rPr>
          <w:b/>
          <w:bCs/>
        </w:rPr>
        <w:t xml:space="preserve">2. Answer: Incorrect </w:t>
      </w:r>
    </w:p>
    <w:p w14:paraId="2E389430" w14:textId="77777777" w:rsidR="0001413C" w:rsidRPr="0001413C" w:rsidRDefault="0001413C" w:rsidP="0001413C">
      <w:r w:rsidRPr="0001413C">
        <w:t>No</w:t>
      </w:r>
    </w:p>
    <w:p w14:paraId="4B99C529" w14:textId="77777777" w:rsidR="0001413C" w:rsidRPr="0001413C" w:rsidRDefault="0001413C" w:rsidP="0001413C">
      <w:r w:rsidRPr="0001413C">
        <w:rPr>
          <w:b/>
          <w:bCs/>
        </w:rPr>
        <w:t>4. Question :</w:t>
      </w:r>
      <w:r w:rsidRPr="0001413C">
        <w:t xml:space="preserve"> </w:t>
      </w:r>
    </w:p>
    <w:p w14:paraId="652D99EC" w14:textId="77777777" w:rsidR="0001413C" w:rsidRPr="0001413C" w:rsidRDefault="0001413C" w:rsidP="0001413C">
      <w:r w:rsidRPr="0001413C">
        <w:t>For victims of sexual harassment, once their complaint has been effectively dealt with by their company, there are no long-term negative effects and they return to peak productivity immediately.</w:t>
      </w:r>
    </w:p>
    <w:p w14:paraId="2176DF62" w14:textId="77777777" w:rsidR="0001413C" w:rsidRPr="0001413C" w:rsidRDefault="0001413C" w:rsidP="0001413C">
      <w:r w:rsidRPr="0001413C">
        <w:rPr>
          <w:b/>
          <w:bCs/>
        </w:rPr>
        <w:t xml:space="preserve">1. Answer: Incorrect </w:t>
      </w:r>
    </w:p>
    <w:p w14:paraId="6864749C" w14:textId="77777777" w:rsidR="0001413C" w:rsidRPr="0001413C" w:rsidRDefault="0001413C" w:rsidP="0001413C">
      <w:r w:rsidRPr="0001413C">
        <w:t>True</w:t>
      </w:r>
    </w:p>
    <w:p w14:paraId="70DA85D8" w14:textId="77777777" w:rsidR="0001413C" w:rsidRPr="0001413C" w:rsidRDefault="0001413C" w:rsidP="0001413C">
      <w:r w:rsidRPr="0001413C">
        <w:rPr>
          <w:b/>
          <w:bCs/>
        </w:rPr>
        <w:t xml:space="preserve">2. Answer: Correct </w:t>
      </w:r>
    </w:p>
    <w:p w14:paraId="0A4DB55F" w14:textId="77777777" w:rsidR="0001413C" w:rsidRPr="0001413C" w:rsidRDefault="0001413C" w:rsidP="0001413C">
      <w:r w:rsidRPr="0001413C">
        <w:t>False</w:t>
      </w:r>
    </w:p>
    <w:p w14:paraId="6233A167" w14:textId="77777777" w:rsidR="0001413C" w:rsidRPr="0001413C" w:rsidRDefault="0001413C" w:rsidP="0001413C">
      <w:r w:rsidRPr="0001413C">
        <w:rPr>
          <w:b/>
          <w:bCs/>
        </w:rPr>
        <w:t>5. Question :</w:t>
      </w:r>
      <w:r w:rsidRPr="0001413C">
        <w:t xml:space="preserve"> </w:t>
      </w:r>
    </w:p>
    <w:p w14:paraId="71C3C67B" w14:textId="77777777" w:rsidR="0001413C" w:rsidRPr="0001413C" w:rsidRDefault="0001413C" w:rsidP="0001413C">
      <w:r w:rsidRPr="0001413C">
        <w:t>Josie is being sexually harassed at work, and she’s become very withdrawn and irritable. When she gets home after work, she doesn’t want to speak to her partner, and when she does, it’s normally because something small has made her snap. It’s putting a huge strain on her relationship, which is making her feel worse.</w:t>
      </w:r>
    </w:p>
    <w:p w14:paraId="7EA24342" w14:textId="77777777" w:rsidR="0001413C" w:rsidRPr="0001413C" w:rsidRDefault="0001413C" w:rsidP="0001413C">
      <w:r w:rsidRPr="0001413C">
        <w:t>Could this be an impact of sexual harassment?</w:t>
      </w:r>
    </w:p>
    <w:p w14:paraId="31FB2E71" w14:textId="77777777" w:rsidR="0001413C" w:rsidRPr="0001413C" w:rsidRDefault="0001413C" w:rsidP="0001413C">
      <w:r w:rsidRPr="0001413C">
        <w:rPr>
          <w:b/>
          <w:bCs/>
        </w:rPr>
        <w:t xml:space="preserve">1. Answer: Correct </w:t>
      </w:r>
    </w:p>
    <w:p w14:paraId="0C317B72" w14:textId="77777777" w:rsidR="0001413C" w:rsidRPr="0001413C" w:rsidRDefault="0001413C" w:rsidP="0001413C">
      <w:r w:rsidRPr="0001413C">
        <w:t>Yes</w:t>
      </w:r>
    </w:p>
    <w:p w14:paraId="61598872" w14:textId="77777777" w:rsidR="0001413C" w:rsidRPr="0001413C" w:rsidRDefault="0001413C" w:rsidP="0001413C">
      <w:r w:rsidRPr="0001413C">
        <w:rPr>
          <w:b/>
          <w:bCs/>
        </w:rPr>
        <w:t xml:space="preserve">2. Answer: Incorrect </w:t>
      </w:r>
    </w:p>
    <w:p w14:paraId="42D47AEB" w14:textId="77777777" w:rsidR="0001413C" w:rsidRPr="0001413C" w:rsidRDefault="0001413C" w:rsidP="0001413C">
      <w:r w:rsidRPr="0001413C">
        <w:t>No</w:t>
      </w:r>
    </w:p>
    <w:p w14:paraId="6C7C6CB9" w14:textId="77777777" w:rsidR="0001413C" w:rsidRPr="0001413C" w:rsidRDefault="0001413C" w:rsidP="0001413C">
      <w:r w:rsidRPr="0001413C">
        <w:rPr>
          <w:b/>
          <w:bCs/>
        </w:rPr>
        <w:t>6. Question :</w:t>
      </w:r>
      <w:r w:rsidRPr="0001413C">
        <w:t xml:space="preserve"> </w:t>
      </w:r>
    </w:p>
    <w:p w14:paraId="7C63EFDC" w14:textId="77777777" w:rsidR="0001413C" w:rsidRPr="0001413C" w:rsidRDefault="0001413C" w:rsidP="0001413C">
      <w:r w:rsidRPr="0001413C">
        <w:t>Two members of Shivani’s team have been victims of sexual harassment. One has quit, and the other is on leave. Shivani and her remaining team are under increasing pressure. This stress is causing frustration and tension across the team.</w:t>
      </w:r>
    </w:p>
    <w:p w14:paraId="20F5D877" w14:textId="77777777" w:rsidR="0001413C" w:rsidRPr="0001413C" w:rsidRDefault="0001413C" w:rsidP="0001413C">
      <w:r w:rsidRPr="0001413C">
        <w:t>Could this pressure and disruption be considered an indirect impact of workplace sexual harassment?</w:t>
      </w:r>
    </w:p>
    <w:p w14:paraId="127E055B" w14:textId="77777777" w:rsidR="0001413C" w:rsidRPr="0001413C" w:rsidRDefault="0001413C" w:rsidP="0001413C">
      <w:r w:rsidRPr="0001413C">
        <w:rPr>
          <w:b/>
          <w:bCs/>
        </w:rPr>
        <w:t xml:space="preserve">1. Answer: Correct </w:t>
      </w:r>
    </w:p>
    <w:p w14:paraId="07A02969" w14:textId="77777777" w:rsidR="0001413C" w:rsidRPr="0001413C" w:rsidRDefault="0001413C" w:rsidP="0001413C">
      <w:r w:rsidRPr="0001413C">
        <w:t>Yes</w:t>
      </w:r>
    </w:p>
    <w:p w14:paraId="26616136" w14:textId="77777777" w:rsidR="0001413C" w:rsidRPr="0001413C" w:rsidRDefault="0001413C" w:rsidP="0001413C">
      <w:r w:rsidRPr="0001413C">
        <w:rPr>
          <w:b/>
          <w:bCs/>
        </w:rPr>
        <w:t xml:space="preserve">2. Answer: Incorrect </w:t>
      </w:r>
    </w:p>
    <w:p w14:paraId="00DB13B6" w14:textId="77777777" w:rsidR="0001413C" w:rsidRPr="0001413C" w:rsidRDefault="0001413C" w:rsidP="0001413C">
      <w:r w:rsidRPr="0001413C">
        <w:t>No</w:t>
      </w:r>
    </w:p>
    <w:p w14:paraId="6F8FDE58" w14:textId="77777777" w:rsidR="0001413C" w:rsidRPr="0001413C" w:rsidRDefault="0001413C" w:rsidP="0001413C">
      <w:r w:rsidRPr="0001413C">
        <w:rPr>
          <w:b/>
          <w:bCs/>
        </w:rPr>
        <w:t>7. Question :</w:t>
      </w:r>
      <w:r w:rsidRPr="0001413C">
        <w:t xml:space="preserve"> </w:t>
      </w:r>
    </w:p>
    <w:p w14:paraId="7D51BCC5" w14:textId="77777777" w:rsidR="0001413C" w:rsidRPr="0001413C" w:rsidRDefault="0001413C" w:rsidP="0001413C">
      <w:r w:rsidRPr="0001413C">
        <w:t>Hugo is job hunting, and he’s come across an excellent opportunity with a company in the city. He decides to do some research into the company before applying. He discovers that the company takes a proactive stance on sexual harassment, and to the dismay of some employees, enforces biannual sexual harassment training.</w:t>
      </w:r>
    </w:p>
    <w:p w14:paraId="43C3BF09" w14:textId="77777777" w:rsidR="0001413C" w:rsidRPr="0001413C" w:rsidRDefault="0001413C" w:rsidP="0001413C">
      <w:r w:rsidRPr="0001413C">
        <w:t>Is this likely to deter Hugo from applying for a job with the company?</w:t>
      </w:r>
    </w:p>
    <w:p w14:paraId="4784A4A5" w14:textId="77777777" w:rsidR="0001413C" w:rsidRPr="0001413C" w:rsidRDefault="0001413C" w:rsidP="0001413C">
      <w:r w:rsidRPr="0001413C">
        <w:rPr>
          <w:b/>
          <w:bCs/>
        </w:rPr>
        <w:t xml:space="preserve">1. Answer: Incorrect </w:t>
      </w:r>
    </w:p>
    <w:p w14:paraId="46AD28C1" w14:textId="77777777" w:rsidR="0001413C" w:rsidRPr="0001413C" w:rsidRDefault="0001413C" w:rsidP="0001413C">
      <w:r w:rsidRPr="0001413C">
        <w:t>Yes</w:t>
      </w:r>
    </w:p>
    <w:p w14:paraId="7C0153A5" w14:textId="77777777" w:rsidR="0001413C" w:rsidRPr="0001413C" w:rsidRDefault="0001413C" w:rsidP="0001413C">
      <w:r w:rsidRPr="0001413C">
        <w:rPr>
          <w:b/>
          <w:bCs/>
        </w:rPr>
        <w:t xml:space="preserve">2. Answer: Correct </w:t>
      </w:r>
    </w:p>
    <w:p w14:paraId="59F2D17C" w14:textId="77777777" w:rsidR="0001413C" w:rsidRPr="0001413C" w:rsidRDefault="0001413C" w:rsidP="0001413C">
      <w:r w:rsidRPr="0001413C">
        <w:t>No</w:t>
      </w:r>
    </w:p>
    <w:p w14:paraId="535B554B" w14:textId="77777777" w:rsidR="0001413C" w:rsidRPr="0001413C" w:rsidRDefault="0001413C" w:rsidP="0001413C">
      <w:r w:rsidRPr="0001413C">
        <w:rPr>
          <w:b/>
          <w:bCs/>
        </w:rPr>
        <w:t>8. Question :</w:t>
      </w:r>
      <w:r w:rsidRPr="0001413C">
        <w:t xml:space="preserve"> </w:t>
      </w:r>
    </w:p>
    <w:p w14:paraId="71E3F084" w14:textId="77777777" w:rsidR="0001413C" w:rsidRPr="0001413C" w:rsidRDefault="0001413C" w:rsidP="0001413C">
      <w:r w:rsidRPr="0001413C">
        <w:t>George is being sexually harassed by his manager. He’s been experiencing a lot of anxiety as a result, which makes him very forgetful. One morning, he arrives at work and realizes he forgot to bring his protective gear with him. Because he is being harassed by his manager, he is afraid to ask for time to go home to get his gear, so he decides to risk working without his protective gear. Later, he has an accident that would have been prevented had he been wearing the protective clothing.</w:t>
      </w:r>
    </w:p>
    <w:p w14:paraId="508EE2BA" w14:textId="77777777" w:rsidR="0001413C" w:rsidRPr="0001413C" w:rsidRDefault="0001413C" w:rsidP="0001413C">
      <w:r w:rsidRPr="0001413C">
        <w:t>Could this be an impact of sexual harassment?</w:t>
      </w:r>
    </w:p>
    <w:p w14:paraId="149CCD45" w14:textId="77777777" w:rsidR="0001413C" w:rsidRPr="0001413C" w:rsidRDefault="0001413C" w:rsidP="0001413C">
      <w:r w:rsidRPr="0001413C">
        <w:rPr>
          <w:b/>
          <w:bCs/>
        </w:rPr>
        <w:t xml:space="preserve">1. Answer: Correct </w:t>
      </w:r>
    </w:p>
    <w:p w14:paraId="5E7B7F6B" w14:textId="77777777" w:rsidR="0001413C" w:rsidRPr="0001413C" w:rsidRDefault="0001413C" w:rsidP="0001413C">
      <w:r w:rsidRPr="0001413C">
        <w:t>Yes</w:t>
      </w:r>
    </w:p>
    <w:p w14:paraId="42D42448" w14:textId="77777777" w:rsidR="0001413C" w:rsidRPr="0001413C" w:rsidRDefault="0001413C" w:rsidP="0001413C">
      <w:r w:rsidRPr="0001413C">
        <w:rPr>
          <w:b/>
          <w:bCs/>
        </w:rPr>
        <w:t xml:space="preserve">2. Answer: Incorrect </w:t>
      </w:r>
    </w:p>
    <w:p w14:paraId="5F80B406" w14:textId="77777777" w:rsidR="0001413C" w:rsidRPr="0001413C" w:rsidRDefault="0001413C" w:rsidP="0001413C">
      <w:r w:rsidRPr="0001413C">
        <w:t>No</w:t>
      </w:r>
    </w:p>
    <w:p w14:paraId="67872A29" w14:textId="77777777" w:rsidR="0001413C" w:rsidRPr="0001413C" w:rsidRDefault="0001413C" w:rsidP="0001413C">
      <w:r w:rsidRPr="0001413C">
        <w:rPr>
          <w:b/>
          <w:bCs/>
        </w:rPr>
        <w:t>9. Question :</w:t>
      </w:r>
      <w:r w:rsidRPr="0001413C">
        <w:t xml:space="preserve"> </w:t>
      </w:r>
    </w:p>
    <w:p w14:paraId="47695AE2" w14:textId="77777777" w:rsidR="0001413C" w:rsidRPr="0001413C" w:rsidRDefault="0001413C" w:rsidP="0001413C">
      <w:r w:rsidRPr="0001413C">
        <w:t>Due to the trauma of workplace sexual harassment, some employees will need continued support to help them settle back into the workplace and feel comfortable after an investigation has concluded.</w:t>
      </w:r>
    </w:p>
    <w:p w14:paraId="2FD070D6" w14:textId="77777777" w:rsidR="0001413C" w:rsidRPr="0001413C" w:rsidRDefault="0001413C" w:rsidP="0001413C">
      <w:r w:rsidRPr="0001413C">
        <w:rPr>
          <w:b/>
          <w:bCs/>
        </w:rPr>
        <w:t xml:space="preserve">1. Answer: Correct </w:t>
      </w:r>
    </w:p>
    <w:p w14:paraId="6A858853" w14:textId="77777777" w:rsidR="0001413C" w:rsidRPr="0001413C" w:rsidRDefault="0001413C" w:rsidP="0001413C">
      <w:r w:rsidRPr="0001413C">
        <w:t>True</w:t>
      </w:r>
    </w:p>
    <w:p w14:paraId="1FCBB60A" w14:textId="77777777" w:rsidR="0001413C" w:rsidRPr="0001413C" w:rsidRDefault="0001413C" w:rsidP="0001413C">
      <w:r w:rsidRPr="0001413C">
        <w:rPr>
          <w:b/>
          <w:bCs/>
        </w:rPr>
        <w:t xml:space="preserve">2. Answer: Incorrect </w:t>
      </w:r>
    </w:p>
    <w:p w14:paraId="651367F6" w14:textId="77777777" w:rsidR="0001413C" w:rsidRPr="0001413C" w:rsidRDefault="0001413C" w:rsidP="0001413C">
      <w:r w:rsidRPr="0001413C">
        <w:t>False</w:t>
      </w:r>
    </w:p>
    <w:p w14:paraId="34882966" w14:textId="77777777" w:rsidR="0001413C" w:rsidRPr="0001413C" w:rsidRDefault="0001413C" w:rsidP="0001413C">
      <w:r w:rsidRPr="0001413C">
        <w:rPr>
          <w:b/>
          <w:bCs/>
        </w:rPr>
        <w:t>10. Question :</w:t>
      </w:r>
      <w:r w:rsidRPr="0001413C">
        <w:t xml:space="preserve"> </w:t>
      </w:r>
    </w:p>
    <w:p w14:paraId="66A91082" w14:textId="77777777" w:rsidR="0001413C" w:rsidRPr="0001413C" w:rsidRDefault="0001413C" w:rsidP="0001413C">
      <w:r w:rsidRPr="0001413C">
        <w:t>Apolline is being sexually harassed by a colleague, and she’s beginning to suffer from anxiety attacks at the very thought of going to work every day. She has missed several days of work and is late to work more frequently. As a result, she has earned less money and is falling into increasing debt because she can’t keep up with her loan repayments.</w:t>
      </w:r>
    </w:p>
    <w:p w14:paraId="7EEB3EFD" w14:textId="77777777" w:rsidR="0001413C" w:rsidRPr="0001413C" w:rsidRDefault="0001413C" w:rsidP="0001413C">
      <w:r w:rsidRPr="0001413C">
        <w:t>Could this be an impact of sexual harassment?</w:t>
      </w:r>
    </w:p>
    <w:p w14:paraId="21DC621A" w14:textId="77777777" w:rsidR="0001413C" w:rsidRPr="0001413C" w:rsidRDefault="0001413C" w:rsidP="0001413C">
      <w:r w:rsidRPr="0001413C">
        <w:rPr>
          <w:b/>
          <w:bCs/>
        </w:rPr>
        <w:t xml:space="preserve">1. Answer: Correct </w:t>
      </w:r>
    </w:p>
    <w:p w14:paraId="1EAC5265" w14:textId="77777777" w:rsidR="0001413C" w:rsidRPr="0001413C" w:rsidRDefault="0001413C" w:rsidP="0001413C">
      <w:r w:rsidRPr="0001413C">
        <w:t>Yes</w:t>
      </w:r>
    </w:p>
    <w:p w14:paraId="53E1A317" w14:textId="77777777" w:rsidR="0001413C" w:rsidRPr="0001413C" w:rsidRDefault="0001413C" w:rsidP="0001413C">
      <w:r w:rsidRPr="0001413C">
        <w:rPr>
          <w:b/>
          <w:bCs/>
        </w:rPr>
        <w:t xml:space="preserve">2. Answer: Incorrect </w:t>
      </w:r>
    </w:p>
    <w:p w14:paraId="123A7E41" w14:textId="77777777" w:rsidR="0001413C" w:rsidRPr="0001413C" w:rsidRDefault="0001413C" w:rsidP="0001413C">
      <w:r w:rsidRPr="0001413C">
        <w:t>No</w:t>
      </w:r>
    </w:p>
    <w:p w14:paraId="690A2F5F" w14:textId="77777777" w:rsidR="0001413C" w:rsidRPr="0001413C" w:rsidRDefault="0001413C" w:rsidP="0001413C">
      <w:r w:rsidRPr="0001413C">
        <w:rPr>
          <w:b/>
          <w:bCs/>
        </w:rPr>
        <w:t xml:space="preserve">Number of questions needed to pass ? : </w:t>
      </w:r>
    </w:p>
    <w:p w14:paraId="46C82C59" w14:textId="77777777" w:rsidR="0001413C" w:rsidRPr="0001413C" w:rsidRDefault="0001413C" w:rsidP="0001413C">
      <w:r w:rsidRPr="0001413C">
        <w:t xml:space="preserve">4 </w:t>
      </w:r>
    </w:p>
    <w:p w14:paraId="085A2E33" w14:textId="77777777" w:rsidR="0001413C" w:rsidRPr="0001413C" w:rsidRDefault="0001413C" w:rsidP="0001413C">
      <w:r w:rsidRPr="0001413C">
        <w:rPr>
          <w:b/>
          <w:bCs/>
        </w:rPr>
        <w:t>Passed Message</w:t>
      </w:r>
      <w:r w:rsidRPr="0001413C">
        <w:t xml:space="preserve"> </w:t>
      </w:r>
    </w:p>
    <w:p w14:paraId="06AB022B" w14:textId="77777777" w:rsidR="0001413C" w:rsidRPr="0001413C" w:rsidRDefault="0001413C" w:rsidP="0001413C">
      <w:r w:rsidRPr="0001413C">
        <w:rPr>
          <w:b/>
          <w:bCs/>
        </w:rPr>
        <w:t xml:space="preserve">Message text: </w:t>
      </w:r>
    </w:p>
    <w:p w14:paraId="697EE277" w14:textId="77777777" w:rsidR="0001413C" w:rsidRPr="0001413C" w:rsidRDefault="0001413C" w:rsidP="0001413C">
      <w:r w:rsidRPr="0001413C">
        <w:t>You’ve got it!</w:t>
      </w:r>
    </w:p>
    <w:p w14:paraId="43C2EDEF" w14:textId="77777777" w:rsidR="0001413C" w:rsidRPr="0001413C" w:rsidRDefault="0001413C" w:rsidP="0001413C">
      <w:r w:rsidRPr="0001413C">
        <w:rPr>
          <w:b/>
          <w:bCs/>
        </w:rPr>
        <w:t>Failed Message</w:t>
      </w:r>
      <w:r w:rsidRPr="0001413C">
        <w:t xml:space="preserve"> </w:t>
      </w:r>
    </w:p>
    <w:p w14:paraId="282EC996" w14:textId="77777777" w:rsidR="0001413C" w:rsidRPr="0001413C" w:rsidRDefault="0001413C" w:rsidP="0001413C">
      <w:r w:rsidRPr="0001413C">
        <w:rPr>
          <w:b/>
          <w:bCs/>
        </w:rPr>
        <w:t xml:space="preserve">Message text: </w:t>
      </w:r>
    </w:p>
    <w:p w14:paraId="25F83837" w14:textId="77777777" w:rsidR="0001413C" w:rsidRPr="0001413C" w:rsidRDefault="0001413C" w:rsidP="0001413C">
      <w:r w:rsidRPr="0001413C">
        <w:t>You’re not there yet!</w:t>
      </w:r>
    </w:p>
    <w:p w14:paraId="3E915CB7" w14:textId="77777777" w:rsidR="0001413C" w:rsidRPr="0001413C" w:rsidRDefault="0001413C" w:rsidP="0001413C">
      <w:r w:rsidRPr="0001413C">
        <w:br w:type="page"/>
      </w:r>
    </w:p>
    <w:p w14:paraId="699E9DF0" w14:textId="77777777" w:rsidR="0001413C" w:rsidRPr="0001413C" w:rsidRDefault="0001413C" w:rsidP="0001413C">
      <w:bookmarkStart w:id="366" w:name="Page_9084264148656403153"/>
      <w:bookmarkEnd w:id="366"/>
      <w:r w:rsidRPr="0001413C">
        <w:rPr>
          <w:b/>
          <w:bCs/>
        </w:rPr>
        <w:t>Page Number:</w:t>
      </w:r>
      <w:r w:rsidRPr="0001413C">
        <w:t xml:space="preserve"> 137 </w:t>
      </w:r>
    </w:p>
    <w:p w14:paraId="051DE8A4" w14:textId="77777777" w:rsidR="0001413C" w:rsidRPr="0001413C" w:rsidRDefault="0001413C" w:rsidP="0001413C">
      <w:r w:rsidRPr="0001413C">
        <w:rPr>
          <w:b/>
          <w:bCs/>
        </w:rPr>
        <w:t>Lesson 46:</w:t>
      </w:r>
      <w:r w:rsidRPr="0001413C">
        <w:t xml:space="preserve"> Impact of Sexual Harassment </w:t>
      </w:r>
    </w:p>
    <w:p w14:paraId="677296FF" w14:textId="77777777" w:rsidR="0001413C" w:rsidRPr="0001413C" w:rsidRDefault="0001413C" w:rsidP="0001413C">
      <w:r w:rsidRPr="0001413C">
        <w:rPr>
          <w:b/>
          <w:bCs/>
        </w:rPr>
        <w:t xml:space="preserve">Click and Reveal Template / LTR / Random </w:t>
      </w:r>
    </w:p>
    <w:p w14:paraId="3217900D" w14:textId="77777777" w:rsidR="0001413C" w:rsidRPr="0001413C" w:rsidRDefault="0001413C" w:rsidP="0001413C">
      <w:r w:rsidRPr="0001413C">
        <w:rPr>
          <w:b/>
          <w:bCs/>
        </w:rPr>
        <w:t>Content Title:</w:t>
      </w:r>
      <w:r w:rsidRPr="0001413C">
        <w:t xml:space="preserve"> </w:t>
      </w:r>
    </w:p>
    <w:p w14:paraId="4CFE0D47" w14:textId="77777777" w:rsidR="0001413C" w:rsidRPr="0001413C" w:rsidRDefault="0001413C" w:rsidP="0001413C">
      <w:r w:rsidRPr="0001413C">
        <w:t xml:space="preserve">The Impact on Victims </w:t>
      </w:r>
    </w:p>
    <w:p w14:paraId="49502C5E" w14:textId="77777777" w:rsidR="0001413C" w:rsidRPr="0001413C" w:rsidRDefault="0001413C" w:rsidP="0001413C">
      <w:r w:rsidRPr="0001413C">
        <w:rPr>
          <w:b/>
          <w:bCs/>
        </w:rPr>
        <w:t>Content Description:</w:t>
      </w:r>
    </w:p>
    <w:p w14:paraId="23C2E83E" w14:textId="77777777" w:rsidR="0001413C" w:rsidRPr="0001413C" w:rsidRDefault="0001413C" w:rsidP="0001413C">
      <w:r w:rsidRPr="0001413C">
        <w:t>Let's take a look at the impact sexual harassment can have on victims.</w:t>
      </w:r>
    </w:p>
    <w:p w14:paraId="0754610D" w14:textId="77777777" w:rsidR="0001413C" w:rsidRPr="0001413C" w:rsidRDefault="0001413C" w:rsidP="0001413C">
      <w:r w:rsidRPr="0001413C">
        <w:t>Select each image or the arrows to learn these victims’ personal experiences of workplace sexual harassment.</w:t>
      </w:r>
    </w:p>
    <w:p w14:paraId="4B1BF0F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776"/>
        <w:gridCol w:w="1457"/>
        <w:gridCol w:w="1169"/>
      </w:tblGrid>
      <w:tr w:rsidR="0001413C" w:rsidRPr="0001413C" w14:paraId="4A30D60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F8D56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A1FB2C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D1B28E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FD1C3B" w14:textId="77777777" w:rsidR="0001413C" w:rsidRPr="0001413C" w:rsidRDefault="0001413C" w:rsidP="0001413C">
            <w:pPr>
              <w:rPr>
                <w:b/>
                <w:bCs/>
              </w:rPr>
            </w:pPr>
            <w:r w:rsidRPr="0001413C">
              <w:rPr>
                <w:b/>
                <w:bCs/>
              </w:rPr>
              <w:t>Alternate Text</w:t>
            </w:r>
          </w:p>
        </w:tc>
      </w:tr>
      <w:tr w:rsidR="0001413C" w:rsidRPr="0001413C" w14:paraId="2BECDCE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8EC4A5" w14:textId="77777777" w:rsidR="0001413C" w:rsidRPr="0001413C" w:rsidRDefault="0001413C" w:rsidP="0001413C">
            <w:r w:rsidRPr="0001413C">
              <w:t xml:space="preserve">Hannah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1AD770" w14:textId="77777777" w:rsidR="0001413C" w:rsidRPr="0001413C" w:rsidRDefault="0001413C" w:rsidP="0001413C">
            <w:r w:rsidRPr="0001413C">
              <w:t>“I’m being sexually harassed at work, and the worry of seeing my harasser every day is causing me to have panic attacks. I’m finding it increasingly difficult to concentrate at work and complete tasks. I was up for a promotion, and now I’m failing to meet deadlines; so it’s impacting the performance of my entire team. They are starting to get really frustrated with me, so I’ve just completely withdrawn and try not to speak to them because I can’t handle it.”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C7DA4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0E840E" w14:textId="77777777" w:rsidR="0001413C" w:rsidRPr="0001413C" w:rsidRDefault="0001413C" w:rsidP="0001413C"/>
        </w:tc>
      </w:tr>
      <w:tr w:rsidR="0001413C" w:rsidRPr="0001413C" w14:paraId="3DD884C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E2B51A" w14:textId="77777777" w:rsidR="0001413C" w:rsidRPr="0001413C" w:rsidRDefault="0001413C" w:rsidP="0001413C">
            <w:r w:rsidRPr="0001413C">
              <w:t xml:space="preserve">Ibrahim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4A689B" w14:textId="77777777" w:rsidR="0001413C" w:rsidRPr="0001413C" w:rsidRDefault="0001413C" w:rsidP="0001413C">
            <w:r w:rsidRPr="0001413C">
              <w:t>“I was a member of one of the company’s top-performing teams. Over the course of a few years, a number of my colleagues lodged sexual harassment complaints against my boss. My boss kept his senior position, and all of our top performers left the company. Now, my team consistently fails to make targets, because the high turnover of staff has left us with mostly inexperienced team members. The pressure to meet targets is so stressful now, that I’ve decided to leave too.”</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9BEB0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9575E4" w14:textId="77777777" w:rsidR="0001413C" w:rsidRPr="0001413C" w:rsidRDefault="0001413C" w:rsidP="0001413C"/>
        </w:tc>
      </w:tr>
      <w:tr w:rsidR="0001413C" w:rsidRPr="0001413C" w14:paraId="0168257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6A4459" w14:textId="77777777" w:rsidR="0001413C" w:rsidRPr="0001413C" w:rsidRDefault="0001413C" w:rsidP="0001413C">
            <w:r w:rsidRPr="0001413C">
              <w:t xml:space="preserve">Aashi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CCC873" w14:textId="77777777" w:rsidR="0001413C" w:rsidRPr="0001413C" w:rsidRDefault="0001413C" w:rsidP="0001413C">
            <w:r w:rsidRPr="0001413C">
              <w:t>“I was a victim of sexual harassment in my previous job, and it really affected my mental health. I developed extreme anxiety as a result of the daily harassment. I couldn’t sleep or eat, which lead to numerous other health problems. I had to take a lot of unpaid sick leave because of my health; and this only added to my stress levels, because I began to struggle financially. I was eventually fired due to excessive absenteeism, and now my self-esteem is so low; I haven’t got the confidence to find a new job.”</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32AD8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3723DF" w14:textId="77777777" w:rsidR="0001413C" w:rsidRPr="0001413C" w:rsidRDefault="0001413C" w:rsidP="0001413C"/>
        </w:tc>
      </w:tr>
      <w:tr w:rsidR="0001413C" w:rsidRPr="0001413C" w14:paraId="31F1BFA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71043F" w14:textId="77777777" w:rsidR="0001413C" w:rsidRPr="0001413C" w:rsidRDefault="0001413C" w:rsidP="0001413C">
            <w:r w:rsidRPr="0001413C">
              <w:t xml:space="preserve">Fernanda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BC8E19" w14:textId="77777777" w:rsidR="0001413C" w:rsidRPr="0001413C" w:rsidRDefault="0001413C" w:rsidP="0001413C">
            <w:r w:rsidRPr="0001413C">
              <w:t>“A colleague of mine was being sexually harassed for months, and I never knew until I saw it happen in the emergency stairwell. He reported it once, but nothing was done, and the harassment just got worse. I reported what I saw to HR. The harasser was just transferred to another department, and my colleague is terrified of seeing the harasser again. The company is supposed to have a zero-tolerance policy. How can I believe they take harassment cases seriously after what I witnessed? I don’t really have any respect for the company anymore.”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A436A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D26822" w14:textId="77777777" w:rsidR="0001413C" w:rsidRPr="0001413C" w:rsidRDefault="0001413C" w:rsidP="0001413C"/>
        </w:tc>
      </w:tr>
      <w:tr w:rsidR="0001413C" w:rsidRPr="0001413C" w14:paraId="5415D24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529209" w14:textId="77777777" w:rsidR="0001413C" w:rsidRPr="0001413C" w:rsidRDefault="0001413C" w:rsidP="0001413C">
            <w:r w:rsidRPr="0001413C">
              <w:t xml:space="preserve">Ollie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B91C5D" w14:textId="77777777" w:rsidR="0001413C" w:rsidRPr="0001413C" w:rsidRDefault="0001413C" w:rsidP="0001413C">
            <w:r w:rsidRPr="0001413C">
              <w:t>“I was the victim of sexual assault several years ago, and living with the memory is a daily struggle. Even though my experience didn’t happen in the workplace, when I heard that a colleague of mine was a victim of sexual harassment at the company I worked for, it was a real trigger for me. I started to experience flashbacks again, so I felt I had no other option but to resign.”</w:t>
            </w:r>
          </w:p>
          <w:p w14:paraId="5C82055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1471A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58648A" w14:textId="77777777" w:rsidR="0001413C" w:rsidRPr="0001413C" w:rsidRDefault="0001413C" w:rsidP="0001413C"/>
        </w:tc>
      </w:tr>
    </w:tbl>
    <w:p w14:paraId="6431F8D0"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2C70FB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2334C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DACA1BE"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2C5BBC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C1C59D" w14:textId="77777777" w:rsidR="0001413C" w:rsidRPr="0001413C" w:rsidRDefault="0001413C" w:rsidP="0001413C">
            <w:pPr>
              <w:rPr>
                <w:b/>
                <w:bCs/>
              </w:rPr>
            </w:pPr>
            <w:r w:rsidRPr="0001413C">
              <w:rPr>
                <w:b/>
                <w:bCs/>
              </w:rPr>
              <w:t>Alternate Text</w:t>
            </w:r>
          </w:p>
        </w:tc>
      </w:tr>
      <w:tr w:rsidR="0001413C" w:rsidRPr="0001413C" w14:paraId="0FB9A8D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B2139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A5EE8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BCB91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1661FA" w14:textId="77777777" w:rsidR="0001413C" w:rsidRPr="0001413C" w:rsidRDefault="0001413C" w:rsidP="0001413C"/>
        </w:tc>
      </w:tr>
    </w:tbl>
    <w:p w14:paraId="608FCF1F" w14:textId="77777777" w:rsidR="0001413C" w:rsidRPr="0001413C" w:rsidRDefault="0001413C" w:rsidP="0001413C">
      <w:r w:rsidRPr="0001413C">
        <w:rPr>
          <w:b/>
          <w:bCs/>
        </w:rPr>
        <w:t>Audio Transcript Text:</w:t>
      </w:r>
      <w:r w:rsidRPr="0001413C">
        <w:t xml:space="preserve"> </w:t>
      </w:r>
    </w:p>
    <w:p w14:paraId="0809B1E1" w14:textId="77777777" w:rsidR="0001413C" w:rsidRPr="0001413C" w:rsidRDefault="0001413C" w:rsidP="0001413C">
      <w:r w:rsidRPr="0001413C">
        <w:t>These people have agreed to share their experiences in this area.</w:t>
      </w:r>
    </w:p>
    <w:p w14:paraId="76F9C181" w14:textId="77777777" w:rsidR="0001413C" w:rsidRPr="0001413C" w:rsidRDefault="0001413C" w:rsidP="0001413C">
      <w:r w:rsidRPr="0001413C">
        <w:br w:type="page"/>
      </w:r>
    </w:p>
    <w:p w14:paraId="6681579D" w14:textId="77777777" w:rsidR="0001413C" w:rsidRPr="0001413C" w:rsidRDefault="0001413C" w:rsidP="0001413C">
      <w:bookmarkStart w:id="367" w:name="Page_146178197411993989"/>
      <w:bookmarkEnd w:id="367"/>
      <w:r w:rsidRPr="0001413C">
        <w:rPr>
          <w:b/>
          <w:bCs/>
        </w:rPr>
        <w:t>Page Number:</w:t>
      </w:r>
      <w:r w:rsidRPr="0001413C">
        <w:t xml:space="preserve"> 138 </w:t>
      </w:r>
    </w:p>
    <w:p w14:paraId="0B0B15A7" w14:textId="77777777" w:rsidR="0001413C" w:rsidRPr="0001413C" w:rsidRDefault="0001413C" w:rsidP="0001413C">
      <w:r w:rsidRPr="0001413C">
        <w:rPr>
          <w:b/>
          <w:bCs/>
        </w:rPr>
        <w:t>Lesson 46:</w:t>
      </w:r>
      <w:r w:rsidRPr="0001413C">
        <w:t xml:space="preserve"> Impact of Sexual Harassment </w:t>
      </w:r>
    </w:p>
    <w:p w14:paraId="434A658F" w14:textId="77777777" w:rsidR="0001413C" w:rsidRPr="0001413C" w:rsidRDefault="0001413C" w:rsidP="0001413C">
      <w:r w:rsidRPr="0001413C">
        <w:rPr>
          <w:b/>
          <w:bCs/>
        </w:rPr>
        <w:t xml:space="preserve">Question and Answer Template / Text / LTR </w:t>
      </w:r>
    </w:p>
    <w:p w14:paraId="1826FA24" w14:textId="77777777" w:rsidR="0001413C" w:rsidRPr="0001413C" w:rsidRDefault="0001413C" w:rsidP="0001413C">
      <w:r w:rsidRPr="0001413C">
        <w:rPr>
          <w:b/>
          <w:bCs/>
        </w:rPr>
        <w:t>Content Title:</w:t>
      </w:r>
      <w:r w:rsidRPr="0001413C">
        <w:t xml:space="preserve"> </w:t>
      </w:r>
    </w:p>
    <w:p w14:paraId="2A56ECBA" w14:textId="77777777" w:rsidR="0001413C" w:rsidRPr="0001413C" w:rsidRDefault="0001413C" w:rsidP="0001413C">
      <w:r w:rsidRPr="0001413C">
        <w:t xml:space="preserve">Spotting the Signs </w:t>
      </w:r>
    </w:p>
    <w:p w14:paraId="63C47781" w14:textId="77777777" w:rsidR="0001413C" w:rsidRPr="0001413C" w:rsidRDefault="0001413C" w:rsidP="0001413C">
      <w:r w:rsidRPr="0001413C">
        <w:rPr>
          <w:b/>
          <w:bCs/>
        </w:rPr>
        <w:t>Content Description:</w:t>
      </w:r>
    </w:p>
    <w:p w14:paraId="03298B33" w14:textId="77777777" w:rsidR="0001413C" w:rsidRPr="0001413C" w:rsidRDefault="0001413C" w:rsidP="0001413C">
      <w:r w:rsidRPr="0001413C">
        <w:t>Cesar has noticed his colleague, Amelie, hasn’t been herself lately. He notices her flinch and duck her head when a particular colleague walks past her. Cesar suspects she may be a victim of sexual harassment in the workplace.</w:t>
      </w:r>
    </w:p>
    <w:p w14:paraId="6BCDD640" w14:textId="77777777" w:rsidR="0001413C" w:rsidRPr="0001413C" w:rsidRDefault="0001413C" w:rsidP="0001413C">
      <w:r w:rsidRPr="0001413C">
        <w:t>Cesar wonders what impact sexual harassment has on the victim so he can look out for signs.</w:t>
      </w:r>
    </w:p>
    <w:p w14:paraId="52A15454" w14:textId="77777777" w:rsidR="0001413C" w:rsidRPr="0001413C" w:rsidRDefault="0001413C" w:rsidP="0001413C">
      <w:r w:rsidRPr="0001413C">
        <w:rPr>
          <w:b/>
          <w:bCs/>
        </w:rPr>
        <w:t>Question:</w:t>
      </w:r>
      <w:r w:rsidRPr="0001413C">
        <w:t xml:space="preserve"> </w:t>
      </w:r>
    </w:p>
    <w:p w14:paraId="122D0DD5" w14:textId="77777777" w:rsidR="0001413C" w:rsidRPr="0001413C" w:rsidRDefault="0001413C" w:rsidP="0001413C">
      <w:r w:rsidRPr="0001413C">
        <w:t>What are three things to watch for?</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C509E5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786CC2"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F13A26" w14:textId="77777777" w:rsidR="0001413C" w:rsidRPr="0001413C" w:rsidRDefault="0001413C" w:rsidP="0001413C">
            <w:pPr>
              <w:rPr>
                <w:b/>
                <w:bCs/>
              </w:rPr>
            </w:pPr>
            <w:r w:rsidRPr="0001413C">
              <w:rPr>
                <w:b/>
                <w:bCs/>
              </w:rPr>
              <w:t>Answer</w:t>
            </w:r>
          </w:p>
        </w:tc>
      </w:tr>
      <w:tr w:rsidR="0001413C" w:rsidRPr="0001413C" w14:paraId="679709A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D6737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17DD72" w14:textId="77777777" w:rsidR="0001413C" w:rsidRPr="0001413C" w:rsidRDefault="0001413C" w:rsidP="0001413C">
            <w:r w:rsidRPr="0001413C">
              <w:t>Sexual harassment has a severe impact on the victim’s mental health, which affects their concentration and productivity; so very organized individuals may start to become forgetful and fail to meet deadlines.</w:t>
            </w:r>
          </w:p>
        </w:tc>
      </w:tr>
      <w:tr w:rsidR="0001413C" w:rsidRPr="0001413C" w14:paraId="663C3EB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59F7B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816CEB" w14:textId="77777777" w:rsidR="0001413C" w:rsidRPr="0001413C" w:rsidRDefault="0001413C" w:rsidP="0001413C">
            <w:r w:rsidRPr="0001413C">
              <w:t>Victims of sexual harassment can become very withdrawn and disengage from team meetings, as well as refraining from interacting with certain teams and team members.</w:t>
            </w:r>
          </w:p>
        </w:tc>
      </w:tr>
      <w:tr w:rsidR="0001413C" w:rsidRPr="0001413C" w14:paraId="20A6768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401B4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623560" w14:textId="77777777" w:rsidR="0001413C" w:rsidRPr="0001413C" w:rsidRDefault="0001413C" w:rsidP="0001413C">
            <w:r w:rsidRPr="0001413C">
              <w:t>The psychological effects of sexual harassment bring a number of physical health issues that can lead to absenteeism as victims take an increased amount of sick leave.</w:t>
            </w:r>
          </w:p>
        </w:tc>
      </w:tr>
      <w:tr w:rsidR="0001413C" w:rsidRPr="0001413C" w14:paraId="00DB94B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1DB39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7EA70D" w14:textId="77777777" w:rsidR="0001413C" w:rsidRPr="0001413C" w:rsidRDefault="0001413C" w:rsidP="0001413C">
            <w:r w:rsidRPr="0001413C">
              <w:t>It’s common to see the performance of victims of sexual harassment impacted as they try to combat feelings of low self-esteem and lack of confidence by taking on new challenges that will advance their career.</w:t>
            </w:r>
          </w:p>
        </w:tc>
      </w:tr>
    </w:tbl>
    <w:p w14:paraId="02E4CEAE"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ED9A468" w14:textId="77777777" w:rsidR="0001413C" w:rsidRPr="0001413C" w:rsidRDefault="0001413C" w:rsidP="0001413C">
      <w:r w:rsidRPr="0001413C">
        <w:br w:type="page"/>
      </w:r>
    </w:p>
    <w:p w14:paraId="1E84FBCA" w14:textId="77777777" w:rsidR="0001413C" w:rsidRPr="0001413C" w:rsidRDefault="0001413C" w:rsidP="0001413C">
      <w:bookmarkStart w:id="368" w:name="Page_8785627523148174146"/>
      <w:bookmarkEnd w:id="368"/>
      <w:r w:rsidRPr="0001413C">
        <w:rPr>
          <w:b/>
          <w:bCs/>
        </w:rPr>
        <w:t>Page Number:</w:t>
      </w:r>
      <w:r w:rsidRPr="0001413C">
        <w:t xml:space="preserve"> 139 </w:t>
      </w:r>
    </w:p>
    <w:p w14:paraId="6EBC42F1" w14:textId="77777777" w:rsidR="0001413C" w:rsidRPr="0001413C" w:rsidRDefault="0001413C" w:rsidP="0001413C">
      <w:r w:rsidRPr="0001413C">
        <w:rPr>
          <w:b/>
          <w:bCs/>
        </w:rPr>
        <w:t>Lesson 46:</w:t>
      </w:r>
      <w:r w:rsidRPr="0001413C">
        <w:t xml:space="preserve"> Impact of Sexual Harassment </w:t>
      </w:r>
    </w:p>
    <w:p w14:paraId="476115D8" w14:textId="77777777" w:rsidR="0001413C" w:rsidRPr="0001413C" w:rsidRDefault="0001413C" w:rsidP="0001413C">
      <w:r w:rsidRPr="0001413C">
        <w:rPr>
          <w:b/>
          <w:bCs/>
        </w:rPr>
        <w:t xml:space="preserve">Text and Image Template / Text Only </w:t>
      </w:r>
    </w:p>
    <w:p w14:paraId="728FCC1E" w14:textId="77777777" w:rsidR="0001413C" w:rsidRPr="0001413C" w:rsidRDefault="0001413C" w:rsidP="0001413C">
      <w:r w:rsidRPr="0001413C">
        <w:rPr>
          <w:b/>
          <w:bCs/>
        </w:rPr>
        <w:t>Content Title:</w:t>
      </w:r>
      <w:r w:rsidRPr="0001413C">
        <w:t xml:space="preserve"> </w:t>
      </w:r>
    </w:p>
    <w:p w14:paraId="11969423" w14:textId="77777777" w:rsidR="0001413C" w:rsidRPr="0001413C" w:rsidRDefault="0001413C" w:rsidP="0001413C">
      <w:r w:rsidRPr="0001413C">
        <w:t xml:space="preserve">Remember... </w:t>
      </w:r>
    </w:p>
    <w:p w14:paraId="58BDB24B" w14:textId="77777777" w:rsidR="0001413C" w:rsidRPr="0001413C" w:rsidRDefault="0001413C" w:rsidP="0001413C">
      <w:r w:rsidRPr="0001413C">
        <w:br/>
      </w:r>
      <w:r w:rsidRPr="0001413C">
        <w:rPr>
          <w:b/>
          <w:bCs/>
        </w:rPr>
        <w:t>Column 1 Text:</w:t>
      </w:r>
      <w:r w:rsidRPr="0001413C">
        <w:t xml:space="preserve"> </w:t>
      </w:r>
    </w:p>
    <w:p w14:paraId="006DCE34" w14:textId="77777777" w:rsidR="0001413C" w:rsidRPr="0001413C" w:rsidRDefault="0001413C" w:rsidP="0001413C">
      <w:r w:rsidRPr="0001413C">
        <w:t>Prolonged harassment chips away at a victim’s self-esteem and confidence. The fear of facing one’s harasser every day can be crippling enough to induce panic attacks at the very thought of going to work. This anxiety can affect sleep and take such a physical toll that the victim is forced to take sick leave.</w:t>
      </w:r>
    </w:p>
    <w:p w14:paraId="0F8C4409" w14:textId="77777777" w:rsidR="0001413C" w:rsidRPr="0001413C" w:rsidRDefault="0001413C" w:rsidP="0001413C">
      <w:r w:rsidRPr="0001413C">
        <w:t>When dealing with the emotional effects of sexual harassment, a victim might become incapable of maintaining peak productivity and concentration levels. It can also cause them to mentally disengage from work. All of this can hinder career development when it impedes the victim’s ability to fully engage and grow in the workplace.</w:t>
      </w:r>
    </w:p>
    <w:p w14:paraId="131AC804" w14:textId="77777777" w:rsidR="0001413C" w:rsidRPr="0001413C" w:rsidRDefault="0001413C" w:rsidP="0001413C">
      <w:r w:rsidRPr="0001413C">
        <w:rPr>
          <w:b/>
          <w:bCs/>
        </w:rPr>
        <w:t>Audio Transcript Text:</w:t>
      </w:r>
      <w:r w:rsidRPr="0001413C">
        <w:t xml:space="preserve"> </w:t>
      </w:r>
    </w:p>
    <w:p w14:paraId="05781005" w14:textId="77777777" w:rsidR="0001413C" w:rsidRPr="0001413C" w:rsidRDefault="0001413C" w:rsidP="0001413C">
      <w:r w:rsidRPr="0001413C">
        <w:t>Here are some key considerations.</w:t>
      </w:r>
    </w:p>
    <w:p w14:paraId="6A0B4161" w14:textId="77777777" w:rsidR="0001413C" w:rsidRPr="0001413C" w:rsidRDefault="0001413C" w:rsidP="0001413C">
      <w:r w:rsidRPr="0001413C">
        <w:br w:type="page"/>
      </w:r>
    </w:p>
    <w:p w14:paraId="4CD81937" w14:textId="77777777" w:rsidR="0001413C" w:rsidRPr="0001413C" w:rsidRDefault="0001413C" w:rsidP="0001413C">
      <w:bookmarkStart w:id="369" w:name="Page_8618792462215008632"/>
      <w:bookmarkEnd w:id="369"/>
      <w:r w:rsidRPr="0001413C">
        <w:rPr>
          <w:b/>
          <w:bCs/>
        </w:rPr>
        <w:t>Page Number:</w:t>
      </w:r>
      <w:r w:rsidRPr="0001413C">
        <w:t xml:space="preserve"> 140 </w:t>
      </w:r>
    </w:p>
    <w:p w14:paraId="194C3597" w14:textId="77777777" w:rsidR="0001413C" w:rsidRPr="0001413C" w:rsidRDefault="0001413C" w:rsidP="0001413C">
      <w:r w:rsidRPr="0001413C">
        <w:rPr>
          <w:b/>
          <w:bCs/>
        </w:rPr>
        <w:t>Lesson 46:</w:t>
      </w:r>
      <w:r w:rsidRPr="0001413C">
        <w:t xml:space="preserve"> Impact of Sexual Harassment </w:t>
      </w:r>
    </w:p>
    <w:p w14:paraId="1BB096D5" w14:textId="77777777" w:rsidR="0001413C" w:rsidRPr="0001413C" w:rsidRDefault="0001413C" w:rsidP="0001413C">
      <w:r w:rsidRPr="0001413C">
        <w:rPr>
          <w:b/>
          <w:bCs/>
        </w:rPr>
        <w:t xml:space="preserve">Question and Answer Template / Text / LTR </w:t>
      </w:r>
    </w:p>
    <w:p w14:paraId="60972CF6" w14:textId="77777777" w:rsidR="0001413C" w:rsidRPr="0001413C" w:rsidRDefault="0001413C" w:rsidP="0001413C">
      <w:r w:rsidRPr="0001413C">
        <w:rPr>
          <w:b/>
          <w:bCs/>
        </w:rPr>
        <w:t>Content Title:</w:t>
      </w:r>
      <w:r w:rsidRPr="0001413C">
        <w:t xml:space="preserve"> </w:t>
      </w:r>
    </w:p>
    <w:p w14:paraId="22A4D36D" w14:textId="77777777" w:rsidR="0001413C" w:rsidRPr="0001413C" w:rsidRDefault="0001413C" w:rsidP="0001413C">
      <w:r w:rsidRPr="0001413C">
        <w:t xml:space="preserve">Amelie's Secret </w:t>
      </w:r>
    </w:p>
    <w:p w14:paraId="284FD251" w14:textId="77777777" w:rsidR="0001413C" w:rsidRPr="0001413C" w:rsidRDefault="0001413C" w:rsidP="0001413C">
      <w:r w:rsidRPr="0001413C">
        <w:rPr>
          <w:b/>
          <w:bCs/>
        </w:rPr>
        <w:t>Content Description:</w:t>
      </w:r>
    </w:p>
    <w:p w14:paraId="19443F7A" w14:textId="77777777" w:rsidR="0001413C" w:rsidRPr="0001413C" w:rsidRDefault="0001413C" w:rsidP="0001413C">
      <w:r w:rsidRPr="0001413C">
        <w:t>Amelie finally confided in Cesar and told him that she is being sexually harassed by a member of her team. Cesar knows he has a responsibility to report this, but he wants to give Amelie the opportunity to report it first.</w:t>
      </w:r>
    </w:p>
    <w:p w14:paraId="6A43DAD3" w14:textId="77777777" w:rsidR="0001413C" w:rsidRPr="0001413C" w:rsidRDefault="0001413C" w:rsidP="0001413C">
      <w:r w:rsidRPr="0001413C">
        <w:t>Cesar wonders what impact this would have on other employees in the workplace if this wasn’t reported.</w:t>
      </w:r>
    </w:p>
    <w:p w14:paraId="482EB0A3" w14:textId="77777777" w:rsidR="0001413C" w:rsidRPr="0001413C" w:rsidRDefault="0001413C" w:rsidP="0001413C">
      <w:r w:rsidRPr="0001413C">
        <w:rPr>
          <w:b/>
          <w:bCs/>
        </w:rPr>
        <w:t>Question:</w:t>
      </w:r>
      <w:r w:rsidRPr="0001413C">
        <w:t xml:space="preserve"> </w:t>
      </w:r>
    </w:p>
    <w:p w14:paraId="423B2AD7" w14:textId="77777777" w:rsidR="0001413C" w:rsidRPr="0001413C" w:rsidRDefault="0001413C" w:rsidP="0001413C">
      <w:r w:rsidRPr="0001413C">
        <w:t>What three things should he consider?</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34B2DF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2E75AD6"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94B0B0" w14:textId="77777777" w:rsidR="0001413C" w:rsidRPr="0001413C" w:rsidRDefault="0001413C" w:rsidP="0001413C">
            <w:pPr>
              <w:rPr>
                <w:b/>
                <w:bCs/>
              </w:rPr>
            </w:pPr>
            <w:r w:rsidRPr="0001413C">
              <w:rPr>
                <w:b/>
                <w:bCs/>
              </w:rPr>
              <w:t>Answer</w:t>
            </w:r>
          </w:p>
        </w:tc>
      </w:tr>
      <w:tr w:rsidR="0001413C" w:rsidRPr="0001413C" w14:paraId="2AFF0FD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2F81B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906EFF" w14:textId="77777777" w:rsidR="0001413C" w:rsidRPr="0001413C" w:rsidRDefault="0001413C" w:rsidP="0001413C">
            <w:r w:rsidRPr="0001413C">
              <w:t>If Amelie’s performance declines, this would have a negative effect on the entire team’s productivity, which could impact her colleagues’ career progression in addition to her own.</w:t>
            </w:r>
          </w:p>
        </w:tc>
      </w:tr>
      <w:tr w:rsidR="0001413C" w:rsidRPr="0001413C" w14:paraId="1508D55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0F97D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4068FE" w14:textId="77777777" w:rsidR="0001413C" w:rsidRPr="0001413C" w:rsidRDefault="0001413C" w:rsidP="0001413C">
            <w:r w:rsidRPr="0001413C">
              <w:t>If Amelie is increasingly absent, the workload for the remaining team members increases; and the added stress and pressure could affect their own physical and mental health.</w:t>
            </w:r>
          </w:p>
        </w:tc>
      </w:tr>
      <w:tr w:rsidR="0001413C" w:rsidRPr="0001413C" w14:paraId="30C8075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ECD78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141721" w14:textId="77777777" w:rsidR="0001413C" w:rsidRPr="0001413C" w:rsidRDefault="0001413C" w:rsidP="0001413C">
            <w:r w:rsidRPr="0001413C">
              <w:t>Other employees may be intimidated by the harasser’s behavior and may stop participating in team meetings or decide they don’t want to work with the harasser, which can cause a divide in the workplace.</w:t>
            </w:r>
          </w:p>
        </w:tc>
      </w:tr>
      <w:tr w:rsidR="0001413C" w:rsidRPr="0001413C" w14:paraId="2FF4089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CF1B0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4BD340" w14:textId="77777777" w:rsidR="0001413C" w:rsidRPr="0001413C" w:rsidRDefault="0001413C" w:rsidP="0001413C">
            <w:r w:rsidRPr="0001413C">
              <w:t>Employees may see Amelie’s decline in performance as an opportunity to take on new tasks and challenges as a way of adding to their skill set and advancing their career prospects.</w:t>
            </w:r>
          </w:p>
        </w:tc>
      </w:tr>
    </w:tbl>
    <w:p w14:paraId="3FF9F6CC"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37DD290" w14:textId="77777777" w:rsidR="0001413C" w:rsidRPr="0001413C" w:rsidRDefault="0001413C" w:rsidP="0001413C">
      <w:r w:rsidRPr="0001413C">
        <w:br w:type="page"/>
      </w:r>
    </w:p>
    <w:p w14:paraId="3D03D214" w14:textId="77777777" w:rsidR="0001413C" w:rsidRPr="0001413C" w:rsidRDefault="0001413C" w:rsidP="0001413C">
      <w:bookmarkStart w:id="370" w:name="Page_2011569305816593579"/>
      <w:bookmarkEnd w:id="370"/>
      <w:r w:rsidRPr="0001413C">
        <w:rPr>
          <w:b/>
          <w:bCs/>
        </w:rPr>
        <w:t>Page Number:</w:t>
      </w:r>
      <w:r w:rsidRPr="0001413C">
        <w:t xml:space="preserve"> 141 </w:t>
      </w:r>
    </w:p>
    <w:p w14:paraId="569F152B" w14:textId="77777777" w:rsidR="0001413C" w:rsidRPr="0001413C" w:rsidRDefault="0001413C" w:rsidP="0001413C">
      <w:r w:rsidRPr="0001413C">
        <w:rPr>
          <w:b/>
          <w:bCs/>
        </w:rPr>
        <w:t>Lesson 46:</w:t>
      </w:r>
      <w:r w:rsidRPr="0001413C">
        <w:t xml:space="preserve"> Impact of Sexual Harassment </w:t>
      </w:r>
    </w:p>
    <w:p w14:paraId="2FFBEC89" w14:textId="77777777" w:rsidR="0001413C" w:rsidRPr="0001413C" w:rsidRDefault="0001413C" w:rsidP="0001413C">
      <w:r w:rsidRPr="0001413C">
        <w:rPr>
          <w:b/>
          <w:bCs/>
        </w:rPr>
        <w:t xml:space="preserve">Text and Image Template / Text Only </w:t>
      </w:r>
    </w:p>
    <w:p w14:paraId="6EAE1C68" w14:textId="77777777" w:rsidR="0001413C" w:rsidRPr="0001413C" w:rsidRDefault="0001413C" w:rsidP="0001413C">
      <w:r w:rsidRPr="0001413C">
        <w:rPr>
          <w:b/>
          <w:bCs/>
        </w:rPr>
        <w:t>Content Title:</w:t>
      </w:r>
      <w:r w:rsidRPr="0001413C">
        <w:t xml:space="preserve"> </w:t>
      </w:r>
    </w:p>
    <w:p w14:paraId="2884BD6A" w14:textId="77777777" w:rsidR="0001413C" w:rsidRPr="0001413C" w:rsidRDefault="0001413C" w:rsidP="0001413C">
      <w:r w:rsidRPr="0001413C">
        <w:t xml:space="preserve">Remember… </w:t>
      </w:r>
    </w:p>
    <w:p w14:paraId="07635A43" w14:textId="77777777" w:rsidR="0001413C" w:rsidRPr="0001413C" w:rsidRDefault="0001413C" w:rsidP="0001413C">
      <w:r w:rsidRPr="0001413C">
        <w:br/>
      </w:r>
      <w:r w:rsidRPr="0001413C">
        <w:rPr>
          <w:b/>
          <w:bCs/>
        </w:rPr>
        <w:t>Column 1 Text:</w:t>
      </w:r>
      <w:r w:rsidRPr="0001413C">
        <w:t xml:space="preserve"> </w:t>
      </w:r>
    </w:p>
    <w:p w14:paraId="098A6C26" w14:textId="77777777" w:rsidR="0001413C" w:rsidRPr="0001413C" w:rsidRDefault="0001413C" w:rsidP="0001413C">
      <w:r w:rsidRPr="0001413C">
        <w:t>If Amelie is forced to take sick leave, her colleagues will be expected to take responsibility for her work tasks in her absence. An increased workload can put Amelie’s colleagues under added pressure and stress, which risks causing absenteeism in the remaining team members if it affects their own health.</w:t>
      </w:r>
    </w:p>
    <w:p w14:paraId="1E639CF0" w14:textId="77777777" w:rsidR="0001413C" w:rsidRPr="0001413C" w:rsidRDefault="0001413C" w:rsidP="0001413C">
      <w:r w:rsidRPr="0001413C">
        <w:t>This, as well as Amelie’s declining performance, could have a direct impact on her colleagues’ individual performance and ultimately the team’s. With less time to devote to their own tasks, the quality of her colleagues’ work could start to deteriorate, and as they start to see a slump in the team’s overall performance despite working harder, team morale and individual motivation might also decline.</w:t>
      </w:r>
    </w:p>
    <w:p w14:paraId="6E886054" w14:textId="77777777" w:rsidR="0001413C" w:rsidRPr="0001413C" w:rsidRDefault="0001413C" w:rsidP="0001413C">
      <w:r w:rsidRPr="0001413C">
        <w:t>Amelie’s absenteeism and potential lack of engagement with her team could deter employees from choosing to work with Amelie if they don’t feel she is committing fully. If the harasser is on Amelie's team, this intimidating behavior may cause others to be less active in meetings.</w:t>
      </w:r>
    </w:p>
    <w:p w14:paraId="00E458C0" w14:textId="77777777" w:rsidR="0001413C" w:rsidRPr="0001413C" w:rsidRDefault="0001413C" w:rsidP="0001413C">
      <w:r w:rsidRPr="0001413C">
        <w:t>If you ever need to report sexual harassment, find out who to contact in the Contact Details section.</w:t>
      </w:r>
    </w:p>
    <w:p w14:paraId="532D7652" w14:textId="77777777" w:rsidR="0001413C" w:rsidRPr="0001413C" w:rsidRDefault="0001413C" w:rsidP="0001413C">
      <w:r w:rsidRPr="0001413C">
        <w:rPr>
          <w:b/>
          <w:bCs/>
        </w:rPr>
        <w:t>Audio Transcript Text:</w:t>
      </w:r>
      <w:r w:rsidRPr="0001413C">
        <w:t xml:space="preserve"> </w:t>
      </w:r>
    </w:p>
    <w:p w14:paraId="122106F4" w14:textId="77777777" w:rsidR="0001413C" w:rsidRPr="0001413C" w:rsidRDefault="0001413C" w:rsidP="0001413C">
      <w:r w:rsidRPr="0001413C">
        <w:t>Thanks for your advice.</w:t>
      </w:r>
    </w:p>
    <w:p w14:paraId="18147172" w14:textId="77777777" w:rsidR="0001413C" w:rsidRPr="0001413C" w:rsidRDefault="0001413C" w:rsidP="0001413C">
      <w:r w:rsidRPr="0001413C">
        <w:br w:type="page"/>
      </w:r>
    </w:p>
    <w:p w14:paraId="6350DBBB" w14:textId="77777777" w:rsidR="0001413C" w:rsidRPr="0001413C" w:rsidRDefault="0001413C" w:rsidP="0001413C">
      <w:bookmarkStart w:id="371" w:name="Page_6618891987760665322"/>
      <w:bookmarkEnd w:id="371"/>
      <w:r w:rsidRPr="0001413C">
        <w:rPr>
          <w:b/>
          <w:bCs/>
        </w:rPr>
        <w:t>Page Number:</w:t>
      </w:r>
      <w:r w:rsidRPr="0001413C">
        <w:t xml:space="preserve"> 142 </w:t>
      </w:r>
    </w:p>
    <w:p w14:paraId="300A936A" w14:textId="77777777" w:rsidR="0001413C" w:rsidRPr="0001413C" w:rsidRDefault="0001413C" w:rsidP="0001413C">
      <w:r w:rsidRPr="0001413C">
        <w:rPr>
          <w:b/>
          <w:bCs/>
        </w:rPr>
        <w:t>Lesson 46:</w:t>
      </w:r>
      <w:r w:rsidRPr="0001413C">
        <w:t xml:space="preserve"> Impact of Sexual Harassment </w:t>
      </w:r>
    </w:p>
    <w:p w14:paraId="20C6145D" w14:textId="77777777" w:rsidR="0001413C" w:rsidRPr="0001413C" w:rsidRDefault="0001413C" w:rsidP="0001413C">
      <w:r w:rsidRPr="0001413C">
        <w:rPr>
          <w:b/>
          <w:bCs/>
        </w:rPr>
        <w:t xml:space="preserve">Question and Answer Template / Text / LTR </w:t>
      </w:r>
    </w:p>
    <w:p w14:paraId="6A07F8DE" w14:textId="77777777" w:rsidR="0001413C" w:rsidRPr="0001413C" w:rsidRDefault="0001413C" w:rsidP="0001413C">
      <w:r w:rsidRPr="0001413C">
        <w:rPr>
          <w:b/>
          <w:bCs/>
        </w:rPr>
        <w:t>Content Title:</w:t>
      </w:r>
      <w:r w:rsidRPr="0001413C">
        <w:t xml:space="preserve"> </w:t>
      </w:r>
    </w:p>
    <w:p w14:paraId="4EE3489F" w14:textId="77777777" w:rsidR="0001413C" w:rsidRPr="0001413C" w:rsidRDefault="0001413C" w:rsidP="0001413C">
      <w:r w:rsidRPr="0001413C">
        <w:t xml:space="preserve">Making the News </w:t>
      </w:r>
    </w:p>
    <w:p w14:paraId="0065CBCA" w14:textId="77777777" w:rsidR="0001413C" w:rsidRPr="0001413C" w:rsidRDefault="0001413C" w:rsidP="0001413C">
      <w:r w:rsidRPr="0001413C">
        <w:rPr>
          <w:b/>
          <w:bCs/>
        </w:rPr>
        <w:t>Content Description:</w:t>
      </w:r>
    </w:p>
    <w:p w14:paraId="5C47B78F" w14:textId="77777777" w:rsidR="0001413C" w:rsidRPr="0001413C" w:rsidRDefault="0001413C" w:rsidP="0001413C">
      <w:r w:rsidRPr="0001413C">
        <w:t>Evanna works in the PR department of a global company. There is news spreading around the office that a number of employees have come forward with sexual harassment allegations against a senior member of staff. The news has also reached a media outlet, which has made contact with the PR team for comments regarding the allegations.</w:t>
      </w:r>
    </w:p>
    <w:p w14:paraId="4659C51D" w14:textId="77777777" w:rsidR="0001413C" w:rsidRPr="0001413C" w:rsidRDefault="0001413C" w:rsidP="0001413C">
      <w:r w:rsidRPr="0001413C">
        <w:t>Evanna wonders what impact this media exposure could have on the company.</w:t>
      </w:r>
    </w:p>
    <w:p w14:paraId="7CEBBB6E" w14:textId="77777777" w:rsidR="0001413C" w:rsidRPr="0001413C" w:rsidRDefault="0001413C" w:rsidP="0001413C">
      <w:r w:rsidRPr="0001413C">
        <w:rPr>
          <w:b/>
          <w:bCs/>
        </w:rPr>
        <w:t>Question:</w:t>
      </w:r>
      <w:r w:rsidRPr="0001413C">
        <w:t xml:space="preserve"> </w:t>
      </w:r>
    </w:p>
    <w:p w14:paraId="7A825941" w14:textId="77777777" w:rsidR="0001413C" w:rsidRPr="0001413C" w:rsidRDefault="0001413C" w:rsidP="0001413C">
      <w:r w:rsidRPr="0001413C">
        <w:t>What three things should she keep in mind?</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5D422E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5A6FAD6"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1F1D70F" w14:textId="77777777" w:rsidR="0001413C" w:rsidRPr="0001413C" w:rsidRDefault="0001413C" w:rsidP="0001413C">
            <w:pPr>
              <w:rPr>
                <w:b/>
                <w:bCs/>
              </w:rPr>
            </w:pPr>
            <w:r w:rsidRPr="0001413C">
              <w:rPr>
                <w:b/>
                <w:bCs/>
              </w:rPr>
              <w:t>Answer</w:t>
            </w:r>
          </w:p>
        </w:tc>
      </w:tr>
      <w:tr w:rsidR="0001413C" w:rsidRPr="0001413C" w14:paraId="6001620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4BEA8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724657" w14:textId="77777777" w:rsidR="0001413C" w:rsidRPr="0001413C" w:rsidRDefault="0001413C" w:rsidP="0001413C">
            <w:r w:rsidRPr="0001413C">
              <w:t>Investors, suppliers, and vendors may pull out of business contracts, as they will not want to be associated with a company facing these allegations.</w:t>
            </w:r>
          </w:p>
        </w:tc>
      </w:tr>
      <w:tr w:rsidR="0001413C" w:rsidRPr="0001413C" w14:paraId="0FAC1FA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19978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D61337" w14:textId="77777777" w:rsidR="0001413C" w:rsidRPr="0001413C" w:rsidRDefault="0001413C" w:rsidP="0001413C">
            <w:r w:rsidRPr="0001413C">
              <w:t>As long as the company denies the sexual harassment claims, there should be no negative impact on the business.</w:t>
            </w:r>
          </w:p>
        </w:tc>
      </w:tr>
      <w:tr w:rsidR="0001413C" w:rsidRPr="0001413C" w14:paraId="07447E8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46975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27D5DF" w14:textId="77777777" w:rsidR="0001413C" w:rsidRPr="0001413C" w:rsidRDefault="0001413C" w:rsidP="0001413C">
            <w:r w:rsidRPr="0001413C">
              <w:t>It could affect the company’s reputation and profitability, as they might lose loyal clients.</w:t>
            </w:r>
          </w:p>
        </w:tc>
      </w:tr>
      <w:tr w:rsidR="0001413C" w:rsidRPr="0001413C" w14:paraId="43444E6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B651C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6B8E71" w14:textId="77777777" w:rsidR="0001413C" w:rsidRPr="0001413C" w:rsidRDefault="0001413C" w:rsidP="0001413C">
            <w:r w:rsidRPr="0001413C">
              <w:t>The company might struggle to recruit top candidates in the future, as a company with a culture of sexual harassment is not an attractive workplace.</w:t>
            </w:r>
          </w:p>
        </w:tc>
      </w:tr>
      <w:tr w:rsidR="0001413C" w:rsidRPr="0001413C" w14:paraId="20FC497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80BEF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2A61F2" w14:textId="77777777" w:rsidR="0001413C" w:rsidRPr="0001413C" w:rsidRDefault="0001413C" w:rsidP="0001413C">
            <w:r w:rsidRPr="0001413C">
              <w:t>The company might be concerned with the financial repercussions a lawsuit may bring, but if they settle out of court, they can avoid public scrutiny.</w:t>
            </w:r>
          </w:p>
        </w:tc>
      </w:tr>
    </w:tbl>
    <w:p w14:paraId="099A6DAA"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46DBEAB" w14:textId="77777777" w:rsidR="0001413C" w:rsidRPr="0001413C" w:rsidRDefault="0001413C" w:rsidP="0001413C">
      <w:r w:rsidRPr="0001413C">
        <w:br w:type="page"/>
      </w:r>
    </w:p>
    <w:p w14:paraId="01386A89" w14:textId="77777777" w:rsidR="0001413C" w:rsidRPr="0001413C" w:rsidRDefault="0001413C" w:rsidP="0001413C">
      <w:bookmarkStart w:id="372" w:name="Page_5360759353115883649"/>
      <w:bookmarkEnd w:id="372"/>
      <w:r w:rsidRPr="0001413C">
        <w:rPr>
          <w:b/>
          <w:bCs/>
        </w:rPr>
        <w:t>Page Number:</w:t>
      </w:r>
      <w:r w:rsidRPr="0001413C">
        <w:t xml:space="preserve"> 143 </w:t>
      </w:r>
    </w:p>
    <w:p w14:paraId="6C5BB706" w14:textId="77777777" w:rsidR="0001413C" w:rsidRPr="0001413C" w:rsidRDefault="0001413C" w:rsidP="0001413C">
      <w:r w:rsidRPr="0001413C">
        <w:rPr>
          <w:b/>
          <w:bCs/>
        </w:rPr>
        <w:t>Lesson 46:</w:t>
      </w:r>
      <w:r w:rsidRPr="0001413C">
        <w:t xml:space="preserve"> Impact of Sexual Harassment </w:t>
      </w:r>
    </w:p>
    <w:p w14:paraId="1589564C" w14:textId="77777777" w:rsidR="0001413C" w:rsidRPr="0001413C" w:rsidRDefault="0001413C" w:rsidP="0001413C">
      <w:r w:rsidRPr="0001413C">
        <w:rPr>
          <w:b/>
          <w:bCs/>
        </w:rPr>
        <w:t xml:space="preserve">Text and Image Template / Text Only </w:t>
      </w:r>
    </w:p>
    <w:p w14:paraId="50C05D07" w14:textId="77777777" w:rsidR="0001413C" w:rsidRPr="0001413C" w:rsidRDefault="0001413C" w:rsidP="0001413C">
      <w:r w:rsidRPr="0001413C">
        <w:rPr>
          <w:b/>
          <w:bCs/>
        </w:rPr>
        <w:t>Content Title:</w:t>
      </w:r>
      <w:r w:rsidRPr="0001413C">
        <w:t xml:space="preserve"> </w:t>
      </w:r>
    </w:p>
    <w:p w14:paraId="7EBDB0F4" w14:textId="77777777" w:rsidR="0001413C" w:rsidRPr="0001413C" w:rsidRDefault="0001413C" w:rsidP="0001413C">
      <w:r w:rsidRPr="0001413C">
        <w:t xml:space="preserve">Remember… </w:t>
      </w:r>
    </w:p>
    <w:p w14:paraId="4E3A718F" w14:textId="77777777" w:rsidR="0001413C" w:rsidRPr="0001413C" w:rsidRDefault="0001413C" w:rsidP="0001413C">
      <w:r w:rsidRPr="0001413C">
        <w:br/>
      </w:r>
      <w:r w:rsidRPr="0001413C">
        <w:rPr>
          <w:b/>
          <w:bCs/>
        </w:rPr>
        <w:t>Column 1 Text:</w:t>
      </w:r>
      <w:r w:rsidRPr="0001413C">
        <w:t xml:space="preserve"> </w:t>
      </w:r>
    </w:p>
    <w:p w14:paraId="33234A99" w14:textId="77777777" w:rsidR="0001413C" w:rsidRPr="0001413C" w:rsidRDefault="0001413C" w:rsidP="0001413C">
      <w:r w:rsidRPr="0001413C">
        <w:t>When we think of the financial repercussions that affect companies that fail to put an end to sexual harassment, court-awarded damages, fines, and legal fees are usually the first that spring to mind. However, the financial losses a company incurs when it has a reputation marred with allegations of sexual harassment can be a lot more difficult to quantify.</w:t>
      </w:r>
    </w:p>
    <w:p w14:paraId="6BF1ACA4" w14:textId="77777777" w:rsidR="0001413C" w:rsidRPr="0001413C" w:rsidRDefault="0001413C" w:rsidP="0001413C">
      <w:r w:rsidRPr="0001413C">
        <w:t>When these allegations reach the public, they can deter current and prospective clients who may boycott the company by taking their business elsewhere. This public backlash can deter future investors, suppliers, and vendors from working with the company, which will not want to harm its own reputation through association.</w:t>
      </w:r>
    </w:p>
    <w:p w14:paraId="31790059" w14:textId="77777777" w:rsidR="0001413C" w:rsidRPr="0001413C" w:rsidRDefault="0001413C" w:rsidP="0001413C">
      <w:r w:rsidRPr="0001413C">
        <w:t>With a company's culture and ethos being a major consideration for prospective job candidates, the allegations could also deter future applicants. If a company struggles to fill positions with top talent, it impacts the productivity, innovation, and ultimately the profitability of the company.</w:t>
      </w:r>
    </w:p>
    <w:p w14:paraId="0A0F180C" w14:textId="77777777" w:rsidR="0001413C" w:rsidRPr="0001413C" w:rsidRDefault="0001413C" w:rsidP="0001413C">
      <w:r w:rsidRPr="0001413C">
        <w:rPr>
          <w:b/>
          <w:bCs/>
        </w:rPr>
        <w:t>Audio Transcript Text:</w:t>
      </w:r>
      <w:r w:rsidRPr="0001413C">
        <w:t xml:space="preserve"> </w:t>
      </w:r>
    </w:p>
    <w:p w14:paraId="001A434E" w14:textId="77777777" w:rsidR="0001413C" w:rsidRPr="0001413C" w:rsidRDefault="0001413C" w:rsidP="0001413C">
      <w:r w:rsidRPr="0001413C">
        <w:t>Thanks for your help.</w:t>
      </w:r>
    </w:p>
    <w:p w14:paraId="0A94AAA1" w14:textId="77777777" w:rsidR="0001413C" w:rsidRPr="0001413C" w:rsidRDefault="0001413C" w:rsidP="0001413C">
      <w:r w:rsidRPr="0001413C">
        <w:br w:type="page"/>
      </w:r>
    </w:p>
    <w:p w14:paraId="0462AB2D" w14:textId="77777777" w:rsidR="0001413C" w:rsidRPr="0001413C" w:rsidRDefault="0001413C" w:rsidP="0001413C">
      <w:r w:rsidRPr="0001413C">
        <w:rPr>
          <w:b/>
          <w:bCs/>
        </w:rPr>
        <w:t>Lesson 47:</w:t>
      </w:r>
      <w:r w:rsidRPr="0001413C">
        <w:t xml:space="preserve"> Sexual Harassment: A Manager’s Responsibilities </w:t>
      </w:r>
    </w:p>
    <w:p w14:paraId="584D802E" w14:textId="77777777" w:rsidR="0001413C" w:rsidRPr="0001413C" w:rsidRDefault="0001413C" w:rsidP="0001413C">
      <w:r w:rsidRPr="0001413C">
        <w:rPr>
          <w:b/>
          <w:bCs/>
        </w:rPr>
        <w:t>Quick Quiz Lesson</w:t>
      </w:r>
      <w:r w:rsidRPr="0001413C">
        <w:t xml:space="preserve"> </w:t>
      </w:r>
    </w:p>
    <w:p w14:paraId="303B410D" w14:textId="77777777" w:rsidR="0001413C" w:rsidRPr="0001413C" w:rsidRDefault="0001413C" w:rsidP="0001413C">
      <w:r w:rsidRPr="0001413C">
        <w:rPr>
          <w:b/>
          <w:bCs/>
        </w:rPr>
        <w:t>Lesson Type :</w:t>
      </w:r>
      <w:r w:rsidRPr="0001413C">
        <w:t xml:space="preserve"> </w:t>
      </w:r>
    </w:p>
    <w:p w14:paraId="6C3B6896" w14:textId="77777777" w:rsidR="0001413C" w:rsidRPr="0001413C" w:rsidRDefault="0001413C" w:rsidP="0001413C">
      <w:r w:rsidRPr="0001413C">
        <w:t xml:space="preserve">Quick Quiz </w:t>
      </w:r>
    </w:p>
    <w:p w14:paraId="3E282CAB" w14:textId="77777777" w:rsidR="0001413C" w:rsidRPr="0001413C" w:rsidRDefault="0001413C" w:rsidP="0001413C">
      <w:r w:rsidRPr="0001413C">
        <w:rPr>
          <w:b/>
          <w:bCs/>
        </w:rPr>
        <w:t>Select Type :</w:t>
      </w:r>
      <w:r w:rsidRPr="0001413C">
        <w:t xml:space="preserve"> </w:t>
      </w:r>
    </w:p>
    <w:p w14:paraId="26465E6F" w14:textId="77777777" w:rsidR="0001413C" w:rsidRPr="0001413C" w:rsidRDefault="0001413C" w:rsidP="0001413C">
      <w:r w:rsidRPr="0001413C">
        <w:t xml:space="preserve">Post Lesson Quick Quiz </w:t>
      </w:r>
    </w:p>
    <w:p w14:paraId="74A198A5" w14:textId="77777777" w:rsidR="0001413C" w:rsidRPr="0001413C" w:rsidRDefault="0001413C" w:rsidP="0001413C">
      <w:r w:rsidRPr="0001413C">
        <w:rPr>
          <w:b/>
          <w:bCs/>
        </w:rPr>
        <w:t>Page Title :</w:t>
      </w:r>
      <w:r w:rsidRPr="0001413C">
        <w:t xml:space="preserve"> </w:t>
      </w:r>
    </w:p>
    <w:p w14:paraId="7669E75A" w14:textId="77777777" w:rsidR="0001413C" w:rsidRPr="0001413C" w:rsidRDefault="0001413C" w:rsidP="0001413C">
      <w:r w:rsidRPr="0001413C">
        <w:t xml:space="preserve">Ready to put your knowledge to the test? </w:t>
      </w:r>
    </w:p>
    <w:p w14:paraId="57DD59CF" w14:textId="77777777" w:rsidR="0001413C" w:rsidRPr="0001413C" w:rsidRDefault="0001413C" w:rsidP="0001413C">
      <w:r w:rsidRPr="0001413C">
        <w:rPr>
          <w:b/>
          <w:bCs/>
        </w:rPr>
        <w:t>Quick Quiz Assessment</w:t>
      </w:r>
      <w:r w:rsidRPr="0001413C">
        <w:t xml:space="preserve"> </w:t>
      </w:r>
    </w:p>
    <w:p w14:paraId="61CB4C9D" w14:textId="77777777" w:rsidR="0001413C" w:rsidRPr="0001413C" w:rsidRDefault="0001413C" w:rsidP="0001413C">
      <w:r w:rsidRPr="0001413C">
        <w:rPr>
          <w:b/>
          <w:bCs/>
        </w:rPr>
        <w:t>Questions</w:t>
      </w:r>
      <w:r w:rsidRPr="0001413C">
        <w:t xml:space="preserve"> </w:t>
      </w:r>
    </w:p>
    <w:p w14:paraId="4F470AE3" w14:textId="77777777" w:rsidR="0001413C" w:rsidRPr="0001413C" w:rsidRDefault="0001413C" w:rsidP="0001413C">
      <w:r w:rsidRPr="0001413C">
        <w:rPr>
          <w:b/>
          <w:bCs/>
        </w:rPr>
        <w:t>1. Question :</w:t>
      </w:r>
      <w:r w:rsidRPr="0001413C">
        <w:t xml:space="preserve"> </w:t>
      </w:r>
    </w:p>
    <w:p w14:paraId="737976DC" w14:textId="77777777" w:rsidR="0001413C" w:rsidRPr="0001413C" w:rsidRDefault="0001413C" w:rsidP="0001413C">
      <w:r w:rsidRPr="0001413C">
        <w:t>Even if sexual harassment complaints seem to come from sensitive employees and turn out to be the result of simple misunderstandings, you need to report them.</w:t>
      </w:r>
    </w:p>
    <w:p w14:paraId="15D1D24E" w14:textId="77777777" w:rsidR="0001413C" w:rsidRPr="0001413C" w:rsidRDefault="0001413C" w:rsidP="0001413C">
      <w:r w:rsidRPr="0001413C">
        <w:rPr>
          <w:b/>
          <w:bCs/>
        </w:rPr>
        <w:t xml:space="preserve">1. Answer: Correct </w:t>
      </w:r>
    </w:p>
    <w:p w14:paraId="2D7DC1E5" w14:textId="77777777" w:rsidR="0001413C" w:rsidRPr="0001413C" w:rsidRDefault="0001413C" w:rsidP="0001413C">
      <w:r w:rsidRPr="0001413C">
        <w:t>True</w:t>
      </w:r>
    </w:p>
    <w:p w14:paraId="4C843393" w14:textId="77777777" w:rsidR="0001413C" w:rsidRPr="0001413C" w:rsidRDefault="0001413C" w:rsidP="0001413C">
      <w:r w:rsidRPr="0001413C">
        <w:rPr>
          <w:b/>
          <w:bCs/>
        </w:rPr>
        <w:t xml:space="preserve">2. Answer: Incorrect </w:t>
      </w:r>
    </w:p>
    <w:p w14:paraId="06BB6FE3" w14:textId="77777777" w:rsidR="0001413C" w:rsidRPr="0001413C" w:rsidRDefault="0001413C" w:rsidP="0001413C">
      <w:r w:rsidRPr="0001413C">
        <w:t>False</w:t>
      </w:r>
    </w:p>
    <w:p w14:paraId="5FC01701" w14:textId="77777777" w:rsidR="0001413C" w:rsidRPr="0001413C" w:rsidRDefault="0001413C" w:rsidP="0001413C">
      <w:r w:rsidRPr="0001413C">
        <w:rPr>
          <w:b/>
          <w:bCs/>
        </w:rPr>
        <w:t>2. Question :</w:t>
      </w:r>
      <w:r w:rsidRPr="0001413C">
        <w:t xml:space="preserve"> </w:t>
      </w:r>
    </w:p>
    <w:p w14:paraId="673F5C66" w14:textId="77777777" w:rsidR="0001413C" w:rsidRPr="0001413C" w:rsidRDefault="0001413C" w:rsidP="0001413C">
      <w:r w:rsidRPr="0001413C">
        <w:t>Christian and Jan are members of Sally’s team. Jan approaches Sally and tells her that he’s sick of the lewd jokes that Christian is constantly sending in group emails to the team and wants to file a sexual harassment complaint. Sally doesn’t think that the jokes merit filing a complaint and tells Jan that she’ll have a word with Christian and ensure he stops sending the lewd emails.</w:t>
      </w:r>
    </w:p>
    <w:p w14:paraId="04C8A97F" w14:textId="77777777" w:rsidR="0001413C" w:rsidRPr="0001413C" w:rsidRDefault="0001413C" w:rsidP="0001413C">
      <w:r w:rsidRPr="0001413C">
        <w:t>Is this an appropriate course of action for Sally to take?</w:t>
      </w:r>
    </w:p>
    <w:p w14:paraId="211B2AF4" w14:textId="77777777" w:rsidR="0001413C" w:rsidRPr="0001413C" w:rsidRDefault="0001413C" w:rsidP="0001413C">
      <w:r w:rsidRPr="0001413C">
        <w:rPr>
          <w:b/>
          <w:bCs/>
        </w:rPr>
        <w:t xml:space="preserve">1. Answer: Incorrect </w:t>
      </w:r>
    </w:p>
    <w:p w14:paraId="2A4BA6DD" w14:textId="77777777" w:rsidR="0001413C" w:rsidRPr="0001413C" w:rsidRDefault="0001413C" w:rsidP="0001413C">
      <w:r w:rsidRPr="0001413C">
        <w:t>Yes</w:t>
      </w:r>
    </w:p>
    <w:p w14:paraId="334D260E" w14:textId="77777777" w:rsidR="0001413C" w:rsidRPr="0001413C" w:rsidRDefault="0001413C" w:rsidP="0001413C">
      <w:r w:rsidRPr="0001413C">
        <w:rPr>
          <w:b/>
          <w:bCs/>
        </w:rPr>
        <w:t xml:space="preserve">2. Answer: Correct </w:t>
      </w:r>
    </w:p>
    <w:p w14:paraId="31B9C2A6" w14:textId="77777777" w:rsidR="0001413C" w:rsidRPr="0001413C" w:rsidRDefault="0001413C" w:rsidP="0001413C">
      <w:r w:rsidRPr="0001413C">
        <w:t>No</w:t>
      </w:r>
    </w:p>
    <w:p w14:paraId="3E6D32CC" w14:textId="77777777" w:rsidR="0001413C" w:rsidRPr="0001413C" w:rsidRDefault="0001413C" w:rsidP="0001413C">
      <w:r w:rsidRPr="0001413C">
        <w:rPr>
          <w:b/>
          <w:bCs/>
        </w:rPr>
        <w:t>3. Question :</w:t>
      </w:r>
      <w:r w:rsidRPr="0001413C">
        <w:t xml:space="preserve"> </w:t>
      </w:r>
    </w:p>
    <w:p w14:paraId="7E428370" w14:textId="77777777" w:rsidR="0001413C" w:rsidRPr="0001413C" w:rsidRDefault="0001413C" w:rsidP="0001413C">
      <w:r w:rsidRPr="0001413C">
        <w:t>A member of Claudio’s team tells him that she feels she’s being sexually harassed by another team member. She asks Claudio if he can do something about it quietly. She says she doesn’t want to make a big deal of it. Claudio tells her that he’ll keep the matter confidential to the fullest extent possible, but that he’ll have to report it to the appropriate department. He’s required to report any suspected incidents of sexual harassment, and he’s also not permitted to investigate concerns himself.</w:t>
      </w:r>
    </w:p>
    <w:p w14:paraId="58B95CE4" w14:textId="77777777" w:rsidR="0001413C" w:rsidRPr="0001413C" w:rsidRDefault="0001413C" w:rsidP="0001413C">
      <w:r w:rsidRPr="0001413C">
        <w:t>Is this the correct course of action?</w:t>
      </w:r>
    </w:p>
    <w:p w14:paraId="5A2D84BF" w14:textId="77777777" w:rsidR="0001413C" w:rsidRPr="0001413C" w:rsidRDefault="0001413C" w:rsidP="0001413C">
      <w:r w:rsidRPr="0001413C">
        <w:rPr>
          <w:b/>
          <w:bCs/>
        </w:rPr>
        <w:t xml:space="preserve">1. Answer: Correct </w:t>
      </w:r>
    </w:p>
    <w:p w14:paraId="1F4A7F23" w14:textId="77777777" w:rsidR="0001413C" w:rsidRPr="0001413C" w:rsidRDefault="0001413C" w:rsidP="0001413C">
      <w:r w:rsidRPr="0001413C">
        <w:t>Yes</w:t>
      </w:r>
    </w:p>
    <w:p w14:paraId="07FC1CD6" w14:textId="77777777" w:rsidR="0001413C" w:rsidRPr="0001413C" w:rsidRDefault="0001413C" w:rsidP="0001413C">
      <w:r w:rsidRPr="0001413C">
        <w:rPr>
          <w:b/>
          <w:bCs/>
        </w:rPr>
        <w:t xml:space="preserve">2. Answer: Incorrect </w:t>
      </w:r>
    </w:p>
    <w:p w14:paraId="6DEAFD47" w14:textId="77777777" w:rsidR="0001413C" w:rsidRPr="0001413C" w:rsidRDefault="0001413C" w:rsidP="0001413C">
      <w:r w:rsidRPr="0001413C">
        <w:t>No</w:t>
      </w:r>
    </w:p>
    <w:p w14:paraId="6B038E31" w14:textId="77777777" w:rsidR="0001413C" w:rsidRPr="0001413C" w:rsidRDefault="0001413C" w:rsidP="0001413C">
      <w:r w:rsidRPr="0001413C">
        <w:rPr>
          <w:b/>
          <w:bCs/>
        </w:rPr>
        <w:t>4. Question :</w:t>
      </w:r>
      <w:r w:rsidRPr="0001413C">
        <w:t xml:space="preserve"> </w:t>
      </w:r>
    </w:p>
    <w:p w14:paraId="0272E252" w14:textId="77777777" w:rsidR="0001413C" w:rsidRPr="0001413C" w:rsidRDefault="0001413C" w:rsidP="0001413C">
      <w:r w:rsidRPr="0001413C">
        <w:t>Renato overhears two of his direct reports, Amy and LaToya, mocking Eva because of her sexuality. He intervenes and explains that it constitutes sexual harassment. Amy and LaToya apologize and explain that they were only joking around and didn’t mean any harm. Eva accepts their apology and asks Renato not to report the incident. As the situation has been resolved and Eva doesn’t want to take things any further, Renato decides not to report what he witnessed.</w:t>
      </w:r>
    </w:p>
    <w:p w14:paraId="0C61024A" w14:textId="77777777" w:rsidR="0001413C" w:rsidRPr="0001413C" w:rsidRDefault="0001413C" w:rsidP="0001413C">
      <w:r w:rsidRPr="0001413C">
        <w:t>Is this the correct course of action?</w:t>
      </w:r>
    </w:p>
    <w:p w14:paraId="00A18198" w14:textId="77777777" w:rsidR="0001413C" w:rsidRPr="0001413C" w:rsidRDefault="0001413C" w:rsidP="0001413C">
      <w:r w:rsidRPr="0001413C">
        <w:rPr>
          <w:b/>
          <w:bCs/>
        </w:rPr>
        <w:t xml:space="preserve">1. Answer: Incorrect </w:t>
      </w:r>
    </w:p>
    <w:p w14:paraId="4EF54ADF" w14:textId="77777777" w:rsidR="0001413C" w:rsidRPr="0001413C" w:rsidRDefault="0001413C" w:rsidP="0001413C">
      <w:r w:rsidRPr="0001413C">
        <w:t>Yes</w:t>
      </w:r>
    </w:p>
    <w:p w14:paraId="33463378" w14:textId="77777777" w:rsidR="0001413C" w:rsidRPr="0001413C" w:rsidRDefault="0001413C" w:rsidP="0001413C">
      <w:r w:rsidRPr="0001413C">
        <w:rPr>
          <w:b/>
          <w:bCs/>
        </w:rPr>
        <w:t xml:space="preserve">2. Answer: Correct </w:t>
      </w:r>
    </w:p>
    <w:p w14:paraId="27315491" w14:textId="77777777" w:rsidR="0001413C" w:rsidRPr="0001413C" w:rsidRDefault="0001413C" w:rsidP="0001413C">
      <w:r w:rsidRPr="0001413C">
        <w:t>No</w:t>
      </w:r>
    </w:p>
    <w:p w14:paraId="2A860D94" w14:textId="77777777" w:rsidR="0001413C" w:rsidRPr="0001413C" w:rsidRDefault="0001413C" w:rsidP="0001413C">
      <w:r w:rsidRPr="0001413C">
        <w:rPr>
          <w:b/>
          <w:bCs/>
        </w:rPr>
        <w:t>5. Question :</w:t>
      </w:r>
      <w:r w:rsidRPr="0001413C">
        <w:t xml:space="preserve"> </w:t>
      </w:r>
    </w:p>
    <w:p w14:paraId="73C3A481" w14:textId="77777777" w:rsidR="0001413C" w:rsidRPr="0001413C" w:rsidRDefault="0001413C" w:rsidP="0001413C">
      <w:r w:rsidRPr="0001413C">
        <w:t>One Monday morning, when Vivaan goes into the break room to grab a coffee, he notices that someone has hung a crude picture mocking transgender people on the notice board. He takes the picture down and disposes of it, but should he also report the incident?</w:t>
      </w:r>
    </w:p>
    <w:p w14:paraId="338ADC7B" w14:textId="77777777" w:rsidR="0001413C" w:rsidRPr="0001413C" w:rsidRDefault="0001413C" w:rsidP="0001413C">
      <w:r w:rsidRPr="0001413C">
        <w:rPr>
          <w:b/>
          <w:bCs/>
        </w:rPr>
        <w:t xml:space="preserve">1. Answer: Correct </w:t>
      </w:r>
    </w:p>
    <w:p w14:paraId="713918A6" w14:textId="77777777" w:rsidR="0001413C" w:rsidRPr="0001413C" w:rsidRDefault="0001413C" w:rsidP="0001413C">
      <w:r w:rsidRPr="0001413C">
        <w:t>Yes</w:t>
      </w:r>
    </w:p>
    <w:p w14:paraId="36737A76" w14:textId="77777777" w:rsidR="0001413C" w:rsidRPr="0001413C" w:rsidRDefault="0001413C" w:rsidP="0001413C">
      <w:r w:rsidRPr="0001413C">
        <w:rPr>
          <w:b/>
          <w:bCs/>
        </w:rPr>
        <w:t xml:space="preserve">2. Answer: Incorrect </w:t>
      </w:r>
    </w:p>
    <w:p w14:paraId="072DD8E9" w14:textId="77777777" w:rsidR="0001413C" w:rsidRPr="0001413C" w:rsidRDefault="0001413C" w:rsidP="0001413C">
      <w:r w:rsidRPr="0001413C">
        <w:t>No</w:t>
      </w:r>
    </w:p>
    <w:p w14:paraId="04E72689" w14:textId="77777777" w:rsidR="0001413C" w:rsidRPr="0001413C" w:rsidRDefault="0001413C" w:rsidP="0001413C">
      <w:r w:rsidRPr="0001413C">
        <w:rPr>
          <w:b/>
          <w:bCs/>
        </w:rPr>
        <w:t>6. Question :</w:t>
      </w:r>
      <w:r w:rsidRPr="0001413C">
        <w:t xml:space="preserve"> </w:t>
      </w:r>
    </w:p>
    <w:p w14:paraId="32BDF89D" w14:textId="77777777" w:rsidR="0001413C" w:rsidRPr="0001413C" w:rsidRDefault="0001413C" w:rsidP="0001413C">
      <w:r w:rsidRPr="0001413C">
        <w:t>Managers are required to report suspected incidents of sexual harassment and should not attempt to assess whether a situation is reportable in isolation.</w:t>
      </w:r>
    </w:p>
    <w:p w14:paraId="3CF76445" w14:textId="77777777" w:rsidR="0001413C" w:rsidRPr="0001413C" w:rsidRDefault="0001413C" w:rsidP="0001413C">
      <w:r w:rsidRPr="0001413C">
        <w:rPr>
          <w:b/>
          <w:bCs/>
        </w:rPr>
        <w:t xml:space="preserve">1. Answer: Correct </w:t>
      </w:r>
    </w:p>
    <w:p w14:paraId="79CE7E9C" w14:textId="77777777" w:rsidR="0001413C" w:rsidRPr="0001413C" w:rsidRDefault="0001413C" w:rsidP="0001413C">
      <w:r w:rsidRPr="0001413C">
        <w:t>True</w:t>
      </w:r>
    </w:p>
    <w:p w14:paraId="01DC14D2" w14:textId="77777777" w:rsidR="0001413C" w:rsidRPr="0001413C" w:rsidRDefault="0001413C" w:rsidP="0001413C">
      <w:r w:rsidRPr="0001413C">
        <w:rPr>
          <w:b/>
          <w:bCs/>
        </w:rPr>
        <w:t xml:space="preserve">2. Answer: Incorrect </w:t>
      </w:r>
    </w:p>
    <w:p w14:paraId="7317705D" w14:textId="77777777" w:rsidR="0001413C" w:rsidRPr="0001413C" w:rsidRDefault="0001413C" w:rsidP="0001413C">
      <w:r w:rsidRPr="0001413C">
        <w:t>False</w:t>
      </w:r>
    </w:p>
    <w:p w14:paraId="653E82D7" w14:textId="77777777" w:rsidR="0001413C" w:rsidRPr="0001413C" w:rsidRDefault="0001413C" w:rsidP="0001413C">
      <w:r w:rsidRPr="0001413C">
        <w:rPr>
          <w:b/>
          <w:bCs/>
        </w:rPr>
        <w:t>7. Question :</w:t>
      </w:r>
      <w:r w:rsidRPr="0001413C">
        <w:t xml:space="preserve"> </w:t>
      </w:r>
    </w:p>
    <w:p w14:paraId="2A2E67F8" w14:textId="77777777" w:rsidR="0001413C" w:rsidRPr="0001413C" w:rsidRDefault="0001413C" w:rsidP="0001413C">
      <w:r w:rsidRPr="0001413C">
        <w:t>Kiaan has just started a new job as a manager, and his entire team is male. He’s noticed that a few members of his team make sexist comments about women, which the rest of the team generally tend to laugh at in agreement. Even though there are no women on his team, Kiaan doesn’t think this type of behavior is appropriate, so he reports it to HR.</w:t>
      </w:r>
    </w:p>
    <w:p w14:paraId="51576438" w14:textId="77777777" w:rsidR="0001413C" w:rsidRPr="0001413C" w:rsidRDefault="0001413C" w:rsidP="0001413C">
      <w:r w:rsidRPr="0001413C">
        <w:t>Is this the correct course of action?</w:t>
      </w:r>
    </w:p>
    <w:p w14:paraId="20AC8AFE" w14:textId="77777777" w:rsidR="0001413C" w:rsidRPr="0001413C" w:rsidRDefault="0001413C" w:rsidP="0001413C">
      <w:r w:rsidRPr="0001413C">
        <w:rPr>
          <w:b/>
          <w:bCs/>
        </w:rPr>
        <w:t xml:space="preserve">1. Answer: Correct </w:t>
      </w:r>
    </w:p>
    <w:p w14:paraId="165CF32A" w14:textId="77777777" w:rsidR="0001413C" w:rsidRPr="0001413C" w:rsidRDefault="0001413C" w:rsidP="0001413C">
      <w:r w:rsidRPr="0001413C">
        <w:t>Yes</w:t>
      </w:r>
    </w:p>
    <w:p w14:paraId="06E95147" w14:textId="77777777" w:rsidR="0001413C" w:rsidRPr="0001413C" w:rsidRDefault="0001413C" w:rsidP="0001413C">
      <w:r w:rsidRPr="0001413C">
        <w:rPr>
          <w:b/>
          <w:bCs/>
        </w:rPr>
        <w:t xml:space="preserve">2. Answer: Incorrect </w:t>
      </w:r>
    </w:p>
    <w:p w14:paraId="3FDFBB0E" w14:textId="77777777" w:rsidR="0001413C" w:rsidRPr="0001413C" w:rsidRDefault="0001413C" w:rsidP="0001413C">
      <w:r w:rsidRPr="0001413C">
        <w:t>No</w:t>
      </w:r>
    </w:p>
    <w:p w14:paraId="0517CCA6" w14:textId="77777777" w:rsidR="0001413C" w:rsidRPr="0001413C" w:rsidRDefault="0001413C" w:rsidP="0001413C">
      <w:r w:rsidRPr="0001413C">
        <w:rPr>
          <w:b/>
          <w:bCs/>
        </w:rPr>
        <w:t>8. Question :</w:t>
      </w:r>
      <w:r w:rsidRPr="0001413C">
        <w:t xml:space="preserve"> </w:t>
      </w:r>
    </w:p>
    <w:p w14:paraId="7D12B77F" w14:textId="77777777" w:rsidR="0001413C" w:rsidRPr="0001413C" w:rsidRDefault="0001413C" w:rsidP="0001413C">
      <w:r w:rsidRPr="0001413C">
        <w:t>Alan overhears two of his male employees making sexually explicit comments about their colleague Tara. Alan tells his direct reports that it’s inappropriate to talk about a fellow colleague like that. As Tara hasn’t actually heard the comments, Alan doesn’t report what he heard to HR.</w:t>
      </w:r>
    </w:p>
    <w:p w14:paraId="52167002" w14:textId="77777777" w:rsidR="0001413C" w:rsidRPr="0001413C" w:rsidRDefault="0001413C" w:rsidP="0001413C">
      <w:r w:rsidRPr="0001413C">
        <w:t>Is this the correct course of action?</w:t>
      </w:r>
    </w:p>
    <w:p w14:paraId="41D3D3B8" w14:textId="77777777" w:rsidR="0001413C" w:rsidRPr="0001413C" w:rsidRDefault="0001413C" w:rsidP="0001413C">
      <w:r w:rsidRPr="0001413C">
        <w:rPr>
          <w:b/>
          <w:bCs/>
        </w:rPr>
        <w:t xml:space="preserve">1. Answer: Incorrect </w:t>
      </w:r>
    </w:p>
    <w:p w14:paraId="766E0F42" w14:textId="77777777" w:rsidR="0001413C" w:rsidRPr="0001413C" w:rsidRDefault="0001413C" w:rsidP="0001413C">
      <w:r w:rsidRPr="0001413C">
        <w:t>Yes</w:t>
      </w:r>
    </w:p>
    <w:p w14:paraId="774C59E0" w14:textId="77777777" w:rsidR="0001413C" w:rsidRPr="0001413C" w:rsidRDefault="0001413C" w:rsidP="0001413C">
      <w:r w:rsidRPr="0001413C">
        <w:rPr>
          <w:b/>
          <w:bCs/>
        </w:rPr>
        <w:t xml:space="preserve">2. Answer: Correct </w:t>
      </w:r>
    </w:p>
    <w:p w14:paraId="4720CCCD" w14:textId="77777777" w:rsidR="0001413C" w:rsidRPr="0001413C" w:rsidRDefault="0001413C" w:rsidP="0001413C">
      <w:r w:rsidRPr="0001413C">
        <w:t>No</w:t>
      </w:r>
    </w:p>
    <w:p w14:paraId="505DBA00" w14:textId="77777777" w:rsidR="0001413C" w:rsidRPr="0001413C" w:rsidRDefault="0001413C" w:rsidP="0001413C">
      <w:r w:rsidRPr="0001413C">
        <w:rPr>
          <w:b/>
          <w:bCs/>
        </w:rPr>
        <w:t>9. Question :</w:t>
      </w:r>
      <w:r w:rsidRPr="0001413C">
        <w:t xml:space="preserve"> </w:t>
      </w:r>
    </w:p>
    <w:p w14:paraId="36B5708F" w14:textId="77777777" w:rsidR="0001413C" w:rsidRPr="0001413C" w:rsidRDefault="0001413C" w:rsidP="0001413C">
      <w:r w:rsidRPr="0001413C">
        <w:t>Benedict has just informed his direct report Liane that she is being demoted due to her poor performance over the past few months. Liane begs him not to demote her, because she can’t afford the pay cut. She then threatens to falsely report him for sexual harassment if he doesn’t comply. Benedict informs Liane that he will have to report what just happened to HR.</w:t>
      </w:r>
    </w:p>
    <w:p w14:paraId="69AC00A1" w14:textId="77777777" w:rsidR="0001413C" w:rsidRPr="0001413C" w:rsidRDefault="0001413C" w:rsidP="0001413C">
      <w:r w:rsidRPr="0001413C">
        <w:t>Is this the correct course of action?</w:t>
      </w:r>
    </w:p>
    <w:p w14:paraId="06A102CC" w14:textId="77777777" w:rsidR="0001413C" w:rsidRPr="0001413C" w:rsidRDefault="0001413C" w:rsidP="0001413C">
      <w:r w:rsidRPr="0001413C">
        <w:rPr>
          <w:b/>
          <w:bCs/>
        </w:rPr>
        <w:t xml:space="preserve">1. Answer: Correct </w:t>
      </w:r>
    </w:p>
    <w:p w14:paraId="69F50B92" w14:textId="77777777" w:rsidR="0001413C" w:rsidRPr="0001413C" w:rsidRDefault="0001413C" w:rsidP="0001413C">
      <w:r w:rsidRPr="0001413C">
        <w:t>Yes</w:t>
      </w:r>
    </w:p>
    <w:p w14:paraId="78C9DA78" w14:textId="77777777" w:rsidR="0001413C" w:rsidRPr="0001413C" w:rsidRDefault="0001413C" w:rsidP="0001413C">
      <w:r w:rsidRPr="0001413C">
        <w:rPr>
          <w:b/>
          <w:bCs/>
        </w:rPr>
        <w:t xml:space="preserve">2. Answer: Incorrect </w:t>
      </w:r>
    </w:p>
    <w:p w14:paraId="72CF2627" w14:textId="77777777" w:rsidR="0001413C" w:rsidRPr="0001413C" w:rsidRDefault="0001413C" w:rsidP="0001413C">
      <w:r w:rsidRPr="0001413C">
        <w:t>No</w:t>
      </w:r>
    </w:p>
    <w:p w14:paraId="0FF78A0D" w14:textId="77777777" w:rsidR="0001413C" w:rsidRPr="0001413C" w:rsidRDefault="0001413C" w:rsidP="0001413C">
      <w:r w:rsidRPr="0001413C">
        <w:rPr>
          <w:b/>
          <w:bCs/>
        </w:rPr>
        <w:t>10. Question :</w:t>
      </w:r>
      <w:r w:rsidRPr="0001413C">
        <w:t xml:space="preserve"> </w:t>
      </w:r>
    </w:p>
    <w:p w14:paraId="2677CD25" w14:textId="77777777" w:rsidR="0001413C" w:rsidRPr="0001413C" w:rsidRDefault="0001413C" w:rsidP="0001413C">
      <w:r w:rsidRPr="0001413C">
        <w:t>Amit’s direct report Melissa has approached him with some concerns about her colleague Rachel. Melissa thinks Rachel is being sexually harassed by their supervisor. He regularly calls Rachel into his office for a private chat, and Rachel usually leaves in tears. Melissa isn’t sure at all that it is sexual harassment, but she just thought Amit should be made aware. As this is just a mild suspicion, Amit doesn’t report it.</w:t>
      </w:r>
    </w:p>
    <w:p w14:paraId="5D05D5AA" w14:textId="77777777" w:rsidR="0001413C" w:rsidRPr="0001413C" w:rsidRDefault="0001413C" w:rsidP="0001413C">
      <w:r w:rsidRPr="0001413C">
        <w:t>Is this the correct course of action?</w:t>
      </w:r>
    </w:p>
    <w:p w14:paraId="43E2B0B3" w14:textId="77777777" w:rsidR="0001413C" w:rsidRPr="0001413C" w:rsidRDefault="0001413C" w:rsidP="0001413C">
      <w:r w:rsidRPr="0001413C">
        <w:rPr>
          <w:b/>
          <w:bCs/>
        </w:rPr>
        <w:t xml:space="preserve">1. Answer: Incorrect </w:t>
      </w:r>
    </w:p>
    <w:p w14:paraId="6AA1A9FA" w14:textId="77777777" w:rsidR="0001413C" w:rsidRPr="0001413C" w:rsidRDefault="0001413C" w:rsidP="0001413C">
      <w:r w:rsidRPr="0001413C">
        <w:t>Yes</w:t>
      </w:r>
    </w:p>
    <w:p w14:paraId="5702CBB0" w14:textId="77777777" w:rsidR="0001413C" w:rsidRPr="0001413C" w:rsidRDefault="0001413C" w:rsidP="0001413C">
      <w:r w:rsidRPr="0001413C">
        <w:rPr>
          <w:b/>
          <w:bCs/>
        </w:rPr>
        <w:t xml:space="preserve">2. Answer: Correct </w:t>
      </w:r>
    </w:p>
    <w:p w14:paraId="214D000C" w14:textId="77777777" w:rsidR="0001413C" w:rsidRPr="0001413C" w:rsidRDefault="0001413C" w:rsidP="0001413C">
      <w:r w:rsidRPr="0001413C">
        <w:t>No</w:t>
      </w:r>
    </w:p>
    <w:p w14:paraId="22078F6C" w14:textId="77777777" w:rsidR="0001413C" w:rsidRPr="0001413C" w:rsidRDefault="0001413C" w:rsidP="0001413C">
      <w:r w:rsidRPr="0001413C">
        <w:rPr>
          <w:b/>
          <w:bCs/>
        </w:rPr>
        <w:t xml:space="preserve">Number of questions needed to pass ? : </w:t>
      </w:r>
    </w:p>
    <w:p w14:paraId="1715EB84" w14:textId="77777777" w:rsidR="0001413C" w:rsidRPr="0001413C" w:rsidRDefault="0001413C" w:rsidP="0001413C">
      <w:r w:rsidRPr="0001413C">
        <w:t xml:space="preserve">4 </w:t>
      </w:r>
    </w:p>
    <w:p w14:paraId="3EF8F328" w14:textId="77777777" w:rsidR="0001413C" w:rsidRPr="0001413C" w:rsidRDefault="0001413C" w:rsidP="0001413C">
      <w:r w:rsidRPr="0001413C">
        <w:rPr>
          <w:b/>
          <w:bCs/>
        </w:rPr>
        <w:t>Passed Message</w:t>
      </w:r>
      <w:r w:rsidRPr="0001413C">
        <w:t xml:space="preserve"> </w:t>
      </w:r>
    </w:p>
    <w:p w14:paraId="6F9514F4" w14:textId="77777777" w:rsidR="0001413C" w:rsidRPr="0001413C" w:rsidRDefault="0001413C" w:rsidP="0001413C">
      <w:r w:rsidRPr="0001413C">
        <w:rPr>
          <w:b/>
          <w:bCs/>
        </w:rPr>
        <w:t xml:space="preserve">Message text: </w:t>
      </w:r>
    </w:p>
    <w:p w14:paraId="4551C329" w14:textId="77777777" w:rsidR="0001413C" w:rsidRPr="0001413C" w:rsidRDefault="0001413C" w:rsidP="0001413C">
      <w:r w:rsidRPr="0001413C">
        <w:t>You’ve passed!</w:t>
      </w:r>
    </w:p>
    <w:p w14:paraId="6CB8D2BC" w14:textId="77777777" w:rsidR="0001413C" w:rsidRPr="0001413C" w:rsidRDefault="0001413C" w:rsidP="0001413C">
      <w:r w:rsidRPr="0001413C">
        <w:rPr>
          <w:b/>
          <w:bCs/>
        </w:rPr>
        <w:t>Failed Message</w:t>
      </w:r>
      <w:r w:rsidRPr="0001413C">
        <w:t xml:space="preserve"> </w:t>
      </w:r>
    </w:p>
    <w:p w14:paraId="09796425" w14:textId="77777777" w:rsidR="0001413C" w:rsidRPr="0001413C" w:rsidRDefault="0001413C" w:rsidP="0001413C">
      <w:r w:rsidRPr="0001413C">
        <w:rPr>
          <w:b/>
          <w:bCs/>
        </w:rPr>
        <w:t xml:space="preserve">Message text: </w:t>
      </w:r>
    </w:p>
    <w:p w14:paraId="11039E02" w14:textId="77777777" w:rsidR="0001413C" w:rsidRPr="0001413C" w:rsidRDefault="0001413C" w:rsidP="0001413C">
      <w:r w:rsidRPr="0001413C">
        <w:t>You didn’t answer enough questions correctly!</w:t>
      </w:r>
    </w:p>
    <w:p w14:paraId="52D17FE7" w14:textId="77777777" w:rsidR="0001413C" w:rsidRPr="0001413C" w:rsidRDefault="0001413C" w:rsidP="0001413C">
      <w:r w:rsidRPr="0001413C">
        <w:br w:type="page"/>
      </w:r>
    </w:p>
    <w:p w14:paraId="4A249E34" w14:textId="77777777" w:rsidR="0001413C" w:rsidRPr="0001413C" w:rsidRDefault="0001413C" w:rsidP="0001413C">
      <w:bookmarkStart w:id="373" w:name="Page_8357831631947550309"/>
      <w:bookmarkEnd w:id="373"/>
      <w:r w:rsidRPr="0001413C">
        <w:rPr>
          <w:b/>
          <w:bCs/>
        </w:rPr>
        <w:t>Page Number:</w:t>
      </w:r>
      <w:r w:rsidRPr="0001413C">
        <w:t xml:space="preserve"> 144 </w:t>
      </w:r>
    </w:p>
    <w:p w14:paraId="79D61032" w14:textId="77777777" w:rsidR="0001413C" w:rsidRPr="0001413C" w:rsidRDefault="0001413C" w:rsidP="0001413C">
      <w:r w:rsidRPr="0001413C">
        <w:rPr>
          <w:b/>
          <w:bCs/>
        </w:rPr>
        <w:t>Lesson 47:</w:t>
      </w:r>
      <w:r w:rsidRPr="0001413C">
        <w:t xml:space="preserve"> Sexual Harassment: A Manager’s Responsibilities </w:t>
      </w:r>
    </w:p>
    <w:p w14:paraId="2438502B" w14:textId="77777777" w:rsidR="0001413C" w:rsidRPr="0001413C" w:rsidRDefault="0001413C" w:rsidP="0001413C">
      <w:r w:rsidRPr="0001413C">
        <w:rPr>
          <w:b/>
          <w:bCs/>
        </w:rPr>
        <w:t xml:space="preserve">Video Template </w:t>
      </w:r>
    </w:p>
    <w:p w14:paraId="1F683ACB" w14:textId="77777777" w:rsidR="0001413C" w:rsidRPr="0001413C" w:rsidRDefault="0001413C" w:rsidP="0001413C">
      <w:r w:rsidRPr="0001413C">
        <w:rPr>
          <w:b/>
          <w:bCs/>
        </w:rPr>
        <w:t>Content Title:</w:t>
      </w:r>
      <w:r w:rsidRPr="0001413C">
        <w:t xml:space="preserve"> </w:t>
      </w:r>
    </w:p>
    <w:p w14:paraId="7CA447EC" w14:textId="77777777" w:rsidR="0001413C" w:rsidRPr="0001413C" w:rsidRDefault="0001413C" w:rsidP="0001413C">
      <w:r w:rsidRPr="0001413C">
        <w:t xml:space="preserve">An employee speaks up... </w:t>
      </w:r>
    </w:p>
    <w:p w14:paraId="45682231" w14:textId="77777777" w:rsidR="0001413C" w:rsidRPr="0001413C" w:rsidRDefault="0001413C" w:rsidP="0001413C">
      <w:r w:rsidRPr="0001413C">
        <w:rPr>
          <w:b/>
          <w:bCs/>
        </w:rPr>
        <w:t>Audio Transcript Text:</w:t>
      </w:r>
      <w:r w:rsidRPr="0001413C">
        <w:t xml:space="preserve"> </w:t>
      </w:r>
    </w:p>
    <w:p w14:paraId="46F49C93" w14:textId="77777777" w:rsidR="0001413C" w:rsidRPr="0001413C" w:rsidRDefault="0001413C" w:rsidP="0001413C">
      <w:r w:rsidRPr="0001413C">
        <w:t>The first thing we’re going to do is explore this topic in a little more detail.</w:t>
      </w:r>
    </w:p>
    <w:p w14:paraId="31278706" w14:textId="77777777" w:rsidR="0001413C" w:rsidRPr="0001413C" w:rsidRDefault="0001413C" w:rsidP="0001413C">
      <w:r w:rsidRPr="0001413C">
        <w:t>I’ve worked with Otto on a ton of projects that go back a couple of years. Yesterday at lunch, he came up behind me and started rubbing my shoulders and it’s not the first time either. I don’t think he means to harass me, but it feels creepy.</w:t>
      </w:r>
    </w:p>
    <w:p w14:paraId="5473BFEE" w14:textId="77777777" w:rsidR="0001413C" w:rsidRPr="0001413C" w:rsidRDefault="0001413C" w:rsidP="0001413C">
      <w:r w:rsidRPr="0001413C">
        <w:br w:type="page"/>
      </w:r>
    </w:p>
    <w:p w14:paraId="7796E3A0" w14:textId="77777777" w:rsidR="0001413C" w:rsidRPr="0001413C" w:rsidRDefault="0001413C" w:rsidP="0001413C">
      <w:bookmarkStart w:id="374" w:name="Page_2187917305194313284"/>
      <w:bookmarkEnd w:id="374"/>
      <w:r w:rsidRPr="0001413C">
        <w:rPr>
          <w:b/>
          <w:bCs/>
        </w:rPr>
        <w:t>Page Number:</w:t>
      </w:r>
      <w:r w:rsidRPr="0001413C">
        <w:t xml:space="preserve"> 145 </w:t>
      </w:r>
    </w:p>
    <w:p w14:paraId="72A76CFB" w14:textId="77777777" w:rsidR="0001413C" w:rsidRPr="0001413C" w:rsidRDefault="0001413C" w:rsidP="0001413C">
      <w:r w:rsidRPr="0001413C">
        <w:rPr>
          <w:b/>
          <w:bCs/>
        </w:rPr>
        <w:t>Lesson 47:</w:t>
      </w:r>
      <w:r w:rsidRPr="0001413C">
        <w:t xml:space="preserve"> Sexual Harassment: A Manager’s Responsibilities </w:t>
      </w:r>
    </w:p>
    <w:p w14:paraId="1C0CBCC4" w14:textId="77777777" w:rsidR="0001413C" w:rsidRPr="0001413C" w:rsidRDefault="0001413C" w:rsidP="0001413C">
      <w:r w:rsidRPr="0001413C">
        <w:rPr>
          <w:b/>
          <w:bCs/>
        </w:rPr>
        <w:t xml:space="preserve">Click and Reveal Template / LTR / Random </w:t>
      </w:r>
    </w:p>
    <w:p w14:paraId="2FB26E1E" w14:textId="77777777" w:rsidR="0001413C" w:rsidRPr="0001413C" w:rsidRDefault="0001413C" w:rsidP="0001413C">
      <w:r w:rsidRPr="0001413C">
        <w:rPr>
          <w:b/>
          <w:bCs/>
        </w:rPr>
        <w:t>Content Title:</w:t>
      </w:r>
      <w:r w:rsidRPr="0001413C">
        <w:t xml:space="preserve"> </w:t>
      </w:r>
    </w:p>
    <w:p w14:paraId="6B37303D" w14:textId="77777777" w:rsidR="0001413C" w:rsidRPr="0001413C" w:rsidRDefault="0001413C" w:rsidP="0001413C">
      <w:r w:rsidRPr="0001413C">
        <w:t xml:space="preserve">A Manager’s Responsibilities </w:t>
      </w:r>
    </w:p>
    <w:p w14:paraId="3F428EF8" w14:textId="77777777" w:rsidR="0001413C" w:rsidRPr="0001413C" w:rsidRDefault="0001413C" w:rsidP="0001413C">
      <w:r w:rsidRPr="0001413C">
        <w:rPr>
          <w:b/>
          <w:bCs/>
        </w:rPr>
        <w:t>Content Description:</w:t>
      </w:r>
    </w:p>
    <w:p w14:paraId="77738ED7" w14:textId="77777777" w:rsidR="0001413C" w:rsidRPr="0001413C" w:rsidRDefault="0001413C" w:rsidP="0001413C">
      <w:r w:rsidRPr="0001413C">
        <w:t>As a manager, what do you do when an employee reports an incident of sexual harassment? How can you help protect your team members? Our expert is here to help.</w:t>
      </w:r>
    </w:p>
    <w:p w14:paraId="273BCAA3" w14:textId="77777777" w:rsidR="0001413C" w:rsidRPr="0001413C" w:rsidRDefault="0001413C" w:rsidP="0001413C">
      <w:r w:rsidRPr="0001413C">
        <w:t>Select each item to learn more about your responsibilities as a manager.</w:t>
      </w:r>
    </w:p>
    <w:p w14:paraId="3BD9A4D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685"/>
        <w:gridCol w:w="3118"/>
        <w:gridCol w:w="1411"/>
        <w:gridCol w:w="1138"/>
      </w:tblGrid>
      <w:tr w:rsidR="0001413C" w:rsidRPr="0001413C" w14:paraId="3D291C3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965700"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D9474F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58ED8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9CD877" w14:textId="77777777" w:rsidR="0001413C" w:rsidRPr="0001413C" w:rsidRDefault="0001413C" w:rsidP="0001413C">
            <w:pPr>
              <w:rPr>
                <w:b/>
                <w:bCs/>
              </w:rPr>
            </w:pPr>
            <w:r w:rsidRPr="0001413C">
              <w:rPr>
                <w:b/>
                <w:bCs/>
              </w:rPr>
              <w:t>Alternate Text</w:t>
            </w:r>
          </w:p>
        </w:tc>
      </w:tr>
      <w:tr w:rsidR="0001413C" w:rsidRPr="0001413C" w14:paraId="69484CF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2BE1F6" w14:textId="77777777" w:rsidR="0001413C" w:rsidRPr="0001413C" w:rsidRDefault="0001413C" w:rsidP="0001413C">
            <w:r w:rsidRPr="0001413C">
              <w:t xml:space="preserve">Taking Responsibility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8889DC" w14:textId="77777777" w:rsidR="0001413C" w:rsidRPr="0001413C" w:rsidRDefault="0001413C" w:rsidP="0001413C">
            <w:r w:rsidRPr="0001413C">
              <w:t>As a manager, you have a responsibility to:</w:t>
            </w:r>
          </w:p>
          <w:p w14:paraId="5C1DA18D" w14:textId="77777777" w:rsidR="0001413C" w:rsidRPr="0001413C" w:rsidRDefault="0001413C" w:rsidP="0001413C">
            <w:pPr>
              <w:numPr>
                <w:ilvl w:val="0"/>
                <w:numId w:val="100"/>
              </w:numPr>
            </w:pPr>
            <w:r w:rsidRPr="0001413C">
              <w:t>Role model appropriate behavior</w:t>
            </w:r>
          </w:p>
          <w:p w14:paraId="77CB75E3" w14:textId="77777777" w:rsidR="0001413C" w:rsidRPr="0001413C" w:rsidRDefault="0001413C" w:rsidP="0001413C">
            <w:pPr>
              <w:numPr>
                <w:ilvl w:val="0"/>
                <w:numId w:val="100"/>
              </w:numPr>
            </w:pPr>
            <w:r w:rsidRPr="0001413C">
              <w:t>Maintain a work environment free from sexual harassment</w:t>
            </w:r>
          </w:p>
          <w:p w14:paraId="5376733C" w14:textId="77777777" w:rsidR="0001413C" w:rsidRPr="0001413C" w:rsidRDefault="0001413C" w:rsidP="0001413C">
            <w:pPr>
              <w:numPr>
                <w:ilvl w:val="0"/>
                <w:numId w:val="100"/>
              </w:numPr>
            </w:pPr>
            <w:r w:rsidRPr="0001413C">
              <w:t>Never abuse your position of authority and never enter into a romantic relationship with any of your employees</w:t>
            </w:r>
          </w:p>
          <w:p w14:paraId="022FA2B0" w14:textId="77777777" w:rsidR="0001413C" w:rsidRPr="0001413C" w:rsidRDefault="0001413C" w:rsidP="0001413C">
            <w:pPr>
              <w:numPr>
                <w:ilvl w:val="0"/>
                <w:numId w:val="100"/>
              </w:numPr>
            </w:pPr>
            <w:r w:rsidRPr="0001413C">
              <w:t>Know where to locate and understand our policy on sexual harassment</w:t>
            </w:r>
          </w:p>
          <w:p w14:paraId="7880DDE6" w14:textId="77777777" w:rsidR="0001413C" w:rsidRPr="0001413C" w:rsidRDefault="0001413C" w:rsidP="0001413C">
            <w:pPr>
              <w:numPr>
                <w:ilvl w:val="0"/>
                <w:numId w:val="100"/>
              </w:numPr>
            </w:pPr>
            <w:r w:rsidRPr="0001413C">
              <w:t>Ensure your team members understand that we will not tolerate any form of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CDC7F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7CAEBD" w14:textId="77777777" w:rsidR="0001413C" w:rsidRPr="0001413C" w:rsidRDefault="0001413C" w:rsidP="0001413C"/>
        </w:tc>
      </w:tr>
      <w:tr w:rsidR="0001413C" w:rsidRPr="0001413C" w14:paraId="29D3765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BEB64B" w14:textId="77777777" w:rsidR="0001413C" w:rsidRPr="0001413C" w:rsidRDefault="0001413C" w:rsidP="0001413C">
            <w:r w:rsidRPr="0001413C">
              <w:t xml:space="preserve">When Harassment Occurs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64250D" w14:textId="77777777" w:rsidR="0001413C" w:rsidRPr="0001413C" w:rsidRDefault="0001413C" w:rsidP="0001413C">
            <w:r w:rsidRPr="0001413C">
              <w:t>If you are made aware of, know of, or suspect sexual harassment:</w:t>
            </w:r>
          </w:p>
          <w:p w14:paraId="2CEE3A57" w14:textId="77777777" w:rsidR="0001413C" w:rsidRPr="0001413C" w:rsidRDefault="0001413C" w:rsidP="0001413C">
            <w:pPr>
              <w:numPr>
                <w:ilvl w:val="0"/>
                <w:numId w:val="101"/>
              </w:numPr>
            </w:pPr>
            <w:r w:rsidRPr="0001413C">
              <w:t>You MUST report it, even if there hasn’t been a complaint, the victim doesn’t report to you, or it occurred outside of the office</w:t>
            </w:r>
          </w:p>
          <w:p w14:paraId="4A40F48C" w14:textId="77777777" w:rsidR="0001413C" w:rsidRPr="0001413C" w:rsidRDefault="0001413C" w:rsidP="0001413C">
            <w:pPr>
              <w:numPr>
                <w:ilvl w:val="0"/>
                <w:numId w:val="101"/>
              </w:numPr>
            </w:pPr>
            <w:r w:rsidRPr="0001413C">
              <w:t>You must not investigate any reports or make a judgment yourself, as you might undermine the company’s ability to effectively address the concerns</w:t>
            </w:r>
          </w:p>
          <w:p w14:paraId="38F269A3" w14:textId="77777777" w:rsidR="0001413C" w:rsidRPr="0001413C" w:rsidRDefault="0001413C" w:rsidP="0001413C">
            <w:pPr>
              <w:numPr>
                <w:ilvl w:val="0"/>
                <w:numId w:val="101"/>
              </w:numPr>
            </w:pPr>
            <w:r w:rsidRPr="0001413C">
              <w:t>You should escalate concerns to the appropriate department. You can find out who to contact in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CB76B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955466" w14:textId="77777777" w:rsidR="0001413C" w:rsidRPr="0001413C" w:rsidRDefault="0001413C" w:rsidP="0001413C"/>
        </w:tc>
      </w:tr>
      <w:tr w:rsidR="0001413C" w:rsidRPr="0001413C" w14:paraId="56AA47B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6FC4AB" w14:textId="77777777" w:rsidR="0001413C" w:rsidRPr="0001413C" w:rsidRDefault="0001413C" w:rsidP="0001413C">
            <w:r w:rsidRPr="0001413C">
              <w:t xml:space="preserve">No Exceptions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D89E86" w14:textId="77777777" w:rsidR="0001413C" w:rsidRPr="0001413C" w:rsidRDefault="0001413C" w:rsidP="0001413C">
            <w:r w:rsidRPr="0001413C">
              <w:t>Every suspected incident of sexual harassment must be reported, even if the conduct seems trivial or the victim asks you not to report it.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4662A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448B8B" w14:textId="77777777" w:rsidR="0001413C" w:rsidRPr="0001413C" w:rsidRDefault="0001413C" w:rsidP="0001413C"/>
        </w:tc>
      </w:tr>
      <w:tr w:rsidR="0001413C" w:rsidRPr="0001413C" w14:paraId="4BE3EC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8DE077" w14:textId="77777777" w:rsidR="0001413C" w:rsidRPr="0001413C" w:rsidRDefault="0001413C" w:rsidP="0001413C">
            <w:r w:rsidRPr="0001413C">
              <w:t xml:space="preserve">If You Are Personally Accused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E91CC9" w14:textId="77777777" w:rsidR="0001413C" w:rsidRPr="0001413C" w:rsidRDefault="0001413C" w:rsidP="0001413C">
            <w:r w:rsidRPr="0001413C">
              <w:t>If you are personally accused of harassment, you must report the accusation to the appropriate department immediately. They will advise on the correct course of action. You can find out who to escalate concerns to in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01FF8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B55DFF" w14:textId="77777777" w:rsidR="0001413C" w:rsidRPr="0001413C" w:rsidRDefault="0001413C" w:rsidP="0001413C"/>
        </w:tc>
      </w:tr>
      <w:tr w:rsidR="0001413C" w:rsidRPr="0001413C" w14:paraId="32FE316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E3CEEC" w14:textId="77777777" w:rsidR="0001413C" w:rsidRPr="0001413C" w:rsidRDefault="0001413C" w:rsidP="0001413C">
            <w:r w:rsidRPr="0001413C">
              <w:t xml:space="preserve">Consequences of Failing to Report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85F48D" w14:textId="77777777" w:rsidR="0001413C" w:rsidRPr="0001413C" w:rsidRDefault="0001413C" w:rsidP="0001413C">
            <w:r w:rsidRPr="0001413C">
              <w:t>Managers who fail to report suspected incidents of sexual harassment or who engage in retaliation will be disciplined in line with company policy.</w:t>
            </w:r>
          </w:p>
          <w:p w14:paraId="7D037D45" w14:textId="77777777" w:rsidR="0001413C" w:rsidRPr="0001413C" w:rsidRDefault="0001413C" w:rsidP="0001413C">
            <w:r w:rsidRPr="0001413C">
              <w:t>Under certain local laws, managers may be held personally liable for engaging in or failing to report or stop discriminating or harassing behavior.</w:t>
            </w:r>
          </w:p>
          <w:p w14:paraId="09E9ABD1"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712C3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B947A3" w14:textId="77777777" w:rsidR="0001413C" w:rsidRPr="0001413C" w:rsidRDefault="0001413C" w:rsidP="0001413C"/>
        </w:tc>
      </w:tr>
    </w:tbl>
    <w:p w14:paraId="5CB8FEB3"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675EC2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00FF62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F637AA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64565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5232DC" w14:textId="77777777" w:rsidR="0001413C" w:rsidRPr="0001413C" w:rsidRDefault="0001413C" w:rsidP="0001413C">
            <w:pPr>
              <w:rPr>
                <w:b/>
                <w:bCs/>
              </w:rPr>
            </w:pPr>
            <w:r w:rsidRPr="0001413C">
              <w:rPr>
                <w:b/>
                <w:bCs/>
              </w:rPr>
              <w:t>Alternate Text</w:t>
            </w:r>
          </w:p>
        </w:tc>
      </w:tr>
      <w:tr w:rsidR="0001413C" w:rsidRPr="0001413C" w14:paraId="1BECE01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F25469"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9D26B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E3543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235126" w14:textId="77777777" w:rsidR="0001413C" w:rsidRPr="0001413C" w:rsidRDefault="0001413C" w:rsidP="0001413C"/>
        </w:tc>
      </w:tr>
    </w:tbl>
    <w:p w14:paraId="695CCE08" w14:textId="77777777" w:rsidR="0001413C" w:rsidRPr="0001413C" w:rsidRDefault="0001413C" w:rsidP="0001413C">
      <w:r w:rsidRPr="0001413C">
        <w:rPr>
          <w:b/>
          <w:bCs/>
        </w:rPr>
        <w:t>Audio Transcript Text:</w:t>
      </w:r>
      <w:r w:rsidRPr="0001413C">
        <w:t xml:space="preserve"> </w:t>
      </w:r>
    </w:p>
    <w:p w14:paraId="2858EB4A" w14:textId="77777777" w:rsidR="0001413C" w:rsidRPr="0001413C" w:rsidRDefault="0001413C" w:rsidP="0001413C">
      <w:r w:rsidRPr="0001413C">
        <w:t>Here are some key points you need to remember.</w:t>
      </w:r>
    </w:p>
    <w:p w14:paraId="76473C50" w14:textId="77777777" w:rsidR="0001413C" w:rsidRPr="0001413C" w:rsidRDefault="0001413C" w:rsidP="0001413C">
      <w:r w:rsidRPr="0001413C">
        <w:br w:type="page"/>
      </w:r>
    </w:p>
    <w:p w14:paraId="25E1BF60" w14:textId="77777777" w:rsidR="0001413C" w:rsidRPr="0001413C" w:rsidRDefault="0001413C" w:rsidP="0001413C">
      <w:bookmarkStart w:id="375" w:name="Page_6557604322336267563"/>
      <w:bookmarkEnd w:id="375"/>
      <w:r w:rsidRPr="0001413C">
        <w:rPr>
          <w:b/>
          <w:bCs/>
        </w:rPr>
        <w:t>Page Number:</w:t>
      </w:r>
      <w:r w:rsidRPr="0001413C">
        <w:t xml:space="preserve"> 146 </w:t>
      </w:r>
    </w:p>
    <w:p w14:paraId="60779885" w14:textId="77777777" w:rsidR="0001413C" w:rsidRPr="0001413C" w:rsidRDefault="0001413C" w:rsidP="0001413C">
      <w:r w:rsidRPr="0001413C">
        <w:rPr>
          <w:b/>
          <w:bCs/>
        </w:rPr>
        <w:t>Lesson 47:</w:t>
      </w:r>
      <w:r w:rsidRPr="0001413C">
        <w:t xml:space="preserve"> Sexual Harassment: A Manager’s Responsibilities </w:t>
      </w:r>
    </w:p>
    <w:p w14:paraId="67230D91" w14:textId="77777777" w:rsidR="0001413C" w:rsidRPr="0001413C" w:rsidRDefault="0001413C" w:rsidP="0001413C">
      <w:r w:rsidRPr="0001413C">
        <w:rPr>
          <w:b/>
          <w:bCs/>
        </w:rPr>
        <w:t xml:space="preserve">Question and Answer Template / Text / LTR </w:t>
      </w:r>
    </w:p>
    <w:p w14:paraId="46CC590E" w14:textId="77777777" w:rsidR="0001413C" w:rsidRPr="0001413C" w:rsidRDefault="0001413C" w:rsidP="0001413C">
      <w:r w:rsidRPr="0001413C">
        <w:rPr>
          <w:b/>
          <w:bCs/>
        </w:rPr>
        <w:t>Content Title:</w:t>
      </w:r>
      <w:r w:rsidRPr="0001413C">
        <w:t xml:space="preserve"> </w:t>
      </w:r>
    </w:p>
    <w:p w14:paraId="28813EB6" w14:textId="77777777" w:rsidR="0001413C" w:rsidRPr="0001413C" w:rsidRDefault="0001413C" w:rsidP="0001413C">
      <w:r w:rsidRPr="0001413C">
        <w:t xml:space="preserve">Don’t Tell Anyone </w:t>
      </w:r>
    </w:p>
    <w:p w14:paraId="014F90AE" w14:textId="77777777" w:rsidR="0001413C" w:rsidRPr="0001413C" w:rsidRDefault="0001413C" w:rsidP="0001413C">
      <w:r w:rsidRPr="0001413C">
        <w:rPr>
          <w:b/>
          <w:bCs/>
        </w:rPr>
        <w:t>Content Description:</w:t>
      </w:r>
    </w:p>
    <w:p w14:paraId="646E1E67" w14:textId="77777777" w:rsidR="0001413C" w:rsidRPr="0001413C" w:rsidRDefault="0001413C" w:rsidP="0001413C">
      <w:r w:rsidRPr="0001413C">
        <w:t>One of your direct reports, Aung, tells you that Otto regularly comes up behind her and rubs her shoulders, and it bothers her.</w:t>
      </w:r>
    </w:p>
    <w:p w14:paraId="6F91424A" w14:textId="77777777" w:rsidR="0001413C" w:rsidRPr="0001413C" w:rsidRDefault="0001413C" w:rsidP="0001413C">
      <w:r w:rsidRPr="0001413C">
        <w:t>Aung doesn’t think Otto intends to harass her – he just doesn’t understand boundaries. She asks you not to say anything or make a big deal out of it.</w:t>
      </w:r>
    </w:p>
    <w:p w14:paraId="32A8F344" w14:textId="77777777" w:rsidR="0001413C" w:rsidRPr="0001413C" w:rsidRDefault="0001413C" w:rsidP="0001413C">
      <w:r w:rsidRPr="0001413C">
        <w:rPr>
          <w:b/>
          <w:bCs/>
        </w:rPr>
        <w:t>Question:</w:t>
      </w:r>
      <w:r w:rsidRPr="0001413C">
        <w:t xml:space="preserve"> </w:t>
      </w:r>
    </w:p>
    <w:p w14:paraId="16893E37" w14:textId="77777777" w:rsidR="0001413C" w:rsidRPr="0001413C" w:rsidRDefault="0001413C" w:rsidP="0001413C">
      <w:r w:rsidRPr="0001413C">
        <w:t>Which two actions should you take?</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538970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A247489"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977A38" w14:textId="77777777" w:rsidR="0001413C" w:rsidRPr="0001413C" w:rsidRDefault="0001413C" w:rsidP="0001413C">
            <w:pPr>
              <w:rPr>
                <w:b/>
                <w:bCs/>
              </w:rPr>
            </w:pPr>
            <w:r w:rsidRPr="0001413C">
              <w:rPr>
                <w:b/>
                <w:bCs/>
              </w:rPr>
              <w:t>Answer</w:t>
            </w:r>
          </w:p>
        </w:tc>
      </w:tr>
      <w:tr w:rsidR="0001413C" w:rsidRPr="0001413C" w14:paraId="07CD26D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05C0F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C918E7" w14:textId="77777777" w:rsidR="0001413C" w:rsidRPr="0001413C" w:rsidRDefault="0001413C" w:rsidP="0001413C">
            <w:r w:rsidRPr="0001413C">
              <w:t>Honor Aung’s wishes and keep this to yourself for now, but keep an eye on them, and if things escalate, get the appropriate department involved.</w:t>
            </w:r>
          </w:p>
        </w:tc>
      </w:tr>
      <w:tr w:rsidR="0001413C" w:rsidRPr="0001413C" w14:paraId="36EB724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57E689"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340D35" w14:textId="77777777" w:rsidR="0001413C" w:rsidRPr="0001413C" w:rsidRDefault="0001413C" w:rsidP="0001413C">
            <w:r w:rsidRPr="0001413C">
              <w:t>Advise Aung to ask Otto to stop massaging her shoulders and explain how uncomfortable it makes her feel, if she is comfortable having that conversation.</w:t>
            </w:r>
          </w:p>
        </w:tc>
      </w:tr>
      <w:tr w:rsidR="0001413C" w:rsidRPr="0001413C" w14:paraId="56CEFFD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8B3D2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B689BD" w14:textId="77777777" w:rsidR="0001413C" w:rsidRPr="0001413C" w:rsidRDefault="0001413C" w:rsidP="0001413C">
            <w:r w:rsidRPr="0001413C">
              <w:t>Even though Aung asked you not to, report Otto’s conduct to the appropriate department right away before it escalates into a more serious problem.</w:t>
            </w:r>
          </w:p>
        </w:tc>
      </w:tr>
      <w:tr w:rsidR="0001413C" w:rsidRPr="0001413C" w14:paraId="1F69131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389FE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5C77B4" w14:textId="77777777" w:rsidR="0001413C" w:rsidRPr="0001413C" w:rsidRDefault="0001413C" w:rsidP="0001413C">
            <w:r w:rsidRPr="0001413C">
              <w:t>Don’t do anything. Aung doesn’t think Otto is harassing her, and a shoulder rub doesn’t really warrant a harassment report.</w:t>
            </w:r>
          </w:p>
        </w:tc>
      </w:tr>
    </w:tbl>
    <w:p w14:paraId="1D0E96B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3B82B17" w14:textId="77777777" w:rsidR="0001413C" w:rsidRPr="0001413C" w:rsidRDefault="0001413C" w:rsidP="0001413C">
      <w:r w:rsidRPr="0001413C">
        <w:br w:type="page"/>
      </w:r>
    </w:p>
    <w:p w14:paraId="5B59F7EE" w14:textId="77777777" w:rsidR="0001413C" w:rsidRPr="0001413C" w:rsidRDefault="0001413C" w:rsidP="0001413C">
      <w:bookmarkStart w:id="376" w:name="Page_5406020464400415741"/>
      <w:bookmarkEnd w:id="376"/>
      <w:r w:rsidRPr="0001413C">
        <w:rPr>
          <w:b/>
          <w:bCs/>
        </w:rPr>
        <w:t>Page Number:</w:t>
      </w:r>
      <w:r w:rsidRPr="0001413C">
        <w:t xml:space="preserve"> 147 </w:t>
      </w:r>
    </w:p>
    <w:p w14:paraId="258958DA" w14:textId="77777777" w:rsidR="0001413C" w:rsidRPr="0001413C" w:rsidRDefault="0001413C" w:rsidP="0001413C">
      <w:r w:rsidRPr="0001413C">
        <w:rPr>
          <w:b/>
          <w:bCs/>
        </w:rPr>
        <w:t>Lesson 47:</w:t>
      </w:r>
      <w:r w:rsidRPr="0001413C">
        <w:t xml:space="preserve"> Sexual Harassment: A Manager’s Responsibilities </w:t>
      </w:r>
    </w:p>
    <w:p w14:paraId="2122728C" w14:textId="77777777" w:rsidR="0001413C" w:rsidRPr="0001413C" w:rsidRDefault="0001413C" w:rsidP="0001413C">
      <w:r w:rsidRPr="0001413C">
        <w:rPr>
          <w:b/>
          <w:bCs/>
        </w:rPr>
        <w:t xml:space="preserve">Text and Image Template / Text Only </w:t>
      </w:r>
    </w:p>
    <w:p w14:paraId="4191260C" w14:textId="77777777" w:rsidR="0001413C" w:rsidRPr="0001413C" w:rsidRDefault="0001413C" w:rsidP="0001413C">
      <w:r w:rsidRPr="0001413C">
        <w:rPr>
          <w:b/>
          <w:bCs/>
        </w:rPr>
        <w:t>Content Title:</w:t>
      </w:r>
      <w:r w:rsidRPr="0001413C">
        <w:t xml:space="preserve"> </w:t>
      </w:r>
    </w:p>
    <w:p w14:paraId="786D753F" w14:textId="77777777" w:rsidR="0001413C" w:rsidRPr="0001413C" w:rsidRDefault="0001413C" w:rsidP="0001413C">
      <w:r w:rsidRPr="0001413C">
        <w:t xml:space="preserve">Remember... </w:t>
      </w:r>
    </w:p>
    <w:p w14:paraId="1A37D864" w14:textId="77777777" w:rsidR="0001413C" w:rsidRPr="0001413C" w:rsidRDefault="0001413C" w:rsidP="0001413C">
      <w:r w:rsidRPr="0001413C">
        <w:br/>
      </w:r>
      <w:r w:rsidRPr="0001413C">
        <w:rPr>
          <w:b/>
          <w:bCs/>
        </w:rPr>
        <w:t>Column 1 Text:</w:t>
      </w:r>
      <w:r w:rsidRPr="0001413C">
        <w:t xml:space="preserve"> </w:t>
      </w:r>
    </w:p>
    <w:p w14:paraId="6B753A62" w14:textId="77777777" w:rsidR="0001413C" w:rsidRPr="0001413C" w:rsidRDefault="0001413C" w:rsidP="0001413C">
      <w:r w:rsidRPr="0001413C">
        <w:t>Otto’s conduct could be considered sexual harassment if it’s unwelcome and makes Aung feel uncomfortable. It can be difficult to know how others will feel, so employees should simply avoid touching colleagues unless given permission.</w:t>
      </w:r>
    </w:p>
    <w:p w14:paraId="0B4DBB70" w14:textId="77777777" w:rsidR="0001413C" w:rsidRPr="0001413C" w:rsidRDefault="0001413C" w:rsidP="0001413C">
      <w:r w:rsidRPr="0001413C">
        <w:t>Managers must always escalate harassment complaints to the appropriate department, even if the employee doesn’t want to report it. If you are ever unsure of whether or where to report an incident, consult the Contact Details section.</w:t>
      </w:r>
    </w:p>
    <w:p w14:paraId="401C78A7" w14:textId="77777777" w:rsidR="0001413C" w:rsidRPr="0001413C" w:rsidRDefault="0001413C" w:rsidP="0001413C">
      <w:r w:rsidRPr="0001413C">
        <w:rPr>
          <w:b/>
          <w:bCs/>
        </w:rPr>
        <w:t>Audio Transcript Text:</w:t>
      </w:r>
      <w:r w:rsidRPr="0001413C">
        <w:t xml:space="preserve"> </w:t>
      </w:r>
    </w:p>
    <w:p w14:paraId="1F4D64A7" w14:textId="77777777" w:rsidR="0001413C" w:rsidRPr="0001413C" w:rsidRDefault="0001413C" w:rsidP="0001413C">
      <w:r w:rsidRPr="0001413C">
        <w:t>Thanks for your help.</w:t>
      </w:r>
    </w:p>
    <w:p w14:paraId="771B272B" w14:textId="77777777" w:rsidR="0001413C" w:rsidRPr="0001413C" w:rsidRDefault="0001413C" w:rsidP="0001413C">
      <w:r w:rsidRPr="0001413C">
        <w:br w:type="page"/>
      </w:r>
    </w:p>
    <w:p w14:paraId="67BA87EB" w14:textId="77777777" w:rsidR="0001413C" w:rsidRPr="0001413C" w:rsidRDefault="0001413C" w:rsidP="0001413C">
      <w:bookmarkStart w:id="377" w:name="Page_6995841648567999768"/>
      <w:bookmarkEnd w:id="377"/>
      <w:r w:rsidRPr="0001413C">
        <w:rPr>
          <w:b/>
          <w:bCs/>
        </w:rPr>
        <w:t>Page Number:</w:t>
      </w:r>
      <w:r w:rsidRPr="0001413C">
        <w:t xml:space="preserve"> 148 </w:t>
      </w:r>
    </w:p>
    <w:p w14:paraId="79FD2067" w14:textId="77777777" w:rsidR="0001413C" w:rsidRPr="0001413C" w:rsidRDefault="0001413C" w:rsidP="0001413C">
      <w:r w:rsidRPr="0001413C">
        <w:rPr>
          <w:b/>
          <w:bCs/>
        </w:rPr>
        <w:t>Lesson 47:</w:t>
      </w:r>
      <w:r w:rsidRPr="0001413C">
        <w:t xml:space="preserve"> Sexual Harassment: A Manager’s Responsibilities </w:t>
      </w:r>
    </w:p>
    <w:p w14:paraId="7ED10E0B" w14:textId="77777777" w:rsidR="0001413C" w:rsidRPr="0001413C" w:rsidRDefault="0001413C" w:rsidP="0001413C">
      <w:r w:rsidRPr="0001413C">
        <w:rPr>
          <w:b/>
          <w:bCs/>
        </w:rPr>
        <w:t xml:space="preserve">Video Template </w:t>
      </w:r>
    </w:p>
    <w:p w14:paraId="3514BB4D" w14:textId="77777777" w:rsidR="0001413C" w:rsidRPr="0001413C" w:rsidRDefault="0001413C" w:rsidP="0001413C">
      <w:r w:rsidRPr="0001413C">
        <w:rPr>
          <w:b/>
          <w:bCs/>
        </w:rPr>
        <w:t>Content Title:</w:t>
      </w:r>
      <w:r w:rsidRPr="0001413C">
        <w:t xml:space="preserve"> </w:t>
      </w:r>
    </w:p>
    <w:p w14:paraId="776243D3" w14:textId="77777777" w:rsidR="0001413C" w:rsidRPr="0001413C" w:rsidRDefault="0001413C" w:rsidP="0001413C">
      <w:r w:rsidRPr="0001413C">
        <w:t xml:space="preserve">Kelly has a dilemma. </w:t>
      </w:r>
    </w:p>
    <w:p w14:paraId="0FD0E11A" w14:textId="77777777" w:rsidR="0001413C" w:rsidRPr="0001413C" w:rsidRDefault="0001413C" w:rsidP="0001413C">
      <w:r w:rsidRPr="0001413C">
        <w:rPr>
          <w:b/>
          <w:bCs/>
        </w:rPr>
        <w:t>Audio Transcript Text:</w:t>
      </w:r>
      <w:r w:rsidRPr="0001413C">
        <w:t xml:space="preserve"> </w:t>
      </w:r>
    </w:p>
    <w:p w14:paraId="5B586834" w14:textId="77777777" w:rsidR="0001413C" w:rsidRPr="0001413C" w:rsidRDefault="0001413C" w:rsidP="0001413C">
      <w:r w:rsidRPr="0001413C">
        <w:t xml:space="preserve">Let’s find out what you need to do. </w:t>
      </w:r>
    </w:p>
    <w:p w14:paraId="69A270D9" w14:textId="77777777" w:rsidR="0001413C" w:rsidRPr="0001413C" w:rsidRDefault="0001413C" w:rsidP="0001413C">
      <w:r w:rsidRPr="0001413C">
        <w:t>Dave, my ex, applied for a promotion but didn’t get it. I made the decision and chose the best candidate, but now Dave thinks that he’s been the victim of sexual harassment because we’d previously had a relationship.</w:t>
      </w:r>
    </w:p>
    <w:p w14:paraId="17D02C7F" w14:textId="77777777" w:rsidR="0001413C" w:rsidRPr="0001413C" w:rsidRDefault="0001413C" w:rsidP="0001413C">
      <w:r w:rsidRPr="0001413C">
        <w:br w:type="page"/>
      </w:r>
    </w:p>
    <w:p w14:paraId="2847BAB0" w14:textId="77777777" w:rsidR="0001413C" w:rsidRPr="0001413C" w:rsidRDefault="0001413C" w:rsidP="0001413C">
      <w:bookmarkStart w:id="378" w:name="Page_6304708461548070827"/>
      <w:bookmarkEnd w:id="378"/>
      <w:r w:rsidRPr="0001413C">
        <w:rPr>
          <w:b/>
          <w:bCs/>
        </w:rPr>
        <w:t>Page Number:</w:t>
      </w:r>
      <w:r w:rsidRPr="0001413C">
        <w:t xml:space="preserve"> 149 </w:t>
      </w:r>
    </w:p>
    <w:p w14:paraId="62D1AE67" w14:textId="77777777" w:rsidR="0001413C" w:rsidRPr="0001413C" w:rsidRDefault="0001413C" w:rsidP="0001413C">
      <w:r w:rsidRPr="0001413C">
        <w:rPr>
          <w:b/>
          <w:bCs/>
        </w:rPr>
        <w:t>Lesson 47:</w:t>
      </w:r>
      <w:r w:rsidRPr="0001413C">
        <w:t xml:space="preserve"> Sexual Harassment: A Manager’s Responsibilities </w:t>
      </w:r>
    </w:p>
    <w:p w14:paraId="211C95AA" w14:textId="77777777" w:rsidR="0001413C" w:rsidRPr="0001413C" w:rsidRDefault="0001413C" w:rsidP="0001413C">
      <w:r w:rsidRPr="0001413C">
        <w:rPr>
          <w:b/>
          <w:bCs/>
        </w:rPr>
        <w:t xml:space="preserve">Question and Answer Template / Text / LTR </w:t>
      </w:r>
    </w:p>
    <w:p w14:paraId="60A651FA" w14:textId="77777777" w:rsidR="0001413C" w:rsidRPr="0001413C" w:rsidRDefault="0001413C" w:rsidP="0001413C">
      <w:r w:rsidRPr="0001413C">
        <w:rPr>
          <w:b/>
          <w:bCs/>
        </w:rPr>
        <w:t>Content Title:</w:t>
      </w:r>
      <w:r w:rsidRPr="0001413C">
        <w:t xml:space="preserve"> </w:t>
      </w:r>
    </w:p>
    <w:p w14:paraId="67A3DF00" w14:textId="77777777" w:rsidR="0001413C" w:rsidRPr="0001413C" w:rsidRDefault="0001413C" w:rsidP="0001413C">
      <w:r w:rsidRPr="0001413C">
        <w:t xml:space="preserve">Relationship Issues </w:t>
      </w:r>
    </w:p>
    <w:p w14:paraId="14AEF485" w14:textId="77777777" w:rsidR="0001413C" w:rsidRPr="0001413C" w:rsidRDefault="0001413C" w:rsidP="0001413C">
      <w:r w:rsidRPr="0001413C">
        <w:rPr>
          <w:b/>
          <w:bCs/>
        </w:rPr>
        <w:t>Content Description:</w:t>
      </w:r>
    </w:p>
    <w:p w14:paraId="16E74CEA" w14:textId="77777777" w:rsidR="0001413C" w:rsidRPr="0001413C" w:rsidRDefault="0001413C" w:rsidP="0001413C">
      <w:r w:rsidRPr="0001413C">
        <w:t>Kelly and Dave broke up their relationship almost a year before Kelly was promoted, becoming Dave’s manager. The breakup was mutual and they’ve remained friendly, so Kelly was surprised when, after selecting a stronger candidate than Dave for a role, he accused her of sexual harassment for not promoting him.</w:t>
      </w:r>
    </w:p>
    <w:p w14:paraId="427E6222" w14:textId="77777777" w:rsidR="0001413C" w:rsidRPr="0001413C" w:rsidRDefault="0001413C" w:rsidP="0001413C">
      <w:r w:rsidRPr="0001413C">
        <w:t>Kelly wonders how she should handle the situation.</w:t>
      </w:r>
    </w:p>
    <w:p w14:paraId="058783E1" w14:textId="77777777" w:rsidR="0001413C" w:rsidRPr="0001413C" w:rsidRDefault="0001413C" w:rsidP="0001413C">
      <w:r w:rsidRPr="0001413C">
        <w:rPr>
          <w:b/>
          <w:bCs/>
        </w:rPr>
        <w:t>Question:</w:t>
      </w:r>
      <w:r w:rsidRPr="0001413C">
        <w:t xml:space="preserve"> </w:t>
      </w:r>
    </w:p>
    <w:p w14:paraId="3ADAF3D4" w14:textId="77777777" w:rsidR="0001413C" w:rsidRPr="0001413C" w:rsidRDefault="0001413C" w:rsidP="0001413C">
      <w:r w:rsidRPr="0001413C">
        <w:t>What do you think are the two best options?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044817D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CC8E27B"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A57A0D" w14:textId="77777777" w:rsidR="0001413C" w:rsidRPr="0001413C" w:rsidRDefault="0001413C" w:rsidP="0001413C">
            <w:pPr>
              <w:rPr>
                <w:b/>
                <w:bCs/>
              </w:rPr>
            </w:pPr>
            <w:r w:rsidRPr="0001413C">
              <w:rPr>
                <w:b/>
                <w:bCs/>
              </w:rPr>
              <w:t>Answer</w:t>
            </w:r>
          </w:p>
        </w:tc>
      </w:tr>
      <w:tr w:rsidR="0001413C" w:rsidRPr="0001413C" w14:paraId="0B52222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C6979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B3A1C7" w14:textId="77777777" w:rsidR="0001413C" w:rsidRPr="0001413C" w:rsidRDefault="0001413C" w:rsidP="0001413C">
            <w:r w:rsidRPr="0001413C">
              <w:t>She shouldn’t discuss the matter further with Dave. She should stay calm, not respond to the allegations, and report the situation immediately.</w:t>
            </w:r>
          </w:p>
        </w:tc>
      </w:tr>
      <w:tr w:rsidR="0001413C" w:rsidRPr="0001413C" w14:paraId="0B37766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F57B0C"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7E7ABD" w14:textId="77777777" w:rsidR="0001413C" w:rsidRPr="0001413C" w:rsidRDefault="0001413C" w:rsidP="0001413C">
            <w:r w:rsidRPr="0001413C">
              <w:t>Reporting this could reflect poorly on her leadership capability, so she should give the promotion to Dave instead.</w:t>
            </w:r>
          </w:p>
        </w:tc>
      </w:tr>
      <w:tr w:rsidR="0001413C" w:rsidRPr="0001413C" w14:paraId="4864DE3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C6542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96B32E" w14:textId="77777777" w:rsidR="0001413C" w:rsidRPr="0001413C" w:rsidRDefault="0001413C" w:rsidP="0001413C">
            <w:r w:rsidRPr="0001413C">
              <w:t>She made the decision based on an analysis of the candidates’ qualifications and experience, so she should feel confident that she did the right thing.</w:t>
            </w:r>
          </w:p>
        </w:tc>
      </w:tr>
      <w:tr w:rsidR="0001413C" w:rsidRPr="0001413C" w14:paraId="26C5521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AD3958"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7DD79B" w14:textId="77777777" w:rsidR="0001413C" w:rsidRPr="0001413C" w:rsidRDefault="0001413C" w:rsidP="0001413C">
            <w:r w:rsidRPr="0001413C">
              <w:t>She knows Dave well and feels confident that they could resolve this situation, so she should schedule time to talk to Dave.</w:t>
            </w:r>
          </w:p>
        </w:tc>
      </w:tr>
    </w:tbl>
    <w:p w14:paraId="7AEA1A4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1FF40A2" w14:textId="77777777" w:rsidR="0001413C" w:rsidRPr="0001413C" w:rsidRDefault="0001413C" w:rsidP="0001413C">
      <w:r w:rsidRPr="0001413C">
        <w:br w:type="page"/>
      </w:r>
    </w:p>
    <w:p w14:paraId="385F3FB9" w14:textId="77777777" w:rsidR="0001413C" w:rsidRPr="0001413C" w:rsidRDefault="0001413C" w:rsidP="0001413C">
      <w:bookmarkStart w:id="379" w:name="Page_2433998714569414689"/>
      <w:bookmarkEnd w:id="379"/>
      <w:r w:rsidRPr="0001413C">
        <w:rPr>
          <w:b/>
          <w:bCs/>
        </w:rPr>
        <w:t>Page Number:</w:t>
      </w:r>
      <w:r w:rsidRPr="0001413C">
        <w:t xml:space="preserve"> 150 </w:t>
      </w:r>
    </w:p>
    <w:p w14:paraId="391C70E1" w14:textId="77777777" w:rsidR="0001413C" w:rsidRPr="0001413C" w:rsidRDefault="0001413C" w:rsidP="0001413C">
      <w:r w:rsidRPr="0001413C">
        <w:rPr>
          <w:b/>
          <w:bCs/>
        </w:rPr>
        <w:t>Lesson 47:</w:t>
      </w:r>
      <w:r w:rsidRPr="0001413C">
        <w:t xml:space="preserve"> Sexual Harassment: A Manager’s Responsibilities </w:t>
      </w:r>
    </w:p>
    <w:p w14:paraId="13233BF6" w14:textId="77777777" w:rsidR="0001413C" w:rsidRPr="0001413C" w:rsidRDefault="0001413C" w:rsidP="0001413C">
      <w:r w:rsidRPr="0001413C">
        <w:rPr>
          <w:b/>
          <w:bCs/>
        </w:rPr>
        <w:t xml:space="preserve">Text and Image Template / Text Only </w:t>
      </w:r>
    </w:p>
    <w:p w14:paraId="49C00623" w14:textId="77777777" w:rsidR="0001413C" w:rsidRPr="0001413C" w:rsidRDefault="0001413C" w:rsidP="0001413C">
      <w:r w:rsidRPr="0001413C">
        <w:rPr>
          <w:b/>
          <w:bCs/>
        </w:rPr>
        <w:t>Content Title:</w:t>
      </w:r>
      <w:r w:rsidRPr="0001413C">
        <w:t xml:space="preserve"> </w:t>
      </w:r>
    </w:p>
    <w:p w14:paraId="66B84846" w14:textId="77777777" w:rsidR="0001413C" w:rsidRPr="0001413C" w:rsidRDefault="0001413C" w:rsidP="0001413C">
      <w:r w:rsidRPr="0001413C">
        <w:t xml:space="preserve">Remember... </w:t>
      </w:r>
    </w:p>
    <w:p w14:paraId="46B9A448" w14:textId="77777777" w:rsidR="0001413C" w:rsidRPr="0001413C" w:rsidRDefault="0001413C" w:rsidP="0001413C">
      <w:r w:rsidRPr="0001413C">
        <w:br/>
      </w:r>
      <w:r w:rsidRPr="0001413C">
        <w:rPr>
          <w:b/>
          <w:bCs/>
        </w:rPr>
        <w:t>Column 1 Text:</w:t>
      </w:r>
      <w:r w:rsidRPr="0001413C">
        <w:t xml:space="preserve"> </w:t>
      </w:r>
    </w:p>
    <w:p w14:paraId="5AE04BDA" w14:textId="77777777" w:rsidR="0001413C" w:rsidRPr="0001413C" w:rsidRDefault="0001413C" w:rsidP="0001413C">
      <w:r w:rsidRPr="0001413C">
        <w:t>Kelly’s responsibility is to select the best candidate for the role, and if she can show the rationale for not promoting Dave, then he does not have a case for sexual harassment.</w:t>
      </w:r>
    </w:p>
    <w:p w14:paraId="69CAC109" w14:textId="77777777" w:rsidR="0001413C" w:rsidRPr="0001413C" w:rsidRDefault="0001413C" w:rsidP="0001413C">
      <w:r w:rsidRPr="0001413C">
        <w:t>If an employee ever accuses you of sexual harassment, terminate the conversation and report it immediately. You will be advised of the appropriate action to take. Trying to resolve the situation yourself could imply that you are trying to prevent the employee from making a formal complaint or to conceal misconduct. </w:t>
      </w:r>
    </w:p>
    <w:p w14:paraId="225C641E" w14:textId="77777777" w:rsidR="0001413C" w:rsidRPr="0001413C" w:rsidRDefault="0001413C" w:rsidP="0001413C">
      <w:r w:rsidRPr="0001413C">
        <w:t>If you are ever accused of sexual harassment, find out who to contact in the Contact Details section.</w:t>
      </w:r>
    </w:p>
    <w:p w14:paraId="4D799150" w14:textId="77777777" w:rsidR="0001413C" w:rsidRPr="0001413C" w:rsidRDefault="0001413C" w:rsidP="0001413C">
      <w:r w:rsidRPr="0001413C">
        <w:rPr>
          <w:b/>
          <w:bCs/>
        </w:rPr>
        <w:t>Audio Transcript Text:</w:t>
      </w:r>
      <w:r w:rsidRPr="0001413C">
        <w:t xml:space="preserve"> </w:t>
      </w:r>
    </w:p>
    <w:p w14:paraId="4BC88FAA" w14:textId="77777777" w:rsidR="0001413C" w:rsidRPr="0001413C" w:rsidRDefault="0001413C" w:rsidP="0001413C">
      <w:r w:rsidRPr="0001413C">
        <w:t>You play a vital role in ensuring we remain compliant.</w:t>
      </w:r>
    </w:p>
    <w:p w14:paraId="683C5249" w14:textId="77777777" w:rsidR="0001413C" w:rsidRPr="0001413C" w:rsidRDefault="0001413C" w:rsidP="0001413C">
      <w:r w:rsidRPr="0001413C">
        <w:br w:type="page"/>
      </w:r>
    </w:p>
    <w:p w14:paraId="6D2D9914" w14:textId="77777777" w:rsidR="0001413C" w:rsidRPr="0001413C" w:rsidRDefault="0001413C" w:rsidP="0001413C">
      <w:commentRangeStart w:id="380"/>
      <w:r w:rsidRPr="1EEBFF08">
        <w:rPr>
          <w:b/>
          <w:bCs/>
        </w:rPr>
        <w:t>Lesson 48:</w:t>
      </w:r>
      <w:r>
        <w:t xml:space="preserve"> Sexual Orientation and Gender Identity Harassment </w:t>
      </w:r>
      <w:commentRangeEnd w:id="380"/>
      <w:r>
        <w:commentReference w:id="380"/>
      </w:r>
    </w:p>
    <w:p w14:paraId="095676F3" w14:textId="77777777" w:rsidR="0001413C" w:rsidRPr="0001413C" w:rsidRDefault="0001413C" w:rsidP="0001413C">
      <w:r w:rsidRPr="0001413C">
        <w:rPr>
          <w:b/>
          <w:bCs/>
        </w:rPr>
        <w:t>Quick Quiz Lesson</w:t>
      </w:r>
      <w:r w:rsidRPr="0001413C">
        <w:t xml:space="preserve"> </w:t>
      </w:r>
    </w:p>
    <w:p w14:paraId="551E044B" w14:textId="77777777" w:rsidR="0001413C" w:rsidRPr="0001413C" w:rsidRDefault="0001413C" w:rsidP="0001413C">
      <w:r w:rsidRPr="0001413C">
        <w:rPr>
          <w:b/>
          <w:bCs/>
        </w:rPr>
        <w:t>Lesson Type :</w:t>
      </w:r>
      <w:r w:rsidRPr="0001413C">
        <w:t xml:space="preserve"> </w:t>
      </w:r>
    </w:p>
    <w:p w14:paraId="7B979E0A" w14:textId="77777777" w:rsidR="0001413C" w:rsidRPr="0001413C" w:rsidRDefault="0001413C" w:rsidP="0001413C">
      <w:r w:rsidRPr="0001413C">
        <w:t xml:space="preserve">Quick Quiz </w:t>
      </w:r>
    </w:p>
    <w:p w14:paraId="0296DBF3" w14:textId="77777777" w:rsidR="0001413C" w:rsidRPr="0001413C" w:rsidRDefault="0001413C" w:rsidP="0001413C">
      <w:r w:rsidRPr="0001413C">
        <w:rPr>
          <w:b/>
          <w:bCs/>
        </w:rPr>
        <w:t>Select Type :</w:t>
      </w:r>
      <w:r w:rsidRPr="0001413C">
        <w:t xml:space="preserve"> </w:t>
      </w:r>
    </w:p>
    <w:p w14:paraId="7080A58F" w14:textId="77777777" w:rsidR="0001413C" w:rsidRPr="0001413C" w:rsidRDefault="0001413C" w:rsidP="0001413C">
      <w:r w:rsidRPr="0001413C">
        <w:t xml:space="preserve">Post Lesson Quick Quiz </w:t>
      </w:r>
    </w:p>
    <w:p w14:paraId="125C4635" w14:textId="77777777" w:rsidR="0001413C" w:rsidRPr="0001413C" w:rsidRDefault="0001413C" w:rsidP="0001413C">
      <w:r w:rsidRPr="0001413C">
        <w:rPr>
          <w:b/>
          <w:bCs/>
        </w:rPr>
        <w:t>Page Title :</w:t>
      </w:r>
      <w:r w:rsidRPr="0001413C">
        <w:t xml:space="preserve"> </w:t>
      </w:r>
    </w:p>
    <w:p w14:paraId="78FE0EFB" w14:textId="77777777" w:rsidR="0001413C" w:rsidRPr="0001413C" w:rsidRDefault="0001413C" w:rsidP="0001413C">
      <w:r w:rsidRPr="0001413C">
        <w:t xml:space="preserve">Ready to put what you've learned into practice? </w:t>
      </w:r>
    </w:p>
    <w:p w14:paraId="4591A812" w14:textId="77777777" w:rsidR="0001413C" w:rsidRPr="0001413C" w:rsidRDefault="0001413C" w:rsidP="0001413C">
      <w:r w:rsidRPr="0001413C">
        <w:rPr>
          <w:b/>
          <w:bCs/>
        </w:rPr>
        <w:t>Quick Quiz Assessment</w:t>
      </w:r>
      <w:r w:rsidRPr="0001413C">
        <w:t xml:space="preserve"> </w:t>
      </w:r>
    </w:p>
    <w:p w14:paraId="7FE9A229" w14:textId="77777777" w:rsidR="0001413C" w:rsidRPr="0001413C" w:rsidRDefault="0001413C" w:rsidP="0001413C">
      <w:r w:rsidRPr="0001413C">
        <w:rPr>
          <w:b/>
          <w:bCs/>
        </w:rPr>
        <w:t>Questions</w:t>
      </w:r>
      <w:r w:rsidRPr="0001413C">
        <w:t xml:space="preserve"> </w:t>
      </w:r>
    </w:p>
    <w:p w14:paraId="40FF071D" w14:textId="77777777" w:rsidR="0001413C" w:rsidRPr="0001413C" w:rsidRDefault="0001413C" w:rsidP="0001413C">
      <w:r w:rsidRPr="0001413C">
        <w:rPr>
          <w:b/>
          <w:bCs/>
        </w:rPr>
        <w:t>1. Question :</w:t>
      </w:r>
      <w:r w:rsidRPr="0001413C">
        <w:t xml:space="preserve"> </w:t>
      </w:r>
    </w:p>
    <w:p w14:paraId="12C0C612" w14:textId="77777777" w:rsidR="0001413C" w:rsidRPr="0001413C" w:rsidRDefault="0001413C" w:rsidP="0001413C">
      <w:r w:rsidRPr="0001413C">
        <w:t>Recently, one of Ignacio’s colleagues found out that he was gay. Ever since, his team stopped inviting him to lunch and even excluded him from some key project meetings.</w:t>
      </w:r>
    </w:p>
    <w:p w14:paraId="087B4E8C" w14:textId="77777777" w:rsidR="0001413C" w:rsidRPr="0001413C" w:rsidRDefault="0001413C" w:rsidP="0001413C">
      <w:r w:rsidRPr="0001413C">
        <w:t>Is this an example of harassment or discrimination based on sexual orientation or gender identity?</w:t>
      </w:r>
    </w:p>
    <w:p w14:paraId="7D811890" w14:textId="77777777" w:rsidR="0001413C" w:rsidRPr="0001413C" w:rsidRDefault="0001413C" w:rsidP="0001413C">
      <w:r w:rsidRPr="0001413C">
        <w:rPr>
          <w:b/>
          <w:bCs/>
        </w:rPr>
        <w:t xml:space="preserve">1. Answer: Correct </w:t>
      </w:r>
    </w:p>
    <w:p w14:paraId="5C9845FF" w14:textId="77777777" w:rsidR="0001413C" w:rsidRPr="0001413C" w:rsidRDefault="0001413C" w:rsidP="0001413C">
      <w:r w:rsidRPr="0001413C">
        <w:t>Yes</w:t>
      </w:r>
    </w:p>
    <w:p w14:paraId="58C220E0" w14:textId="77777777" w:rsidR="0001413C" w:rsidRPr="0001413C" w:rsidRDefault="0001413C" w:rsidP="0001413C">
      <w:r w:rsidRPr="0001413C">
        <w:rPr>
          <w:b/>
          <w:bCs/>
        </w:rPr>
        <w:t xml:space="preserve">2. Answer: Incorrect </w:t>
      </w:r>
    </w:p>
    <w:p w14:paraId="2A741807" w14:textId="77777777" w:rsidR="0001413C" w:rsidRPr="0001413C" w:rsidRDefault="0001413C" w:rsidP="0001413C">
      <w:r w:rsidRPr="0001413C">
        <w:t>No</w:t>
      </w:r>
    </w:p>
    <w:p w14:paraId="42CA988A" w14:textId="77777777" w:rsidR="0001413C" w:rsidRPr="0001413C" w:rsidRDefault="0001413C" w:rsidP="0001413C">
      <w:r w:rsidRPr="0001413C">
        <w:rPr>
          <w:b/>
          <w:bCs/>
        </w:rPr>
        <w:t>2. Question :</w:t>
      </w:r>
      <w:r w:rsidRPr="0001413C">
        <w:t xml:space="preserve"> </w:t>
      </w:r>
    </w:p>
    <w:p w14:paraId="714AB15C" w14:textId="77777777" w:rsidR="0001413C" w:rsidRPr="0001413C" w:rsidRDefault="0001413C" w:rsidP="0001413C">
      <w:r w:rsidRPr="0001413C">
        <w:t>Russell's manager, Yolande, identified him as the strongest candidate for a promotion. Before the promotion became official, Yolande found out that Russell occasionally wears dresses and high heels. She changed her mind on promoting him, as she didn't want to work with someone she described as having "unnatural tendencies."</w:t>
      </w:r>
    </w:p>
    <w:p w14:paraId="5982FE59" w14:textId="77777777" w:rsidR="0001413C" w:rsidRPr="0001413C" w:rsidRDefault="0001413C" w:rsidP="0001413C">
      <w:r w:rsidRPr="0001413C">
        <w:t>Is this an example of harassment or discrimination based on sexual orientation or gender identity?</w:t>
      </w:r>
    </w:p>
    <w:p w14:paraId="116473C7" w14:textId="77777777" w:rsidR="0001413C" w:rsidRPr="0001413C" w:rsidRDefault="0001413C" w:rsidP="0001413C">
      <w:r w:rsidRPr="0001413C">
        <w:t> </w:t>
      </w:r>
    </w:p>
    <w:p w14:paraId="55BA4BCB" w14:textId="77777777" w:rsidR="0001413C" w:rsidRPr="0001413C" w:rsidRDefault="0001413C" w:rsidP="0001413C">
      <w:r w:rsidRPr="0001413C">
        <w:rPr>
          <w:b/>
          <w:bCs/>
        </w:rPr>
        <w:t xml:space="preserve">1. Answer: Correct </w:t>
      </w:r>
    </w:p>
    <w:p w14:paraId="66FA94EB" w14:textId="77777777" w:rsidR="0001413C" w:rsidRPr="0001413C" w:rsidRDefault="0001413C" w:rsidP="0001413C">
      <w:r w:rsidRPr="0001413C">
        <w:t>Yes</w:t>
      </w:r>
    </w:p>
    <w:p w14:paraId="362FE3F9" w14:textId="77777777" w:rsidR="0001413C" w:rsidRPr="0001413C" w:rsidRDefault="0001413C" w:rsidP="0001413C">
      <w:r w:rsidRPr="0001413C">
        <w:rPr>
          <w:b/>
          <w:bCs/>
        </w:rPr>
        <w:t xml:space="preserve">2. Answer: Incorrect </w:t>
      </w:r>
    </w:p>
    <w:p w14:paraId="664990CF" w14:textId="77777777" w:rsidR="0001413C" w:rsidRPr="0001413C" w:rsidRDefault="0001413C" w:rsidP="0001413C">
      <w:r w:rsidRPr="0001413C">
        <w:t>No</w:t>
      </w:r>
    </w:p>
    <w:p w14:paraId="2F454EBC" w14:textId="77777777" w:rsidR="0001413C" w:rsidRPr="0001413C" w:rsidRDefault="0001413C" w:rsidP="0001413C">
      <w:r w:rsidRPr="0001413C">
        <w:rPr>
          <w:b/>
          <w:bCs/>
        </w:rPr>
        <w:t>3. Question :</w:t>
      </w:r>
      <w:r w:rsidRPr="0001413C">
        <w:t xml:space="preserve"> </w:t>
      </w:r>
    </w:p>
    <w:p w14:paraId="10EA4D9A" w14:textId="77777777" w:rsidR="0001413C" w:rsidRPr="0001413C" w:rsidRDefault="0001413C" w:rsidP="0001413C">
      <w:r w:rsidRPr="0001413C">
        <w:t>Offensive remarks about a person’s transgender status is an example of gender identity discrimination.</w:t>
      </w:r>
    </w:p>
    <w:p w14:paraId="07AFD57B" w14:textId="77777777" w:rsidR="0001413C" w:rsidRPr="0001413C" w:rsidRDefault="0001413C" w:rsidP="0001413C">
      <w:r w:rsidRPr="0001413C">
        <w:rPr>
          <w:b/>
          <w:bCs/>
        </w:rPr>
        <w:t xml:space="preserve">1. Answer: Correct </w:t>
      </w:r>
    </w:p>
    <w:p w14:paraId="7F9D7C90" w14:textId="77777777" w:rsidR="0001413C" w:rsidRPr="0001413C" w:rsidRDefault="0001413C" w:rsidP="0001413C">
      <w:r w:rsidRPr="0001413C">
        <w:t>True</w:t>
      </w:r>
    </w:p>
    <w:p w14:paraId="57C098F2" w14:textId="77777777" w:rsidR="0001413C" w:rsidRPr="0001413C" w:rsidRDefault="0001413C" w:rsidP="0001413C">
      <w:r w:rsidRPr="0001413C">
        <w:rPr>
          <w:b/>
          <w:bCs/>
        </w:rPr>
        <w:t xml:space="preserve">2. Answer: Incorrect </w:t>
      </w:r>
    </w:p>
    <w:p w14:paraId="12B866D7" w14:textId="77777777" w:rsidR="0001413C" w:rsidRPr="0001413C" w:rsidRDefault="0001413C" w:rsidP="0001413C">
      <w:r w:rsidRPr="0001413C">
        <w:t>False</w:t>
      </w:r>
    </w:p>
    <w:p w14:paraId="474E014C" w14:textId="77777777" w:rsidR="0001413C" w:rsidRPr="0001413C" w:rsidRDefault="0001413C" w:rsidP="0001413C">
      <w:r w:rsidRPr="0001413C">
        <w:rPr>
          <w:b/>
          <w:bCs/>
        </w:rPr>
        <w:t>4. Question :</w:t>
      </w:r>
      <w:r w:rsidRPr="0001413C">
        <w:t xml:space="preserve"> </w:t>
      </w:r>
    </w:p>
    <w:p w14:paraId="1694AD7C" w14:textId="77777777" w:rsidR="0001413C" w:rsidRPr="0001413C" w:rsidRDefault="0001413C" w:rsidP="0001413C">
      <w:r w:rsidRPr="0001413C">
        <w:t>Musheer is in a civil partnership with his boyfriend. He was overlooked for a position because he had been reprimanded by his manager for consistently arriving late for meetings and for failing to meet project milestones on a number of occasions.</w:t>
      </w:r>
      <w:r w:rsidRPr="0001413C">
        <w:br/>
      </w:r>
      <w:r w:rsidRPr="0001413C">
        <w:br/>
        <w:t>Is this an example of harassment or discrimination based on sexual orientation or gender identity?</w:t>
      </w:r>
    </w:p>
    <w:p w14:paraId="60D01E99" w14:textId="77777777" w:rsidR="0001413C" w:rsidRPr="0001413C" w:rsidRDefault="0001413C" w:rsidP="0001413C">
      <w:r w:rsidRPr="0001413C">
        <w:rPr>
          <w:b/>
          <w:bCs/>
        </w:rPr>
        <w:t xml:space="preserve">1. Answer: Incorrect </w:t>
      </w:r>
    </w:p>
    <w:p w14:paraId="2B32C866" w14:textId="77777777" w:rsidR="0001413C" w:rsidRPr="0001413C" w:rsidRDefault="0001413C" w:rsidP="0001413C">
      <w:r w:rsidRPr="0001413C">
        <w:t>Yes</w:t>
      </w:r>
    </w:p>
    <w:p w14:paraId="563EAB59" w14:textId="77777777" w:rsidR="0001413C" w:rsidRPr="0001413C" w:rsidRDefault="0001413C" w:rsidP="0001413C">
      <w:r w:rsidRPr="0001413C">
        <w:rPr>
          <w:b/>
          <w:bCs/>
        </w:rPr>
        <w:t xml:space="preserve">2. Answer: Correct </w:t>
      </w:r>
    </w:p>
    <w:p w14:paraId="3D405B4F" w14:textId="77777777" w:rsidR="0001413C" w:rsidRPr="0001413C" w:rsidRDefault="0001413C" w:rsidP="0001413C">
      <w:r w:rsidRPr="0001413C">
        <w:t>No</w:t>
      </w:r>
    </w:p>
    <w:p w14:paraId="68FBC7B4" w14:textId="77777777" w:rsidR="0001413C" w:rsidRPr="0001413C" w:rsidRDefault="0001413C" w:rsidP="0001413C">
      <w:r w:rsidRPr="0001413C">
        <w:rPr>
          <w:b/>
          <w:bCs/>
        </w:rPr>
        <w:t>5. Question :</w:t>
      </w:r>
      <w:r w:rsidRPr="0001413C">
        <w:t xml:space="preserve"> </w:t>
      </w:r>
    </w:p>
    <w:p w14:paraId="1E2934B6" w14:textId="77777777" w:rsidR="0001413C" w:rsidRPr="0001413C" w:rsidRDefault="0001413C" w:rsidP="0001413C">
      <w:r w:rsidRPr="0001413C">
        <w:t>It's okay to allow your personal feelings on sexual orientation to influence the decisions you make in the workplace.</w:t>
      </w:r>
    </w:p>
    <w:p w14:paraId="2DD7E84F" w14:textId="77777777" w:rsidR="0001413C" w:rsidRPr="0001413C" w:rsidRDefault="0001413C" w:rsidP="0001413C">
      <w:r w:rsidRPr="0001413C">
        <w:rPr>
          <w:b/>
          <w:bCs/>
        </w:rPr>
        <w:t xml:space="preserve">1. Answer: Incorrect </w:t>
      </w:r>
    </w:p>
    <w:p w14:paraId="4EF7EF65" w14:textId="77777777" w:rsidR="0001413C" w:rsidRPr="0001413C" w:rsidRDefault="0001413C" w:rsidP="0001413C">
      <w:r w:rsidRPr="0001413C">
        <w:t>True</w:t>
      </w:r>
    </w:p>
    <w:p w14:paraId="18A7E796" w14:textId="77777777" w:rsidR="0001413C" w:rsidRPr="0001413C" w:rsidRDefault="0001413C" w:rsidP="0001413C">
      <w:r w:rsidRPr="0001413C">
        <w:rPr>
          <w:b/>
          <w:bCs/>
        </w:rPr>
        <w:t xml:space="preserve">2. Answer: Correct </w:t>
      </w:r>
    </w:p>
    <w:p w14:paraId="7C6C1C90" w14:textId="77777777" w:rsidR="0001413C" w:rsidRPr="0001413C" w:rsidRDefault="0001413C" w:rsidP="0001413C">
      <w:r w:rsidRPr="0001413C">
        <w:t>False</w:t>
      </w:r>
    </w:p>
    <w:p w14:paraId="5A90AD8F" w14:textId="77777777" w:rsidR="0001413C" w:rsidRPr="0001413C" w:rsidRDefault="0001413C" w:rsidP="0001413C">
      <w:r w:rsidRPr="0001413C">
        <w:rPr>
          <w:b/>
          <w:bCs/>
        </w:rPr>
        <w:t>6. Question :</w:t>
      </w:r>
      <w:r w:rsidRPr="0001413C">
        <w:t xml:space="preserve"> </w:t>
      </w:r>
    </w:p>
    <w:p w14:paraId="7B5F1A7E" w14:textId="77777777" w:rsidR="0001413C" w:rsidRPr="0001413C" w:rsidRDefault="0001413C" w:rsidP="0001413C">
      <w:r w:rsidRPr="0001413C">
        <w:t>Hilary’s employees must wear uniforms to work, but she allows transgender, gender fluid, and gender non-conforming employees to wear a uniform that aligns with their actual gender or gender expression.</w:t>
      </w:r>
    </w:p>
    <w:p w14:paraId="0A8841EC" w14:textId="77777777" w:rsidR="0001413C" w:rsidRPr="0001413C" w:rsidRDefault="0001413C" w:rsidP="0001413C">
      <w:r w:rsidRPr="0001413C">
        <w:t>Is this an example of harassment or discrimination based on sexual orientation or gender identity?</w:t>
      </w:r>
    </w:p>
    <w:p w14:paraId="2855AED0" w14:textId="77777777" w:rsidR="0001413C" w:rsidRPr="0001413C" w:rsidRDefault="0001413C" w:rsidP="0001413C">
      <w:r w:rsidRPr="0001413C">
        <w:t> </w:t>
      </w:r>
    </w:p>
    <w:p w14:paraId="7A201E40" w14:textId="77777777" w:rsidR="0001413C" w:rsidRPr="0001413C" w:rsidRDefault="0001413C" w:rsidP="0001413C">
      <w:r w:rsidRPr="0001413C">
        <w:t> </w:t>
      </w:r>
    </w:p>
    <w:p w14:paraId="3D358266" w14:textId="77777777" w:rsidR="0001413C" w:rsidRPr="0001413C" w:rsidRDefault="0001413C" w:rsidP="0001413C">
      <w:r w:rsidRPr="0001413C">
        <w:rPr>
          <w:b/>
          <w:bCs/>
        </w:rPr>
        <w:t xml:space="preserve">1. Answer: Incorrect </w:t>
      </w:r>
    </w:p>
    <w:p w14:paraId="48D8545A" w14:textId="77777777" w:rsidR="0001413C" w:rsidRPr="0001413C" w:rsidRDefault="0001413C" w:rsidP="0001413C">
      <w:r w:rsidRPr="0001413C">
        <w:t>Yes</w:t>
      </w:r>
    </w:p>
    <w:p w14:paraId="2E28DD9C" w14:textId="77777777" w:rsidR="0001413C" w:rsidRPr="0001413C" w:rsidRDefault="0001413C" w:rsidP="0001413C">
      <w:r w:rsidRPr="0001413C">
        <w:rPr>
          <w:b/>
          <w:bCs/>
        </w:rPr>
        <w:t xml:space="preserve">2. Answer: Correct </w:t>
      </w:r>
    </w:p>
    <w:p w14:paraId="70CA6623" w14:textId="77777777" w:rsidR="0001413C" w:rsidRPr="0001413C" w:rsidRDefault="0001413C" w:rsidP="0001413C">
      <w:r w:rsidRPr="0001413C">
        <w:t>No</w:t>
      </w:r>
    </w:p>
    <w:p w14:paraId="1FBD3CF6" w14:textId="77777777" w:rsidR="0001413C" w:rsidRPr="0001413C" w:rsidRDefault="0001413C" w:rsidP="0001413C">
      <w:r w:rsidRPr="0001413C">
        <w:rPr>
          <w:b/>
          <w:bCs/>
        </w:rPr>
        <w:t>7. Question :</w:t>
      </w:r>
      <w:r w:rsidRPr="0001413C">
        <w:t xml:space="preserve"> </w:t>
      </w:r>
    </w:p>
    <w:p w14:paraId="39D860BD" w14:textId="77777777" w:rsidR="0001413C" w:rsidRPr="0001413C" w:rsidRDefault="0001413C" w:rsidP="0001413C">
      <w:r w:rsidRPr="0001413C">
        <w:t>Clarissa is talking to her colleague, Izzy, about the work party later that evening. Izzy says she’s bringing her partner, and Clarissa says she can’t wait to meet him. Later that night, Clarissa discovers that Izzy is in a same-sex relationship, so she apologizes to Izzy for assuming her partner was male.</w:t>
      </w:r>
    </w:p>
    <w:p w14:paraId="3D04156B" w14:textId="77777777" w:rsidR="0001413C" w:rsidRPr="0001413C" w:rsidRDefault="0001413C" w:rsidP="0001413C">
      <w:r w:rsidRPr="0001413C">
        <w:t>Is this an example of harassment or discrimination based on sexual orientation or gender identity?</w:t>
      </w:r>
    </w:p>
    <w:p w14:paraId="60B66CC8" w14:textId="77777777" w:rsidR="0001413C" w:rsidRPr="0001413C" w:rsidRDefault="0001413C" w:rsidP="0001413C">
      <w:r w:rsidRPr="0001413C">
        <w:t> </w:t>
      </w:r>
    </w:p>
    <w:p w14:paraId="5178165D" w14:textId="77777777" w:rsidR="0001413C" w:rsidRPr="0001413C" w:rsidRDefault="0001413C" w:rsidP="0001413C">
      <w:r w:rsidRPr="0001413C">
        <w:t> </w:t>
      </w:r>
    </w:p>
    <w:p w14:paraId="06FEC23C" w14:textId="77777777" w:rsidR="0001413C" w:rsidRPr="0001413C" w:rsidRDefault="0001413C" w:rsidP="0001413C">
      <w:r w:rsidRPr="0001413C">
        <w:rPr>
          <w:b/>
          <w:bCs/>
        </w:rPr>
        <w:t xml:space="preserve">1. Answer: Incorrect </w:t>
      </w:r>
    </w:p>
    <w:p w14:paraId="766E201B" w14:textId="77777777" w:rsidR="0001413C" w:rsidRPr="0001413C" w:rsidRDefault="0001413C" w:rsidP="0001413C">
      <w:r w:rsidRPr="0001413C">
        <w:t>Yes</w:t>
      </w:r>
    </w:p>
    <w:p w14:paraId="79D2A15E" w14:textId="77777777" w:rsidR="0001413C" w:rsidRPr="0001413C" w:rsidRDefault="0001413C" w:rsidP="0001413C">
      <w:r w:rsidRPr="0001413C">
        <w:rPr>
          <w:b/>
          <w:bCs/>
        </w:rPr>
        <w:t xml:space="preserve">2. Answer: Correct </w:t>
      </w:r>
    </w:p>
    <w:p w14:paraId="20859334" w14:textId="77777777" w:rsidR="0001413C" w:rsidRPr="0001413C" w:rsidRDefault="0001413C" w:rsidP="0001413C">
      <w:r w:rsidRPr="0001413C">
        <w:t>No</w:t>
      </w:r>
    </w:p>
    <w:p w14:paraId="3F6CF5B3" w14:textId="77777777" w:rsidR="0001413C" w:rsidRPr="0001413C" w:rsidRDefault="0001413C" w:rsidP="0001413C">
      <w:r w:rsidRPr="0001413C">
        <w:rPr>
          <w:b/>
          <w:bCs/>
        </w:rPr>
        <w:t>8. Question :</w:t>
      </w:r>
      <w:r w:rsidRPr="0001413C">
        <w:t xml:space="preserve"> </w:t>
      </w:r>
    </w:p>
    <w:p w14:paraId="521ABCA0" w14:textId="77777777" w:rsidR="0001413C" w:rsidRPr="0001413C" w:rsidRDefault="0001413C" w:rsidP="0001413C">
      <w:r w:rsidRPr="0001413C">
        <w:t xml:space="preserve">It’s always going to be obvious what someone’s gender is by the clothes they wear and how they style their hair. </w:t>
      </w:r>
    </w:p>
    <w:p w14:paraId="66C335D7" w14:textId="77777777" w:rsidR="0001413C" w:rsidRPr="0001413C" w:rsidRDefault="0001413C" w:rsidP="0001413C">
      <w:r w:rsidRPr="0001413C">
        <w:rPr>
          <w:b/>
          <w:bCs/>
        </w:rPr>
        <w:t xml:space="preserve">1. Answer: Incorrect </w:t>
      </w:r>
    </w:p>
    <w:p w14:paraId="69F572A3" w14:textId="77777777" w:rsidR="0001413C" w:rsidRPr="0001413C" w:rsidRDefault="0001413C" w:rsidP="0001413C">
      <w:r w:rsidRPr="0001413C">
        <w:t>True</w:t>
      </w:r>
    </w:p>
    <w:p w14:paraId="083BC8E3" w14:textId="77777777" w:rsidR="0001413C" w:rsidRPr="0001413C" w:rsidRDefault="0001413C" w:rsidP="0001413C">
      <w:r w:rsidRPr="0001413C">
        <w:rPr>
          <w:b/>
          <w:bCs/>
        </w:rPr>
        <w:t xml:space="preserve">2. Answer: Correct </w:t>
      </w:r>
    </w:p>
    <w:p w14:paraId="78964EA1" w14:textId="77777777" w:rsidR="0001413C" w:rsidRPr="0001413C" w:rsidRDefault="0001413C" w:rsidP="0001413C">
      <w:r w:rsidRPr="0001413C">
        <w:t>False</w:t>
      </w:r>
    </w:p>
    <w:p w14:paraId="39537019" w14:textId="77777777" w:rsidR="0001413C" w:rsidRPr="0001413C" w:rsidRDefault="0001413C" w:rsidP="0001413C">
      <w:r w:rsidRPr="0001413C">
        <w:rPr>
          <w:b/>
          <w:bCs/>
        </w:rPr>
        <w:t>9. Question :</w:t>
      </w:r>
      <w:r w:rsidRPr="0001413C">
        <w:t xml:space="preserve"> </w:t>
      </w:r>
    </w:p>
    <w:p w14:paraId="5100416D" w14:textId="77777777" w:rsidR="0001413C" w:rsidRPr="0001413C" w:rsidRDefault="0001413C" w:rsidP="0001413C">
      <w:r w:rsidRPr="0001413C">
        <w:t>Valerie is transgender, and today is her first day in the office since her team was informed of her transition. When she goes to the ladies’ restroom, she sees some of her female colleagues. As soon as they see her, they say they don’t want to share the same toilet as a man and walk out.</w:t>
      </w:r>
    </w:p>
    <w:p w14:paraId="11DAE458" w14:textId="77777777" w:rsidR="0001413C" w:rsidRPr="0001413C" w:rsidRDefault="0001413C" w:rsidP="0001413C">
      <w:r w:rsidRPr="0001413C">
        <w:t>Is this an example of harassment or discrimination based on sexual orientation or gender identity?</w:t>
      </w:r>
    </w:p>
    <w:p w14:paraId="1576AD1B" w14:textId="77777777" w:rsidR="0001413C" w:rsidRPr="0001413C" w:rsidRDefault="0001413C" w:rsidP="0001413C">
      <w:r w:rsidRPr="0001413C">
        <w:t> </w:t>
      </w:r>
    </w:p>
    <w:p w14:paraId="04DBB3F0" w14:textId="77777777" w:rsidR="0001413C" w:rsidRPr="0001413C" w:rsidRDefault="0001413C" w:rsidP="0001413C">
      <w:r w:rsidRPr="0001413C">
        <w:t> </w:t>
      </w:r>
    </w:p>
    <w:p w14:paraId="7B92AA78" w14:textId="77777777" w:rsidR="0001413C" w:rsidRPr="0001413C" w:rsidRDefault="0001413C" w:rsidP="0001413C">
      <w:r w:rsidRPr="0001413C">
        <w:rPr>
          <w:b/>
          <w:bCs/>
        </w:rPr>
        <w:t xml:space="preserve">1. Answer: Correct </w:t>
      </w:r>
    </w:p>
    <w:p w14:paraId="44A2A4D8" w14:textId="77777777" w:rsidR="0001413C" w:rsidRPr="0001413C" w:rsidRDefault="0001413C" w:rsidP="0001413C">
      <w:r w:rsidRPr="0001413C">
        <w:t>Yes</w:t>
      </w:r>
    </w:p>
    <w:p w14:paraId="2E9AD7FF" w14:textId="77777777" w:rsidR="0001413C" w:rsidRPr="0001413C" w:rsidRDefault="0001413C" w:rsidP="0001413C">
      <w:r w:rsidRPr="0001413C">
        <w:rPr>
          <w:b/>
          <w:bCs/>
        </w:rPr>
        <w:t xml:space="preserve">2. Answer: Incorrect </w:t>
      </w:r>
    </w:p>
    <w:p w14:paraId="055D3033" w14:textId="77777777" w:rsidR="0001413C" w:rsidRPr="0001413C" w:rsidRDefault="0001413C" w:rsidP="0001413C">
      <w:r w:rsidRPr="0001413C">
        <w:t>No</w:t>
      </w:r>
    </w:p>
    <w:p w14:paraId="630ED0D8" w14:textId="77777777" w:rsidR="0001413C" w:rsidRPr="0001413C" w:rsidRDefault="0001413C" w:rsidP="0001413C">
      <w:r w:rsidRPr="0001413C">
        <w:rPr>
          <w:b/>
          <w:bCs/>
        </w:rPr>
        <w:t>10. Question :</w:t>
      </w:r>
      <w:r w:rsidRPr="0001413C">
        <w:t xml:space="preserve"> </w:t>
      </w:r>
    </w:p>
    <w:p w14:paraId="4A6ED0C6" w14:textId="77777777" w:rsidR="0001413C" w:rsidRPr="0001413C" w:rsidRDefault="0001413C" w:rsidP="0001413C">
      <w:r w:rsidRPr="0001413C">
        <w:t>Instead of assuming anyone’s gender, employees can ask colleagues what pronouns they use.</w:t>
      </w:r>
    </w:p>
    <w:p w14:paraId="184C21C3" w14:textId="77777777" w:rsidR="0001413C" w:rsidRPr="0001413C" w:rsidRDefault="0001413C" w:rsidP="0001413C">
      <w:r w:rsidRPr="0001413C">
        <w:rPr>
          <w:b/>
          <w:bCs/>
        </w:rPr>
        <w:t xml:space="preserve">1. Answer: Correct </w:t>
      </w:r>
    </w:p>
    <w:p w14:paraId="3BB7E38C" w14:textId="77777777" w:rsidR="0001413C" w:rsidRPr="0001413C" w:rsidRDefault="0001413C" w:rsidP="0001413C">
      <w:r w:rsidRPr="0001413C">
        <w:t>True</w:t>
      </w:r>
    </w:p>
    <w:p w14:paraId="18A1440F" w14:textId="77777777" w:rsidR="0001413C" w:rsidRPr="0001413C" w:rsidRDefault="0001413C" w:rsidP="0001413C">
      <w:r w:rsidRPr="0001413C">
        <w:rPr>
          <w:b/>
          <w:bCs/>
        </w:rPr>
        <w:t xml:space="preserve">2. Answer: Incorrect </w:t>
      </w:r>
    </w:p>
    <w:p w14:paraId="7DBCB0E3" w14:textId="77777777" w:rsidR="0001413C" w:rsidRPr="0001413C" w:rsidRDefault="0001413C" w:rsidP="0001413C">
      <w:r w:rsidRPr="0001413C">
        <w:t>False</w:t>
      </w:r>
    </w:p>
    <w:p w14:paraId="4ADAF292" w14:textId="77777777" w:rsidR="0001413C" w:rsidRPr="0001413C" w:rsidRDefault="0001413C" w:rsidP="0001413C">
      <w:r w:rsidRPr="0001413C">
        <w:rPr>
          <w:b/>
          <w:bCs/>
        </w:rPr>
        <w:t xml:space="preserve">Number of questions needed to pass ? : </w:t>
      </w:r>
    </w:p>
    <w:p w14:paraId="4C98997D" w14:textId="77777777" w:rsidR="0001413C" w:rsidRPr="0001413C" w:rsidRDefault="0001413C" w:rsidP="0001413C">
      <w:r w:rsidRPr="0001413C">
        <w:t xml:space="preserve">4 </w:t>
      </w:r>
    </w:p>
    <w:p w14:paraId="15453112" w14:textId="77777777" w:rsidR="0001413C" w:rsidRPr="0001413C" w:rsidRDefault="0001413C" w:rsidP="0001413C">
      <w:r w:rsidRPr="0001413C">
        <w:rPr>
          <w:b/>
          <w:bCs/>
        </w:rPr>
        <w:t>Passed Message</w:t>
      </w:r>
      <w:r w:rsidRPr="0001413C">
        <w:t xml:space="preserve"> </w:t>
      </w:r>
    </w:p>
    <w:p w14:paraId="1A783F28" w14:textId="77777777" w:rsidR="0001413C" w:rsidRPr="0001413C" w:rsidRDefault="0001413C" w:rsidP="0001413C">
      <w:r w:rsidRPr="0001413C">
        <w:rPr>
          <w:b/>
          <w:bCs/>
        </w:rPr>
        <w:t xml:space="preserve">Message text: </w:t>
      </w:r>
    </w:p>
    <w:p w14:paraId="121B9D2D" w14:textId="77777777" w:rsidR="0001413C" w:rsidRPr="0001413C" w:rsidRDefault="0001413C" w:rsidP="0001413C">
      <w:r w:rsidRPr="0001413C">
        <w:t>Well done!</w:t>
      </w:r>
    </w:p>
    <w:p w14:paraId="4869914D" w14:textId="77777777" w:rsidR="0001413C" w:rsidRPr="0001413C" w:rsidRDefault="0001413C" w:rsidP="0001413C">
      <w:r w:rsidRPr="0001413C">
        <w:rPr>
          <w:b/>
          <w:bCs/>
        </w:rPr>
        <w:t>Failed Message</w:t>
      </w:r>
      <w:r w:rsidRPr="0001413C">
        <w:t xml:space="preserve"> </w:t>
      </w:r>
    </w:p>
    <w:p w14:paraId="14F81B88" w14:textId="77777777" w:rsidR="0001413C" w:rsidRPr="0001413C" w:rsidRDefault="0001413C" w:rsidP="0001413C">
      <w:r w:rsidRPr="0001413C">
        <w:rPr>
          <w:b/>
          <w:bCs/>
        </w:rPr>
        <w:t xml:space="preserve">Message text: </w:t>
      </w:r>
    </w:p>
    <w:p w14:paraId="0D44DABF" w14:textId="77777777" w:rsidR="0001413C" w:rsidRPr="0001413C" w:rsidRDefault="0001413C" w:rsidP="0001413C">
      <w:r w:rsidRPr="0001413C">
        <w:t>You're not there yet!</w:t>
      </w:r>
    </w:p>
    <w:p w14:paraId="2588768E" w14:textId="77777777" w:rsidR="0001413C" w:rsidRPr="0001413C" w:rsidRDefault="0001413C" w:rsidP="0001413C">
      <w:r w:rsidRPr="0001413C">
        <w:br w:type="page"/>
      </w:r>
    </w:p>
    <w:p w14:paraId="7F38DCA8" w14:textId="77777777" w:rsidR="0001413C" w:rsidRPr="0001413C" w:rsidRDefault="0001413C" w:rsidP="0001413C">
      <w:bookmarkStart w:id="381" w:name="Page_1272105051240238103"/>
      <w:bookmarkEnd w:id="381"/>
      <w:r w:rsidRPr="0001413C">
        <w:rPr>
          <w:b/>
          <w:bCs/>
        </w:rPr>
        <w:t>Page Number:</w:t>
      </w:r>
      <w:r w:rsidRPr="0001413C">
        <w:t xml:space="preserve"> 151 </w:t>
      </w:r>
    </w:p>
    <w:p w14:paraId="43760647" w14:textId="77777777" w:rsidR="0001413C" w:rsidRPr="0001413C" w:rsidRDefault="0001413C" w:rsidP="0001413C">
      <w:r w:rsidRPr="0001413C">
        <w:rPr>
          <w:b/>
          <w:bCs/>
        </w:rPr>
        <w:t>Lesson 48:</w:t>
      </w:r>
      <w:r w:rsidRPr="0001413C">
        <w:t xml:space="preserve"> Sexual Orientation and Gender Identity Harassment </w:t>
      </w:r>
    </w:p>
    <w:p w14:paraId="21DBA557" w14:textId="77777777" w:rsidR="0001413C" w:rsidRPr="0001413C" w:rsidRDefault="0001413C" w:rsidP="0001413C">
      <w:r w:rsidRPr="0001413C">
        <w:rPr>
          <w:b/>
          <w:bCs/>
        </w:rPr>
        <w:t xml:space="preserve">Video Template </w:t>
      </w:r>
    </w:p>
    <w:p w14:paraId="0262C264" w14:textId="77777777" w:rsidR="0001413C" w:rsidRPr="0001413C" w:rsidRDefault="0001413C" w:rsidP="0001413C">
      <w:r w:rsidRPr="0001413C">
        <w:rPr>
          <w:b/>
          <w:bCs/>
        </w:rPr>
        <w:t>Content Title:</w:t>
      </w:r>
      <w:r w:rsidRPr="0001413C">
        <w:t xml:space="preserve"> </w:t>
      </w:r>
    </w:p>
    <w:p w14:paraId="21C82A41" w14:textId="77777777" w:rsidR="0001413C" w:rsidRPr="0001413C" w:rsidRDefault="0001413C" w:rsidP="0001413C">
      <w:r w:rsidRPr="0001413C">
        <w:t xml:space="preserve">Gender identity is a person's inner sense of their own gender. </w:t>
      </w:r>
    </w:p>
    <w:p w14:paraId="1709D4BD" w14:textId="77777777" w:rsidR="0001413C" w:rsidRPr="0001413C" w:rsidRDefault="0001413C" w:rsidP="0001413C">
      <w:r w:rsidRPr="0001413C">
        <w:rPr>
          <w:b/>
          <w:bCs/>
        </w:rPr>
        <w:t>Audio Transcript Text:</w:t>
      </w:r>
      <w:r w:rsidRPr="0001413C">
        <w:t xml:space="preserve"> </w:t>
      </w:r>
    </w:p>
    <w:p w14:paraId="6F3307F6" w14:textId="77777777" w:rsidR="0001413C" w:rsidRPr="0001413C" w:rsidRDefault="0001413C" w:rsidP="0001413C">
      <w:r w:rsidRPr="0001413C">
        <w:t>Let's examine some of the key concepts in this area.</w:t>
      </w:r>
    </w:p>
    <w:p w14:paraId="13C55624" w14:textId="77777777" w:rsidR="0001413C" w:rsidRPr="0001413C" w:rsidRDefault="0001413C" w:rsidP="0001413C">
      <w:r w:rsidRPr="0001413C">
        <w:t>When you walk down the street, how do you categorize the people you see?</w:t>
      </w:r>
    </w:p>
    <w:p w14:paraId="14865A9A" w14:textId="77777777" w:rsidR="0001413C" w:rsidRPr="0001413C" w:rsidRDefault="0001413C" w:rsidP="0001413C">
      <w:r w:rsidRPr="0001413C">
        <w:t>Young? Old? Tall? Short? Man? Woman?</w:t>
      </w:r>
    </w:p>
    <w:p w14:paraId="014E9047" w14:textId="77777777" w:rsidR="0001413C" w:rsidRPr="0001413C" w:rsidRDefault="0001413C" w:rsidP="0001413C">
      <w:r w:rsidRPr="0001413C">
        <w:t>Most of us are binary thinkers, but our world is more complex than black and white binaries.</w:t>
      </w:r>
    </w:p>
    <w:p w14:paraId="3E01AE76" w14:textId="77777777" w:rsidR="0001413C" w:rsidRPr="0001413C" w:rsidRDefault="0001413C" w:rsidP="0001413C">
      <w:r w:rsidRPr="0001413C">
        <w:t>Gender identity is our inner sense of our own gender, and it can be a spectrum. Just like sexual orientation, which is our emotional, romantic, or physical attraction, if any, to another person.</w:t>
      </w:r>
    </w:p>
    <w:p w14:paraId="618EC753" w14:textId="77777777" w:rsidR="0001413C" w:rsidRPr="0001413C" w:rsidRDefault="0001413C" w:rsidP="0001413C">
      <w:r w:rsidRPr="0001413C">
        <w:t>Some of us identify with the sex we were assigned at birth, and some of us don’t, like the trans community.</w:t>
      </w:r>
    </w:p>
    <w:p w14:paraId="3D819405" w14:textId="77777777" w:rsidR="0001413C" w:rsidRPr="0001413C" w:rsidRDefault="0001413C" w:rsidP="0001413C">
      <w:r w:rsidRPr="0001413C">
        <w:t>While some of us identify as non-binary, which is an umbrella term to describe those who don’t identify as either male or female, or are gender fluid.</w:t>
      </w:r>
    </w:p>
    <w:p w14:paraId="2F1847A1" w14:textId="77777777" w:rsidR="0001413C" w:rsidRPr="0001413C" w:rsidRDefault="0001413C" w:rsidP="0001413C">
      <w:r w:rsidRPr="0001413C">
        <w:t>The way we present our gender externally through our appearance and behavior is called gender expression.</w:t>
      </w:r>
    </w:p>
    <w:p w14:paraId="5180ADB9" w14:textId="77777777" w:rsidR="0001413C" w:rsidRPr="0001413C" w:rsidRDefault="0001413C" w:rsidP="0001413C">
      <w:r w:rsidRPr="0001413C">
        <w:t>But some people don’t conform to gender roles, which means their gender expression doesn’t follow traditional ideas of how a particular gender should look or dress.</w:t>
      </w:r>
    </w:p>
    <w:p w14:paraId="509581ED" w14:textId="77777777" w:rsidR="0001413C" w:rsidRPr="0001413C" w:rsidRDefault="0001413C" w:rsidP="0001413C">
      <w:r w:rsidRPr="0001413C">
        <w:t>Not all of us identify with any of these descriptions, but we will never tolerate any behavior that tries to deny or threaten anyone’s identity or sense of self.</w:t>
      </w:r>
    </w:p>
    <w:p w14:paraId="12A63445" w14:textId="77777777" w:rsidR="0001413C" w:rsidRPr="0001413C" w:rsidRDefault="0001413C" w:rsidP="0001413C">
      <w:r w:rsidRPr="0001413C">
        <w:br w:type="page"/>
      </w:r>
    </w:p>
    <w:p w14:paraId="0D30065F" w14:textId="77777777" w:rsidR="0001413C" w:rsidRPr="0001413C" w:rsidRDefault="0001413C" w:rsidP="0001413C">
      <w:bookmarkStart w:id="382" w:name="Page_8618508004292711314"/>
      <w:bookmarkEnd w:id="382"/>
      <w:r w:rsidRPr="0001413C">
        <w:rPr>
          <w:b/>
          <w:bCs/>
        </w:rPr>
        <w:t>Page Number:</w:t>
      </w:r>
      <w:r w:rsidRPr="0001413C">
        <w:t xml:space="preserve"> 152 </w:t>
      </w:r>
    </w:p>
    <w:p w14:paraId="0671330C" w14:textId="77777777" w:rsidR="0001413C" w:rsidRPr="0001413C" w:rsidRDefault="0001413C" w:rsidP="0001413C">
      <w:r w:rsidRPr="0001413C">
        <w:rPr>
          <w:b/>
          <w:bCs/>
        </w:rPr>
        <w:t>Lesson 48:</w:t>
      </w:r>
      <w:r w:rsidRPr="0001413C">
        <w:t xml:space="preserve"> Sexual Orientation and Gender Identity Harassment </w:t>
      </w:r>
    </w:p>
    <w:p w14:paraId="3FC0003E" w14:textId="77777777" w:rsidR="0001413C" w:rsidRPr="0001413C" w:rsidRDefault="0001413C" w:rsidP="0001413C">
      <w:r w:rsidRPr="0001413C">
        <w:rPr>
          <w:b/>
          <w:bCs/>
        </w:rPr>
        <w:t xml:space="preserve">Video Template </w:t>
      </w:r>
    </w:p>
    <w:p w14:paraId="43D61CCB" w14:textId="77777777" w:rsidR="0001413C" w:rsidRPr="0001413C" w:rsidRDefault="0001413C" w:rsidP="0001413C">
      <w:r w:rsidRPr="0001413C">
        <w:rPr>
          <w:b/>
          <w:bCs/>
        </w:rPr>
        <w:t>Content Title:</w:t>
      </w:r>
      <w:r w:rsidRPr="0001413C">
        <w:t xml:space="preserve"> </w:t>
      </w:r>
    </w:p>
    <w:p w14:paraId="081B8286" w14:textId="77777777" w:rsidR="0001413C" w:rsidRPr="0001413C" w:rsidRDefault="0001413C" w:rsidP="0001413C">
      <w:r w:rsidRPr="0001413C">
        <w:t xml:space="preserve">Javier’s Dilemma </w:t>
      </w:r>
    </w:p>
    <w:p w14:paraId="226AFBF0" w14:textId="77777777" w:rsidR="0001413C" w:rsidRPr="0001413C" w:rsidRDefault="0001413C" w:rsidP="0001413C">
      <w:r w:rsidRPr="0001413C">
        <w:rPr>
          <w:b/>
          <w:bCs/>
        </w:rPr>
        <w:t>Audio Transcript Text:</w:t>
      </w:r>
      <w:r w:rsidRPr="0001413C">
        <w:t xml:space="preserve"> </w:t>
      </w:r>
    </w:p>
    <w:p w14:paraId="7D4FF4EF" w14:textId="77777777" w:rsidR="0001413C" w:rsidRPr="0001413C" w:rsidRDefault="0001413C" w:rsidP="0001413C">
      <w:r w:rsidRPr="0001413C">
        <w:t>So, I finally found an awesome candidate to fill the position I’ve been recruiting for months. My only concern is I know the candidate is in a same-sex relationship and while that doesn’t bother me at all, it might make some members of the team uncomfortable.</w:t>
      </w:r>
    </w:p>
    <w:p w14:paraId="7F74715A" w14:textId="77777777" w:rsidR="0001413C" w:rsidRPr="0001413C" w:rsidRDefault="0001413C" w:rsidP="0001413C">
      <w:r w:rsidRPr="0001413C">
        <w:br w:type="page"/>
      </w:r>
    </w:p>
    <w:p w14:paraId="312D85B4" w14:textId="77777777" w:rsidR="0001413C" w:rsidRPr="0001413C" w:rsidRDefault="0001413C" w:rsidP="0001413C">
      <w:bookmarkStart w:id="383" w:name="Page_8773446593582243385"/>
      <w:bookmarkEnd w:id="383"/>
      <w:r w:rsidRPr="0001413C">
        <w:rPr>
          <w:b/>
          <w:bCs/>
        </w:rPr>
        <w:t>Page Number:</w:t>
      </w:r>
      <w:r w:rsidRPr="0001413C">
        <w:t xml:space="preserve"> 153 </w:t>
      </w:r>
    </w:p>
    <w:p w14:paraId="3A6F158B" w14:textId="77777777" w:rsidR="0001413C" w:rsidRPr="0001413C" w:rsidRDefault="0001413C" w:rsidP="0001413C">
      <w:r w:rsidRPr="0001413C">
        <w:rPr>
          <w:b/>
          <w:bCs/>
        </w:rPr>
        <w:t>Lesson 48:</w:t>
      </w:r>
      <w:r w:rsidRPr="0001413C">
        <w:t xml:space="preserve"> Sexual Orientation and Gender Identity Harassment </w:t>
      </w:r>
    </w:p>
    <w:p w14:paraId="529A5674" w14:textId="77777777" w:rsidR="0001413C" w:rsidRPr="0001413C" w:rsidRDefault="0001413C" w:rsidP="0001413C">
      <w:r w:rsidRPr="0001413C">
        <w:rPr>
          <w:b/>
          <w:bCs/>
        </w:rPr>
        <w:t xml:space="preserve">Question and Answer Template / Text / LTR </w:t>
      </w:r>
    </w:p>
    <w:p w14:paraId="05F37BA2" w14:textId="77777777" w:rsidR="0001413C" w:rsidRPr="0001413C" w:rsidRDefault="0001413C" w:rsidP="0001413C">
      <w:r w:rsidRPr="0001413C">
        <w:rPr>
          <w:b/>
          <w:bCs/>
        </w:rPr>
        <w:t>Content Title:</w:t>
      </w:r>
      <w:r w:rsidRPr="0001413C">
        <w:t xml:space="preserve"> </w:t>
      </w:r>
    </w:p>
    <w:p w14:paraId="68DAA102" w14:textId="77777777" w:rsidR="0001413C" w:rsidRPr="0001413C" w:rsidRDefault="0001413C" w:rsidP="0001413C">
      <w:r w:rsidRPr="0001413C">
        <w:t xml:space="preserve">The New Hire </w:t>
      </w:r>
    </w:p>
    <w:p w14:paraId="265FBB8B" w14:textId="77777777" w:rsidR="0001413C" w:rsidRPr="0001413C" w:rsidRDefault="0001413C" w:rsidP="0001413C">
      <w:r w:rsidRPr="0001413C">
        <w:rPr>
          <w:b/>
          <w:bCs/>
        </w:rPr>
        <w:t>Content Description:</w:t>
      </w:r>
    </w:p>
    <w:p w14:paraId="41AA99F7" w14:textId="77777777" w:rsidR="0001413C" w:rsidRPr="0001413C" w:rsidRDefault="0001413C" w:rsidP="0001413C">
      <w:r w:rsidRPr="0001413C">
        <w:t>Javier decides to hire Raphael because of his skills and experience and doesn’t consider his sexual orientation in the decision – that would be discrimination. A few weeks later, Raphael asks to have a private conversation with Javier. Raphael explains that the team was discussing a newly released movie when Tina exclaimed that she hates the actor who played the main character. When asked why, she says it’s because the actor is “a homosexual.” Raphael was upset by this because he’s gay and finds the word “homosexual” offensive, which he tells Tina. She wasn’t apologetic at all, and ever since she has been ignoring Raphael and calling him “queer” whenever she’s referring to him.</w:t>
      </w:r>
    </w:p>
    <w:p w14:paraId="48E163BC" w14:textId="77777777" w:rsidR="0001413C" w:rsidRPr="0001413C" w:rsidRDefault="0001413C" w:rsidP="0001413C">
      <w:r w:rsidRPr="0001413C">
        <w:t>Javier isn’t sure what the right thing to say is, so he asks for your advice.</w:t>
      </w:r>
    </w:p>
    <w:p w14:paraId="09BBF652" w14:textId="77777777" w:rsidR="0001413C" w:rsidRPr="0001413C" w:rsidRDefault="0001413C" w:rsidP="0001413C">
      <w:r w:rsidRPr="0001413C">
        <w:rPr>
          <w:b/>
          <w:bCs/>
        </w:rPr>
        <w:t>Question:</w:t>
      </w:r>
      <w:r w:rsidRPr="0001413C">
        <w:t xml:space="preserve"> </w:t>
      </w:r>
    </w:p>
    <w:p w14:paraId="0AE56529" w14:textId="77777777" w:rsidR="0001413C" w:rsidRPr="0001413C" w:rsidRDefault="0001413C" w:rsidP="0001413C">
      <w:r w:rsidRPr="0001413C">
        <w:t xml:space="preserve">What’s the most appropriate response Javier can give in this moment?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85A7EB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D66804E"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05502D6" w14:textId="77777777" w:rsidR="0001413C" w:rsidRPr="0001413C" w:rsidRDefault="0001413C" w:rsidP="0001413C">
            <w:pPr>
              <w:rPr>
                <w:b/>
                <w:bCs/>
              </w:rPr>
            </w:pPr>
            <w:r w:rsidRPr="0001413C">
              <w:rPr>
                <w:b/>
                <w:bCs/>
              </w:rPr>
              <w:t>Answer</w:t>
            </w:r>
          </w:p>
        </w:tc>
      </w:tr>
      <w:tr w:rsidR="0001413C" w:rsidRPr="0001413C" w14:paraId="298F2D7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BB39ED"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A9F100" w14:textId="77777777" w:rsidR="0001413C" w:rsidRPr="0001413C" w:rsidRDefault="0001413C" w:rsidP="0001413C">
            <w:r w:rsidRPr="0001413C">
              <w:t>“I had a feeling that your sexual orientation would make some members of the team uncomfortable. I’m sorry, but there is nothing I can do about Tina’s views and feelings, so how about we look into the possibility of a transfer?”</w:t>
            </w:r>
          </w:p>
        </w:tc>
      </w:tr>
      <w:tr w:rsidR="0001413C" w:rsidRPr="0001413C" w14:paraId="272F3A8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CF3AD7"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112E6F" w14:textId="77777777" w:rsidR="0001413C" w:rsidRPr="0001413C" w:rsidRDefault="0001413C" w:rsidP="0001413C">
            <w:r w:rsidRPr="0001413C">
              <w:t>“I’m not at all bothered by the fact you’re gay, but you should have expected that not everyone on the team was going to be accepting of that. You should have ignored Tina and kept your sexual orientation to yourself.”</w:t>
            </w:r>
          </w:p>
        </w:tc>
      </w:tr>
      <w:tr w:rsidR="0001413C" w:rsidRPr="0001413C" w14:paraId="3B4B1D2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E6387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10459A" w14:textId="77777777" w:rsidR="0001413C" w:rsidRPr="0001413C" w:rsidRDefault="0001413C" w:rsidP="0001413C">
            <w:r w:rsidRPr="0001413C">
              <w:t>“I’ll talk to Tina about what happened and ask her to keep her opinions on homosexuality to herself, but I feel like you’re being a bit dramatic and overreacting.”</w:t>
            </w:r>
          </w:p>
        </w:tc>
      </w:tr>
      <w:tr w:rsidR="0001413C" w:rsidRPr="0001413C" w14:paraId="39171FA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A9625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2D8369" w14:textId="77777777" w:rsidR="0001413C" w:rsidRPr="0001413C" w:rsidRDefault="0001413C" w:rsidP="0001413C">
            <w:r w:rsidRPr="0001413C">
              <w:t>“I understand why this is so upsetting for you and I am sorry that this happened. Tina’s behavior is not what we expect of our employees, so I’m going to report this to the appropriate department immediately.”</w:t>
            </w:r>
          </w:p>
        </w:tc>
      </w:tr>
    </w:tbl>
    <w:p w14:paraId="4725E83D"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44B4A33" w14:textId="77777777" w:rsidR="0001413C" w:rsidRPr="0001413C" w:rsidRDefault="0001413C" w:rsidP="0001413C">
      <w:r w:rsidRPr="0001413C">
        <w:br w:type="page"/>
      </w:r>
    </w:p>
    <w:p w14:paraId="276A386E" w14:textId="77777777" w:rsidR="0001413C" w:rsidRPr="0001413C" w:rsidRDefault="0001413C" w:rsidP="0001413C">
      <w:bookmarkStart w:id="384" w:name="Page_8749653650294976500"/>
      <w:bookmarkEnd w:id="384"/>
      <w:r w:rsidRPr="0001413C">
        <w:rPr>
          <w:b/>
          <w:bCs/>
        </w:rPr>
        <w:t>Page Number:</w:t>
      </w:r>
      <w:r w:rsidRPr="0001413C">
        <w:t xml:space="preserve"> 154 </w:t>
      </w:r>
    </w:p>
    <w:p w14:paraId="3103ACC1" w14:textId="77777777" w:rsidR="0001413C" w:rsidRPr="0001413C" w:rsidRDefault="0001413C" w:rsidP="0001413C">
      <w:r w:rsidRPr="0001413C">
        <w:rPr>
          <w:b/>
          <w:bCs/>
        </w:rPr>
        <w:t>Lesson 48:</w:t>
      </w:r>
      <w:r w:rsidRPr="0001413C">
        <w:t xml:space="preserve"> Sexual Orientation and Gender Identity Harassment </w:t>
      </w:r>
    </w:p>
    <w:p w14:paraId="750724F4" w14:textId="77777777" w:rsidR="0001413C" w:rsidRPr="0001413C" w:rsidRDefault="0001413C" w:rsidP="0001413C">
      <w:r w:rsidRPr="0001413C">
        <w:rPr>
          <w:b/>
          <w:bCs/>
        </w:rPr>
        <w:t xml:space="preserve">Text and Image Template / Text Only </w:t>
      </w:r>
    </w:p>
    <w:p w14:paraId="2E21915D" w14:textId="77777777" w:rsidR="0001413C" w:rsidRPr="0001413C" w:rsidRDefault="0001413C" w:rsidP="0001413C">
      <w:r w:rsidRPr="0001413C">
        <w:rPr>
          <w:b/>
          <w:bCs/>
        </w:rPr>
        <w:t>Content Title:</w:t>
      </w:r>
      <w:r w:rsidRPr="0001413C">
        <w:t xml:space="preserve"> </w:t>
      </w:r>
    </w:p>
    <w:p w14:paraId="58D265D7" w14:textId="77777777" w:rsidR="0001413C" w:rsidRPr="0001413C" w:rsidRDefault="0001413C" w:rsidP="0001413C">
      <w:r w:rsidRPr="0001413C">
        <w:t xml:space="preserve">Remember… </w:t>
      </w:r>
    </w:p>
    <w:p w14:paraId="1A99C6C5" w14:textId="77777777" w:rsidR="0001413C" w:rsidRPr="0001413C" w:rsidRDefault="0001413C" w:rsidP="0001413C">
      <w:r w:rsidRPr="0001413C">
        <w:br/>
      </w:r>
      <w:r w:rsidRPr="0001413C">
        <w:rPr>
          <w:b/>
          <w:bCs/>
        </w:rPr>
        <w:t>Column 1 Text:</w:t>
      </w:r>
      <w:r w:rsidRPr="0001413C">
        <w:t xml:space="preserve"> </w:t>
      </w:r>
    </w:p>
    <w:p w14:paraId="186B28FE" w14:textId="77777777" w:rsidR="0001413C" w:rsidRPr="0001413C" w:rsidRDefault="0001413C" w:rsidP="0001413C">
      <w:r w:rsidRPr="0001413C">
        <w:t>Everyone is entitled to their own opinions, but there is only one way to communicate with colleagues – with respect. Raphael should feel safe to be open about his sexual orientation at work, and he deserves to be respected regardless of Tina’s personal feelings toward him.</w:t>
      </w:r>
    </w:p>
    <w:p w14:paraId="62105F4E" w14:textId="77777777" w:rsidR="0001413C" w:rsidRPr="0001413C" w:rsidRDefault="0001413C" w:rsidP="0001413C">
      <w:r w:rsidRPr="0001413C">
        <w:t>While the word “queer” has been reclaimed by some members of the LGBTQIA+ community, it is still offensive to some, and in general, we should avoid talking to others about a colleague’s sexual orientation.</w:t>
      </w:r>
    </w:p>
    <w:p w14:paraId="292514AB" w14:textId="77777777" w:rsidR="0001413C" w:rsidRPr="0001413C" w:rsidRDefault="0001413C" w:rsidP="0001413C">
      <w:r w:rsidRPr="0001413C">
        <w:t>Javier might not be able to control Tina’s views, but he has some control over the kind of workplace environment he wants to create. No one should ever feel like they must hide who they are in the workplace just to avoid harassment. Javier may want to speak to Tina directly, but the appropriate thing to do is to  acknowledge Raphael’s feelings and escalate the complaint so that an impartial member of HR can handle it.</w:t>
      </w:r>
    </w:p>
    <w:p w14:paraId="0E96BC17" w14:textId="77777777" w:rsidR="0001413C" w:rsidRPr="0001413C" w:rsidRDefault="0001413C" w:rsidP="0001413C">
      <w:r w:rsidRPr="0001413C">
        <w:rPr>
          <w:b/>
          <w:bCs/>
        </w:rPr>
        <w:t>Audio Transcript Text:</w:t>
      </w:r>
      <w:r w:rsidRPr="0001413C">
        <w:t xml:space="preserve"> </w:t>
      </w:r>
    </w:p>
    <w:p w14:paraId="47BA7B46" w14:textId="77777777" w:rsidR="0001413C" w:rsidRPr="0001413C" w:rsidRDefault="0001413C" w:rsidP="0001413C">
      <w:r w:rsidRPr="0001413C">
        <w:t>Thanks for your assistance.</w:t>
      </w:r>
    </w:p>
    <w:p w14:paraId="5817F9C1" w14:textId="77777777" w:rsidR="0001413C" w:rsidRPr="0001413C" w:rsidRDefault="0001413C" w:rsidP="0001413C">
      <w:r w:rsidRPr="0001413C">
        <w:br w:type="page"/>
      </w:r>
    </w:p>
    <w:p w14:paraId="2AD54C56" w14:textId="77777777" w:rsidR="0001413C" w:rsidRPr="0001413C" w:rsidRDefault="0001413C" w:rsidP="0001413C">
      <w:bookmarkStart w:id="385" w:name="Page_8928385182871775457"/>
      <w:bookmarkEnd w:id="385"/>
      <w:r w:rsidRPr="0001413C">
        <w:rPr>
          <w:b/>
          <w:bCs/>
        </w:rPr>
        <w:t>Page Number:</w:t>
      </w:r>
      <w:r w:rsidRPr="0001413C">
        <w:t xml:space="preserve"> 155 </w:t>
      </w:r>
    </w:p>
    <w:p w14:paraId="53DE564F" w14:textId="77777777" w:rsidR="0001413C" w:rsidRPr="0001413C" w:rsidRDefault="0001413C" w:rsidP="0001413C">
      <w:r w:rsidRPr="0001413C">
        <w:rPr>
          <w:b/>
          <w:bCs/>
        </w:rPr>
        <w:t>Lesson 48:</w:t>
      </w:r>
      <w:r w:rsidRPr="0001413C">
        <w:t xml:space="preserve"> Sexual Orientation and Gender Identity Harassment </w:t>
      </w:r>
    </w:p>
    <w:p w14:paraId="13A1F117" w14:textId="77777777" w:rsidR="0001413C" w:rsidRPr="0001413C" w:rsidRDefault="0001413C" w:rsidP="0001413C">
      <w:r w:rsidRPr="0001413C">
        <w:rPr>
          <w:b/>
          <w:bCs/>
        </w:rPr>
        <w:t xml:space="preserve">Video Template </w:t>
      </w:r>
    </w:p>
    <w:p w14:paraId="46AAB168" w14:textId="77777777" w:rsidR="0001413C" w:rsidRPr="0001413C" w:rsidRDefault="0001413C" w:rsidP="0001413C">
      <w:r w:rsidRPr="0001413C">
        <w:rPr>
          <w:b/>
          <w:bCs/>
        </w:rPr>
        <w:t>Content Title:</w:t>
      </w:r>
      <w:r w:rsidRPr="0001413C">
        <w:t xml:space="preserve"> </w:t>
      </w:r>
    </w:p>
    <w:p w14:paraId="1D64C983" w14:textId="77777777" w:rsidR="0001413C" w:rsidRPr="0001413C" w:rsidRDefault="0001413C" w:rsidP="0001413C">
      <w:r w:rsidRPr="0001413C">
        <w:t xml:space="preserve">Rashmi’s Dilemma </w:t>
      </w:r>
    </w:p>
    <w:p w14:paraId="3E935B31" w14:textId="77777777" w:rsidR="0001413C" w:rsidRPr="0001413C" w:rsidRDefault="0001413C" w:rsidP="0001413C">
      <w:r w:rsidRPr="0001413C">
        <w:rPr>
          <w:b/>
          <w:bCs/>
        </w:rPr>
        <w:t>Audio Transcript Text:</w:t>
      </w:r>
      <w:r w:rsidRPr="0001413C">
        <w:t xml:space="preserve"> </w:t>
      </w:r>
    </w:p>
    <w:p w14:paraId="361E2DE9" w14:textId="77777777" w:rsidR="0001413C" w:rsidRPr="0001413C" w:rsidRDefault="0001413C" w:rsidP="0001413C">
      <w:r w:rsidRPr="0001413C">
        <w:t>Cathi just started work in my office. She’s settling in well, but this morning I heard a couple of my colleagues gossiping about her. They were saying that Cathi used to be a man and they’re now reluctant to use the same bathroom. I don’t know if I should say something.</w:t>
      </w:r>
    </w:p>
    <w:p w14:paraId="3ED40595" w14:textId="77777777" w:rsidR="0001413C" w:rsidRPr="0001413C" w:rsidRDefault="0001413C" w:rsidP="0001413C">
      <w:r w:rsidRPr="0001413C">
        <w:br w:type="page"/>
      </w:r>
    </w:p>
    <w:p w14:paraId="66E6F8F9" w14:textId="77777777" w:rsidR="0001413C" w:rsidRPr="0001413C" w:rsidRDefault="0001413C" w:rsidP="0001413C">
      <w:bookmarkStart w:id="386" w:name="Page_7875358008189265226"/>
      <w:bookmarkEnd w:id="386"/>
      <w:r w:rsidRPr="0001413C">
        <w:rPr>
          <w:b/>
          <w:bCs/>
        </w:rPr>
        <w:t>Page Number:</w:t>
      </w:r>
      <w:r w:rsidRPr="0001413C">
        <w:t xml:space="preserve"> 156 </w:t>
      </w:r>
    </w:p>
    <w:p w14:paraId="45EA4C1D" w14:textId="77777777" w:rsidR="0001413C" w:rsidRPr="0001413C" w:rsidRDefault="0001413C" w:rsidP="0001413C">
      <w:r w:rsidRPr="0001413C">
        <w:rPr>
          <w:b/>
          <w:bCs/>
        </w:rPr>
        <w:t>Lesson 48:</w:t>
      </w:r>
      <w:r w:rsidRPr="0001413C">
        <w:t xml:space="preserve"> Sexual Orientation and Gender Identity Harassment </w:t>
      </w:r>
    </w:p>
    <w:p w14:paraId="4876BE57" w14:textId="77777777" w:rsidR="0001413C" w:rsidRPr="0001413C" w:rsidRDefault="0001413C" w:rsidP="0001413C">
      <w:r w:rsidRPr="0001413C">
        <w:rPr>
          <w:b/>
          <w:bCs/>
        </w:rPr>
        <w:t xml:space="preserve">Question and Answer Template / Text / LTR </w:t>
      </w:r>
    </w:p>
    <w:p w14:paraId="0E70E63A" w14:textId="77777777" w:rsidR="0001413C" w:rsidRPr="0001413C" w:rsidRDefault="0001413C" w:rsidP="0001413C">
      <w:r w:rsidRPr="0001413C">
        <w:rPr>
          <w:b/>
          <w:bCs/>
        </w:rPr>
        <w:t>Content Title:</w:t>
      </w:r>
      <w:r w:rsidRPr="0001413C">
        <w:t xml:space="preserve"> </w:t>
      </w:r>
    </w:p>
    <w:p w14:paraId="1C3CF1A6" w14:textId="77777777" w:rsidR="0001413C" w:rsidRPr="0001413C" w:rsidRDefault="0001413C" w:rsidP="0001413C">
      <w:r w:rsidRPr="0001413C">
        <w:t xml:space="preserve">Office Gossip </w:t>
      </w:r>
    </w:p>
    <w:p w14:paraId="690F3815" w14:textId="77777777" w:rsidR="0001413C" w:rsidRPr="0001413C" w:rsidRDefault="0001413C" w:rsidP="0001413C">
      <w:r w:rsidRPr="0001413C">
        <w:rPr>
          <w:b/>
          <w:bCs/>
        </w:rPr>
        <w:t>Content Description:</w:t>
      </w:r>
    </w:p>
    <w:p w14:paraId="07E7621D" w14:textId="77777777" w:rsidR="0001413C" w:rsidRPr="0001413C" w:rsidRDefault="0001413C" w:rsidP="0001413C">
      <w:r w:rsidRPr="0001413C">
        <w:t>While Cathi is out of the office for a few days recovering from surgery, Rashmi is trying to decide if she should say something about the rumors she’s heard. Another colleague, Sabine, has noticed Cathi’s absence and asks Rashmi where she is. When Rashmi tells her about Cathi’s operation, Sabine laughs that she must be having a “sex change.” Rashmi is taken aback and asks Sabine what she means. Sabine responds, “Come on, you must have heard the rumors? Someone was checking Cathi’s LinkedIn and they saw that past colleagues were calling her ‘Cain’ in the recommendations.”</w:t>
      </w:r>
    </w:p>
    <w:p w14:paraId="52AB95E7" w14:textId="77777777" w:rsidR="0001413C" w:rsidRPr="0001413C" w:rsidRDefault="0001413C" w:rsidP="0001413C">
      <w:r w:rsidRPr="0001413C">
        <w:t>Rashmi wonders what she should do.</w:t>
      </w:r>
    </w:p>
    <w:p w14:paraId="1BA28E92" w14:textId="77777777" w:rsidR="0001413C" w:rsidRPr="0001413C" w:rsidRDefault="0001413C" w:rsidP="0001413C">
      <w:r w:rsidRPr="0001413C">
        <w:rPr>
          <w:b/>
          <w:bCs/>
        </w:rPr>
        <w:t>Question:</w:t>
      </w:r>
      <w:r w:rsidRPr="0001413C">
        <w:t xml:space="preserve"> </w:t>
      </w:r>
    </w:p>
    <w:p w14:paraId="46442DBD" w14:textId="77777777" w:rsidR="0001413C" w:rsidRPr="0001413C" w:rsidRDefault="0001413C" w:rsidP="0001413C">
      <w:r w:rsidRPr="0001413C">
        <w:t>What two things should Rashmi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F56A8E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09B761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0D2BD1" w14:textId="77777777" w:rsidR="0001413C" w:rsidRPr="0001413C" w:rsidRDefault="0001413C" w:rsidP="0001413C">
            <w:pPr>
              <w:rPr>
                <w:b/>
                <w:bCs/>
              </w:rPr>
            </w:pPr>
            <w:r w:rsidRPr="0001413C">
              <w:rPr>
                <w:b/>
                <w:bCs/>
              </w:rPr>
              <w:t>Answer</w:t>
            </w:r>
          </w:p>
        </w:tc>
      </w:tr>
      <w:tr w:rsidR="0001413C" w:rsidRPr="0001413C" w14:paraId="5E16B5D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9A4D5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957E30" w14:textId="77777777" w:rsidR="0001413C" w:rsidRPr="0001413C" w:rsidRDefault="0001413C" w:rsidP="0001413C">
            <w:r w:rsidRPr="0001413C">
              <w:t>Tell Sabine that Cathi’s gender identity is no one’s business, and it’s up to Cathi to decide whether to tell anyone.</w:t>
            </w:r>
          </w:p>
        </w:tc>
      </w:tr>
      <w:tr w:rsidR="0001413C" w:rsidRPr="0001413C" w14:paraId="1A891FC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4B51CD"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8DE4A3" w14:textId="77777777" w:rsidR="0001413C" w:rsidRPr="0001413C" w:rsidRDefault="0001413C" w:rsidP="0001413C">
            <w:r w:rsidRPr="0001413C">
              <w:t xml:space="preserve">Contact Cathi to let her know what everyone is saying about her and to ask her if the rumors are true, so Rashmi can defend her and make sure the gossip has stopped before she gets back. </w:t>
            </w:r>
          </w:p>
        </w:tc>
      </w:tr>
      <w:tr w:rsidR="0001413C" w:rsidRPr="0001413C" w14:paraId="18DC436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94D1C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3FEFB7" w14:textId="77777777" w:rsidR="0001413C" w:rsidRPr="0001413C" w:rsidRDefault="0001413C" w:rsidP="0001413C">
            <w:r w:rsidRPr="0001413C">
              <w:t>Whether it’s true or not, this gossip is harassment, so Rashmi should report the rumors and what Sabine told her to a manager or the appropriate department right away.</w:t>
            </w:r>
          </w:p>
        </w:tc>
      </w:tr>
      <w:tr w:rsidR="0001413C" w:rsidRPr="0001413C" w14:paraId="28A6460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13A7D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1B4EAD" w14:textId="77777777" w:rsidR="0001413C" w:rsidRPr="0001413C" w:rsidRDefault="0001413C" w:rsidP="0001413C">
            <w:r w:rsidRPr="0001413C">
              <w:t xml:space="preserve">If Rashmi reports this, she’s going to get a lot of people in trouble. That’s going to make coming to work very awkward, so she shouldn’t report it until she’s certain the rumors aren’t true. </w:t>
            </w:r>
          </w:p>
        </w:tc>
      </w:tr>
    </w:tbl>
    <w:p w14:paraId="0DDA164D"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2963695" w14:textId="77777777" w:rsidR="0001413C" w:rsidRPr="0001413C" w:rsidRDefault="0001413C" w:rsidP="0001413C">
      <w:r w:rsidRPr="0001413C">
        <w:br w:type="page"/>
      </w:r>
    </w:p>
    <w:p w14:paraId="57B8A4DB" w14:textId="77777777" w:rsidR="0001413C" w:rsidRPr="0001413C" w:rsidRDefault="0001413C" w:rsidP="0001413C">
      <w:bookmarkStart w:id="387" w:name="Page_1957855386606812372"/>
      <w:bookmarkEnd w:id="387"/>
      <w:r w:rsidRPr="0001413C">
        <w:rPr>
          <w:b/>
          <w:bCs/>
        </w:rPr>
        <w:t>Page Number:</w:t>
      </w:r>
      <w:r w:rsidRPr="0001413C">
        <w:t xml:space="preserve"> 157 </w:t>
      </w:r>
    </w:p>
    <w:p w14:paraId="61993E46" w14:textId="77777777" w:rsidR="0001413C" w:rsidRPr="0001413C" w:rsidRDefault="0001413C" w:rsidP="0001413C">
      <w:r w:rsidRPr="0001413C">
        <w:rPr>
          <w:b/>
          <w:bCs/>
        </w:rPr>
        <w:t>Lesson 48:</w:t>
      </w:r>
      <w:r w:rsidRPr="0001413C">
        <w:t xml:space="preserve"> Sexual Orientation and Gender Identity Harassment </w:t>
      </w:r>
    </w:p>
    <w:p w14:paraId="4EF6F6AB" w14:textId="77777777" w:rsidR="0001413C" w:rsidRPr="0001413C" w:rsidRDefault="0001413C" w:rsidP="0001413C">
      <w:r w:rsidRPr="0001413C">
        <w:rPr>
          <w:b/>
          <w:bCs/>
        </w:rPr>
        <w:t xml:space="preserve">Text and Image Template / Text Only </w:t>
      </w:r>
    </w:p>
    <w:p w14:paraId="7361E5E5" w14:textId="77777777" w:rsidR="0001413C" w:rsidRPr="0001413C" w:rsidRDefault="0001413C" w:rsidP="0001413C">
      <w:r w:rsidRPr="0001413C">
        <w:rPr>
          <w:b/>
          <w:bCs/>
        </w:rPr>
        <w:t>Content Title:</w:t>
      </w:r>
      <w:r w:rsidRPr="0001413C">
        <w:t xml:space="preserve"> </w:t>
      </w:r>
    </w:p>
    <w:p w14:paraId="0DBD71FD" w14:textId="77777777" w:rsidR="0001413C" w:rsidRPr="0001413C" w:rsidRDefault="0001413C" w:rsidP="0001413C">
      <w:r w:rsidRPr="0001413C">
        <w:t xml:space="preserve">Remember… </w:t>
      </w:r>
    </w:p>
    <w:p w14:paraId="37CAAAB0" w14:textId="77777777" w:rsidR="0001413C" w:rsidRPr="0001413C" w:rsidRDefault="0001413C" w:rsidP="0001413C">
      <w:r w:rsidRPr="0001413C">
        <w:br/>
      </w:r>
      <w:r w:rsidRPr="0001413C">
        <w:rPr>
          <w:b/>
          <w:bCs/>
        </w:rPr>
        <w:t>Column 1 Text:</w:t>
      </w:r>
      <w:r w:rsidRPr="0001413C">
        <w:t xml:space="preserve"> </w:t>
      </w:r>
    </w:p>
    <w:p w14:paraId="7502E91E" w14:textId="77777777" w:rsidR="0001413C" w:rsidRPr="0001413C" w:rsidRDefault="0001413C" w:rsidP="0001413C">
      <w:r w:rsidRPr="0001413C">
        <w:t>Whether or not these rumors are true, Rashmi should report this right away to the appropriate department or a manager. Revealing someone’s gender identity without their consent, and before they are ready to reveal it, is called “outing someone,” which is a violation of someone’s privacy. Our gender identity is a deeply personal part of who we are, which is why being outed can be a very distressing experience.</w:t>
      </w:r>
    </w:p>
    <w:p w14:paraId="0BB6132C" w14:textId="77777777" w:rsidR="0001413C" w:rsidRPr="0001413C" w:rsidRDefault="0001413C" w:rsidP="0001413C">
      <w:r w:rsidRPr="0001413C">
        <w:t>It’s also important to remember that if Cathi is trans, saying she “used to be a man” is not accurate. Their gender identity just doesn’t align with the sex they were assigned at birth. “Sex change” is also an inaccurate and outdated word because the surgery changes a person’s physical anatomy to better reflect the gender they identify with. That’s why gender-reassignment, gender-confirmation, or gender-affirmation surgery are more appropriate terms. However, not all trans people need, want, or have access to this surgery, and if they do, this is private and personal information.</w:t>
      </w:r>
    </w:p>
    <w:p w14:paraId="630A286B" w14:textId="77777777" w:rsidR="0001413C" w:rsidRPr="0001413C" w:rsidRDefault="0001413C" w:rsidP="0001413C">
      <w:r w:rsidRPr="0001413C">
        <w:rPr>
          <w:b/>
          <w:bCs/>
        </w:rPr>
        <w:t>Audio Transcript Text:</w:t>
      </w:r>
      <w:r w:rsidRPr="0001413C">
        <w:t xml:space="preserve"> </w:t>
      </w:r>
    </w:p>
    <w:p w14:paraId="17BD7BDF" w14:textId="77777777" w:rsidR="0001413C" w:rsidRPr="0001413C" w:rsidRDefault="0001413C" w:rsidP="0001413C">
      <w:r w:rsidRPr="0001413C">
        <w:t>Thanks for your advice.</w:t>
      </w:r>
    </w:p>
    <w:p w14:paraId="5B45DC2C" w14:textId="77777777" w:rsidR="0001413C" w:rsidRPr="0001413C" w:rsidRDefault="0001413C" w:rsidP="0001413C">
      <w:r w:rsidRPr="0001413C">
        <w:br w:type="page"/>
      </w:r>
    </w:p>
    <w:p w14:paraId="221C6CBC" w14:textId="77777777" w:rsidR="0001413C" w:rsidRPr="0001413C" w:rsidRDefault="0001413C" w:rsidP="0001413C">
      <w:r w:rsidRPr="0001413C">
        <w:rPr>
          <w:b/>
          <w:bCs/>
        </w:rPr>
        <w:t>Lesson 49:</w:t>
      </w:r>
      <w:r w:rsidRPr="0001413C">
        <w:t xml:space="preserve"> Preventing Harassment and Discrimination </w:t>
      </w:r>
    </w:p>
    <w:p w14:paraId="37843F97" w14:textId="77777777" w:rsidR="0001413C" w:rsidRPr="0001413C" w:rsidRDefault="0001413C" w:rsidP="0001413C">
      <w:r w:rsidRPr="0001413C">
        <w:rPr>
          <w:b/>
          <w:bCs/>
        </w:rPr>
        <w:t>Quick Quiz Lesson</w:t>
      </w:r>
      <w:r w:rsidRPr="0001413C">
        <w:t xml:space="preserve"> </w:t>
      </w:r>
    </w:p>
    <w:p w14:paraId="67884EC8" w14:textId="77777777" w:rsidR="0001413C" w:rsidRPr="0001413C" w:rsidRDefault="0001413C" w:rsidP="0001413C">
      <w:r w:rsidRPr="0001413C">
        <w:rPr>
          <w:b/>
          <w:bCs/>
        </w:rPr>
        <w:t>Lesson Type :</w:t>
      </w:r>
      <w:r w:rsidRPr="0001413C">
        <w:t xml:space="preserve"> </w:t>
      </w:r>
    </w:p>
    <w:p w14:paraId="73434112" w14:textId="77777777" w:rsidR="0001413C" w:rsidRPr="0001413C" w:rsidRDefault="0001413C" w:rsidP="0001413C">
      <w:r w:rsidRPr="0001413C">
        <w:t xml:space="preserve">Quick Quiz </w:t>
      </w:r>
    </w:p>
    <w:p w14:paraId="76243763" w14:textId="77777777" w:rsidR="0001413C" w:rsidRPr="0001413C" w:rsidRDefault="0001413C" w:rsidP="0001413C">
      <w:r w:rsidRPr="0001413C">
        <w:rPr>
          <w:b/>
          <w:bCs/>
        </w:rPr>
        <w:t>Select Type :</w:t>
      </w:r>
      <w:r w:rsidRPr="0001413C">
        <w:t xml:space="preserve"> </w:t>
      </w:r>
    </w:p>
    <w:p w14:paraId="666DC7E0" w14:textId="77777777" w:rsidR="0001413C" w:rsidRPr="0001413C" w:rsidRDefault="0001413C" w:rsidP="0001413C">
      <w:r w:rsidRPr="0001413C">
        <w:t xml:space="preserve">Post Lesson Quick Quiz </w:t>
      </w:r>
    </w:p>
    <w:p w14:paraId="1C99C068" w14:textId="77777777" w:rsidR="0001413C" w:rsidRPr="0001413C" w:rsidRDefault="0001413C" w:rsidP="0001413C">
      <w:r w:rsidRPr="0001413C">
        <w:rPr>
          <w:b/>
          <w:bCs/>
        </w:rPr>
        <w:t>Page Title :</w:t>
      </w:r>
      <w:r w:rsidRPr="0001413C">
        <w:t xml:space="preserve"> </w:t>
      </w:r>
    </w:p>
    <w:p w14:paraId="51771C10" w14:textId="77777777" w:rsidR="0001413C" w:rsidRPr="0001413C" w:rsidRDefault="0001413C" w:rsidP="0001413C">
      <w:r w:rsidRPr="0001413C">
        <w:t xml:space="preserve">Ready for a quick assessment? </w:t>
      </w:r>
    </w:p>
    <w:p w14:paraId="617C7A30" w14:textId="77777777" w:rsidR="0001413C" w:rsidRPr="0001413C" w:rsidRDefault="0001413C" w:rsidP="0001413C">
      <w:r w:rsidRPr="0001413C">
        <w:rPr>
          <w:b/>
          <w:bCs/>
        </w:rPr>
        <w:t>Quick Quiz Assessment</w:t>
      </w:r>
      <w:r w:rsidRPr="0001413C">
        <w:t xml:space="preserve"> </w:t>
      </w:r>
    </w:p>
    <w:p w14:paraId="7F685E3F" w14:textId="77777777" w:rsidR="0001413C" w:rsidRPr="0001413C" w:rsidRDefault="0001413C" w:rsidP="0001413C">
      <w:r w:rsidRPr="0001413C">
        <w:rPr>
          <w:b/>
          <w:bCs/>
        </w:rPr>
        <w:t>Questions</w:t>
      </w:r>
      <w:r w:rsidRPr="0001413C">
        <w:t xml:space="preserve"> </w:t>
      </w:r>
    </w:p>
    <w:p w14:paraId="61F49CC8" w14:textId="77777777" w:rsidR="0001413C" w:rsidRPr="0001413C" w:rsidRDefault="0001413C" w:rsidP="0001413C">
      <w:r w:rsidRPr="0001413C">
        <w:rPr>
          <w:b/>
          <w:bCs/>
        </w:rPr>
        <w:t>1. Question :</w:t>
      </w:r>
      <w:r w:rsidRPr="0001413C">
        <w:t xml:space="preserve"> </w:t>
      </w:r>
    </w:p>
    <w:p w14:paraId="002F9547" w14:textId="77777777" w:rsidR="0001413C" w:rsidRPr="0001413C" w:rsidRDefault="0001413C" w:rsidP="0001413C">
      <w:r w:rsidRPr="0001413C">
        <w:t>You should always encourage your team to approach you if they have any concerns about harassment and discrimination.</w:t>
      </w:r>
    </w:p>
    <w:p w14:paraId="3C7E787E" w14:textId="77777777" w:rsidR="0001413C" w:rsidRPr="0001413C" w:rsidRDefault="0001413C" w:rsidP="0001413C">
      <w:r w:rsidRPr="0001413C">
        <w:rPr>
          <w:b/>
          <w:bCs/>
        </w:rPr>
        <w:t xml:space="preserve">1. Answer: Correct </w:t>
      </w:r>
    </w:p>
    <w:p w14:paraId="5AE1605A" w14:textId="77777777" w:rsidR="0001413C" w:rsidRPr="0001413C" w:rsidRDefault="0001413C" w:rsidP="0001413C">
      <w:r w:rsidRPr="0001413C">
        <w:t>True</w:t>
      </w:r>
    </w:p>
    <w:p w14:paraId="133A381C" w14:textId="77777777" w:rsidR="0001413C" w:rsidRPr="0001413C" w:rsidRDefault="0001413C" w:rsidP="0001413C">
      <w:r w:rsidRPr="0001413C">
        <w:rPr>
          <w:b/>
          <w:bCs/>
        </w:rPr>
        <w:t xml:space="preserve">2. Answer: Incorrect </w:t>
      </w:r>
    </w:p>
    <w:p w14:paraId="3B8754BA" w14:textId="77777777" w:rsidR="0001413C" w:rsidRPr="0001413C" w:rsidRDefault="0001413C" w:rsidP="0001413C">
      <w:r w:rsidRPr="0001413C">
        <w:t>False</w:t>
      </w:r>
    </w:p>
    <w:p w14:paraId="51CA3325" w14:textId="77777777" w:rsidR="0001413C" w:rsidRPr="0001413C" w:rsidRDefault="0001413C" w:rsidP="0001413C">
      <w:r w:rsidRPr="0001413C">
        <w:rPr>
          <w:b/>
          <w:bCs/>
        </w:rPr>
        <w:t>2. Question :</w:t>
      </w:r>
      <w:r w:rsidRPr="0001413C">
        <w:t xml:space="preserve"> </w:t>
      </w:r>
    </w:p>
    <w:p w14:paraId="5518E888" w14:textId="77777777" w:rsidR="0001413C" w:rsidRPr="0001413C" w:rsidRDefault="0001413C" w:rsidP="0001413C">
      <w:r w:rsidRPr="0001413C">
        <w:t>You need to educate your team on the impact of harassment and discrimination in the workplace and emphasize that we operate a zero-tolerance policy.</w:t>
      </w:r>
    </w:p>
    <w:p w14:paraId="379D9E4C" w14:textId="77777777" w:rsidR="0001413C" w:rsidRPr="0001413C" w:rsidRDefault="0001413C" w:rsidP="0001413C">
      <w:r w:rsidRPr="0001413C">
        <w:rPr>
          <w:b/>
          <w:bCs/>
        </w:rPr>
        <w:t xml:space="preserve">1. Answer: Correct </w:t>
      </w:r>
    </w:p>
    <w:p w14:paraId="34CE8ADF" w14:textId="77777777" w:rsidR="0001413C" w:rsidRPr="0001413C" w:rsidRDefault="0001413C" w:rsidP="0001413C">
      <w:r w:rsidRPr="0001413C">
        <w:t>True</w:t>
      </w:r>
    </w:p>
    <w:p w14:paraId="72B26EDE" w14:textId="77777777" w:rsidR="0001413C" w:rsidRPr="0001413C" w:rsidRDefault="0001413C" w:rsidP="0001413C">
      <w:r w:rsidRPr="0001413C">
        <w:rPr>
          <w:b/>
          <w:bCs/>
        </w:rPr>
        <w:t xml:space="preserve">2. Answer: Incorrect </w:t>
      </w:r>
    </w:p>
    <w:p w14:paraId="42541D08" w14:textId="77777777" w:rsidR="0001413C" w:rsidRPr="0001413C" w:rsidRDefault="0001413C" w:rsidP="0001413C">
      <w:r w:rsidRPr="0001413C">
        <w:t>False</w:t>
      </w:r>
    </w:p>
    <w:p w14:paraId="2FEA826A" w14:textId="77777777" w:rsidR="0001413C" w:rsidRPr="0001413C" w:rsidRDefault="0001413C" w:rsidP="0001413C">
      <w:r w:rsidRPr="0001413C">
        <w:rPr>
          <w:b/>
          <w:bCs/>
        </w:rPr>
        <w:t>3. Question :</w:t>
      </w:r>
      <w:r w:rsidRPr="0001413C">
        <w:t xml:space="preserve"> </w:t>
      </w:r>
    </w:p>
    <w:p w14:paraId="5299F36C" w14:textId="77777777" w:rsidR="0001413C" w:rsidRPr="0001413C" w:rsidRDefault="0001413C" w:rsidP="0001413C">
      <w:r w:rsidRPr="0001413C">
        <w:t>Employees should never be assigned tasks based on their ethnicity. All assignments should be based on their skills and qualifications.</w:t>
      </w:r>
    </w:p>
    <w:p w14:paraId="771C6B0B" w14:textId="77777777" w:rsidR="0001413C" w:rsidRPr="0001413C" w:rsidRDefault="0001413C" w:rsidP="0001413C">
      <w:r w:rsidRPr="0001413C">
        <w:rPr>
          <w:b/>
          <w:bCs/>
        </w:rPr>
        <w:t xml:space="preserve">1. Answer: Correct </w:t>
      </w:r>
    </w:p>
    <w:p w14:paraId="18438C05" w14:textId="77777777" w:rsidR="0001413C" w:rsidRPr="0001413C" w:rsidRDefault="0001413C" w:rsidP="0001413C">
      <w:r w:rsidRPr="0001413C">
        <w:t>True</w:t>
      </w:r>
    </w:p>
    <w:p w14:paraId="725F5B94" w14:textId="77777777" w:rsidR="0001413C" w:rsidRPr="0001413C" w:rsidRDefault="0001413C" w:rsidP="0001413C">
      <w:r w:rsidRPr="0001413C">
        <w:rPr>
          <w:b/>
          <w:bCs/>
        </w:rPr>
        <w:t xml:space="preserve">2. Answer: Incorrect </w:t>
      </w:r>
    </w:p>
    <w:p w14:paraId="4F492CB5" w14:textId="77777777" w:rsidR="0001413C" w:rsidRPr="0001413C" w:rsidRDefault="0001413C" w:rsidP="0001413C">
      <w:r w:rsidRPr="0001413C">
        <w:t>False</w:t>
      </w:r>
    </w:p>
    <w:p w14:paraId="454503FB" w14:textId="77777777" w:rsidR="0001413C" w:rsidRPr="0001413C" w:rsidRDefault="0001413C" w:rsidP="0001413C">
      <w:r w:rsidRPr="0001413C">
        <w:rPr>
          <w:b/>
          <w:bCs/>
        </w:rPr>
        <w:t>4. Question :</w:t>
      </w:r>
      <w:r w:rsidRPr="0001413C">
        <w:t xml:space="preserve"> </w:t>
      </w:r>
    </w:p>
    <w:p w14:paraId="03B68110" w14:textId="77777777" w:rsidR="0001413C" w:rsidRPr="0001413C" w:rsidRDefault="0001413C" w:rsidP="0001413C">
      <w:r w:rsidRPr="0001413C">
        <w:t>You should never stereotype a particular group or gender, or exclude people with disabilities from projects and workplace duties.</w:t>
      </w:r>
    </w:p>
    <w:p w14:paraId="0B82043A" w14:textId="77777777" w:rsidR="0001413C" w:rsidRPr="0001413C" w:rsidRDefault="0001413C" w:rsidP="0001413C">
      <w:r w:rsidRPr="0001413C">
        <w:rPr>
          <w:b/>
          <w:bCs/>
        </w:rPr>
        <w:t xml:space="preserve">1. Answer: Correct </w:t>
      </w:r>
    </w:p>
    <w:p w14:paraId="15E8EE81" w14:textId="77777777" w:rsidR="0001413C" w:rsidRPr="0001413C" w:rsidRDefault="0001413C" w:rsidP="0001413C">
      <w:r w:rsidRPr="0001413C">
        <w:t>True</w:t>
      </w:r>
    </w:p>
    <w:p w14:paraId="24127EA4" w14:textId="77777777" w:rsidR="0001413C" w:rsidRPr="0001413C" w:rsidRDefault="0001413C" w:rsidP="0001413C">
      <w:r w:rsidRPr="0001413C">
        <w:rPr>
          <w:b/>
          <w:bCs/>
        </w:rPr>
        <w:t xml:space="preserve">2. Answer: Incorrect </w:t>
      </w:r>
    </w:p>
    <w:p w14:paraId="749120C2" w14:textId="77777777" w:rsidR="0001413C" w:rsidRPr="0001413C" w:rsidRDefault="0001413C" w:rsidP="0001413C">
      <w:r w:rsidRPr="0001413C">
        <w:t>False</w:t>
      </w:r>
    </w:p>
    <w:p w14:paraId="7EA2A1BE" w14:textId="77777777" w:rsidR="0001413C" w:rsidRPr="0001413C" w:rsidRDefault="0001413C" w:rsidP="0001413C">
      <w:r w:rsidRPr="0001413C">
        <w:rPr>
          <w:b/>
          <w:bCs/>
        </w:rPr>
        <w:t>5. Question :</w:t>
      </w:r>
      <w:r w:rsidRPr="0001413C">
        <w:t xml:space="preserve"> </w:t>
      </w:r>
    </w:p>
    <w:p w14:paraId="4023EC30" w14:textId="77777777" w:rsidR="0001413C" w:rsidRPr="0001413C" w:rsidRDefault="0001413C" w:rsidP="0001413C">
      <w:r w:rsidRPr="0001413C">
        <w:t>Even if complaints seem to come from overly sensitive employees and turn out to be the result of simple misunderstandings, they're worthy of your attention.</w:t>
      </w:r>
    </w:p>
    <w:p w14:paraId="3D28B226" w14:textId="77777777" w:rsidR="0001413C" w:rsidRPr="0001413C" w:rsidRDefault="0001413C" w:rsidP="0001413C">
      <w:r w:rsidRPr="0001413C">
        <w:rPr>
          <w:b/>
          <w:bCs/>
        </w:rPr>
        <w:t xml:space="preserve">1. Answer: Correct </w:t>
      </w:r>
    </w:p>
    <w:p w14:paraId="5D4724EF" w14:textId="77777777" w:rsidR="0001413C" w:rsidRPr="0001413C" w:rsidRDefault="0001413C" w:rsidP="0001413C">
      <w:r w:rsidRPr="0001413C">
        <w:t>True</w:t>
      </w:r>
    </w:p>
    <w:p w14:paraId="0D60C975" w14:textId="77777777" w:rsidR="0001413C" w:rsidRPr="0001413C" w:rsidRDefault="0001413C" w:rsidP="0001413C">
      <w:r w:rsidRPr="0001413C">
        <w:rPr>
          <w:b/>
          <w:bCs/>
        </w:rPr>
        <w:t xml:space="preserve">2. Answer: Incorrect </w:t>
      </w:r>
    </w:p>
    <w:p w14:paraId="551D3ECE" w14:textId="77777777" w:rsidR="0001413C" w:rsidRPr="0001413C" w:rsidRDefault="0001413C" w:rsidP="0001413C">
      <w:r w:rsidRPr="0001413C">
        <w:t>False</w:t>
      </w:r>
    </w:p>
    <w:p w14:paraId="5DFF529B" w14:textId="77777777" w:rsidR="0001413C" w:rsidRPr="0001413C" w:rsidRDefault="0001413C" w:rsidP="0001413C">
      <w:r w:rsidRPr="0001413C">
        <w:rPr>
          <w:b/>
          <w:bCs/>
        </w:rPr>
        <w:t>6. Question :</w:t>
      </w:r>
      <w:r w:rsidRPr="0001413C">
        <w:t xml:space="preserve"> </w:t>
      </w:r>
    </w:p>
    <w:p w14:paraId="2710E21F" w14:textId="77777777" w:rsidR="0001413C" w:rsidRPr="0001413C" w:rsidRDefault="0001413C" w:rsidP="0001413C">
      <w:r w:rsidRPr="0001413C">
        <w:t>Employees must have access to alternative and appropriate reporting channels for harassment or discrimination concerns, so they are not limited to reporting through their manager.</w:t>
      </w:r>
    </w:p>
    <w:p w14:paraId="4DBF829F" w14:textId="77777777" w:rsidR="0001413C" w:rsidRPr="0001413C" w:rsidRDefault="0001413C" w:rsidP="0001413C">
      <w:r w:rsidRPr="0001413C">
        <w:rPr>
          <w:b/>
          <w:bCs/>
        </w:rPr>
        <w:t xml:space="preserve">1. Answer: Correct </w:t>
      </w:r>
    </w:p>
    <w:p w14:paraId="4702F2EA" w14:textId="77777777" w:rsidR="0001413C" w:rsidRPr="0001413C" w:rsidRDefault="0001413C" w:rsidP="0001413C">
      <w:r w:rsidRPr="0001413C">
        <w:t>True</w:t>
      </w:r>
    </w:p>
    <w:p w14:paraId="572DDD16" w14:textId="77777777" w:rsidR="0001413C" w:rsidRPr="0001413C" w:rsidRDefault="0001413C" w:rsidP="0001413C">
      <w:r w:rsidRPr="0001413C">
        <w:rPr>
          <w:b/>
          <w:bCs/>
        </w:rPr>
        <w:t xml:space="preserve">2. Answer: Incorrect </w:t>
      </w:r>
    </w:p>
    <w:p w14:paraId="15878C48" w14:textId="77777777" w:rsidR="0001413C" w:rsidRPr="0001413C" w:rsidRDefault="0001413C" w:rsidP="0001413C">
      <w:r w:rsidRPr="0001413C">
        <w:t>False</w:t>
      </w:r>
    </w:p>
    <w:p w14:paraId="0C1D603B" w14:textId="77777777" w:rsidR="0001413C" w:rsidRPr="0001413C" w:rsidRDefault="0001413C" w:rsidP="0001413C">
      <w:r w:rsidRPr="0001413C">
        <w:rPr>
          <w:b/>
          <w:bCs/>
        </w:rPr>
        <w:t>7. Question :</w:t>
      </w:r>
      <w:r w:rsidRPr="0001413C">
        <w:t xml:space="preserve"> </w:t>
      </w:r>
    </w:p>
    <w:p w14:paraId="5E016224" w14:textId="77777777" w:rsidR="0001413C" w:rsidRPr="0001413C" w:rsidRDefault="0001413C" w:rsidP="0001413C">
      <w:r w:rsidRPr="0001413C">
        <w:t>Sofia and Katie are members of Omar's team. Sofia tells Omar that she would like to file a harassment complaint. She tells Omar that Katie sends her lewd emails and openly flirts with her, even after Sofia requested her to stop. Omar makes a note of Sofia's complaint and tells her that he will investigate it himself and ensure that Katie is appropriately disciplined.</w:t>
      </w:r>
    </w:p>
    <w:p w14:paraId="761EED72" w14:textId="77777777" w:rsidR="0001413C" w:rsidRPr="0001413C" w:rsidRDefault="0001413C" w:rsidP="0001413C">
      <w:r w:rsidRPr="0001413C">
        <w:t>Is this an appropriate course of action for Omar to take?</w:t>
      </w:r>
    </w:p>
    <w:p w14:paraId="1B881D9C" w14:textId="77777777" w:rsidR="0001413C" w:rsidRPr="0001413C" w:rsidRDefault="0001413C" w:rsidP="0001413C">
      <w:r w:rsidRPr="0001413C">
        <w:rPr>
          <w:b/>
          <w:bCs/>
        </w:rPr>
        <w:t xml:space="preserve">1. Answer: Incorrect </w:t>
      </w:r>
    </w:p>
    <w:p w14:paraId="4FE4B26D" w14:textId="77777777" w:rsidR="0001413C" w:rsidRPr="0001413C" w:rsidRDefault="0001413C" w:rsidP="0001413C">
      <w:r w:rsidRPr="0001413C">
        <w:t>Yes</w:t>
      </w:r>
    </w:p>
    <w:p w14:paraId="139DE7C0" w14:textId="77777777" w:rsidR="0001413C" w:rsidRPr="0001413C" w:rsidRDefault="0001413C" w:rsidP="0001413C">
      <w:r w:rsidRPr="0001413C">
        <w:rPr>
          <w:b/>
          <w:bCs/>
        </w:rPr>
        <w:t xml:space="preserve">2. Answer: Correct </w:t>
      </w:r>
    </w:p>
    <w:p w14:paraId="2BD076A9" w14:textId="77777777" w:rsidR="0001413C" w:rsidRPr="0001413C" w:rsidRDefault="0001413C" w:rsidP="0001413C">
      <w:r w:rsidRPr="0001413C">
        <w:t>No</w:t>
      </w:r>
    </w:p>
    <w:p w14:paraId="7764F6ED" w14:textId="77777777" w:rsidR="0001413C" w:rsidRPr="0001413C" w:rsidRDefault="0001413C" w:rsidP="0001413C">
      <w:r w:rsidRPr="0001413C">
        <w:rPr>
          <w:b/>
          <w:bCs/>
        </w:rPr>
        <w:t>8. Question :</w:t>
      </w:r>
      <w:r w:rsidRPr="0001413C">
        <w:t xml:space="preserve"> </w:t>
      </w:r>
    </w:p>
    <w:p w14:paraId="7761D183" w14:textId="77777777" w:rsidR="0001413C" w:rsidRPr="0001413C" w:rsidRDefault="0001413C" w:rsidP="0001413C">
      <w:r w:rsidRPr="0001413C">
        <w:t>Gerald is a team lead. His team has been assigned a major project that will involve frequent travel for all team members. Marci, a member of Gerald's team, uses a wheelchair. Because of the frequent travel requirements, Gerald is considering replacing Marci, as he feels that the travel would be difficult for her.</w:t>
      </w:r>
    </w:p>
    <w:p w14:paraId="7EAF92AF" w14:textId="77777777" w:rsidR="0001413C" w:rsidRPr="0001413C" w:rsidRDefault="0001413C" w:rsidP="0001413C">
      <w:r w:rsidRPr="0001413C">
        <w:t>Would this be an appropriate action to take?</w:t>
      </w:r>
    </w:p>
    <w:p w14:paraId="309B4CC5" w14:textId="77777777" w:rsidR="0001413C" w:rsidRPr="0001413C" w:rsidRDefault="0001413C" w:rsidP="0001413C">
      <w:r w:rsidRPr="0001413C">
        <w:rPr>
          <w:b/>
          <w:bCs/>
        </w:rPr>
        <w:t xml:space="preserve">1. Answer: Incorrect </w:t>
      </w:r>
    </w:p>
    <w:p w14:paraId="50DCEB85" w14:textId="77777777" w:rsidR="0001413C" w:rsidRPr="0001413C" w:rsidRDefault="0001413C" w:rsidP="0001413C">
      <w:r w:rsidRPr="0001413C">
        <w:t>Yes</w:t>
      </w:r>
    </w:p>
    <w:p w14:paraId="464431DF" w14:textId="77777777" w:rsidR="0001413C" w:rsidRPr="0001413C" w:rsidRDefault="0001413C" w:rsidP="0001413C">
      <w:r w:rsidRPr="0001413C">
        <w:rPr>
          <w:b/>
          <w:bCs/>
        </w:rPr>
        <w:t xml:space="preserve">2. Answer: Correct </w:t>
      </w:r>
    </w:p>
    <w:p w14:paraId="413A08B6" w14:textId="77777777" w:rsidR="0001413C" w:rsidRPr="0001413C" w:rsidRDefault="0001413C" w:rsidP="0001413C">
      <w:r w:rsidRPr="0001413C">
        <w:t>No</w:t>
      </w:r>
    </w:p>
    <w:p w14:paraId="6A6CF9A5" w14:textId="77777777" w:rsidR="0001413C" w:rsidRPr="0001413C" w:rsidRDefault="0001413C" w:rsidP="0001413C">
      <w:r w:rsidRPr="0001413C">
        <w:rPr>
          <w:b/>
          <w:bCs/>
        </w:rPr>
        <w:t>9. Question :</w:t>
      </w:r>
      <w:r w:rsidRPr="0001413C">
        <w:t xml:space="preserve"> </w:t>
      </w:r>
    </w:p>
    <w:p w14:paraId="71B20C60" w14:textId="77777777" w:rsidR="0001413C" w:rsidRPr="0001413C" w:rsidRDefault="0001413C" w:rsidP="0001413C">
      <w:r w:rsidRPr="0001413C">
        <w:t>A member of Zoe's team tells her that he feels he's been racially abused by another team member. He asks Zoe if she can do something about it quietly. He says he doesn't want to make a big deal of it. Zoe tells him that she'll keep the matter confidential to the fullest extent possible under the law, but that she'll have to report his complaint to the appropriate department as she's not permitted to investigate concerns herself.</w:t>
      </w:r>
    </w:p>
    <w:p w14:paraId="5691AC1F" w14:textId="77777777" w:rsidR="0001413C" w:rsidRPr="0001413C" w:rsidRDefault="0001413C" w:rsidP="0001413C">
      <w:r w:rsidRPr="0001413C">
        <w:t>Is this the correct course of action?</w:t>
      </w:r>
    </w:p>
    <w:p w14:paraId="2D84F4CF" w14:textId="77777777" w:rsidR="0001413C" w:rsidRPr="0001413C" w:rsidRDefault="0001413C" w:rsidP="0001413C">
      <w:r w:rsidRPr="0001413C">
        <w:rPr>
          <w:b/>
          <w:bCs/>
        </w:rPr>
        <w:t xml:space="preserve">1. Answer: Correct </w:t>
      </w:r>
    </w:p>
    <w:p w14:paraId="60B070FB" w14:textId="77777777" w:rsidR="0001413C" w:rsidRPr="0001413C" w:rsidRDefault="0001413C" w:rsidP="0001413C">
      <w:r w:rsidRPr="0001413C">
        <w:t>Yes</w:t>
      </w:r>
    </w:p>
    <w:p w14:paraId="6BEB2778" w14:textId="77777777" w:rsidR="0001413C" w:rsidRPr="0001413C" w:rsidRDefault="0001413C" w:rsidP="0001413C">
      <w:r w:rsidRPr="0001413C">
        <w:rPr>
          <w:b/>
          <w:bCs/>
        </w:rPr>
        <w:t xml:space="preserve">2. Answer: Incorrect </w:t>
      </w:r>
    </w:p>
    <w:p w14:paraId="37562214" w14:textId="77777777" w:rsidR="0001413C" w:rsidRPr="0001413C" w:rsidRDefault="0001413C" w:rsidP="0001413C">
      <w:r w:rsidRPr="0001413C">
        <w:t>No</w:t>
      </w:r>
    </w:p>
    <w:p w14:paraId="7E6619ED" w14:textId="77777777" w:rsidR="0001413C" w:rsidRPr="0001413C" w:rsidRDefault="0001413C" w:rsidP="0001413C">
      <w:r w:rsidRPr="0001413C">
        <w:rPr>
          <w:b/>
          <w:bCs/>
        </w:rPr>
        <w:t>10. Question :</w:t>
      </w:r>
      <w:r w:rsidRPr="0001413C">
        <w:t xml:space="preserve"> </w:t>
      </w:r>
    </w:p>
    <w:p w14:paraId="2DFD8FEF" w14:textId="77777777" w:rsidR="0001413C" w:rsidRPr="0001413C" w:rsidRDefault="0001413C" w:rsidP="0001413C">
      <w:r w:rsidRPr="0001413C">
        <w:t>Alva has just joined Stuart’s team. She’s a very high performer, but her previous manager has told Stuart that she has a habit of telling inappropriate jokes that some people can find offensive. Stuart doesn’t want to start off on the wrong foot with Alva, so he decides not to mention anything about the inappropriate jokes unless someone in his team makes a complaint about them.</w:t>
      </w:r>
    </w:p>
    <w:p w14:paraId="7387A0F5" w14:textId="77777777" w:rsidR="0001413C" w:rsidRPr="0001413C" w:rsidRDefault="0001413C" w:rsidP="0001413C">
      <w:r w:rsidRPr="0001413C">
        <w:t>Is this the correct course of action to prevent a potential harassment complaint arising?</w:t>
      </w:r>
    </w:p>
    <w:p w14:paraId="3536CEBE" w14:textId="77777777" w:rsidR="0001413C" w:rsidRPr="0001413C" w:rsidRDefault="0001413C" w:rsidP="0001413C">
      <w:r w:rsidRPr="0001413C">
        <w:rPr>
          <w:b/>
          <w:bCs/>
        </w:rPr>
        <w:t xml:space="preserve">1. Answer: Incorrect </w:t>
      </w:r>
    </w:p>
    <w:p w14:paraId="12A60CB1" w14:textId="77777777" w:rsidR="0001413C" w:rsidRPr="0001413C" w:rsidRDefault="0001413C" w:rsidP="0001413C">
      <w:r w:rsidRPr="0001413C">
        <w:t>Yes</w:t>
      </w:r>
    </w:p>
    <w:p w14:paraId="0741A896" w14:textId="77777777" w:rsidR="0001413C" w:rsidRPr="0001413C" w:rsidRDefault="0001413C" w:rsidP="0001413C">
      <w:r w:rsidRPr="0001413C">
        <w:rPr>
          <w:b/>
          <w:bCs/>
        </w:rPr>
        <w:t xml:space="preserve">2. Answer: Correct </w:t>
      </w:r>
    </w:p>
    <w:p w14:paraId="7CED4480" w14:textId="77777777" w:rsidR="0001413C" w:rsidRPr="0001413C" w:rsidRDefault="0001413C" w:rsidP="0001413C">
      <w:r w:rsidRPr="0001413C">
        <w:t>No</w:t>
      </w:r>
    </w:p>
    <w:p w14:paraId="3569E3AD" w14:textId="77777777" w:rsidR="0001413C" w:rsidRPr="0001413C" w:rsidRDefault="0001413C" w:rsidP="0001413C">
      <w:r w:rsidRPr="0001413C">
        <w:rPr>
          <w:b/>
          <w:bCs/>
        </w:rPr>
        <w:t xml:space="preserve">Number of questions needed to pass ? : </w:t>
      </w:r>
    </w:p>
    <w:p w14:paraId="3A504362" w14:textId="77777777" w:rsidR="0001413C" w:rsidRPr="0001413C" w:rsidRDefault="0001413C" w:rsidP="0001413C">
      <w:r w:rsidRPr="0001413C">
        <w:t xml:space="preserve">4 </w:t>
      </w:r>
    </w:p>
    <w:p w14:paraId="3435D0C8" w14:textId="77777777" w:rsidR="0001413C" w:rsidRPr="0001413C" w:rsidRDefault="0001413C" w:rsidP="0001413C">
      <w:r w:rsidRPr="0001413C">
        <w:rPr>
          <w:b/>
          <w:bCs/>
        </w:rPr>
        <w:t>Passed Message</w:t>
      </w:r>
      <w:r w:rsidRPr="0001413C">
        <w:t xml:space="preserve"> </w:t>
      </w:r>
    </w:p>
    <w:p w14:paraId="0F975BC1" w14:textId="77777777" w:rsidR="0001413C" w:rsidRPr="0001413C" w:rsidRDefault="0001413C" w:rsidP="0001413C">
      <w:r w:rsidRPr="0001413C">
        <w:rPr>
          <w:b/>
          <w:bCs/>
        </w:rPr>
        <w:t xml:space="preserve">Message text: </w:t>
      </w:r>
    </w:p>
    <w:p w14:paraId="3CA7BF73" w14:textId="77777777" w:rsidR="0001413C" w:rsidRPr="0001413C" w:rsidRDefault="0001413C" w:rsidP="0001413C">
      <w:r w:rsidRPr="0001413C">
        <w:t>Good job!</w:t>
      </w:r>
    </w:p>
    <w:p w14:paraId="0A686B6F" w14:textId="77777777" w:rsidR="0001413C" w:rsidRPr="0001413C" w:rsidRDefault="0001413C" w:rsidP="0001413C">
      <w:r w:rsidRPr="0001413C">
        <w:rPr>
          <w:b/>
          <w:bCs/>
        </w:rPr>
        <w:t>Failed Message</w:t>
      </w:r>
      <w:r w:rsidRPr="0001413C">
        <w:t xml:space="preserve"> </w:t>
      </w:r>
    </w:p>
    <w:p w14:paraId="62EE2DD4" w14:textId="77777777" w:rsidR="0001413C" w:rsidRPr="0001413C" w:rsidRDefault="0001413C" w:rsidP="0001413C">
      <w:r w:rsidRPr="0001413C">
        <w:rPr>
          <w:b/>
          <w:bCs/>
        </w:rPr>
        <w:t xml:space="preserve">Message text: </w:t>
      </w:r>
    </w:p>
    <w:p w14:paraId="66611A2B" w14:textId="77777777" w:rsidR="0001413C" w:rsidRPr="0001413C" w:rsidRDefault="0001413C" w:rsidP="0001413C">
      <w:r w:rsidRPr="0001413C">
        <w:t>Sorry, you didn’t pass!</w:t>
      </w:r>
    </w:p>
    <w:p w14:paraId="3635E300" w14:textId="77777777" w:rsidR="0001413C" w:rsidRPr="0001413C" w:rsidRDefault="0001413C" w:rsidP="0001413C">
      <w:r w:rsidRPr="0001413C">
        <w:br w:type="page"/>
      </w:r>
    </w:p>
    <w:p w14:paraId="4C5248BF" w14:textId="77777777" w:rsidR="0001413C" w:rsidRPr="0001413C" w:rsidRDefault="0001413C" w:rsidP="0001413C">
      <w:bookmarkStart w:id="388" w:name="Page_884004091181228386"/>
      <w:bookmarkEnd w:id="388"/>
      <w:r w:rsidRPr="0001413C">
        <w:rPr>
          <w:b/>
          <w:bCs/>
        </w:rPr>
        <w:t>Page Number:</w:t>
      </w:r>
      <w:r w:rsidRPr="0001413C">
        <w:t xml:space="preserve"> 158 </w:t>
      </w:r>
    </w:p>
    <w:p w14:paraId="0BBDA7BF" w14:textId="77777777" w:rsidR="0001413C" w:rsidRPr="0001413C" w:rsidRDefault="0001413C" w:rsidP="0001413C">
      <w:r w:rsidRPr="0001413C">
        <w:rPr>
          <w:b/>
          <w:bCs/>
        </w:rPr>
        <w:t>Lesson 49:</w:t>
      </w:r>
      <w:r w:rsidRPr="0001413C">
        <w:t xml:space="preserve"> Preventing Harassment and Discrimination </w:t>
      </w:r>
    </w:p>
    <w:p w14:paraId="05D9147F" w14:textId="77777777" w:rsidR="0001413C" w:rsidRPr="0001413C" w:rsidRDefault="0001413C" w:rsidP="0001413C">
      <w:r w:rsidRPr="0001413C">
        <w:rPr>
          <w:b/>
          <w:bCs/>
        </w:rPr>
        <w:t xml:space="preserve">Click and Reveal Template / LTR / Random </w:t>
      </w:r>
    </w:p>
    <w:p w14:paraId="73F3F1E6" w14:textId="77777777" w:rsidR="0001413C" w:rsidRPr="0001413C" w:rsidRDefault="0001413C" w:rsidP="0001413C">
      <w:r w:rsidRPr="0001413C">
        <w:rPr>
          <w:b/>
          <w:bCs/>
        </w:rPr>
        <w:t>Content Title:</w:t>
      </w:r>
      <w:r w:rsidRPr="0001413C">
        <w:t xml:space="preserve"> </w:t>
      </w:r>
    </w:p>
    <w:p w14:paraId="7093F35F" w14:textId="77777777" w:rsidR="0001413C" w:rsidRPr="0001413C" w:rsidRDefault="0001413C" w:rsidP="0001413C">
      <w:r w:rsidRPr="0001413C">
        <w:t xml:space="preserve">Preventing Harassment and Discrimination </w:t>
      </w:r>
    </w:p>
    <w:p w14:paraId="76EC7639" w14:textId="77777777" w:rsidR="0001413C" w:rsidRPr="0001413C" w:rsidRDefault="0001413C" w:rsidP="0001413C">
      <w:r w:rsidRPr="0001413C">
        <w:rPr>
          <w:b/>
          <w:bCs/>
        </w:rPr>
        <w:t>Content Description:</w:t>
      </w:r>
    </w:p>
    <w:p w14:paraId="68806C81" w14:textId="77777777" w:rsidR="0001413C" w:rsidRPr="0001413C" w:rsidRDefault="0001413C" w:rsidP="0001413C">
      <w:r w:rsidRPr="0001413C">
        <w:t>As a manager, you have many responsibilities.</w:t>
      </w:r>
    </w:p>
    <w:p w14:paraId="21CF7E30" w14:textId="77777777" w:rsidR="0001413C" w:rsidRPr="0001413C" w:rsidRDefault="0001413C" w:rsidP="0001413C">
      <w:r w:rsidRPr="0001413C">
        <w:t>One of them is preventing harassment and discrimination in the workplace.</w:t>
      </w:r>
    </w:p>
    <w:p w14:paraId="3028AB70" w14:textId="77777777" w:rsidR="0001413C" w:rsidRPr="0001413C" w:rsidRDefault="0001413C" w:rsidP="0001413C">
      <w:r w:rsidRPr="0001413C">
        <w:t>Our employee relations expert is here to help us look at some of the key questions when it comes to your role in preventing harassment and discrimination.</w:t>
      </w:r>
    </w:p>
    <w:p w14:paraId="2345C3C7" w14:textId="77777777" w:rsidR="0001413C" w:rsidRPr="0001413C" w:rsidRDefault="0001413C" w:rsidP="0001413C">
      <w:r w:rsidRPr="0001413C">
        <w:t>Select each question to learn what she has to say.</w:t>
      </w:r>
    </w:p>
    <w:p w14:paraId="467465D6"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665"/>
        <w:gridCol w:w="2188"/>
        <w:gridCol w:w="1381"/>
        <w:gridCol w:w="1118"/>
      </w:tblGrid>
      <w:tr w:rsidR="0001413C" w:rsidRPr="0001413C" w14:paraId="32FEF6D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73939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EF1E15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05DDC2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BD2D9EC" w14:textId="77777777" w:rsidR="0001413C" w:rsidRPr="0001413C" w:rsidRDefault="0001413C" w:rsidP="0001413C">
            <w:pPr>
              <w:rPr>
                <w:b/>
                <w:bCs/>
              </w:rPr>
            </w:pPr>
            <w:r w:rsidRPr="0001413C">
              <w:rPr>
                <w:b/>
                <w:bCs/>
              </w:rPr>
              <w:t>Alternate Text</w:t>
            </w:r>
          </w:p>
        </w:tc>
      </w:tr>
      <w:tr w:rsidR="0001413C" w:rsidRPr="0001413C" w14:paraId="24D5922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509A93" w14:textId="77777777" w:rsidR="0001413C" w:rsidRPr="0001413C" w:rsidRDefault="0001413C" w:rsidP="0001413C">
            <w:r w:rsidRPr="0001413C">
              <w:t xml:space="preserve">What Are My Obligations and Responsibilities?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46FF01" w14:textId="77777777" w:rsidR="0001413C" w:rsidRPr="0001413C" w:rsidRDefault="0001413C" w:rsidP="0001413C">
            <w:r w:rsidRPr="0001413C">
              <w:t>Employers have a responsibility to maintain a working environment free from harassment and discrimination. Our preventing abusive conduct, anti-harassment, and anti-discrimination policies make our company a safe and comfortable place to work.</w:t>
            </w:r>
          </w:p>
          <w:p w14:paraId="1BB177BF" w14:textId="77777777" w:rsidR="0001413C" w:rsidRPr="0001413C" w:rsidRDefault="0001413C" w:rsidP="0001413C">
            <w:r w:rsidRPr="0001413C">
              <w:t>It is vital that you know where they are, what they are, and how to implement them. These policies make it clear that we will not tolerate harassment, discrimination, or abusive conduct.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4B9E9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0F379F" w14:textId="77777777" w:rsidR="0001413C" w:rsidRPr="0001413C" w:rsidRDefault="0001413C" w:rsidP="0001413C"/>
        </w:tc>
      </w:tr>
      <w:tr w:rsidR="0001413C" w:rsidRPr="0001413C" w14:paraId="0CE400E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551B5B" w14:textId="77777777" w:rsidR="0001413C" w:rsidRPr="0001413C" w:rsidRDefault="0001413C" w:rsidP="0001413C">
            <w:r w:rsidRPr="0001413C">
              <w:t xml:space="preserve">What Are My Reporting Obligations?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0735D5" w14:textId="77777777" w:rsidR="0001413C" w:rsidRPr="0001413C" w:rsidRDefault="0001413C" w:rsidP="0001413C">
            <w:r w:rsidRPr="0001413C">
              <w:t>In addition to knowing and implementing the company policies, it is your obligation to report any conduct that violates the law or company policy – whether the violation is actual or suspected.</w:t>
            </w:r>
          </w:p>
          <w:p w14:paraId="4BA8FE50" w14:textId="77777777" w:rsidR="0001413C" w:rsidRPr="0001413C" w:rsidRDefault="0001413C" w:rsidP="0001413C">
            <w:r w:rsidRPr="0001413C">
              <w:t>You must not investigate any concerns or complaints that are brought to your attention; even though your efforts might be well-intentioned. Doing so might create additional issues or could undermine the company’s ability to investigate and address the concerns.</w:t>
            </w:r>
          </w:p>
          <w:p w14:paraId="2D3121A0" w14:textId="77777777" w:rsidR="0001413C" w:rsidRPr="0001413C" w:rsidRDefault="0001413C" w:rsidP="0001413C">
            <w:r w:rsidRPr="0001413C">
              <w:t>You should escalate any concerns to the appropriate department. You can find out who to escalate concerns to in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E3B37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67D85B" w14:textId="77777777" w:rsidR="0001413C" w:rsidRPr="0001413C" w:rsidRDefault="0001413C" w:rsidP="0001413C"/>
        </w:tc>
      </w:tr>
      <w:tr w:rsidR="0001413C" w:rsidRPr="0001413C" w14:paraId="1586EB6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02D889" w14:textId="77777777" w:rsidR="0001413C" w:rsidRPr="0001413C" w:rsidRDefault="0001413C" w:rsidP="0001413C">
            <w:r w:rsidRPr="0001413C">
              <w:t xml:space="preserve">What Is Our Policy?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39D1F7" w14:textId="77777777" w:rsidR="0001413C" w:rsidRPr="0001413C" w:rsidRDefault="0001413C" w:rsidP="0001413C">
            <w:r w:rsidRPr="0001413C">
              <w:t>We implement a zero-tolerance policy, and you need to communicate this to your team to help prevent harassment and discrimination.</w:t>
            </w:r>
          </w:p>
          <w:p w14:paraId="5F38D489" w14:textId="77777777" w:rsidR="0001413C" w:rsidRPr="0001413C" w:rsidRDefault="0001413C" w:rsidP="0001413C">
            <w:r w:rsidRPr="0001413C">
              <w:t>Remember, harassment and discrimination lead to poor employee morale, low productivity, and potentially, legal action.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3E638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7C66F7" w14:textId="77777777" w:rsidR="0001413C" w:rsidRPr="0001413C" w:rsidRDefault="0001413C" w:rsidP="0001413C"/>
        </w:tc>
      </w:tr>
      <w:tr w:rsidR="0001413C" w:rsidRPr="0001413C" w14:paraId="6CF9273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0251F7" w14:textId="77777777" w:rsidR="0001413C" w:rsidRPr="0001413C" w:rsidRDefault="0001413C" w:rsidP="0001413C">
            <w:r w:rsidRPr="0001413C">
              <w:t xml:space="preserve">How Do We Deal with 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0F78BA" w14:textId="77777777" w:rsidR="0001413C" w:rsidRPr="0001413C" w:rsidRDefault="0001413C" w:rsidP="0001413C">
            <w:r w:rsidRPr="0001413C">
              <w:t xml:space="preserve">Even if complaints seem to come from overly sensitive employees and turn out to be the result of simple misunderstandings, they're worthy of your attention. </w:t>
            </w:r>
            <w:r w:rsidRPr="0001413C">
              <w:br/>
            </w:r>
            <w:r w:rsidRPr="0001413C">
              <w:br/>
              <w:t xml:space="preserve">Treat every complaint with the same level of attention and detail. What may seem like a harmless situation can sometimes escalate into a clear case of harassment or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97452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439006" w14:textId="77777777" w:rsidR="0001413C" w:rsidRPr="0001413C" w:rsidRDefault="0001413C" w:rsidP="0001413C"/>
        </w:tc>
      </w:tr>
      <w:tr w:rsidR="0001413C" w:rsidRPr="0001413C" w14:paraId="4911D8D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637966" w14:textId="77777777" w:rsidR="0001413C" w:rsidRPr="0001413C" w:rsidRDefault="0001413C" w:rsidP="0001413C">
            <w:r w:rsidRPr="0001413C">
              <w:t xml:space="preserve">What Else Should I Do?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350BE7" w14:textId="77777777" w:rsidR="0001413C" w:rsidRPr="0001413C" w:rsidRDefault="0001413C" w:rsidP="0001413C">
            <w:r w:rsidRPr="0001413C">
              <w:t>You need to ensure you treat everybody fairly. Don't reserve particular tasks for specific ethnic groups or deny women the same opportunities as men – to do so would be discrimination.</w:t>
            </w:r>
          </w:p>
          <w:p w14:paraId="7A16928D" w14:textId="77777777" w:rsidR="0001413C" w:rsidRPr="0001413C" w:rsidRDefault="0001413C" w:rsidP="0001413C">
            <w:r w:rsidRPr="0001413C">
              <w:t>Never stereotype a particular group or gender and don’t exclude people with disabilities from projects and workplace duties – stereotyping itself is a form of discrimination.</w:t>
            </w:r>
          </w:p>
          <w:p w14:paraId="4F01322B"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EE7AB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E6387D" w14:textId="77777777" w:rsidR="0001413C" w:rsidRPr="0001413C" w:rsidRDefault="0001413C" w:rsidP="0001413C"/>
        </w:tc>
      </w:tr>
    </w:tbl>
    <w:p w14:paraId="4CB9A519"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B8B097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8FF91D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8BA6B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86EB9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20882B4" w14:textId="77777777" w:rsidR="0001413C" w:rsidRPr="0001413C" w:rsidRDefault="0001413C" w:rsidP="0001413C">
            <w:pPr>
              <w:rPr>
                <w:b/>
                <w:bCs/>
              </w:rPr>
            </w:pPr>
            <w:r w:rsidRPr="0001413C">
              <w:rPr>
                <w:b/>
                <w:bCs/>
              </w:rPr>
              <w:t>Alternate Text</w:t>
            </w:r>
          </w:p>
        </w:tc>
      </w:tr>
      <w:tr w:rsidR="0001413C" w:rsidRPr="0001413C" w14:paraId="7E35E13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F7A891"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0AD0A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F3EBB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A5A849" w14:textId="77777777" w:rsidR="0001413C" w:rsidRPr="0001413C" w:rsidRDefault="0001413C" w:rsidP="0001413C"/>
        </w:tc>
      </w:tr>
    </w:tbl>
    <w:p w14:paraId="740D0B7C" w14:textId="77777777" w:rsidR="0001413C" w:rsidRPr="0001413C" w:rsidRDefault="0001413C" w:rsidP="0001413C">
      <w:r w:rsidRPr="0001413C">
        <w:rPr>
          <w:b/>
          <w:bCs/>
        </w:rPr>
        <w:t>Audio Transcript Text:</w:t>
      </w:r>
      <w:r w:rsidRPr="0001413C">
        <w:t xml:space="preserve"> </w:t>
      </w:r>
    </w:p>
    <w:p w14:paraId="337E8976" w14:textId="77777777" w:rsidR="0001413C" w:rsidRPr="0001413C" w:rsidRDefault="0001413C" w:rsidP="0001413C">
      <w:r w:rsidRPr="0001413C">
        <w:t>Let's examine some key concepts in this area.</w:t>
      </w:r>
    </w:p>
    <w:p w14:paraId="186C3F9F" w14:textId="77777777" w:rsidR="0001413C" w:rsidRPr="0001413C" w:rsidRDefault="0001413C" w:rsidP="0001413C">
      <w:r w:rsidRPr="0001413C">
        <w:br w:type="page"/>
      </w:r>
    </w:p>
    <w:p w14:paraId="0BD182BE" w14:textId="77777777" w:rsidR="0001413C" w:rsidRPr="0001413C" w:rsidRDefault="0001413C" w:rsidP="0001413C">
      <w:bookmarkStart w:id="389" w:name="Page_6397019609232911724"/>
      <w:bookmarkEnd w:id="389"/>
      <w:r w:rsidRPr="0001413C">
        <w:rPr>
          <w:b/>
          <w:bCs/>
        </w:rPr>
        <w:t>Page Number:</w:t>
      </w:r>
      <w:r w:rsidRPr="0001413C">
        <w:t xml:space="preserve"> 159 </w:t>
      </w:r>
    </w:p>
    <w:p w14:paraId="7F916D8A" w14:textId="77777777" w:rsidR="0001413C" w:rsidRPr="0001413C" w:rsidRDefault="0001413C" w:rsidP="0001413C">
      <w:r w:rsidRPr="0001413C">
        <w:rPr>
          <w:b/>
          <w:bCs/>
        </w:rPr>
        <w:t>Lesson 49:</w:t>
      </w:r>
      <w:r w:rsidRPr="0001413C">
        <w:t xml:space="preserve"> Preventing Harassment and Discrimination </w:t>
      </w:r>
    </w:p>
    <w:p w14:paraId="09244205" w14:textId="77777777" w:rsidR="0001413C" w:rsidRPr="0001413C" w:rsidRDefault="0001413C" w:rsidP="0001413C">
      <w:r w:rsidRPr="0001413C">
        <w:rPr>
          <w:b/>
          <w:bCs/>
        </w:rPr>
        <w:t xml:space="preserve">Question and Answer Template / Text / LTR </w:t>
      </w:r>
    </w:p>
    <w:p w14:paraId="4F056918" w14:textId="77777777" w:rsidR="0001413C" w:rsidRPr="0001413C" w:rsidRDefault="0001413C" w:rsidP="0001413C">
      <w:r w:rsidRPr="0001413C">
        <w:rPr>
          <w:b/>
          <w:bCs/>
        </w:rPr>
        <w:t>Content Title:</w:t>
      </w:r>
      <w:r w:rsidRPr="0001413C">
        <w:t xml:space="preserve"> </w:t>
      </w:r>
    </w:p>
    <w:p w14:paraId="1D9DAF2A" w14:textId="77777777" w:rsidR="0001413C" w:rsidRPr="0001413C" w:rsidRDefault="0001413C" w:rsidP="0001413C">
      <w:r w:rsidRPr="0001413C">
        <w:t xml:space="preserve">Education </w:t>
      </w:r>
    </w:p>
    <w:p w14:paraId="455591E2" w14:textId="77777777" w:rsidR="0001413C" w:rsidRPr="0001413C" w:rsidRDefault="0001413C" w:rsidP="0001413C">
      <w:r w:rsidRPr="0001413C">
        <w:rPr>
          <w:b/>
          <w:bCs/>
        </w:rPr>
        <w:t>Content Description:</w:t>
      </w:r>
    </w:p>
    <w:p w14:paraId="7ECA6AB5" w14:textId="77777777" w:rsidR="0001413C" w:rsidRPr="0001413C" w:rsidRDefault="0001413C" w:rsidP="0001413C">
      <w:r w:rsidRPr="0001413C">
        <w:t>Alana has just been promoted to a managerial role.</w:t>
      </w:r>
      <w:r w:rsidRPr="0001413C">
        <w:br/>
      </w:r>
      <w:r w:rsidRPr="0001413C">
        <w:br/>
        <w:t>Alana wonders what she can do to educate her team and prevent harassment and discrimination.</w:t>
      </w:r>
    </w:p>
    <w:p w14:paraId="366C9944" w14:textId="77777777" w:rsidR="0001413C" w:rsidRPr="0001413C" w:rsidRDefault="0001413C" w:rsidP="0001413C">
      <w:r w:rsidRPr="0001413C">
        <w:rPr>
          <w:b/>
          <w:bCs/>
        </w:rPr>
        <w:t>Question:</w:t>
      </w:r>
      <w:r w:rsidRPr="0001413C">
        <w:t xml:space="preserve"> </w:t>
      </w:r>
    </w:p>
    <w:p w14:paraId="7F4094C0" w14:textId="77777777" w:rsidR="0001413C" w:rsidRPr="0001413C" w:rsidRDefault="0001413C" w:rsidP="0001413C">
      <w:r w:rsidRPr="0001413C">
        <w:t xml:space="preserve">What three actions would you suggest?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7BE93E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B977BCA"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74DFE8" w14:textId="77777777" w:rsidR="0001413C" w:rsidRPr="0001413C" w:rsidRDefault="0001413C" w:rsidP="0001413C">
            <w:pPr>
              <w:rPr>
                <w:b/>
                <w:bCs/>
              </w:rPr>
            </w:pPr>
            <w:r w:rsidRPr="0001413C">
              <w:rPr>
                <w:b/>
                <w:bCs/>
              </w:rPr>
              <w:t>Answer</w:t>
            </w:r>
          </w:p>
        </w:tc>
      </w:tr>
      <w:tr w:rsidR="0001413C" w:rsidRPr="0001413C" w14:paraId="16E2354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3E0AB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2D249C" w14:textId="77777777" w:rsidR="0001413C" w:rsidRPr="0001413C" w:rsidRDefault="0001413C" w:rsidP="0001413C">
            <w:r w:rsidRPr="0001413C">
              <w:t>Emphasize to her team that they can approach her at any time with any concerns they may have regarding harassment or discrimination and that every complaint will be thoroughly investigated.</w:t>
            </w:r>
          </w:p>
        </w:tc>
      </w:tr>
      <w:tr w:rsidR="0001413C" w:rsidRPr="0001413C" w14:paraId="187287D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2214D7"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868393" w14:textId="77777777" w:rsidR="0001413C" w:rsidRPr="0001413C" w:rsidRDefault="0001413C" w:rsidP="0001413C">
            <w:r w:rsidRPr="0001413C">
              <w:t>Ensure that her team are aware of the procedures for filing complaints.</w:t>
            </w:r>
          </w:p>
        </w:tc>
      </w:tr>
      <w:tr w:rsidR="0001413C" w:rsidRPr="0001413C" w14:paraId="6F752F0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D1994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F2C4D1" w14:textId="77777777" w:rsidR="0001413C" w:rsidRPr="0001413C" w:rsidRDefault="0001413C" w:rsidP="0001413C">
            <w:r w:rsidRPr="0001413C">
              <w:t>Tell her team that she’s going to measure each individual on the number of complaints they file or issues they raise.</w:t>
            </w:r>
          </w:p>
        </w:tc>
      </w:tr>
      <w:tr w:rsidR="0001413C" w:rsidRPr="0001413C" w14:paraId="751196B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9B47E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2394D5" w14:textId="77777777" w:rsidR="0001413C" w:rsidRPr="0001413C" w:rsidRDefault="0001413C" w:rsidP="0001413C">
            <w:r w:rsidRPr="0001413C">
              <w:t>Discuss the impact that harassment and discrimination can have on team morale, and emphasize that it will never be tolerated.</w:t>
            </w:r>
          </w:p>
        </w:tc>
      </w:tr>
    </w:tbl>
    <w:p w14:paraId="3ECF63BD"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5321650" w14:textId="77777777" w:rsidR="0001413C" w:rsidRPr="0001413C" w:rsidRDefault="0001413C" w:rsidP="0001413C">
      <w:r w:rsidRPr="0001413C">
        <w:br w:type="page"/>
      </w:r>
    </w:p>
    <w:p w14:paraId="5D8ECDEF" w14:textId="77777777" w:rsidR="0001413C" w:rsidRPr="0001413C" w:rsidRDefault="0001413C" w:rsidP="0001413C">
      <w:bookmarkStart w:id="390" w:name="Page_7752904996829999243"/>
      <w:bookmarkEnd w:id="390"/>
      <w:r w:rsidRPr="0001413C">
        <w:rPr>
          <w:b/>
          <w:bCs/>
        </w:rPr>
        <w:t>Page Number:</w:t>
      </w:r>
      <w:r w:rsidRPr="0001413C">
        <w:t xml:space="preserve"> 160 </w:t>
      </w:r>
    </w:p>
    <w:p w14:paraId="4A7F1F9E" w14:textId="77777777" w:rsidR="0001413C" w:rsidRPr="0001413C" w:rsidRDefault="0001413C" w:rsidP="0001413C">
      <w:r w:rsidRPr="0001413C">
        <w:rPr>
          <w:b/>
          <w:bCs/>
        </w:rPr>
        <w:t>Lesson 49:</w:t>
      </w:r>
      <w:r w:rsidRPr="0001413C">
        <w:t xml:space="preserve"> Preventing Harassment and Discrimination </w:t>
      </w:r>
    </w:p>
    <w:p w14:paraId="09ECC96B" w14:textId="77777777" w:rsidR="0001413C" w:rsidRPr="0001413C" w:rsidRDefault="0001413C" w:rsidP="0001413C">
      <w:r w:rsidRPr="0001413C">
        <w:rPr>
          <w:b/>
          <w:bCs/>
        </w:rPr>
        <w:t xml:space="preserve">Text and Image Template / Text Only </w:t>
      </w:r>
    </w:p>
    <w:p w14:paraId="5BF7B941" w14:textId="77777777" w:rsidR="0001413C" w:rsidRPr="0001413C" w:rsidRDefault="0001413C" w:rsidP="0001413C">
      <w:r w:rsidRPr="0001413C">
        <w:rPr>
          <w:b/>
          <w:bCs/>
        </w:rPr>
        <w:t>Content Title:</w:t>
      </w:r>
      <w:r w:rsidRPr="0001413C">
        <w:t xml:space="preserve"> </w:t>
      </w:r>
    </w:p>
    <w:p w14:paraId="498AD2F9" w14:textId="77777777" w:rsidR="0001413C" w:rsidRPr="0001413C" w:rsidRDefault="0001413C" w:rsidP="0001413C">
      <w:r w:rsidRPr="0001413C">
        <w:t xml:space="preserve">Remember… </w:t>
      </w:r>
    </w:p>
    <w:p w14:paraId="6DCC648F" w14:textId="77777777" w:rsidR="0001413C" w:rsidRPr="0001413C" w:rsidRDefault="0001413C" w:rsidP="0001413C">
      <w:r w:rsidRPr="0001413C">
        <w:br/>
      </w:r>
      <w:r w:rsidRPr="0001413C">
        <w:rPr>
          <w:b/>
          <w:bCs/>
        </w:rPr>
        <w:t>Column 1 Text:</w:t>
      </w:r>
      <w:r w:rsidRPr="0001413C">
        <w:t xml:space="preserve"> </w:t>
      </w:r>
    </w:p>
    <w:p w14:paraId="553AB470" w14:textId="77777777" w:rsidR="0001413C" w:rsidRPr="0001413C" w:rsidRDefault="0001413C" w:rsidP="0001413C">
      <w:r w:rsidRPr="0001413C">
        <w:t>It's important that employees are aware that we do not tolerate harassment or discrimination of any kind.</w:t>
      </w:r>
    </w:p>
    <w:p w14:paraId="48291B82" w14:textId="77777777" w:rsidR="0001413C" w:rsidRPr="0001413C" w:rsidRDefault="0001413C" w:rsidP="0001413C">
      <w:r w:rsidRPr="0001413C">
        <w:t>You should ensure that all of the members of your team are aware of our harassment and discrimination policy, know that we don't tolerate retaliation, and are comfortable coming to you with any complaints.</w:t>
      </w:r>
    </w:p>
    <w:p w14:paraId="6C111680" w14:textId="77777777" w:rsidR="0001413C" w:rsidRPr="0001413C" w:rsidRDefault="0001413C" w:rsidP="0001413C">
      <w:r w:rsidRPr="0001413C">
        <w:t>You should also ensure that all of the members of your team are aware that there are multiple channels for raising concerns. They don't have to raise concerns through you.</w:t>
      </w:r>
    </w:p>
    <w:p w14:paraId="66992941" w14:textId="77777777" w:rsidR="0001413C" w:rsidRPr="0001413C" w:rsidRDefault="0001413C" w:rsidP="0001413C">
      <w:r w:rsidRPr="0001413C">
        <w:t>You can view the various reporting channels in the Contact Details section.</w:t>
      </w:r>
    </w:p>
    <w:p w14:paraId="1CD08D17" w14:textId="77777777" w:rsidR="0001413C" w:rsidRPr="0001413C" w:rsidRDefault="0001413C" w:rsidP="0001413C">
      <w:r w:rsidRPr="0001413C">
        <w:rPr>
          <w:b/>
          <w:bCs/>
        </w:rPr>
        <w:t>Audio Transcript Text:</w:t>
      </w:r>
      <w:r w:rsidRPr="0001413C">
        <w:t xml:space="preserve"> </w:t>
      </w:r>
    </w:p>
    <w:p w14:paraId="07C1631B" w14:textId="77777777" w:rsidR="0001413C" w:rsidRPr="0001413C" w:rsidRDefault="0001413C" w:rsidP="0001413C">
      <w:r w:rsidRPr="0001413C">
        <w:t>Here are some key points to remember.</w:t>
      </w:r>
    </w:p>
    <w:p w14:paraId="2103BBAE" w14:textId="77777777" w:rsidR="0001413C" w:rsidRPr="0001413C" w:rsidRDefault="0001413C" w:rsidP="0001413C">
      <w:r w:rsidRPr="0001413C">
        <w:br w:type="page"/>
      </w:r>
    </w:p>
    <w:p w14:paraId="2743D6E2" w14:textId="77777777" w:rsidR="0001413C" w:rsidRPr="0001413C" w:rsidRDefault="0001413C" w:rsidP="0001413C">
      <w:bookmarkStart w:id="391" w:name="Page_2258593338482779506"/>
      <w:bookmarkEnd w:id="391"/>
      <w:r w:rsidRPr="0001413C">
        <w:rPr>
          <w:b/>
          <w:bCs/>
        </w:rPr>
        <w:t>Page Number:</w:t>
      </w:r>
      <w:r w:rsidRPr="0001413C">
        <w:t xml:space="preserve"> 161 </w:t>
      </w:r>
    </w:p>
    <w:p w14:paraId="70975951" w14:textId="77777777" w:rsidR="0001413C" w:rsidRPr="0001413C" w:rsidRDefault="0001413C" w:rsidP="0001413C">
      <w:r w:rsidRPr="0001413C">
        <w:rPr>
          <w:b/>
          <w:bCs/>
        </w:rPr>
        <w:t>Lesson 49:</w:t>
      </w:r>
      <w:r w:rsidRPr="0001413C">
        <w:t xml:space="preserve"> Preventing Harassment and Discrimination </w:t>
      </w:r>
    </w:p>
    <w:p w14:paraId="794A619F" w14:textId="77777777" w:rsidR="0001413C" w:rsidRPr="0001413C" w:rsidRDefault="0001413C" w:rsidP="0001413C">
      <w:r w:rsidRPr="0001413C">
        <w:rPr>
          <w:b/>
          <w:bCs/>
        </w:rPr>
        <w:t xml:space="preserve">Question and Answer Template / Text / LTR </w:t>
      </w:r>
    </w:p>
    <w:p w14:paraId="359011DD" w14:textId="77777777" w:rsidR="0001413C" w:rsidRPr="0001413C" w:rsidRDefault="0001413C" w:rsidP="0001413C">
      <w:r w:rsidRPr="0001413C">
        <w:rPr>
          <w:b/>
          <w:bCs/>
        </w:rPr>
        <w:t>Content Title:</w:t>
      </w:r>
      <w:r w:rsidRPr="0001413C">
        <w:t xml:space="preserve"> </w:t>
      </w:r>
    </w:p>
    <w:p w14:paraId="730A23EC" w14:textId="77777777" w:rsidR="0001413C" w:rsidRPr="0001413C" w:rsidRDefault="0001413C" w:rsidP="0001413C">
      <w:r w:rsidRPr="0001413C">
        <w:t xml:space="preserve">Taking Action </w:t>
      </w:r>
    </w:p>
    <w:p w14:paraId="6711105D" w14:textId="77777777" w:rsidR="0001413C" w:rsidRPr="0001413C" w:rsidRDefault="0001413C" w:rsidP="0001413C">
      <w:r w:rsidRPr="0001413C">
        <w:rPr>
          <w:b/>
          <w:bCs/>
        </w:rPr>
        <w:t>Content Description:</w:t>
      </w:r>
    </w:p>
    <w:p w14:paraId="14ADB4E7" w14:textId="77777777" w:rsidR="0001413C" w:rsidRPr="0001413C" w:rsidRDefault="0001413C" w:rsidP="0001413C">
      <w:r w:rsidRPr="0001413C">
        <w:t>Akim is a new member of Becky's team. Akim has settled into the team well, but recently Becky has noticed that he's become a bit withdrawn and doesn't engage in team meetings the way he initially did.</w:t>
      </w:r>
    </w:p>
    <w:p w14:paraId="6701B1B8" w14:textId="77777777" w:rsidR="0001413C" w:rsidRPr="0001413C" w:rsidRDefault="0001413C" w:rsidP="0001413C">
      <w:r w:rsidRPr="0001413C">
        <w:t>Becky asks him if everything is okay, and he tells her that another team member, Lamar, has begun to make derogatory remarks about Akim's religion and also about his ethnic background.</w:t>
      </w:r>
    </w:p>
    <w:p w14:paraId="470BDBB3" w14:textId="77777777" w:rsidR="0001413C" w:rsidRPr="0001413C" w:rsidRDefault="0001413C" w:rsidP="0001413C">
      <w:r w:rsidRPr="0001413C">
        <w:rPr>
          <w:b/>
          <w:bCs/>
        </w:rPr>
        <w:t>Question:</w:t>
      </w:r>
      <w:r w:rsidRPr="0001413C">
        <w:t xml:space="preserve"> </w:t>
      </w:r>
    </w:p>
    <w:p w14:paraId="2CF84589" w14:textId="77777777" w:rsidR="0001413C" w:rsidRPr="0001413C" w:rsidRDefault="0001413C" w:rsidP="0001413C">
      <w:r w:rsidRPr="0001413C">
        <w:t>What three actions should Becky take?</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0F3A411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9054A3"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B0BD012" w14:textId="77777777" w:rsidR="0001413C" w:rsidRPr="0001413C" w:rsidRDefault="0001413C" w:rsidP="0001413C">
            <w:pPr>
              <w:rPr>
                <w:b/>
                <w:bCs/>
              </w:rPr>
            </w:pPr>
            <w:r w:rsidRPr="0001413C">
              <w:rPr>
                <w:b/>
                <w:bCs/>
              </w:rPr>
              <w:t>Answer</w:t>
            </w:r>
          </w:p>
        </w:tc>
      </w:tr>
      <w:tr w:rsidR="0001413C" w:rsidRPr="0001413C" w14:paraId="36C67EB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E0079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910054" w14:textId="77777777" w:rsidR="0001413C" w:rsidRPr="0001413C" w:rsidRDefault="0001413C" w:rsidP="0001413C">
            <w:r w:rsidRPr="0001413C">
              <w:t>Empathize with Akim and tell him that she understands how the comments could impact him. Assure him that the matter will be fully investigated.</w:t>
            </w:r>
          </w:p>
        </w:tc>
      </w:tr>
      <w:tr w:rsidR="0001413C" w:rsidRPr="0001413C" w14:paraId="4811AC6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F90BE6"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4A5E55" w14:textId="77777777" w:rsidR="0001413C" w:rsidRPr="0001413C" w:rsidRDefault="0001413C" w:rsidP="0001413C">
            <w:r w:rsidRPr="0001413C">
              <w:t>Report the conversation to the appropriate department so that they can investigate Akim's claim in more detail.</w:t>
            </w:r>
          </w:p>
        </w:tc>
      </w:tr>
      <w:tr w:rsidR="0001413C" w:rsidRPr="0001413C" w14:paraId="76A15EF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0F0CB5"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67652F" w14:textId="77777777" w:rsidR="0001413C" w:rsidRPr="0001413C" w:rsidRDefault="0001413C" w:rsidP="0001413C">
            <w:r w:rsidRPr="0001413C">
              <w:t>Tell Akim that she'll investigate his claim and ensure that Lamar is appropriately disciplined.</w:t>
            </w:r>
          </w:p>
        </w:tc>
      </w:tr>
      <w:tr w:rsidR="0001413C" w:rsidRPr="0001413C" w14:paraId="7C8DE07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C6027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59DD5B" w14:textId="77777777" w:rsidR="0001413C" w:rsidRPr="0001413C" w:rsidRDefault="0001413C" w:rsidP="0001413C">
            <w:r w:rsidRPr="0001413C">
              <w:t>Tell Akim that she'll report his complaint to the appropriate department, who will investigate the issue and keep the matter confidential to the fullest extent possible under the law.</w:t>
            </w:r>
          </w:p>
        </w:tc>
      </w:tr>
    </w:tbl>
    <w:p w14:paraId="69EA4C77"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C845376" w14:textId="77777777" w:rsidR="0001413C" w:rsidRPr="0001413C" w:rsidRDefault="0001413C" w:rsidP="0001413C">
      <w:r w:rsidRPr="0001413C">
        <w:br w:type="page"/>
      </w:r>
    </w:p>
    <w:p w14:paraId="5B82B4BA" w14:textId="77777777" w:rsidR="0001413C" w:rsidRPr="0001413C" w:rsidRDefault="0001413C" w:rsidP="0001413C">
      <w:bookmarkStart w:id="392" w:name="Page_212225865882285078"/>
      <w:bookmarkEnd w:id="392"/>
      <w:r w:rsidRPr="0001413C">
        <w:rPr>
          <w:b/>
          <w:bCs/>
        </w:rPr>
        <w:t>Page Number:</w:t>
      </w:r>
      <w:r w:rsidRPr="0001413C">
        <w:t xml:space="preserve"> 162 </w:t>
      </w:r>
    </w:p>
    <w:p w14:paraId="405C1BC3" w14:textId="77777777" w:rsidR="0001413C" w:rsidRPr="0001413C" w:rsidRDefault="0001413C" w:rsidP="0001413C">
      <w:r w:rsidRPr="0001413C">
        <w:rPr>
          <w:b/>
          <w:bCs/>
        </w:rPr>
        <w:t>Lesson 49:</w:t>
      </w:r>
      <w:r w:rsidRPr="0001413C">
        <w:t xml:space="preserve"> Preventing Harassment and Discrimination </w:t>
      </w:r>
    </w:p>
    <w:p w14:paraId="28A1D9AA" w14:textId="77777777" w:rsidR="0001413C" w:rsidRPr="0001413C" w:rsidRDefault="0001413C" w:rsidP="0001413C">
      <w:r w:rsidRPr="0001413C">
        <w:rPr>
          <w:b/>
          <w:bCs/>
        </w:rPr>
        <w:t xml:space="preserve">Text and Image Template / Text Only </w:t>
      </w:r>
    </w:p>
    <w:p w14:paraId="64280FB8" w14:textId="77777777" w:rsidR="0001413C" w:rsidRPr="0001413C" w:rsidRDefault="0001413C" w:rsidP="0001413C">
      <w:r w:rsidRPr="0001413C">
        <w:rPr>
          <w:b/>
          <w:bCs/>
        </w:rPr>
        <w:t>Content Title:</w:t>
      </w:r>
      <w:r w:rsidRPr="0001413C">
        <w:t xml:space="preserve"> </w:t>
      </w:r>
    </w:p>
    <w:p w14:paraId="6FEFF230" w14:textId="77777777" w:rsidR="0001413C" w:rsidRPr="0001413C" w:rsidRDefault="0001413C" w:rsidP="0001413C">
      <w:r w:rsidRPr="0001413C">
        <w:t xml:space="preserve">Remember… </w:t>
      </w:r>
    </w:p>
    <w:p w14:paraId="632B0E4D" w14:textId="77777777" w:rsidR="0001413C" w:rsidRPr="0001413C" w:rsidRDefault="0001413C" w:rsidP="0001413C">
      <w:r w:rsidRPr="0001413C">
        <w:br/>
      </w:r>
      <w:r w:rsidRPr="0001413C">
        <w:rPr>
          <w:b/>
          <w:bCs/>
        </w:rPr>
        <w:t>Column 1 Text:</w:t>
      </w:r>
      <w:r w:rsidRPr="0001413C">
        <w:t xml:space="preserve"> </w:t>
      </w:r>
    </w:p>
    <w:p w14:paraId="05D08B59" w14:textId="77777777" w:rsidR="0001413C" w:rsidRPr="0001413C" w:rsidRDefault="0001413C" w:rsidP="0001413C">
      <w:r w:rsidRPr="0001413C">
        <w:t>When an employee makes a complaint, it's important that you empathize with the employee and assure them that the company will investigate the complaint.</w:t>
      </w:r>
    </w:p>
    <w:p w14:paraId="2C7E93F9" w14:textId="77777777" w:rsidR="0001413C" w:rsidRPr="0001413C" w:rsidRDefault="0001413C" w:rsidP="0001413C">
      <w:r w:rsidRPr="0001413C">
        <w:t>Never tell an employee that you will investigate their complaint yourself, or promise that the accused will be appropriately dealt with.</w:t>
      </w:r>
    </w:p>
    <w:p w14:paraId="0EFF8B9B" w14:textId="77777777" w:rsidR="0001413C" w:rsidRPr="0001413C" w:rsidRDefault="0001413C" w:rsidP="0001413C">
      <w:r w:rsidRPr="0001413C">
        <w:t>Remember, you must not investigate any concerns or complaints that are brought to your attention, even though your efforts might be well-intentioned.</w:t>
      </w:r>
    </w:p>
    <w:p w14:paraId="7C9B6C1B" w14:textId="77777777" w:rsidR="0001413C" w:rsidRPr="0001413C" w:rsidRDefault="0001413C" w:rsidP="0001413C">
      <w:r w:rsidRPr="0001413C">
        <w:t>Doing so might create additional issues or could undermine the company’s ability to investigate and address the concerns.</w:t>
      </w:r>
    </w:p>
    <w:p w14:paraId="718F4DDA" w14:textId="77777777" w:rsidR="0001413C" w:rsidRPr="0001413C" w:rsidRDefault="0001413C" w:rsidP="0001413C">
      <w:r w:rsidRPr="0001413C">
        <w:rPr>
          <w:b/>
          <w:bCs/>
        </w:rPr>
        <w:t>Audio Transcript Text:</w:t>
      </w:r>
      <w:r w:rsidRPr="0001413C">
        <w:t xml:space="preserve"> </w:t>
      </w:r>
    </w:p>
    <w:p w14:paraId="21AAA2C0" w14:textId="77777777" w:rsidR="0001413C" w:rsidRPr="0001413C" w:rsidRDefault="0001413C" w:rsidP="0001413C">
      <w:r w:rsidRPr="0001413C">
        <w:t>Here are some things you always need to consider.</w:t>
      </w:r>
    </w:p>
    <w:p w14:paraId="2A3271A6" w14:textId="77777777" w:rsidR="0001413C" w:rsidRPr="0001413C" w:rsidRDefault="0001413C" w:rsidP="0001413C">
      <w:r w:rsidRPr="0001413C">
        <w:br w:type="page"/>
      </w:r>
    </w:p>
    <w:p w14:paraId="6C3EB53C" w14:textId="77777777" w:rsidR="0001413C" w:rsidRPr="0001413C" w:rsidRDefault="0001413C" w:rsidP="0001413C">
      <w:bookmarkStart w:id="393" w:name="Page_2884424038014310123"/>
      <w:bookmarkEnd w:id="393"/>
      <w:r w:rsidRPr="0001413C">
        <w:rPr>
          <w:b/>
          <w:bCs/>
        </w:rPr>
        <w:t>Page Number:</w:t>
      </w:r>
      <w:r w:rsidRPr="0001413C">
        <w:t xml:space="preserve"> 163 </w:t>
      </w:r>
    </w:p>
    <w:p w14:paraId="3CBBA706" w14:textId="77777777" w:rsidR="0001413C" w:rsidRPr="0001413C" w:rsidRDefault="0001413C" w:rsidP="0001413C">
      <w:r w:rsidRPr="0001413C">
        <w:rPr>
          <w:b/>
          <w:bCs/>
        </w:rPr>
        <w:t>Lesson 49:</w:t>
      </w:r>
      <w:r w:rsidRPr="0001413C">
        <w:t xml:space="preserve"> Preventing Harassment and Discrimination </w:t>
      </w:r>
    </w:p>
    <w:p w14:paraId="06035E23" w14:textId="77777777" w:rsidR="0001413C" w:rsidRPr="0001413C" w:rsidRDefault="0001413C" w:rsidP="0001413C">
      <w:r w:rsidRPr="0001413C">
        <w:rPr>
          <w:b/>
          <w:bCs/>
        </w:rPr>
        <w:t xml:space="preserve">Question and Answer Template / Text / LTR </w:t>
      </w:r>
    </w:p>
    <w:p w14:paraId="4A3F06BB" w14:textId="77777777" w:rsidR="0001413C" w:rsidRPr="0001413C" w:rsidRDefault="0001413C" w:rsidP="0001413C">
      <w:r w:rsidRPr="0001413C">
        <w:rPr>
          <w:b/>
          <w:bCs/>
        </w:rPr>
        <w:t>Content Title:</w:t>
      </w:r>
      <w:r w:rsidRPr="0001413C">
        <w:t xml:space="preserve"> </w:t>
      </w:r>
    </w:p>
    <w:p w14:paraId="6EF21F9A" w14:textId="77777777" w:rsidR="0001413C" w:rsidRPr="0001413C" w:rsidRDefault="0001413C" w:rsidP="0001413C">
      <w:r w:rsidRPr="0001413C">
        <w:t xml:space="preserve">Offensive Joke </w:t>
      </w:r>
    </w:p>
    <w:p w14:paraId="59B357D2" w14:textId="77777777" w:rsidR="0001413C" w:rsidRPr="0001413C" w:rsidRDefault="0001413C" w:rsidP="0001413C">
      <w:r w:rsidRPr="0001413C">
        <w:rPr>
          <w:b/>
          <w:bCs/>
        </w:rPr>
        <w:t>Content Description:</w:t>
      </w:r>
    </w:p>
    <w:p w14:paraId="503CFD50" w14:textId="77777777" w:rsidR="0001413C" w:rsidRPr="0001413C" w:rsidRDefault="0001413C" w:rsidP="0001413C">
      <w:r w:rsidRPr="0001413C">
        <w:t>Kavi tells a joke that Susan finds offensive. Laura has known Kavi for years and knows that this is out of character for him.</w:t>
      </w:r>
      <w:r w:rsidRPr="0001413C">
        <w:br/>
      </w:r>
      <w:r w:rsidRPr="0001413C">
        <w:br/>
        <w:t>Laura wants to resolve this situation and prevent it from happening again.</w:t>
      </w:r>
    </w:p>
    <w:p w14:paraId="4ECEC0BA" w14:textId="77777777" w:rsidR="0001413C" w:rsidRPr="0001413C" w:rsidRDefault="0001413C" w:rsidP="0001413C">
      <w:r w:rsidRPr="0001413C">
        <w:rPr>
          <w:b/>
          <w:bCs/>
        </w:rPr>
        <w:t>Question:</w:t>
      </w:r>
      <w:r w:rsidRPr="0001413C">
        <w:t xml:space="preserve"> </w:t>
      </w:r>
    </w:p>
    <w:p w14:paraId="6CC4712A" w14:textId="77777777" w:rsidR="0001413C" w:rsidRPr="0001413C" w:rsidRDefault="0001413C" w:rsidP="0001413C">
      <w:r w:rsidRPr="0001413C">
        <w:t xml:space="preserve">What three actions should Laura take?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079E2C5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736510B"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CFE559" w14:textId="77777777" w:rsidR="0001413C" w:rsidRPr="0001413C" w:rsidRDefault="0001413C" w:rsidP="0001413C">
            <w:pPr>
              <w:rPr>
                <w:b/>
                <w:bCs/>
              </w:rPr>
            </w:pPr>
            <w:r w:rsidRPr="0001413C">
              <w:rPr>
                <w:b/>
                <w:bCs/>
              </w:rPr>
              <w:t>Answer</w:t>
            </w:r>
          </w:p>
        </w:tc>
      </w:tr>
      <w:tr w:rsidR="0001413C" w:rsidRPr="0001413C" w14:paraId="4A4AA28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1821D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D6B780" w14:textId="77777777" w:rsidR="0001413C" w:rsidRPr="0001413C" w:rsidRDefault="0001413C" w:rsidP="0001413C">
            <w:r w:rsidRPr="0001413C">
              <w:t>Laura should advise Kavi that his 'joke' could be interpreted as harassment, and he should be more sensitive in the future.</w:t>
            </w:r>
          </w:p>
        </w:tc>
      </w:tr>
      <w:tr w:rsidR="0001413C" w:rsidRPr="0001413C" w14:paraId="1F3B828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493C8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A4D992" w14:textId="77777777" w:rsidR="0001413C" w:rsidRPr="0001413C" w:rsidRDefault="0001413C" w:rsidP="0001413C">
            <w:r w:rsidRPr="0001413C">
              <w:t>Laura should tell Susan not to be so sensitive about what was just a joke.</w:t>
            </w:r>
          </w:p>
        </w:tc>
      </w:tr>
      <w:tr w:rsidR="0001413C" w:rsidRPr="0001413C" w14:paraId="52220EE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0BD36E"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BB00FE" w14:textId="77777777" w:rsidR="0001413C" w:rsidRPr="0001413C" w:rsidRDefault="0001413C" w:rsidP="0001413C">
            <w:r w:rsidRPr="0001413C">
              <w:t>Laura should tell Susan that she'll have a word with Kavi to ensure this doesn't happen again.</w:t>
            </w:r>
          </w:p>
        </w:tc>
      </w:tr>
      <w:tr w:rsidR="0001413C" w:rsidRPr="0001413C" w14:paraId="150249B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A28CB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FCDEF6" w14:textId="77777777" w:rsidR="0001413C" w:rsidRPr="0001413C" w:rsidRDefault="0001413C" w:rsidP="0001413C">
            <w:r w:rsidRPr="0001413C">
              <w:t>Laura should tell Susan they are entitled to file a complaint, but that she thinks this was just a one-off incident, and she'll talk with Kavi to explain how he offended them.</w:t>
            </w:r>
          </w:p>
        </w:tc>
      </w:tr>
    </w:tbl>
    <w:p w14:paraId="13D32D8E"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278750EB" w14:textId="77777777" w:rsidR="0001413C" w:rsidRPr="0001413C" w:rsidRDefault="0001413C" w:rsidP="0001413C">
      <w:r w:rsidRPr="0001413C">
        <w:br w:type="page"/>
      </w:r>
    </w:p>
    <w:p w14:paraId="0D3800EB" w14:textId="77777777" w:rsidR="0001413C" w:rsidRPr="0001413C" w:rsidRDefault="0001413C" w:rsidP="0001413C">
      <w:bookmarkStart w:id="394" w:name="Page_92786303976792156"/>
      <w:bookmarkEnd w:id="394"/>
      <w:r w:rsidRPr="0001413C">
        <w:rPr>
          <w:b/>
          <w:bCs/>
        </w:rPr>
        <w:t>Page Number:</w:t>
      </w:r>
      <w:r w:rsidRPr="0001413C">
        <w:t xml:space="preserve"> 164 </w:t>
      </w:r>
    </w:p>
    <w:p w14:paraId="3887FE07" w14:textId="77777777" w:rsidR="0001413C" w:rsidRPr="0001413C" w:rsidRDefault="0001413C" w:rsidP="0001413C">
      <w:r w:rsidRPr="0001413C">
        <w:rPr>
          <w:b/>
          <w:bCs/>
        </w:rPr>
        <w:t>Lesson 49:</w:t>
      </w:r>
      <w:r w:rsidRPr="0001413C">
        <w:t xml:space="preserve"> Preventing Harassment and Discrimination </w:t>
      </w:r>
    </w:p>
    <w:p w14:paraId="54293765" w14:textId="77777777" w:rsidR="0001413C" w:rsidRPr="0001413C" w:rsidRDefault="0001413C" w:rsidP="0001413C">
      <w:r w:rsidRPr="0001413C">
        <w:rPr>
          <w:b/>
          <w:bCs/>
        </w:rPr>
        <w:t xml:space="preserve">Text and Image Template / Text Only </w:t>
      </w:r>
    </w:p>
    <w:p w14:paraId="4C3F0A43" w14:textId="77777777" w:rsidR="0001413C" w:rsidRPr="0001413C" w:rsidRDefault="0001413C" w:rsidP="0001413C">
      <w:r w:rsidRPr="0001413C">
        <w:rPr>
          <w:b/>
          <w:bCs/>
        </w:rPr>
        <w:t>Content Title:</w:t>
      </w:r>
      <w:r w:rsidRPr="0001413C">
        <w:t xml:space="preserve"> </w:t>
      </w:r>
    </w:p>
    <w:p w14:paraId="29798DC0" w14:textId="77777777" w:rsidR="0001413C" w:rsidRPr="0001413C" w:rsidRDefault="0001413C" w:rsidP="0001413C">
      <w:r w:rsidRPr="0001413C">
        <w:t xml:space="preserve">Remember… </w:t>
      </w:r>
    </w:p>
    <w:p w14:paraId="373FB752" w14:textId="77777777" w:rsidR="0001413C" w:rsidRPr="0001413C" w:rsidRDefault="0001413C" w:rsidP="0001413C">
      <w:r w:rsidRPr="0001413C">
        <w:br/>
      </w:r>
      <w:r w:rsidRPr="0001413C">
        <w:rPr>
          <w:b/>
          <w:bCs/>
        </w:rPr>
        <w:t>Column 1 Text:</w:t>
      </w:r>
      <w:r w:rsidRPr="0001413C">
        <w:t xml:space="preserve"> </w:t>
      </w:r>
    </w:p>
    <w:p w14:paraId="2268A3F3" w14:textId="77777777" w:rsidR="0001413C" w:rsidRPr="0001413C" w:rsidRDefault="0001413C" w:rsidP="0001413C">
      <w:r w:rsidRPr="0001413C">
        <w:t>A key factor in preventing harassment and discrimination in the workplace is the faith an employee has in their manager to deal with such matters.</w:t>
      </w:r>
    </w:p>
    <w:p w14:paraId="23666EFB" w14:textId="77777777" w:rsidR="0001413C" w:rsidRPr="0001413C" w:rsidRDefault="0001413C" w:rsidP="0001413C">
      <w:r w:rsidRPr="0001413C">
        <w:t>Remember:</w:t>
      </w:r>
    </w:p>
    <w:p w14:paraId="2BBC5486" w14:textId="77777777" w:rsidR="0001413C" w:rsidRPr="0001413C" w:rsidRDefault="0001413C" w:rsidP="0001413C">
      <w:pPr>
        <w:numPr>
          <w:ilvl w:val="0"/>
          <w:numId w:val="102"/>
        </w:numPr>
      </w:pPr>
      <w:r w:rsidRPr="0001413C">
        <w:t>You need to understand and follow our anti-harassment and discrimination policy.</w:t>
      </w:r>
    </w:p>
    <w:p w14:paraId="73035B23" w14:textId="77777777" w:rsidR="0001413C" w:rsidRPr="0001413C" w:rsidRDefault="0001413C" w:rsidP="0001413C">
      <w:pPr>
        <w:numPr>
          <w:ilvl w:val="0"/>
          <w:numId w:val="102"/>
        </w:numPr>
      </w:pPr>
      <w:r w:rsidRPr="0001413C">
        <w:t>You need to be able to recognize, manage, and prevent any form of harassment or discrimination.</w:t>
      </w:r>
    </w:p>
    <w:p w14:paraId="62CC5256" w14:textId="77777777" w:rsidR="0001413C" w:rsidRPr="0001413C" w:rsidRDefault="0001413C" w:rsidP="0001413C">
      <w:pPr>
        <w:numPr>
          <w:ilvl w:val="0"/>
          <w:numId w:val="102"/>
        </w:numPr>
      </w:pPr>
      <w:r w:rsidRPr="0001413C">
        <w:t>Our company has a responsibility to provide a working environment free of harassment and discrimination.</w:t>
      </w:r>
    </w:p>
    <w:p w14:paraId="537F9A90" w14:textId="77777777" w:rsidR="0001413C" w:rsidRPr="0001413C" w:rsidRDefault="0001413C" w:rsidP="0001413C">
      <w:pPr>
        <w:numPr>
          <w:ilvl w:val="0"/>
          <w:numId w:val="102"/>
        </w:numPr>
      </w:pPr>
      <w:r w:rsidRPr="0001413C">
        <w:t>Never tolerate harassment or discrimination.</w:t>
      </w:r>
    </w:p>
    <w:p w14:paraId="615960AD" w14:textId="77777777" w:rsidR="0001413C" w:rsidRPr="0001413C" w:rsidRDefault="0001413C" w:rsidP="0001413C">
      <w:pPr>
        <w:numPr>
          <w:ilvl w:val="0"/>
          <w:numId w:val="102"/>
        </w:numPr>
      </w:pPr>
      <w:r w:rsidRPr="0001413C">
        <w:t>You must not investigate any concerns or complaints that are brought to your attention, even though your efforts might be well-intentioned. Doing so might create additional issues or could undermine the company’s ability to investigate and address the concerns.</w:t>
      </w:r>
    </w:p>
    <w:p w14:paraId="3CDEA8EF" w14:textId="77777777" w:rsidR="0001413C" w:rsidRPr="0001413C" w:rsidRDefault="0001413C" w:rsidP="0001413C">
      <w:r w:rsidRPr="0001413C">
        <w:t>Remember, if you are ever unsure of what action to take, you can find out who you need to contact in the Contact Details section before making a decision.</w:t>
      </w:r>
    </w:p>
    <w:p w14:paraId="4503BBBB" w14:textId="77777777" w:rsidR="0001413C" w:rsidRPr="0001413C" w:rsidRDefault="0001413C" w:rsidP="0001413C">
      <w:r w:rsidRPr="0001413C">
        <w:rPr>
          <w:b/>
          <w:bCs/>
        </w:rPr>
        <w:t>Audio Transcript Text:</w:t>
      </w:r>
      <w:r w:rsidRPr="0001413C">
        <w:t xml:space="preserve"> </w:t>
      </w:r>
    </w:p>
    <w:p w14:paraId="3B45C5C8" w14:textId="77777777" w:rsidR="0001413C" w:rsidRPr="0001413C" w:rsidRDefault="0001413C" w:rsidP="0001413C">
      <w:r w:rsidRPr="0001413C">
        <w:t>Your help was appreciated.</w:t>
      </w:r>
    </w:p>
    <w:p w14:paraId="7EC1631E" w14:textId="77777777" w:rsidR="0001413C" w:rsidRPr="0001413C" w:rsidRDefault="0001413C" w:rsidP="0001413C">
      <w:r w:rsidRPr="0001413C">
        <w:br w:type="page"/>
      </w:r>
    </w:p>
    <w:p w14:paraId="5C047174" w14:textId="77777777" w:rsidR="0001413C" w:rsidRPr="0001413C" w:rsidRDefault="0001413C" w:rsidP="0001413C">
      <w:r w:rsidRPr="0001413C">
        <w:rPr>
          <w:b/>
          <w:bCs/>
        </w:rPr>
        <w:t>Lesson 50:</w:t>
      </w:r>
      <w:r w:rsidRPr="0001413C">
        <w:t xml:space="preserve"> Recognizing Harassment and Discrimination </w:t>
      </w:r>
    </w:p>
    <w:p w14:paraId="31815D36" w14:textId="77777777" w:rsidR="0001413C" w:rsidRPr="0001413C" w:rsidRDefault="0001413C" w:rsidP="0001413C">
      <w:r w:rsidRPr="0001413C">
        <w:rPr>
          <w:b/>
          <w:bCs/>
        </w:rPr>
        <w:t>Quick Quiz Lesson</w:t>
      </w:r>
      <w:r w:rsidRPr="0001413C">
        <w:t xml:space="preserve"> </w:t>
      </w:r>
    </w:p>
    <w:p w14:paraId="4AE1B3F0" w14:textId="77777777" w:rsidR="0001413C" w:rsidRPr="0001413C" w:rsidRDefault="0001413C" w:rsidP="0001413C">
      <w:r w:rsidRPr="0001413C">
        <w:rPr>
          <w:b/>
          <w:bCs/>
        </w:rPr>
        <w:t>Lesson Type :</w:t>
      </w:r>
      <w:r w:rsidRPr="0001413C">
        <w:t xml:space="preserve"> </w:t>
      </w:r>
    </w:p>
    <w:p w14:paraId="4FC0D76D" w14:textId="77777777" w:rsidR="0001413C" w:rsidRPr="0001413C" w:rsidRDefault="0001413C" w:rsidP="0001413C">
      <w:r w:rsidRPr="0001413C">
        <w:t xml:space="preserve">Quick Quiz </w:t>
      </w:r>
    </w:p>
    <w:p w14:paraId="34155740" w14:textId="77777777" w:rsidR="0001413C" w:rsidRPr="0001413C" w:rsidRDefault="0001413C" w:rsidP="0001413C">
      <w:r w:rsidRPr="0001413C">
        <w:rPr>
          <w:b/>
          <w:bCs/>
        </w:rPr>
        <w:t>Select Type :</w:t>
      </w:r>
      <w:r w:rsidRPr="0001413C">
        <w:t xml:space="preserve"> </w:t>
      </w:r>
    </w:p>
    <w:p w14:paraId="31C1063F" w14:textId="77777777" w:rsidR="0001413C" w:rsidRPr="0001413C" w:rsidRDefault="0001413C" w:rsidP="0001413C">
      <w:r w:rsidRPr="0001413C">
        <w:t xml:space="preserve">Post Lesson Quick Quiz </w:t>
      </w:r>
    </w:p>
    <w:p w14:paraId="55196A1D" w14:textId="77777777" w:rsidR="0001413C" w:rsidRPr="0001413C" w:rsidRDefault="0001413C" w:rsidP="0001413C">
      <w:r w:rsidRPr="0001413C">
        <w:rPr>
          <w:b/>
          <w:bCs/>
        </w:rPr>
        <w:t>Page Title :</w:t>
      </w:r>
      <w:r w:rsidRPr="0001413C">
        <w:t xml:space="preserve"> </w:t>
      </w:r>
    </w:p>
    <w:p w14:paraId="4B08C276" w14:textId="77777777" w:rsidR="0001413C" w:rsidRPr="0001413C" w:rsidRDefault="0001413C" w:rsidP="0001413C">
      <w:r w:rsidRPr="0001413C">
        <w:t xml:space="preserve">Ready to show what you know? </w:t>
      </w:r>
    </w:p>
    <w:p w14:paraId="2A19003C" w14:textId="77777777" w:rsidR="0001413C" w:rsidRPr="0001413C" w:rsidRDefault="0001413C" w:rsidP="0001413C">
      <w:r w:rsidRPr="0001413C">
        <w:rPr>
          <w:b/>
          <w:bCs/>
        </w:rPr>
        <w:t>Quick Quiz Assessment</w:t>
      </w:r>
      <w:r w:rsidRPr="0001413C">
        <w:t xml:space="preserve"> </w:t>
      </w:r>
    </w:p>
    <w:p w14:paraId="1C2ACFB2" w14:textId="77777777" w:rsidR="0001413C" w:rsidRPr="0001413C" w:rsidRDefault="0001413C" w:rsidP="0001413C">
      <w:r w:rsidRPr="0001413C">
        <w:rPr>
          <w:b/>
          <w:bCs/>
        </w:rPr>
        <w:t>Questions</w:t>
      </w:r>
      <w:r w:rsidRPr="0001413C">
        <w:t xml:space="preserve"> </w:t>
      </w:r>
    </w:p>
    <w:p w14:paraId="316EA799" w14:textId="77777777" w:rsidR="0001413C" w:rsidRPr="0001413C" w:rsidRDefault="0001413C" w:rsidP="0001413C">
      <w:r w:rsidRPr="0001413C">
        <w:rPr>
          <w:b/>
          <w:bCs/>
        </w:rPr>
        <w:t>1. Question :</w:t>
      </w:r>
      <w:r w:rsidRPr="0001413C">
        <w:t xml:space="preserve"> </w:t>
      </w:r>
    </w:p>
    <w:p w14:paraId="7D205A71" w14:textId="77777777" w:rsidR="0001413C" w:rsidRPr="0001413C" w:rsidRDefault="0001413C" w:rsidP="0001413C">
      <w:r w:rsidRPr="0001413C">
        <w:t>Hameen's colleagues make jokes about his religion and mock him about the country he is from.</w:t>
      </w:r>
    </w:p>
    <w:p w14:paraId="5D3A944A" w14:textId="77777777" w:rsidR="0001413C" w:rsidRPr="0001413C" w:rsidRDefault="0001413C" w:rsidP="0001413C">
      <w:r w:rsidRPr="0001413C">
        <w:t>Could this be considered harassment or discrimination?</w:t>
      </w:r>
    </w:p>
    <w:p w14:paraId="2B57C2CF" w14:textId="77777777" w:rsidR="0001413C" w:rsidRPr="0001413C" w:rsidRDefault="0001413C" w:rsidP="0001413C">
      <w:r w:rsidRPr="0001413C">
        <w:rPr>
          <w:b/>
          <w:bCs/>
        </w:rPr>
        <w:t xml:space="preserve">1. Answer: Correct </w:t>
      </w:r>
    </w:p>
    <w:p w14:paraId="60D95690" w14:textId="77777777" w:rsidR="0001413C" w:rsidRPr="0001413C" w:rsidRDefault="0001413C" w:rsidP="0001413C">
      <w:r w:rsidRPr="0001413C">
        <w:t>Yes</w:t>
      </w:r>
    </w:p>
    <w:p w14:paraId="0CDACA93" w14:textId="77777777" w:rsidR="0001413C" w:rsidRPr="0001413C" w:rsidRDefault="0001413C" w:rsidP="0001413C">
      <w:r w:rsidRPr="0001413C">
        <w:rPr>
          <w:b/>
          <w:bCs/>
        </w:rPr>
        <w:t xml:space="preserve">2. Answer: Incorrect </w:t>
      </w:r>
    </w:p>
    <w:p w14:paraId="409A3155" w14:textId="77777777" w:rsidR="0001413C" w:rsidRPr="0001413C" w:rsidRDefault="0001413C" w:rsidP="0001413C">
      <w:r w:rsidRPr="0001413C">
        <w:t>No</w:t>
      </w:r>
    </w:p>
    <w:p w14:paraId="7663721A" w14:textId="77777777" w:rsidR="0001413C" w:rsidRPr="0001413C" w:rsidRDefault="0001413C" w:rsidP="0001413C">
      <w:r w:rsidRPr="0001413C">
        <w:rPr>
          <w:b/>
          <w:bCs/>
        </w:rPr>
        <w:t>2. Question :</w:t>
      </w:r>
      <w:r w:rsidRPr="0001413C">
        <w:t xml:space="preserve"> </w:t>
      </w:r>
    </w:p>
    <w:p w14:paraId="601D42AF" w14:textId="77777777" w:rsidR="0001413C" w:rsidRPr="0001413C" w:rsidRDefault="0001413C" w:rsidP="0001413C">
      <w:r w:rsidRPr="0001413C">
        <w:t>Miranda is 57. She recently applied for a management position. She was the most qualified candidate, but the position was offered to John, even though he wasn't as qualified as Miranda. John is 35.</w:t>
      </w:r>
    </w:p>
    <w:p w14:paraId="5D941B80" w14:textId="77777777" w:rsidR="0001413C" w:rsidRPr="0001413C" w:rsidRDefault="0001413C" w:rsidP="0001413C">
      <w:r w:rsidRPr="0001413C">
        <w:t>Could this be considered harassment or discrimination?</w:t>
      </w:r>
    </w:p>
    <w:p w14:paraId="15EFD4DF" w14:textId="77777777" w:rsidR="0001413C" w:rsidRPr="0001413C" w:rsidRDefault="0001413C" w:rsidP="0001413C">
      <w:r w:rsidRPr="0001413C">
        <w:t> </w:t>
      </w:r>
    </w:p>
    <w:p w14:paraId="2CC61A8C" w14:textId="77777777" w:rsidR="0001413C" w:rsidRPr="0001413C" w:rsidRDefault="0001413C" w:rsidP="0001413C">
      <w:r w:rsidRPr="0001413C">
        <w:rPr>
          <w:b/>
          <w:bCs/>
        </w:rPr>
        <w:t xml:space="preserve">1. Answer: Correct </w:t>
      </w:r>
    </w:p>
    <w:p w14:paraId="46F534CA" w14:textId="77777777" w:rsidR="0001413C" w:rsidRPr="0001413C" w:rsidRDefault="0001413C" w:rsidP="0001413C">
      <w:r w:rsidRPr="0001413C">
        <w:t>Yes</w:t>
      </w:r>
    </w:p>
    <w:p w14:paraId="47F7119C" w14:textId="77777777" w:rsidR="0001413C" w:rsidRPr="0001413C" w:rsidRDefault="0001413C" w:rsidP="0001413C">
      <w:r w:rsidRPr="0001413C">
        <w:rPr>
          <w:b/>
          <w:bCs/>
        </w:rPr>
        <w:t xml:space="preserve">2. Answer: Incorrect </w:t>
      </w:r>
    </w:p>
    <w:p w14:paraId="6C6B5A8C" w14:textId="77777777" w:rsidR="0001413C" w:rsidRPr="0001413C" w:rsidRDefault="0001413C" w:rsidP="0001413C">
      <w:r w:rsidRPr="0001413C">
        <w:t>No</w:t>
      </w:r>
    </w:p>
    <w:p w14:paraId="6D7D94A2" w14:textId="77777777" w:rsidR="0001413C" w:rsidRPr="0001413C" w:rsidRDefault="0001413C" w:rsidP="0001413C">
      <w:r w:rsidRPr="0001413C">
        <w:rPr>
          <w:b/>
          <w:bCs/>
        </w:rPr>
        <w:t>3. Question :</w:t>
      </w:r>
      <w:r w:rsidRPr="0001413C">
        <w:t xml:space="preserve"> </w:t>
      </w:r>
    </w:p>
    <w:p w14:paraId="05BBFAB9" w14:textId="77777777" w:rsidR="0001413C" w:rsidRPr="0001413C" w:rsidRDefault="0001413C" w:rsidP="0001413C">
      <w:r w:rsidRPr="0001413C">
        <w:t>Lydia and Marcus work on the same team. Lydia has asked Marcus out on dates several times. He's always refused. Lydia has started to send sexually suggestive texts and emails to Marcus.</w:t>
      </w:r>
    </w:p>
    <w:p w14:paraId="178E4607" w14:textId="77777777" w:rsidR="0001413C" w:rsidRPr="0001413C" w:rsidRDefault="0001413C" w:rsidP="0001413C">
      <w:r w:rsidRPr="0001413C">
        <w:t>Could this be considered harassment or discrimination?</w:t>
      </w:r>
    </w:p>
    <w:p w14:paraId="48214492" w14:textId="77777777" w:rsidR="0001413C" w:rsidRPr="0001413C" w:rsidRDefault="0001413C" w:rsidP="0001413C">
      <w:r w:rsidRPr="0001413C">
        <w:t> </w:t>
      </w:r>
    </w:p>
    <w:p w14:paraId="3F508090" w14:textId="77777777" w:rsidR="0001413C" w:rsidRPr="0001413C" w:rsidRDefault="0001413C" w:rsidP="0001413C">
      <w:r w:rsidRPr="0001413C">
        <w:rPr>
          <w:b/>
          <w:bCs/>
        </w:rPr>
        <w:t xml:space="preserve">1. Answer: Correct </w:t>
      </w:r>
    </w:p>
    <w:p w14:paraId="0E60E0E4" w14:textId="77777777" w:rsidR="0001413C" w:rsidRPr="0001413C" w:rsidRDefault="0001413C" w:rsidP="0001413C">
      <w:r w:rsidRPr="0001413C">
        <w:t>Yes</w:t>
      </w:r>
    </w:p>
    <w:p w14:paraId="35A056BB" w14:textId="77777777" w:rsidR="0001413C" w:rsidRPr="0001413C" w:rsidRDefault="0001413C" w:rsidP="0001413C">
      <w:r w:rsidRPr="0001413C">
        <w:rPr>
          <w:b/>
          <w:bCs/>
        </w:rPr>
        <w:t xml:space="preserve">2. Answer: Incorrect </w:t>
      </w:r>
    </w:p>
    <w:p w14:paraId="632C1DD9" w14:textId="77777777" w:rsidR="0001413C" w:rsidRPr="0001413C" w:rsidRDefault="0001413C" w:rsidP="0001413C">
      <w:r w:rsidRPr="0001413C">
        <w:t>No</w:t>
      </w:r>
    </w:p>
    <w:p w14:paraId="2E81E679" w14:textId="77777777" w:rsidR="0001413C" w:rsidRPr="0001413C" w:rsidRDefault="0001413C" w:rsidP="0001413C">
      <w:r w:rsidRPr="0001413C">
        <w:rPr>
          <w:b/>
          <w:bCs/>
        </w:rPr>
        <w:t>4. Question :</w:t>
      </w:r>
      <w:r w:rsidRPr="0001413C">
        <w:t xml:space="preserve"> </w:t>
      </w:r>
    </w:p>
    <w:p w14:paraId="4873853A" w14:textId="77777777" w:rsidR="0001413C" w:rsidRPr="0001413C" w:rsidRDefault="0001413C" w:rsidP="0001413C">
      <w:r w:rsidRPr="0001413C">
        <w:t>Tama is pregnant and recently applied for a management position. She was interviewed, but the role was awarded to Yang, who is more qualified for the position. Tama’s pregnancy was not considered in the hiring decision.</w:t>
      </w:r>
    </w:p>
    <w:p w14:paraId="12CAD0AC" w14:textId="77777777" w:rsidR="0001413C" w:rsidRPr="0001413C" w:rsidRDefault="0001413C" w:rsidP="0001413C">
      <w:r w:rsidRPr="0001413C">
        <w:t>Could this be considered harassment or discrimination?</w:t>
      </w:r>
    </w:p>
    <w:p w14:paraId="09B41EB8" w14:textId="77777777" w:rsidR="0001413C" w:rsidRPr="0001413C" w:rsidRDefault="0001413C" w:rsidP="0001413C">
      <w:r w:rsidRPr="0001413C">
        <w:rPr>
          <w:b/>
          <w:bCs/>
        </w:rPr>
        <w:t xml:space="preserve">1. Answer: Incorrect </w:t>
      </w:r>
    </w:p>
    <w:p w14:paraId="5E0B3037" w14:textId="77777777" w:rsidR="0001413C" w:rsidRPr="0001413C" w:rsidRDefault="0001413C" w:rsidP="0001413C">
      <w:r w:rsidRPr="0001413C">
        <w:t>Yes</w:t>
      </w:r>
    </w:p>
    <w:p w14:paraId="6E4590BC" w14:textId="77777777" w:rsidR="0001413C" w:rsidRPr="0001413C" w:rsidRDefault="0001413C" w:rsidP="0001413C">
      <w:r w:rsidRPr="0001413C">
        <w:rPr>
          <w:b/>
          <w:bCs/>
        </w:rPr>
        <w:t xml:space="preserve">2. Answer: Correct </w:t>
      </w:r>
    </w:p>
    <w:p w14:paraId="7DCE6591" w14:textId="77777777" w:rsidR="0001413C" w:rsidRPr="0001413C" w:rsidRDefault="0001413C" w:rsidP="0001413C">
      <w:r w:rsidRPr="0001413C">
        <w:t>No</w:t>
      </w:r>
    </w:p>
    <w:p w14:paraId="721B73D1" w14:textId="77777777" w:rsidR="0001413C" w:rsidRPr="0001413C" w:rsidRDefault="0001413C" w:rsidP="0001413C">
      <w:r w:rsidRPr="0001413C">
        <w:rPr>
          <w:b/>
          <w:bCs/>
        </w:rPr>
        <w:t>5. Question :</w:t>
      </w:r>
      <w:r w:rsidRPr="0001413C">
        <w:t xml:space="preserve"> </w:t>
      </w:r>
    </w:p>
    <w:p w14:paraId="22371AC7" w14:textId="77777777" w:rsidR="0001413C" w:rsidRPr="0001413C" w:rsidRDefault="0001413C" w:rsidP="0001413C">
      <w:r w:rsidRPr="0001413C">
        <w:t>Manuel recently applied for a senior position. He's 52 and has been with the company for 15 years. The position went to a younger candidate who is only with the company for two years. The younger candidate was more qualified than Manuel and was the most suitable candidate for the job.</w:t>
      </w:r>
    </w:p>
    <w:p w14:paraId="370B15E4" w14:textId="77777777" w:rsidR="0001413C" w:rsidRPr="0001413C" w:rsidRDefault="0001413C" w:rsidP="0001413C">
      <w:r w:rsidRPr="0001413C">
        <w:t>Could this be considered harassment or discrimination?</w:t>
      </w:r>
    </w:p>
    <w:p w14:paraId="3F539E40" w14:textId="77777777" w:rsidR="0001413C" w:rsidRPr="0001413C" w:rsidRDefault="0001413C" w:rsidP="0001413C">
      <w:r w:rsidRPr="0001413C">
        <w:t> </w:t>
      </w:r>
    </w:p>
    <w:p w14:paraId="05EACF9A" w14:textId="77777777" w:rsidR="0001413C" w:rsidRPr="0001413C" w:rsidRDefault="0001413C" w:rsidP="0001413C">
      <w:r w:rsidRPr="0001413C">
        <w:rPr>
          <w:b/>
          <w:bCs/>
        </w:rPr>
        <w:t xml:space="preserve">1. Answer: Incorrect </w:t>
      </w:r>
    </w:p>
    <w:p w14:paraId="1C2AEBF6" w14:textId="77777777" w:rsidR="0001413C" w:rsidRPr="0001413C" w:rsidRDefault="0001413C" w:rsidP="0001413C">
      <w:r w:rsidRPr="0001413C">
        <w:t>Yes</w:t>
      </w:r>
    </w:p>
    <w:p w14:paraId="35AB0BDE" w14:textId="77777777" w:rsidR="0001413C" w:rsidRPr="0001413C" w:rsidRDefault="0001413C" w:rsidP="0001413C">
      <w:r w:rsidRPr="0001413C">
        <w:rPr>
          <w:b/>
          <w:bCs/>
        </w:rPr>
        <w:t xml:space="preserve">2. Answer: Correct </w:t>
      </w:r>
    </w:p>
    <w:p w14:paraId="7DF312C5" w14:textId="77777777" w:rsidR="0001413C" w:rsidRPr="0001413C" w:rsidRDefault="0001413C" w:rsidP="0001413C">
      <w:r w:rsidRPr="0001413C">
        <w:t>No</w:t>
      </w:r>
    </w:p>
    <w:p w14:paraId="71240893" w14:textId="77777777" w:rsidR="0001413C" w:rsidRPr="0001413C" w:rsidRDefault="0001413C" w:rsidP="0001413C">
      <w:r w:rsidRPr="0001413C">
        <w:rPr>
          <w:b/>
          <w:bCs/>
        </w:rPr>
        <w:t>6. Question :</w:t>
      </w:r>
      <w:r w:rsidRPr="0001413C">
        <w:t xml:space="preserve"> </w:t>
      </w:r>
    </w:p>
    <w:p w14:paraId="0E69D6BB" w14:textId="77777777" w:rsidR="0001413C" w:rsidRPr="0001413C" w:rsidRDefault="0001413C" w:rsidP="0001413C">
      <w:r w:rsidRPr="0001413C">
        <w:t>Tomiko is in a same-sex relationship and is very open about this around the office. Recently she requested that she lead an upcoming high-profile project. Her manager, Robert, felt that Tomiko wasn't experienced enough yet to lead a high-profile project with an important client, so he assigned the role of project lead to a more senior and more experienced team member.</w:t>
      </w:r>
    </w:p>
    <w:p w14:paraId="0D5F89FF" w14:textId="77777777" w:rsidR="0001413C" w:rsidRPr="0001413C" w:rsidRDefault="0001413C" w:rsidP="0001413C">
      <w:r w:rsidRPr="0001413C">
        <w:t>Could this be considered harassment or discrimination?</w:t>
      </w:r>
    </w:p>
    <w:p w14:paraId="253DA8BF" w14:textId="77777777" w:rsidR="0001413C" w:rsidRPr="0001413C" w:rsidRDefault="0001413C" w:rsidP="0001413C">
      <w:r w:rsidRPr="0001413C">
        <w:t> </w:t>
      </w:r>
    </w:p>
    <w:p w14:paraId="497F6833" w14:textId="77777777" w:rsidR="0001413C" w:rsidRPr="0001413C" w:rsidRDefault="0001413C" w:rsidP="0001413C">
      <w:r w:rsidRPr="0001413C">
        <w:rPr>
          <w:b/>
          <w:bCs/>
        </w:rPr>
        <w:t xml:space="preserve">1. Answer: Incorrect </w:t>
      </w:r>
    </w:p>
    <w:p w14:paraId="37CD4AF0" w14:textId="77777777" w:rsidR="0001413C" w:rsidRPr="0001413C" w:rsidRDefault="0001413C" w:rsidP="0001413C">
      <w:r w:rsidRPr="0001413C">
        <w:t>Yes</w:t>
      </w:r>
    </w:p>
    <w:p w14:paraId="59C0ADEE" w14:textId="77777777" w:rsidR="0001413C" w:rsidRPr="0001413C" w:rsidRDefault="0001413C" w:rsidP="0001413C">
      <w:r w:rsidRPr="0001413C">
        <w:rPr>
          <w:b/>
          <w:bCs/>
        </w:rPr>
        <w:t xml:space="preserve">2. Answer: Correct </w:t>
      </w:r>
    </w:p>
    <w:p w14:paraId="4FDD6E02" w14:textId="77777777" w:rsidR="0001413C" w:rsidRPr="0001413C" w:rsidRDefault="0001413C" w:rsidP="0001413C">
      <w:r w:rsidRPr="0001413C">
        <w:t>No</w:t>
      </w:r>
    </w:p>
    <w:p w14:paraId="7CD227CD" w14:textId="77777777" w:rsidR="0001413C" w:rsidRPr="0001413C" w:rsidRDefault="0001413C" w:rsidP="0001413C">
      <w:r w:rsidRPr="0001413C">
        <w:rPr>
          <w:b/>
          <w:bCs/>
        </w:rPr>
        <w:t>7. Question :</w:t>
      </w:r>
      <w:r w:rsidRPr="0001413C">
        <w:t xml:space="preserve"> </w:t>
      </w:r>
    </w:p>
    <w:p w14:paraId="254DE4F3" w14:textId="77777777" w:rsidR="0001413C" w:rsidRPr="0001413C" w:rsidRDefault="0001413C" w:rsidP="0001413C">
      <w:r w:rsidRPr="0001413C">
        <w:t>Abel is considering Ernesto for promotion. However, he learned that Ernesto has recently married his boyfriend. He's now considering promoting another candidate, as he's worried that some employees who will report to Ernesto might have a reluctance to work with him because of his sexual orientation.</w:t>
      </w:r>
    </w:p>
    <w:p w14:paraId="38551352" w14:textId="77777777" w:rsidR="0001413C" w:rsidRPr="0001413C" w:rsidRDefault="0001413C" w:rsidP="0001413C">
      <w:r w:rsidRPr="0001413C">
        <w:t>If Abel goes ahead and promotes another candidate, could this be considered harassment or discrimination?</w:t>
      </w:r>
    </w:p>
    <w:p w14:paraId="32D310D9" w14:textId="77777777" w:rsidR="0001413C" w:rsidRPr="0001413C" w:rsidRDefault="0001413C" w:rsidP="0001413C">
      <w:r w:rsidRPr="0001413C">
        <w:t> </w:t>
      </w:r>
    </w:p>
    <w:p w14:paraId="663A296D" w14:textId="77777777" w:rsidR="0001413C" w:rsidRPr="0001413C" w:rsidRDefault="0001413C" w:rsidP="0001413C">
      <w:r w:rsidRPr="0001413C">
        <w:rPr>
          <w:b/>
          <w:bCs/>
        </w:rPr>
        <w:t xml:space="preserve">1. Answer: Correct </w:t>
      </w:r>
    </w:p>
    <w:p w14:paraId="60541735" w14:textId="77777777" w:rsidR="0001413C" w:rsidRPr="0001413C" w:rsidRDefault="0001413C" w:rsidP="0001413C">
      <w:r w:rsidRPr="0001413C">
        <w:t>Yes</w:t>
      </w:r>
    </w:p>
    <w:p w14:paraId="150B3994" w14:textId="77777777" w:rsidR="0001413C" w:rsidRPr="0001413C" w:rsidRDefault="0001413C" w:rsidP="0001413C">
      <w:r w:rsidRPr="0001413C">
        <w:rPr>
          <w:b/>
          <w:bCs/>
        </w:rPr>
        <w:t xml:space="preserve">2. Answer: Incorrect </w:t>
      </w:r>
    </w:p>
    <w:p w14:paraId="6AAC96C3" w14:textId="77777777" w:rsidR="0001413C" w:rsidRPr="0001413C" w:rsidRDefault="0001413C" w:rsidP="0001413C">
      <w:r w:rsidRPr="0001413C">
        <w:t>No</w:t>
      </w:r>
    </w:p>
    <w:p w14:paraId="7A20B949" w14:textId="77777777" w:rsidR="0001413C" w:rsidRPr="0001413C" w:rsidRDefault="0001413C" w:rsidP="0001413C">
      <w:r w:rsidRPr="0001413C">
        <w:rPr>
          <w:b/>
          <w:bCs/>
        </w:rPr>
        <w:t>8. Question :</w:t>
      </w:r>
      <w:r w:rsidRPr="0001413C">
        <w:t xml:space="preserve"> </w:t>
      </w:r>
    </w:p>
    <w:p w14:paraId="54712ECA" w14:textId="77777777" w:rsidR="0001413C" w:rsidRPr="0001413C" w:rsidRDefault="0001413C" w:rsidP="0001413C">
      <w:r w:rsidRPr="0001413C">
        <w:t>Jackson is a team lead. One of his direct reports, Alicia, went to the same university as Jackson, and they've been friends for a long time. Jackson always assigns the most high-profile and important projects to Alicia. Other team members have noticed this and feel that Alicia is getting preferential treatment due to her friendship with Jackson.</w:t>
      </w:r>
    </w:p>
    <w:p w14:paraId="151CCC3C" w14:textId="77777777" w:rsidR="0001413C" w:rsidRPr="0001413C" w:rsidRDefault="0001413C" w:rsidP="0001413C">
      <w:r w:rsidRPr="0001413C">
        <w:t>Could this be considered harassment or discrimination?</w:t>
      </w:r>
    </w:p>
    <w:p w14:paraId="0CD3CCE7" w14:textId="77777777" w:rsidR="0001413C" w:rsidRPr="0001413C" w:rsidRDefault="0001413C" w:rsidP="0001413C">
      <w:r w:rsidRPr="0001413C">
        <w:t> </w:t>
      </w:r>
    </w:p>
    <w:p w14:paraId="346868C0" w14:textId="77777777" w:rsidR="0001413C" w:rsidRPr="0001413C" w:rsidRDefault="0001413C" w:rsidP="0001413C">
      <w:r w:rsidRPr="0001413C">
        <w:rPr>
          <w:b/>
          <w:bCs/>
        </w:rPr>
        <w:t xml:space="preserve">1. Answer: Correct </w:t>
      </w:r>
    </w:p>
    <w:p w14:paraId="24875562" w14:textId="77777777" w:rsidR="0001413C" w:rsidRPr="0001413C" w:rsidRDefault="0001413C" w:rsidP="0001413C">
      <w:r w:rsidRPr="0001413C">
        <w:t>Yes</w:t>
      </w:r>
    </w:p>
    <w:p w14:paraId="76E35CF3" w14:textId="77777777" w:rsidR="0001413C" w:rsidRPr="0001413C" w:rsidRDefault="0001413C" w:rsidP="0001413C">
      <w:r w:rsidRPr="0001413C">
        <w:rPr>
          <w:b/>
          <w:bCs/>
        </w:rPr>
        <w:t xml:space="preserve">2. Answer: Incorrect </w:t>
      </w:r>
    </w:p>
    <w:p w14:paraId="0B71DA01" w14:textId="77777777" w:rsidR="0001413C" w:rsidRPr="0001413C" w:rsidRDefault="0001413C" w:rsidP="0001413C">
      <w:r w:rsidRPr="0001413C">
        <w:t>No</w:t>
      </w:r>
    </w:p>
    <w:p w14:paraId="29C5186E" w14:textId="77777777" w:rsidR="0001413C" w:rsidRPr="0001413C" w:rsidRDefault="0001413C" w:rsidP="0001413C">
      <w:r w:rsidRPr="0001413C">
        <w:rPr>
          <w:b/>
          <w:bCs/>
        </w:rPr>
        <w:t>9. Question :</w:t>
      </w:r>
      <w:r w:rsidRPr="0001413C">
        <w:t xml:space="preserve"> </w:t>
      </w:r>
    </w:p>
    <w:p w14:paraId="0946F30E" w14:textId="77777777" w:rsidR="0001413C" w:rsidRPr="0001413C" w:rsidRDefault="0001413C" w:rsidP="0001413C">
      <w:r w:rsidRPr="0001413C">
        <w:t>Joseline tripped over a loose floor tile while walking down the office. Luckily, she didn’t fall or hurt herself. Her colleague saw what happened and after checking that she was OK, joked about how clumsy she’s been today.</w:t>
      </w:r>
    </w:p>
    <w:p w14:paraId="01E71151" w14:textId="77777777" w:rsidR="0001413C" w:rsidRPr="0001413C" w:rsidRDefault="0001413C" w:rsidP="0001413C">
      <w:r w:rsidRPr="0001413C">
        <w:t>Could this be considered harassment or discrimination?</w:t>
      </w:r>
    </w:p>
    <w:p w14:paraId="189010DE" w14:textId="77777777" w:rsidR="0001413C" w:rsidRPr="0001413C" w:rsidRDefault="0001413C" w:rsidP="0001413C">
      <w:r w:rsidRPr="0001413C">
        <w:t> </w:t>
      </w:r>
    </w:p>
    <w:p w14:paraId="69E3D037" w14:textId="77777777" w:rsidR="0001413C" w:rsidRPr="0001413C" w:rsidRDefault="0001413C" w:rsidP="0001413C">
      <w:r w:rsidRPr="0001413C">
        <w:t> </w:t>
      </w:r>
    </w:p>
    <w:p w14:paraId="63B7CE55" w14:textId="77777777" w:rsidR="0001413C" w:rsidRPr="0001413C" w:rsidRDefault="0001413C" w:rsidP="0001413C">
      <w:r w:rsidRPr="0001413C">
        <w:rPr>
          <w:b/>
          <w:bCs/>
        </w:rPr>
        <w:t xml:space="preserve">1. Answer: Incorrect </w:t>
      </w:r>
    </w:p>
    <w:p w14:paraId="1D73727D" w14:textId="77777777" w:rsidR="0001413C" w:rsidRPr="0001413C" w:rsidRDefault="0001413C" w:rsidP="0001413C">
      <w:r w:rsidRPr="0001413C">
        <w:t>Yes</w:t>
      </w:r>
    </w:p>
    <w:p w14:paraId="70FBF68E" w14:textId="77777777" w:rsidR="0001413C" w:rsidRPr="0001413C" w:rsidRDefault="0001413C" w:rsidP="0001413C">
      <w:r w:rsidRPr="0001413C">
        <w:rPr>
          <w:b/>
          <w:bCs/>
        </w:rPr>
        <w:t xml:space="preserve">2. Answer: Correct </w:t>
      </w:r>
    </w:p>
    <w:p w14:paraId="0D2E9AED" w14:textId="77777777" w:rsidR="0001413C" w:rsidRPr="0001413C" w:rsidRDefault="0001413C" w:rsidP="0001413C">
      <w:r w:rsidRPr="0001413C">
        <w:t>No</w:t>
      </w:r>
    </w:p>
    <w:p w14:paraId="4FFA3AF5" w14:textId="77777777" w:rsidR="0001413C" w:rsidRPr="0001413C" w:rsidRDefault="0001413C" w:rsidP="0001413C">
      <w:r w:rsidRPr="0001413C">
        <w:rPr>
          <w:b/>
          <w:bCs/>
        </w:rPr>
        <w:t>10. Question :</w:t>
      </w:r>
      <w:r w:rsidRPr="0001413C">
        <w:t xml:space="preserve"> </w:t>
      </w:r>
    </w:p>
    <w:p w14:paraId="4DB4A012" w14:textId="77777777" w:rsidR="0001413C" w:rsidRPr="0001413C" w:rsidRDefault="0001413C" w:rsidP="0001413C">
      <w:r w:rsidRPr="0001413C">
        <w:t>Joaquín is recruiting for a client-facing role on his team. One candidate, Asalah, really stood out. Joaquín’s colleague wonders out loud if the fact that Asalah wears religious garb could make clients feel uncomfortable. Joaquín and his colleague both agree that is not a valid reason not to hire Asalah, and they will hire her if she is the best candidate for the role.</w:t>
      </w:r>
    </w:p>
    <w:p w14:paraId="256DAEED" w14:textId="77777777" w:rsidR="0001413C" w:rsidRPr="0001413C" w:rsidRDefault="0001413C" w:rsidP="0001413C">
      <w:r w:rsidRPr="0001413C">
        <w:t>Could this be considered harassment or discrimination?</w:t>
      </w:r>
    </w:p>
    <w:p w14:paraId="7BDC9282" w14:textId="77777777" w:rsidR="0001413C" w:rsidRPr="0001413C" w:rsidRDefault="0001413C" w:rsidP="0001413C">
      <w:r w:rsidRPr="0001413C">
        <w:t> </w:t>
      </w:r>
    </w:p>
    <w:p w14:paraId="57ED9251" w14:textId="77777777" w:rsidR="0001413C" w:rsidRPr="0001413C" w:rsidRDefault="0001413C" w:rsidP="0001413C">
      <w:r w:rsidRPr="0001413C">
        <w:t> </w:t>
      </w:r>
    </w:p>
    <w:p w14:paraId="50130877" w14:textId="77777777" w:rsidR="0001413C" w:rsidRPr="0001413C" w:rsidRDefault="0001413C" w:rsidP="0001413C">
      <w:r w:rsidRPr="0001413C">
        <w:rPr>
          <w:b/>
          <w:bCs/>
        </w:rPr>
        <w:t xml:space="preserve">1. Answer: Incorrect </w:t>
      </w:r>
    </w:p>
    <w:p w14:paraId="05388B4F" w14:textId="77777777" w:rsidR="0001413C" w:rsidRPr="0001413C" w:rsidRDefault="0001413C" w:rsidP="0001413C">
      <w:r w:rsidRPr="0001413C">
        <w:t>Yes</w:t>
      </w:r>
    </w:p>
    <w:p w14:paraId="65451383" w14:textId="77777777" w:rsidR="0001413C" w:rsidRPr="0001413C" w:rsidRDefault="0001413C" w:rsidP="0001413C">
      <w:r w:rsidRPr="0001413C">
        <w:rPr>
          <w:b/>
          <w:bCs/>
        </w:rPr>
        <w:t xml:space="preserve">2. Answer: Correct </w:t>
      </w:r>
    </w:p>
    <w:p w14:paraId="260A832D" w14:textId="77777777" w:rsidR="0001413C" w:rsidRPr="0001413C" w:rsidRDefault="0001413C" w:rsidP="0001413C">
      <w:r w:rsidRPr="0001413C">
        <w:t>No</w:t>
      </w:r>
    </w:p>
    <w:p w14:paraId="7C570F1D" w14:textId="77777777" w:rsidR="0001413C" w:rsidRPr="0001413C" w:rsidRDefault="0001413C" w:rsidP="0001413C">
      <w:r w:rsidRPr="0001413C">
        <w:rPr>
          <w:b/>
          <w:bCs/>
        </w:rPr>
        <w:t xml:space="preserve">Number of questions needed to pass ? : </w:t>
      </w:r>
    </w:p>
    <w:p w14:paraId="32EBCD76" w14:textId="77777777" w:rsidR="0001413C" w:rsidRPr="0001413C" w:rsidRDefault="0001413C" w:rsidP="0001413C">
      <w:r w:rsidRPr="0001413C">
        <w:t xml:space="preserve">4 </w:t>
      </w:r>
    </w:p>
    <w:p w14:paraId="1B360083" w14:textId="77777777" w:rsidR="0001413C" w:rsidRPr="0001413C" w:rsidRDefault="0001413C" w:rsidP="0001413C">
      <w:r w:rsidRPr="0001413C">
        <w:rPr>
          <w:b/>
          <w:bCs/>
        </w:rPr>
        <w:t>Passed Message</w:t>
      </w:r>
      <w:r w:rsidRPr="0001413C">
        <w:t xml:space="preserve"> </w:t>
      </w:r>
    </w:p>
    <w:p w14:paraId="01BE5080" w14:textId="77777777" w:rsidR="0001413C" w:rsidRPr="0001413C" w:rsidRDefault="0001413C" w:rsidP="0001413C">
      <w:r w:rsidRPr="0001413C">
        <w:rPr>
          <w:b/>
          <w:bCs/>
        </w:rPr>
        <w:t xml:space="preserve">Message text: </w:t>
      </w:r>
    </w:p>
    <w:p w14:paraId="7D22E6BC" w14:textId="77777777" w:rsidR="0001413C" w:rsidRPr="0001413C" w:rsidRDefault="0001413C" w:rsidP="0001413C">
      <w:r w:rsidRPr="0001413C">
        <w:t>You’ve got it!</w:t>
      </w:r>
    </w:p>
    <w:p w14:paraId="3EFAA8E5" w14:textId="77777777" w:rsidR="0001413C" w:rsidRPr="0001413C" w:rsidRDefault="0001413C" w:rsidP="0001413C">
      <w:r w:rsidRPr="0001413C">
        <w:rPr>
          <w:b/>
          <w:bCs/>
        </w:rPr>
        <w:t>Failed Message</w:t>
      </w:r>
      <w:r w:rsidRPr="0001413C">
        <w:t xml:space="preserve"> </w:t>
      </w:r>
    </w:p>
    <w:p w14:paraId="312E27A4" w14:textId="77777777" w:rsidR="0001413C" w:rsidRPr="0001413C" w:rsidRDefault="0001413C" w:rsidP="0001413C">
      <w:r w:rsidRPr="0001413C">
        <w:rPr>
          <w:b/>
          <w:bCs/>
        </w:rPr>
        <w:t xml:space="preserve">Message text: </w:t>
      </w:r>
    </w:p>
    <w:p w14:paraId="52B39F3C" w14:textId="77777777" w:rsidR="0001413C" w:rsidRPr="0001413C" w:rsidRDefault="0001413C" w:rsidP="0001413C">
      <w:r w:rsidRPr="0001413C">
        <w:t>Sorry, you’ll need to retake the assessment!</w:t>
      </w:r>
    </w:p>
    <w:p w14:paraId="4FF0A6C6" w14:textId="77777777" w:rsidR="0001413C" w:rsidRPr="0001413C" w:rsidRDefault="0001413C" w:rsidP="0001413C">
      <w:r w:rsidRPr="0001413C">
        <w:br w:type="page"/>
      </w:r>
    </w:p>
    <w:p w14:paraId="5E3ADBEF" w14:textId="77777777" w:rsidR="0001413C" w:rsidRPr="0001413C" w:rsidRDefault="0001413C" w:rsidP="0001413C">
      <w:bookmarkStart w:id="395" w:name="Page_9222628458018270441"/>
      <w:bookmarkEnd w:id="395"/>
      <w:r w:rsidRPr="0001413C">
        <w:rPr>
          <w:b/>
          <w:bCs/>
        </w:rPr>
        <w:t>Page Number:</w:t>
      </w:r>
      <w:r w:rsidRPr="0001413C">
        <w:t xml:space="preserve"> 165 </w:t>
      </w:r>
    </w:p>
    <w:p w14:paraId="13145025" w14:textId="77777777" w:rsidR="0001413C" w:rsidRPr="0001413C" w:rsidRDefault="0001413C" w:rsidP="0001413C">
      <w:r w:rsidRPr="0001413C">
        <w:rPr>
          <w:b/>
          <w:bCs/>
        </w:rPr>
        <w:t>Lesson 50:</w:t>
      </w:r>
      <w:r w:rsidRPr="0001413C">
        <w:t xml:space="preserve"> Recognizing Harassment and Discrimination </w:t>
      </w:r>
    </w:p>
    <w:p w14:paraId="0D5359A3" w14:textId="77777777" w:rsidR="0001413C" w:rsidRPr="0001413C" w:rsidRDefault="0001413C" w:rsidP="0001413C">
      <w:r w:rsidRPr="0001413C">
        <w:rPr>
          <w:b/>
          <w:bCs/>
        </w:rPr>
        <w:t xml:space="preserve">Click and Reveal Template / LTR / Random </w:t>
      </w:r>
    </w:p>
    <w:p w14:paraId="51A26C8C" w14:textId="77777777" w:rsidR="0001413C" w:rsidRPr="0001413C" w:rsidRDefault="0001413C" w:rsidP="0001413C">
      <w:r w:rsidRPr="0001413C">
        <w:rPr>
          <w:b/>
          <w:bCs/>
        </w:rPr>
        <w:t>Content Title:</w:t>
      </w:r>
      <w:r w:rsidRPr="0001413C">
        <w:t xml:space="preserve"> </w:t>
      </w:r>
    </w:p>
    <w:p w14:paraId="5F2B28C0" w14:textId="77777777" w:rsidR="0001413C" w:rsidRPr="0001413C" w:rsidRDefault="0001413C" w:rsidP="0001413C">
      <w:r w:rsidRPr="0001413C">
        <w:t xml:space="preserve">Your Role in Recognizing Harassment and Discrimination </w:t>
      </w:r>
    </w:p>
    <w:p w14:paraId="15C72B30" w14:textId="77777777" w:rsidR="0001413C" w:rsidRPr="0001413C" w:rsidRDefault="0001413C" w:rsidP="0001413C">
      <w:r w:rsidRPr="0001413C">
        <w:rPr>
          <w:b/>
          <w:bCs/>
        </w:rPr>
        <w:t>Content Description:</w:t>
      </w:r>
    </w:p>
    <w:p w14:paraId="14D09753" w14:textId="77777777" w:rsidR="0001413C" w:rsidRPr="0001413C" w:rsidRDefault="0001413C" w:rsidP="0001413C">
      <w:r w:rsidRPr="0001413C">
        <w:t>Select each image or the arrows to read some expert advice on how to recognize harassment and discrimination.</w:t>
      </w:r>
    </w:p>
    <w:p w14:paraId="2149F830"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782"/>
        <w:gridCol w:w="1453"/>
        <w:gridCol w:w="1167"/>
      </w:tblGrid>
      <w:tr w:rsidR="0001413C" w:rsidRPr="0001413C" w14:paraId="25EE721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C3034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61C3B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9D0B4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C79D69" w14:textId="77777777" w:rsidR="0001413C" w:rsidRPr="0001413C" w:rsidRDefault="0001413C" w:rsidP="0001413C">
            <w:pPr>
              <w:rPr>
                <w:b/>
                <w:bCs/>
              </w:rPr>
            </w:pPr>
            <w:r w:rsidRPr="0001413C">
              <w:rPr>
                <w:b/>
                <w:bCs/>
              </w:rPr>
              <w:t>Alternate Text</w:t>
            </w:r>
          </w:p>
        </w:tc>
      </w:tr>
      <w:tr w:rsidR="0001413C" w:rsidRPr="0001413C" w14:paraId="2CABB25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9C28AF" w14:textId="77777777" w:rsidR="0001413C" w:rsidRPr="0001413C" w:rsidRDefault="0001413C" w:rsidP="0001413C">
            <w:r w:rsidRPr="0001413C">
              <w:t xml:space="preserve">Your Role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D1A83A" w14:textId="77777777" w:rsidR="0001413C" w:rsidRPr="0001413C" w:rsidRDefault="0001413C" w:rsidP="0001413C">
            <w:r w:rsidRPr="0001413C">
              <w:t>A key element of the role of a manager is recognizing, and dealing with, potential harassment and discrimination situations.</w:t>
            </w:r>
          </w:p>
          <w:p w14:paraId="222F8D11" w14:textId="77777777" w:rsidR="0001413C" w:rsidRPr="0001413C" w:rsidRDefault="0001413C" w:rsidP="0001413C">
            <w:r w:rsidRPr="0001413C">
              <w:t>Four experts on harassment and discrimination have some important advice on how you can recognize harassment and discrimination in the workplace.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43906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07A758" w14:textId="77777777" w:rsidR="0001413C" w:rsidRPr="0001413C" w:rsidRDefault="0001413C" w:rsidP="0001413C"/>
        </w:tc>
      </w:tr>
      <w:tr w:rsidR="0001413C" w:rsidRPr="0001413C" w14:paraId="624C98E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E55F23" w14:textId="77777777" w:rsidR="0001413C" w:rsidRPr="0001413C" w:rsidRDefault="0001413C" w:rsidP="0001413C">
            <w:r w:rsidRPr="0001413C">
              <w:t xml:space="preserve">Annabel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7FB002" w14:textId="77777777" w:rsidR="0001413C" w:rsidRPr="0001413C" w:rsidRDefault="0001413C" w:rsidP="0001413C">
            <w:r w:rsidRPr="0001413C">
              <w:t>“Harassment in the workplace is the act of singling out individuals or groups for treatment that reasonable people would consider hostile or offensive. It might take the form of physical attacks, sexual advances, sabotaging work, degrading remarks, exclusion from groups, or racial slurs.</w:t>
            </w:r>
          </w:p>
          <w:p w14:paraId="289024F4" w14:textId="77777777" w:rsidR="0001413C" w:rsidRPr="0001413C" w:rsidRDefault="0001413C" w:rsidP="0001413C">
            <w:r w:rsidRPr="0001413C">
              <w:t>For example, if a colleague is continuously laughed at and ridiculed by his colleagues because of his sexual orientation, this would constitute harassment."</w:t>
            </w:r>
          </w:p>
          <w:p w14:paraId="3CE67184" w14:textId="77777777" w:rsidR="0001413C" w:rsidRPr="0001413C" w:rsidRDefault="0001413C" w:rsidP="0001413C">
            <w:r w:rsidRPr="0001413C">
              <w:t>It is your duty as a manager to monitor the workplace for such activity and other types of unacceptable behavior.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9DBCB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5E1B5E" w14:textId="77777777" w:rsidR="0001413C" w:rsidRPr="0001413C" w:rsidRDefault="0001413C" w:rsidP="0001413C"/>
        </w:tc>
      </w:tr>
      <w:tr w:rsidR="0001413C" w:rsidRPr="0001413C" w14:paraId="38C5D05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938348" w14:textId="77777777" w:rsidR="0001413C" w:rsidRPr="0001413C" w:rsidRDefault="0001413C" w:rsidP="0001413C">
            <w:r w:rsidRPr="0001413C">
              <w:t xml:space="preserve">April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202A10" w14:textId="77777777" w:rsidR="0001413C" w:rsidRPr="0001413C" w:rsidRDefault="0001413C" w:rsidP="0001413C">
            <w:r w:rsidRPr="0001413C">
              <w:t>“Denying a promotion on the basis of a protected class, like gender, disability, religion, or sexual orientation is considered discrimination. Promotions must be based on merit.”</w:t>
            </w:r>
          </w:p>
          <w:p w14:paraId="71FA7789" w14:textId="77777777" w:rsidR="0001413C" w:rsidRPr="0001413C" w:rsidRDefault="0001413C" w:rsidP="0001413C">
            <w:r w:rsidRPr="0001413C">
              <w:t>When the opportunity to promote an employee arises, you must make your decision, based on the individual's ability to perform the work. If you don't, and base your decision on something else like the individual's gender or ethnicity, you may leave yourself and our company open to a discrimination claim.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C8A6C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B3CCD5" w14:textId="77777777" w:rsidR="0001413C" w:rsidRPr="0001413C" w:rsidRDefault="0001413C" w:rsidP="0001413C"/>
        </w:tc>
      </w:tr>
      <w:tr w:rsidR="0001413C" w:rsidRPr="0001413C" w14:paraId="72FEA3F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D7301E" w14:textId="77777777" w:rsidR="0001413C" w:rsidRPr="0001413C" w:rsidRDefault="0001413C" w:rsidP="0001413C">
            <w:r w:rsidRPr="0001413C">
              <w:t xml:space="preserve">Malcolm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5DA872" w14:textId="77777777" w:rsidR="0001413C" w:rsidRPr="0001413C" w:rsidRDefault="0001413C" w:rsidP="0001413C">
            <w:r w:rsidRPr="0001413C">
              <w:t>“It is important that you treat all employees equally. Giving some employees preferential treatment is a subtle form of workplace discrimination.”</w:t>
            </w:r>
          </w:p>
          <w:p w14:paraId="6513E412" w14:textId="77777777" w:rsidR="0001413C" w:rsidRPr="0001413C" w:rsidRDefault="0001413C" w:rsidP="0001413C">
            <w:r w:rsidRPr="0001413C">
              <w:t>Morale can be affected and resentment grows when employees feel that those around them receive preferential treatment. Make sure that you treat everyone equally and apply the same rules to everyone.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216B6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21C7E6" w14:textId="77777777" w:rsidR="0001413C" w:rsidRPr="0001413C" w:rsidRDefault="0001413C" w:rsidP="0001413C"/>
        </w:tc>
      </w:tr>
      <w:tr w:rsidR="0001413C" w:rsidRPr="0001413C" w14:paraId="0E7212B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E4F34E" w14:textId="77777777" w:rsidR="0001413C" w:rsidRPr="0001413C" w:rsidRDefault="0001413C" w:rsidP="0001413C">
            <w:r w:rsidRPr="0001413C">
              <w:t xml:space="preserve">Larry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56B035" w14:textId="77777777" w:rsidR="0001413C" w:rsidRPr="0001413C" w:rsidRDefault="0001413C" w:rsidP="0001413C">
            <w:r w:rsidRPr="0001413C">
              <w:t>“In some cases, employees may be reluctant to report instances of harassment or discrimination for fear that their colleagues or the company might treat them differently. At other companies, individuals have sometimes seen their situation worsen as a result of making a complaint. If an employee suffers an adverse action following a legitimate complaint, this is known as retaliation.”</w:t>
            </w:r>
          </w:p>
          <w:p w14:paraId="6FB2B5EC" w14:textId="77777777" w:rsidR="0001413C" w:rsidRPr="0001413C" w:rsidRDefault="0001413C" w:rsidP="0001413C">
            <w:r w:rsidRPr="0001413C">
              <w:t>Retaliation is illegal and is not tolerated at our company. Ensure that your employees are aware that we do not tolerate retaliation, and that all complaints will be thoroughly investigated, and appropriate action taken where required.</w:t>
            </w:r>
          </w:p>
          <w:p w14:paraId="35FA0251"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37A05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0EE4F4" w14:textId="77777777" w:rsidR="0001413C" w:rsidRPr="0001413C" w:rsidRDefault="0001413C" w:rsidP="0001413C"/>
        </w:tc>
      </w:tr>
    </w:tbl>
    <w:p w14:paraId="494511E2"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1A4FB80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CBDA4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C829597"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B17E9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537F84" w14:textId="77777777" w:rsidR="0001413C" w:rsidRPr="0001413C" w:rsidRDefault="0001413C" w:rsidP="0001413C">
            <w:pPr>
              <w:rPr>
                <w:b/>
                <w:bCs/>
              </w:rPr>
            </w:pPr>
            <w:r w:rsidRPr="0001413C">
              <w:rPr>
                <w:b/>
                <w:bCs/>
              </w:rPr>
              <w:t>Alternate Text</w:t>
            </w:r>
          </w:p>
        </w:tc>
      </w:tr>
      <w:tr w:rsidR="0001413C" w:rsidRPr="0001413C" w14:paraId="7515149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54C766"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729DD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1E692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B580A5" w14:textId="77777777" w:rsidR="0001413C" w:rsidRPr="0001413C" w:rsidRDefault="0001413C" w:rsidP="0001413C"/>
        </w:tc>
      </w:tr>
    </w:tbl>
    <w:p w14:paraId="44C44FE8" w14:textId="77777777" w:rsidR="0001413C" w:rsidRPr="0001413C" w:rsidRDefault="0001413C" w:rsidP="0001413C">
      <w:r w:rsidRPr="0001413C">
        <w:rPr>
          <w:b/>
          <w:bCs/>
        </w:rPr>
        <w:t>Audio Transcript Text:</w:t>
      </w:r>
      <w:r w:rsidRPr="0001413C">
        <w:t xml:space="preserve"> </w:t>
      </w:r>
    </w:p>
    <w:p w14:paraId="3A3A49C7" w14:textId="77777777" w:rsidR="0001413C" w:rsidRPr="0001413C" w:rsidRDefault="0001413C" w:rsidP="0001413C">
      <w:r w:rsidRPr="0001413C">
        <w:t>Here are some things you always need to consider.</w:t>
      </w:r>
    </w:p>
    <w:p w14:paraId="692D309B" w14:textId="77777777" w:rsidR="0001413C" w:rsidRPr="0001413C" w:rsidRDefault="0001413C" w:rsidP="0001413C">
      <w:r w:rsidRPr="0001413C">
        <w:br w:type="page"/>
      </w:r>
    </w:p>
    <w:p w14:paraId="05AE97EF" w14:textId="77777777" w:rsidR="0001413C" w:rsidRPr="0001413C" w:rsidRDefault="0001413C" w:rsidP="0001413C">
      <w:bookmarkStart w:id="396" w:name="Page_8695873914118819844"/>
      <w:bookmarkEnd w:id="396"/>
      <w:r w:rsidRPr="0001413C">
        <w:rPr>
          <w:b/>
          <w:bCs/>
        </w:rPr>
        <w:t>Page Number:</w:t>
      </w:r>
      <w:r w:rsidRPr="0001413C">
        <w:t xml:space="preserve"> 166 </w:t>
      </w:r>
    </w:p>
    <w:p w14:paraId="16075556" w14:textId="77777777" w:rsidR="0001413C" w:rsidRPr="0001413C" w:rsidRDefault="0001413C" w:rsidP="0001413C">
      <w:r w:rsidRPr="0001413C">
        <w:rPr>
          <w:b/>
          <w:bCs/>
        </w:rPr>
        <w:t>Lesson 50:</w:t>
      </w:r>
      <w:r w:rsidRPr="0001413C">
        <w:t xml:space="preserve"> Recognizing Harassment and Discrimination </w:t>
      </w:r>
    </w:p>
    <w:p w14:paraId="32618FD9" w14:textId="77777777" w:rsidR="0001413C" w:rsidRPr="0001413C" w:rsidRDefault="0001413C" w:rsidP="0001413C">
      <w:r w:rsidRPr="0001413C">
        <w:rPr>
          <w:b/>
          <w:bCs/>
        </w:rPr>
        <w:t xml:space="preserve">Question and Answer Template / Text / LTR </w:t>
      </w:r>
    </w:p>
    <w:p w14:paraId="63D835DF" w14:textId="77777777" w:rsidR="0001413C" w:rsidRPr="0001413C" w:rsidRDefault="0001413C" w:rsidP="0001413C">
      <w:r w:rsidRPr="0001413C">
        <w:rPr>
          <w:b/>
          <w:bCs/>
        </w:rPr>
        <w:t>Content Title:</w:t>
      </w:r>
      <w:r w:rsidRPr="0001413C">
        <w:t xml:space="preserve"> </w:t>
      </w:r>
    </w:p>
    <w:p w14:paraId="78979522" w14:textId="77777777" w:rsidR="0001413C" w:rsidRPr="0001413C" w:rsidRDefault="0001413C" w:rsidP="0001413C">
      <w:r w:rsidRPr="0001413C">
        <w:t xml:space="preserve">Lunch Issues </w:t>
      </w:r>
    </w:p>
    <w:p w14:paraId="6A41337C" w14:textId="77777777" w:rsidR="0001413C" w:rsidRPr="0001413C" w:rsidRDefault="0001413C" w:rsidP="0001413C">
      <w:r w:rsidRPr="0001413C">
        <w:rPr>
          <w:b/>
          <w:bCs/>
        </w:rPr>
        <w:t>Content Description:</w:t>
      </w:r>
    </w:p>
    <w:p w14:paraId="6260F8E2" w14:textId="77777777" w:rsidR="0001413C" w:rsidRPr="0001413C" w:rsidRDefault="0001413C" w:rsidP="0001413C">
      <w:r w:rsidRPr="0001413C">
        <w:t>Four of Heather’s team always eat lunch together. One of them, Lauren, recently announced she moved in with her girlfriend. This was the first time she had mentioned her sexual orientation to the team.</w:t>
      </w:r>
      <w:r w:rsidRPr="0001413C">
        <w:br/>
      </w:r>
      <w:r w:rsidRPr="0001413C">
        <w:br/>
        <w:t>Heather has noticed that ever since Lauren made the announcement, she hasn't been eating lunch with the three other team members.</w:t>
      </w:r>
      <w:r w:rsidRPr="0001413C">
        <w:br/>
      </w:r>
      <w:r w:rsidRPr="0001413C">
        <w:br/>
        <w:t>Heather wonders if this could be discrimination.</w:t>
      </w:r>
    </w:p>
    <w:p w14:paraId="3D38D1F7" w14:textId="77777777" w:rsidR="0001413C" w:rsidRPr="0001413C" w:rsidRDefault="0001413C" w:rsidP="0001413C">
      <w:r w:rsidRPr="0001413C">
        <w:rPr>
          <w:b/>
          <w:bCs/>
        </w:rPr>
        <w:t>Question:</w:t>
      </w:r>
      <w:r w:rsidRPr="0001413C">
        <w:t xml:space="preserve"> </w:t>
      </w:r>
    </w:p>
    <w:p w14:paraId="47DBBEBB" w14:textId="77777777" w:rsidR="0001413C" w:rsidRPr="0001413C" w:rsidRDefault="0001413C" w:rsidP="0001413C">
      <w:r w:rsidRPr="0001413C">
        <w:t>What would you tell her?</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8F6C06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430E925"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6D08C7" w14:textId="77777777" w:rsidR="0001413C" w:rsidRPr="0001413C" w:rsidRDefault="0001413C" w:rsidP="0001413C">
            <w:pPr>
              <w:rPr>
                <w:b/>
                <w:bCs/>
              </w:rPr>
            </w:pPr>
            <w:r w:rsidRPr="0001413C">
              <w:rPr>
                <w:b/>
                <w:bCs/>
              </w:rPr>
              <w:t>Answer</w:t>
            </w:r>
          </w:p>
        </w:tc>
      </w:tr>
      <w:tr w:rsidR="0001413C" w:rsidRPr="0001413C" w14:paraId="4078AC0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4081BD"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BE2AB1" w14:textId="77777777" w:rsidR="0001413C" w:rsidRPr="0001413C" w:rsidRDefault="0001413C" w:rsidP="0001413C">
            <w:r w:rsidRPr="0001413C">
              <w:t>Yes. This is definitely a case of discrimination and Heather needs to take action immediately.</w:t>
            </w:r>
          </w:p>
        </w:tc>
      </w:tr>
      <w:tr w:rsidR="0001413C" w:rsidRPr="0001413C" w14:paraId="5E39E12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6C7FA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6B08B6" w14:textId="77777777" w:rsidR="0001413C" w:rsidRPr="0001413C" w:rsidRDefault="0001413C" w:rsidP="0001413C">
            <w:r w:rsidRPr="0001413C">
              <w:t>Maybe. It all depends on whether or not Lauren's colleagues are ignoring her because of her sexual orientation.</w:t>
            </w:r>
          </w:p>
        </w:tc>
      </w:tr>
      <w:tr w:rsidR="0001413C" w:rsidRPr="0001413C" w14:paraId="620B826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7F16A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9569E0" w14:textId="77777777" w:rsidR="0001413C" w:rsidRPr="0001413C" w:rsidRDefault="0001413C" w:rsidP="0001413C">
            <w:r w:rsidRPr="0001413C">
              <w:t>No. Lauren's colleagues don't have to eat lunch with her if they don't want to.</w:t>
            </w:r>
          </w:p>
        </w:tc>
      </w:tr>
    </w:tbl>
    <w:p w14:paraId="6E97777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3CE472D" w14:textId="77777777" w:rsidR="0001413C" w:rsidRPr="0001413C" w:rsidRDefault="0001413C" w:rsidP="0001413C">
      <w:r w:rsidRPr="0001413C">
        <w:br w:type="page"/>
      </w:r>
    </w:p>
    <w:p w14:paraId="5B8D5F70" w14:textId="77777777" w:rsidR="0001413C" w:rsidRPr="0001413C" w:rsidRDefault="0001413C" w:rsidP="0001413C">
      <w:bookmarkStart w:id="397" w:name="Page_8714248688991406194"/>
      <w:bookmarkEnd w:id="397"/>
      <w:r w:rsidRPr="0001413C">
        <w:rPr>
          <w:b/>
          <w:bCs/>
        </w:rPr>
        <w:t>Page Number:</w:t>
      </w:r>
      <w:r w:rsidRPr="0001413C">
        <w:t xml:space="preserve"> 167 </w:t>
      </w:r>
    </w:p>
    <w:p w14:paraId="59934093" w14:textId="77777777" w:rsidR="0001413C" w:rsidRPr="0001413C" w:rsidRDefault="0001413C" w:rsidP="0001413C">
      <w:r w:rsidRPr="0001413C">
        <w:rPr>
          <w:b/>
          <w:bCs/>
        </w:rPr>
        <w:t>Lesson 50:</w:t>
      </w:r>
      <w:r w:rsidRPr="0001413C">
        <w:t xml:space="preserve"> Recognizing Harassment and Discrimination </w:t>
      </w:r>
    </w:p>
    <w:p w14:paraId="01212F08" w14:textId="77777777" w:rsidR="0001413C" w:rsidRPr="0001413C" w:rsidRDefault="0001413C" w:rsidP="0001413C">
      <w:r w:rsidRPr="0001413C">
        <w:rPr>
          <w:b/>
          <w:bCs/>
        </w:rPr>
        <w:t xml:space="preserve">Text and Image Template / Text Only </w:t>
      </w:r>
    </w:p>
    <w:p w14:paraId="71160166" w14:textId="77777777" w:rsidR="0001413C" w:rsidRPr="0001413C" w:rsidRDefault="0001413C" w:rsidP="0001413C">
      <w:r w:rsidRPr="0001413C">
        <w:rPr>
          <w:b/>
          <w:bCs/>
        </w:rPr>
        <w:t>Content Title:</w:t>
      </w:r>
      <w:r w:rsidRPr="0001413C">
        <w:t xml:space="preserve"> </w:t>
      </w:r>
    </w:p>
    <w:p w14:paraId="7440886F" w14:textId="77777777" w:rsidR="0001413C" w:rsidRPr="0001413C" w:rsidRDefault="0001413C" w:rsidP="0001413C">
      <w:r w:rsidRPr="0001413C">
        <w:t xml:space="preserve">Remember… </w:t>
      </w:r>
    </w:p>
    <w:p w14:paraId="6ABF02BB" w14:textId="77777777" w:rsidR="0001413C" w:rsidRPr="0001413C" w:rsidRDefault="0001413C" w:rsidP="0001413C">
      <w:r w:rsidRPr="0001413C">
        <w:br/>
      </w:r>
      <w:r w:rsidRPr="0001413C">
        <w:rPr>
          <w:b/>
          <w:bCs/>
        </w:rPr>
        <w:t>Column 1 Text:</w:t>
      </w:r>
      <w:r w:rsidRPr="0001413C">
        <w:t xml:space="preserve"> </w:t>
      </w:r>
    </w:p>
    <w:p w14:paraId="3CD8BC3D" w14:textId="77777777" w:rsidR="0001413C" w:rsidRPr="0001413C" w:rsidRDefault="0001413C" w:rsidP="0001413C">
      <w:r w:rsidRPr="0001413C">
        <w:t>There could be a number of reasons why someone isn't eating lunch with their colleagues anymore – they may just not want to.</w:t>
      </w:r>
    </w:p>
    <w:p w14:paraId="61BA571C" w14:textId="77777777" w:rsidR="0001413C" w:rsidRPr="0001413C" w:rsidRDefault="0001413C" w:rsidP="0001413C">
      <w:r w:rsidRPr="0001413C">
        <w:t>However, if an individual's colleagues are ignoring them because of their sexual orientation, this could be an example of discrimination and you should look into the matter further.</w:t>
      </w:r>
    </w:p>
    <w:p w14:paraId="44ACBD0A" w14:textId="77777777" w:rsidR="0001413C" w:rsidRPr="0001413C" w:rsidRDefault="0001413C" w:rsidP="0001413C">
      <w:r w:rsidRPr="0001413C">
        <w:t>You should discuss the situation with the individual to see what they say, and also speak to the other team members.</w:t>
      </w:r>
    </w:p>
    <w:p w14:paraId="31DD09BE" w14:textId="77777777" w:rsidR="0001413C" w:rsidRPr="0001413C" w:rsidRDefault="0001413C" w:rsidP="0001413C">
      <w:r w:rsidRPr="0001413C">
        <w:t>Then, you can make a decision on whether you need to take any further action.</w:t>
      </w:r>
    </w:p>
    <w:p w14:paraId="07CB8117" w14:textId="77777777" w:rsidR="0001413C" w:rsidRPr="0001413C" w:rsidRDefault="0001413C" w:rsidP="0001413C">
      <w:r w:rsidRPr="0001413C">
        <w:t>If you are unsure on what action is warranted, you can find out who to contact for advice in the Contact Details section.</w:t>
      </w:r>
    </w:p>
    <w:p w14:paraId="2523F246" w14:textId="77777777" w:rsidR="0001413C" w:rsidRPr="0001413C" w:rsidRDefault="0001413C" w:rsidP="0001413C">
      <w:r w:rsidRPr="0001413C">
        <w:rPr>
          <w:b/>
          <w:bCs/>
        </w:rPr>
        <w:t>Audio Transcript Text:</w:t>
      </w:r>
      <w:r w:rsidRPr="0001413C">
        <w:t xml:space="preserve"> </w:t>
      </w:r>
    </w:p>
    <w:p w14:paraId="6F1233A1" w14:textId="77777777" w:rsidR="0001413C" w:rsidRPr="0001413C" w:rsidRDefault="0001413C" w:rsidP="0001413C">
      <w:r w:rsidRPr="0001413C">
        <w:t>Here are some things you always need to consider.</w:t>
      </w:r>
    </w:p>
    <w:p w14:paraId="28539D47" w14:textId="77777777" w:rsidR="0001413C" w:rsidRPr="0001413C" w:rsidRDefault="0001413C" w:rsidP="0001413C">
      <w:r w:rsidRPr="0001413C">
        <w:br w:type="page"/>
      </w:r>
    </w:p>
    <w:p w14:paraId="2AC574F3" w14:textId="77777777" w:rsidR="0001413C" w:rsidRPr="0001413C" w:rsidRDefault="0001413C" w:rsidP="0001413C">
      <w:bookmarkStart w:id="398" w:name="Page_6139810337458919463"/>
      <w:bookmarkEnd w:id="398"/>
      <w:r w:rsidRPr="0001413C">
        <w:rPr>
          <w:b/>
          <w:bCs/>
        </w:rPr>
        <w:t>Page Number:</w:t>
      </w:r>
      <w:r w:rsidRPr="0001413C">
        <w:t xml:space="preserve"> 168 </w:t>
      </w:r>
    </w:p>
    <w:p w14:paraId="7424650B" w14:textId="77777777" w:rsidR="0001413C" w:rsidRPr="0001413C" w:rsidRDefault="0001413C" w:rsidP="0001413C">
      <w:r w:rsidRPr="0001413C">
        <w:rPr>
          <w:b/>
          <w:bCs/>
        </w:rPr>
        <w:t>Lesson 50:</w:t>
      </w:r>
      <w:r w:rsidRPr="0001413C">
        <w:t xml:space="preserve"> Recognizing Harassment and Discrimination </w:t>
      </w:r>
    </w:p>
    <w:p w14:paraId="33453DE0" w14:textId="77777777" w:rsidR="0001413C" w:rsidRPr="0001413C" w:rsidRDefault="0001413C" w:rsidP="0001413C">
      <w:r w:rsidRPr="0001413C">
        <w:rPr>
          <w:b/>
          <w:bCs/>
        </w:rPr>
        <w:t xml:space="preserve">Question and Answer Template / Text / LTR </w:t>
      </w:r>
    </w:p>
    <w:p w14:paraId="02637CFE" w14:textId="77777777" w:rsidR="0001413C" w:rsidRPr="0001413C" w:rsidRDefault="0001413C" w:rsidP="0001413C">
      <w:r w:rsidRPr="0001413C">
        <w:rPr>
          <w:b/>
          <w:bCs/>
        </w:rPr>
        <w:t>Content Title:</w:t>
      </w:r>
      <w:r w:rsidRPr="0001413C">
        <w:t xml:space="preserve"> </w:t>
      </w:r>
    </w:p>
    <w:p w14:paraId="3DBEBBBE" w14:textId="77777777" w:rsidR="0001413C" w:rsidRPr="0001413C" w:rsidRDefault="0001413C" w:rsidP="0001413C">
      <w:r w:rsidRPr="0001413C">
        <w:t xml:space="preserve">Retaliation </w:t>
      </w:r>
    </w:p>
    <w:p w14:paraId="59354CF4" w14:textId="77777777" w:rsidR="0001413C" w:rsidRPr="0001413C" w:rsidRDefault="0001413C" w:rsidP="0001413C">
      <w:r w:rsidRPr="0001413C">
        <w:rPr>
          <w:b/>
          <w:bCs/>
        </w:rPr>
        <w:t>Content Description:</w:t>
      </w:r>
    </w:p>
    <w:p w14:paraId="6CD610D1" w14:textId="77777777" w:rsidR="0001413C" w:rsidRPr="0001413C" w:rsidRDefault="0001413C" w:rsidP="0001413C">
      <w:r w:rsidRPr="0001413C">
        <w:t>Julieta recently filed a harassment complaint against Jayden. He was constantly flirting with her, even after Julieta asked him to stop. The company investigated the complaint and disciplined Jayden for his actions.</w:t>
      </w:r>
    </w:p>
    <w:p w14:paraId="6B501C82" w14:textId="77777777" w:rsidR="0001413C" w:rsidRPr="0001413C" w:rsidRDefault="0001413C" w:rsidP="0001413C">
      <w:r w:rsidRPr="0001413C">
        <w:t>Jayden's colleague, Malik, works closely with both Jayden and Julieta. Ever since Jayden was disciplined, Malik has begun to ignore Julieta in meetings and make snide comments when he passes her in the office.</w:t>
      </w:r>
    </w:p>
    <w:p w14:paraId="7B62875B" w14:textId="77777777" w:rsidR="0001413C" w:rsidRPr="0001413C" w:rsidRDefault="0001413C" w:rsidP="0001413C">
      <w:r w:rsidRPr="0001413C">
        <w:t>Julieta reports this to Elijah, her manager.</w:t>
      </w:r>
    </w:p>
    <w:p w14:paraId="0DEFB010" w14:textId="77777777" w:rsidR="0001413C" w:rsidRPr="0001413C" w:rsidRDefault="0001413C" w:rsidP="0001413C">
      <w:r w:rsidRPr="0001413C">
        <w:rPr>
          <w:b/>
          <w:bCs/>
        </w:rPr>
        <w:t>Question:</w:t>
      </w:r>
      <w:r w:rsidRPr="0001413C">
        <w:t xml:space="preserve"> </w:t>
      </w:r>
    </w:p>
    <w:p w14:paraId="3F420EFC" w14:textId="77777777" w:rsidR="0001413C" w:rsidRPr="0001413C" w:rsidRDefault="0001413C" w:rsidP="0001413C">
      <w:r w:rsidRPr="0001413C">
        <w:t xml:space="preserve">What action should Elijah take?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45F097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445A3B9"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A6E9AA" w14:textId="77777777" w:rsidR="0001413C" w:rsidRPr="0001413C" w:rsidRDefault="0001413C" w:rsidP="0001413C">
            <w:pPr>
              <w:rPr>
                <w:b/>
                <w:bCs/>
              </w:rPr>
            </w:pPr>
            <w:r w:rsidRPr="0001413C">
              <w:rPr>
                <w:b/>
                <w:bCs/>
              </w:rPr>
              <w:t>Answer</w:t>
            </w:r>
          </w:p>
        </w:tc>
      </w:tr>
      <w:tr w:rsidR="0001413C" w:rsidRPr="0001413C" w14:paraId="566D1C3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FA9A29"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F8C368" w14:textId="77777777" w:rsidR="0001413C" w:rsidRPr="0001413C" w:rsidRDefault="0001413C" w:rsidP="0001413C">
            <w:r w:rsidRPr="0001413C">
              <w:t>Investigate the issue himself by speaking with Jayden and Malik to see if he can ascertain what's going on.</w:t>
            </w:r>
          </w:p>
        </w:tc>
      </w:tr>
      <w:tr w:rsidR="0001413C" w:rsidRPr="0001413C" w14:paraId="43CF81F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E01CA2"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B74499" w14:textId="77777777" w:rsidR="0001413C" w:rsidRPr="0001413C" w:rsidRDefault="0001413C" w:rsidP="0001413C">
            <w:r w:rsidRPr="0001413C">
              <w:t>Assure Julieta that he will report this issue to the appropriate department, and they will investigate it thoroughly.</w:t>
            </w:r>
          </w:p>
        </w:tc>
      </w:tr>
      <w:tr w:rsidR="0001413C" w:rsidRPr="0001413C" w14:paraId="2A9A465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B8C4A9"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5D2D28" w14:textId="77777777" w:rsidR="0001413C" w:rsidRPr="0001413C" w:rsidRDefault="0001413C" w:rsidP="0001413C">
            <w:r w:rsidRPr="0001413C">
              <w:t>Assure Julieta that he will investigate the issue and take appropriate action against Malik.</w:t>
            </w:r>
          </w:p>
        </w:tc>
      </w:tr>
    </w:tbl>
    <w:p w14:paraId="7B89B70B"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D4024B8" w14:textId="77777777" w:rsidR="0001413C" w:rsidRPr="0001413C" w:rsidRDefault="0001413C" w:rsidP="0001413C">
      <w:r w:rsidRPr="0001413C">
        <w:br w:type="page"/>
      </w:r>
    </w:p>
    <w:p w14:paraId="50CD8D45" w14:textId="77777777" w:rsidR="0001413C" w:rsidRPr="0001413C" w:rsidRDefault="0001413C" w:rsidP="0001413C">
      <w:bookmarkStart w:id="399" w:name="Page_64621196089619469"/>
      <w:bookmarkEnd w:id="399"/>
      <w:r w:rsidRPr="0001413C">
        <w:rPr>
          <w:b/>
          <w:bCs/>
        </w:rPr>
        <w:t>Page Number:</w:t>
      </w:r>
      <w:r w:rsidRPr="0001413C">
        <w:t xml:space="preserve"> 169 </w:t>
      </w:r>
    </w:p>
    <w:p w14:paraId="78B17597" w14:textId="77777777" w:rsidR="0001413C" w:rsidRPr="0001413C" w:rsidRDefault="0001413C" w:rsidP="0001413C">
      <w:r w:rsidRPr="0001413C">
        <w:rPr>
          <w:b/>
          <w:bCs/>
        </w:rPr>
        <w:t>Lesson 50:</w:t>
      </w:r>
      <w:r w:rsidRPr="0001413C">
        <w:t xml:space="preserve"> Recognizing Harassment and Discrimination </w:t>
      </w:r>
    </w:p>
    <w:p w14:paraId="4AF926C7" w14:textId="77777777" w:rsidR="0001413C" w:rsidRPr="0001413C" w:rsidRDefault="0001413C" w:rsidP="0001413C">
      <w:r w:rsidRPr="0001413C">
        <w:rPr>
          <w:b/>
          <w:bCs/>
        </w:rPr>
        <w:t xml:space="preserve">Text and Image Template / Text Only </w:t>
      </w:r>
    </w:p>
    <w:p w14:paraId="5351831F" w14:textId="77777777" w:rsidR="0001413C" w:rsidRPr="0001413C" w:rsidRDefault="0001413C" w:rsidP="0001413C">
      <w:r w:rsidRPr="0001413C">
        <w:rPr>
          <w:b/>
          <w:bCs/>
        </w:rPr>
        <w:t>Content Title:</w:t>
      </w:r>
      <w:r w:rsidRPr="0001413C">
        <w:t xml:space="preserve"> </w:t>
      </w:r>
    </w:p>
    <w:p w14:paraId="79202C80" w14:textId="77777777" w:rsidR="0001413C" w:rsidRPr="0001413C" w:rsidRDefault="0001413C" w:rsidP="0001413C">
      <w:r w:rsidRPr="0001413C">
        <w:t xml:space="preserve">Remember… </w:t>
      </w:r>
    </w:p>
    <w:p w14:paraId="62582E72" w14:textId="77777777" w:rsidR="0001413C" w:rsidRPr="0001413C" w:rsidRDefault="0001413C" w:rsidP="0001413C">
      <w:r w:rsidRPr="0001413C">
        <w:br/>
      </w:r>
      <w:r w:rsidRPr="0001413C">
        <w:rPr>
          <w:b/>
          <w:bCs/>
        </w:rPr>
        <w:t>Column 1 Text:</w:t>
      </w:r>
      <w:r w:rsidRPr="0001413C">
        <w:t xml:space="preserve"> </w:t>
      </w:r>
    </w:p>
    <w:p w14:paraId="6BFAC6AB" w14:textId="77777777" w:rsidR="0001413C" w:rsidRPr="0001413C" w:rsidRDefault="0001413C" w:rsidP="0001413C">
      <w:r w:rsidRPr="0001413C">
        <w:t>If an employee suffers an adverse action following a legitimate complaint, this is known as retaliation. This can lead to other employees being reluctant to report instances of harassment or discrimination.</w:t>
      </w:r>
    </w:p>
    <w:p w14:paraId="0EA4869C" w14:textId="77777777" w:rsidR="0001413C" w:rsidRPr="0001413C" w:rsidRDefault="0001413C" w:rsidP="0001413C">
      <w:r w:rsidRPr="0001413C">
        <w:t>We do not tolerate retaliation, whether it comes directly from the individual or individuals involved in the original incident, or from their colleagues or friends.</w:t>
      </w:r>
    </w:p>
    <w:p w14:paraId="58CCC525" w14:textId="77777777" w:rsidR="0001413C" w:rsidRPr="0001413C" w:rsidRDefault="0001413C" w:rsidP="0001413C">
      <w:r w:rsidRPr="0001413C">
        <w:t>Retaliation is illegal and we take all complaints seriously. They will be thoroughly investigated and the appropriate action will be taken where required.</w:t>
      </w:r>
    </w:p>
    <w:p w14:paraId="42B3F84E" w14:textId="77777777" w:rsidR="0001413C" w:rsidRPr="0001413C" w:rsidRDefault="0001413C" w:rsidP="0001413C">
      <w:r w:rsidRPr="0001413C">
        <w:rPr>
          <w:b/>
          <w:bCs/>
        </w:rPr>
        <w:t>Audio Transcript Text:</w:t>
      </w:r>
      <w:r w:rsidRPr="0001413C">
        <w:t xml:space="preserve"> </w:t>
      </w:r>
    </w:p>
    <w:p w14:paraId="0D499657" w14:textId="77777777" w:rsidR="0001413C" w:rsidRPr="0001413C" w:rsidRDefault="0001413C" w:rsidP="0001413C">
      <w:r w:rsidRPr="0001413C">
        <w:t>Here are some things you always need to consider.</w:t>
      </w:r>
    </w:p>
    <w:p w14:paraId="5B193E74" w14:textId="77777777" w:rsidR="0001413C" w:rsidRPr="0001413C" w:rsidRDefault="0001413C" w:rsidP="0001413C">
      <w:r w:rsidRPr="0001413C">
        <w:br w:type="page"/>
      </w:r>
    </w:p>
    <w:p w14:paraId="727DC07A" w14:textId="77777777" w:rsidR="0001413C" w:rsidRPr="0001413C" w:rsidRDefault="0001413C" w:rsidP="0001413C">
      <w:bookmarkStart w:id="400" w:name="Page_3602720951721249656"/>
      <w:bookmarkEnd w:id="400"/>
      <w:r w:rsidRPr="0001413C">
        <w:rPr>
          <w:b/>
          <w:bCs/>
        </w:rPr>
        <w:t>Page Number:</w:t>
      </w:r>
      <w:r w:rsidRPr="0001413C">
        <w:t xml:space="preserve"> 170 </w:t>
      </w:r>
    </w:p>
    <w:p w14:paraId="5D4E0E71" w14:textId="77777777" w:rsidR="0001413C" w:rsidRPr="0001413C" w:rsidRDefault="0001413C" w:rsidP="0001413C">
      <w:r w:rsidRPr="0001413C">
        <w:rPr>
          <w:b/>
          <w:bCs/>
        </w:rPr>
        <w:t>Lesson 50:</w:t>
      </w:r>
      <w:r w:rsidRPr="0001413C">
        <w:t xml:space="preserve"> Recognizing Harassment and Discrimination </w:t>
      </w:r>
    </w:p>
    <w:p w14:paraId="168CE44A" w14:textId="77777777" w:rsidR="0001413C" w:rsidRPr="0001413C" w:rsidRDefault="0001413C" w:rsidP="0001413C">
      <w:r w:rsidRPr="0001413C">
        <w:rPr>
          <w:b/>
          <w:bCs/>
        </w:rPr>
        <w:t xml:space="preserve">Question and Answer Template / Text / LTR </w:t>
      </w:r>
    </w:p>
    <w:p w14:paraId="361E9930" w14:textId="77777777" w:rsidR="0001413C" w:rsidRPr="0001413C" w:rsidRDefault="0001413C" w:rsidP="0001413C">
      <w:r w:rsidRPr="0001413C">
        <w:rPr>
          <w:b/>
          <w:bCs/>
        </w:rPr>
        <w:t>Content Title:</w:t>
      </w:r>
      <w:r w:rsidRPr="0001413C">
        <w:t xml:space="preserve"> </w:t>
      </w:r>
    </w:p>
    <w:p w14:paraId="4EE7AA04" w14:textId="77777777" w:rsidR="0001413C" w:rsidRPr="0001413C" w:rsidRDefault="0001413C" w:rsidP="0001413C">
      <w:r w:rsidRPr="0001413C">
        <w:t xml:space="preserve">Is This Fair? </w:t>
      </w:r>
    </w:p>
    <w:p w14:paraId="287244A7" w14:textId="77777777" w:rsidR="0001413C" w:rsidRPr="0001413C" w:rsidRDefault="0001413C" w:rsidP="0001413C">
      <w:r w:rsidRPr="0001413C">
        <w:rPr>
          <w:b/>
          <w:bCs/>
        </w:rPr>
        <w:t>Content Description:</w:t>
      </w:r>
    </w:p>
    <w:p w14:paraId="42C09568" w14:textId="77777777" w:rsidR="0001413C" w:rsidRPr="0001413C" w:rsidRDefault="0001413C" w:rsidP="0001413C">
      <w:r w:rsidRPr="0001413C">
        <w:t>Joseph has noticed that his manager always seems to assign high-profile projects to three team members from his own ethnic background.</w:t>
      </w:r>
      <w:r w:rsidRPr="0001413C">
        <w:br/>
      </w:r>
      <w:r w:rsidRPr="0001413C">
        <w:br/>
        <w:t xml:space="preserve">Other team members from different ethnic backgrounds never seem to get assigned to high-profile projects. </w:t>
      </w:r>
    </w:p>
    <w:p w14:paraId="71308F58" w14:textId="77777777" w:rsidR="0001413C" w:rsidRPr="0001413C" w:rsidRDefault="0001413C" w:rsidP="0001413C">
      <w:r w:rsidRPr="0001413C">
        <w:rPr>
          <w:b/>
          <w:bCs/>
        </w:rPr>
        <w:t>Question:</w:t>
      </w:r>
      <w:r w:rsidRPr="0001413C">
        <w:t xml:space="preserve"> </w:t>
      </w:r>
    </w:p>
    <w:p w14:paraId="6EF817A1" w14:textId="77777777" w:rsidR="0001413C" w:rsidRPr="0001413C" w:rsidRDefault="0001413C" w:rsidP="0001413C">
      <w:r w:rsidRPr="0001413C">
        <w:t>Is this discrimination?</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C2555F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EAF74A6"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1AD334" w14:textId="77777777" w:rsidR="0001413C" w:rsidRPr="0001413C" w:rsidRDefault="0001413C" w:rsidP="0001413C">
            <w:pPr>
              <w:rPr>
                <w:b/>
                <w:bCs/>
              </w:rPr>
            </w:pPr>
            <w:r w:rsidRPr="0001413C">
              <w:rPr>
                <w:b/>
                <w:bCs/>
              </w:rPr>
              <w:t>Answer</w:t>
            </w:r>
          </w:p>
        </w:tc>
      </w:tr>
      <w:tr w:rsidR="0001413C" w:rsidRPr="0001413C" w14:paraId="3909BA0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60E4E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39BCB8" w14:textId="77777777" w:rsidR="0001413C" w:rsidRPr="0001413C" w:rsidRDefault="0001413C" w:rsidP="0001413C">
            <w:r w:rsidRPr="0001413C">
              <w:t>Yes. Joseph's manager is clearly favoring people in his team who come from the same background as him.</w:t>
            </w:r>
          </w:p>
        </w:tc>
      </w:tr>
      <w:tr w:rsidR="0001413C" w:rsidRPr="0001413C" w14:paraId="334132A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32A0E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54334F" w14:textId="77777777" w:rsidR="0001413C" w:rsidRPr="0001413C" w:rsidRDefault="0001413C" w:rsidP="0001413C">
            <w:r w:rsidRPr="0001413C">
              <w:t>Maybe. This could be discrimination. It all depends on the factors that Joseph's manager considers when selecting a team for a high-profile project.</w:t>
            </w:r>
          </w:p>
        </w:tc>
      </w:tr>
      <w:tr w:rsidR="0001413C" w:rsidRPr="0001413C" w14:paraId="3234C41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41A335"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1F2755" w14:textId="77777777" w:rsidR="0001413C" w:rsidRPr="0001413C" w:rsidRDefault="0001413C" w:rsidP="0001413C">
            <w:r w:rsidRPr="0001413C">
              <w:t>No. Joseph's manager is perfectly entitled to select who he wants on a project team – especially for high-profile projects.</w:t>
            </w:r>
          </w:p>
        </w:tc>
      </w:tr>
    </w:tbl>
    <w:p w14:paraId="2D547D61"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D5ABAD9" w14:textId="77777777" w:rsidR="0001413C" w:rsidRPr="0001413C" w:rsidRDefault="0001413C" w:rsidP="0001413C">
      <w:r w:rsidRPr="0001413C">
        <w:br w:type="page"/>
      </w:r>
    </w:p>
    <w:p w14:paraId="3CBECAAF" w14:textId="77777777" w:rsidR="0001413C" w:rsidRPr="0001413C" w:rsidRDefault="0001413C" w:rsidP="0001413C">
      <w:bookmarkStart w:id="401" w:name="Page_51006424262926448"/>
      <w:bookmarkEnd w:id="401"/>
      <w:r w:rsidRPr="0001413C">
        <w:rPr>
          <w:b/>
          <w:bCs/>
        </w:rPr>
        <w:t>Page Number:</w:t>
      </w:r>
      <w:r w:rsidRPr="0001413C">
        <w:t xml:space="preserve"> 171 </w:t>
      </w:r>
    </w:p>
    <w:p w14:paraId="7E7269B9" w14:textId="77777777" w:rsidR="0001413C" w:rsidRPr="0001413C" w:rsidRDefault="0001413C" w:rsidP="0001413C">
      <w:r w:rsidRPr="0001413C">
        <w:rPr>
          <w:b/>
          <w:bCs/>
        </w:rPr>
        <w:t>Lesson 50:</w:t>
      </w:r>
      <w:r w:rsidRPr="0001413C">
        <w:t xml:space="preserve"> Recognizing Harassment and Discrimination </w:t>
      </w:r>
    </w:p>
    <w:p w14:paraId="064EC95C" w14:textId="77777777" w:rsidR="0001413C" w:rsidRPr="0001413C" w:rsidRDefault="0001413C" w:rsidP="0001413C">
      <w:r w:rsidRPr="0001413C">
        <w:rPr>
          <w:b/>
          <w:bCs/>
        </w:rPr>
        <w:t xml:space="preserve">Text and Image Template / Text Only </w:t>
      </w:r>
    </w:p>
    <w:p w14:paraId="178F784F" w14:textId="77777777" w:rsidR="0001413C" w:rsidRPr="0001413C" w:rsidRDefault="0001413C" w:rsidP="0001413C">
      <w:r w:rsidRPr="0001413C">
        <w:rPr>
          <w:b/>
          <w:bCs/>
        </w:rPr>
        <w:t>Content Title:</w:t>
      </w:r>
      <w:r w:rsidRPr="0001413C">
        <w:t xml:space="preserve"> </w:t>
      </w:r>
    </w:p>
    <w:p w14:paraId="760736C7" w14:textId="77777777" w:rsidR="0001413C" w:rsidRPr="0001413C" w:rsidRDefault="0001413C" w:rsidP="0001413C">
      <w:r w:rsidRPr="0001413C">
        <w:t xml:space="preserve">Remember… </w:t>
      </w:r>
    </w:p>
    <w:p w14:paraId="0DCD6675" w14:textId="77777777" w:rsidR="0001413C" w:rsidRPr="0001413C" w:rsidRDefault="0001413C" w:rsidP="0001413C">
      <w:r w:rsidRPr="0001413C">
        <w:br/>
      </w:r>
      <w:r w:rsidRPr="0001413C">
        <w:rPr>
          <w:b/>
          <w:bCs/>
        </w:rPr>
        <w:t>Column 1 Text:</w:t>
      </w:r>
      <w:r w:rsidRPr="0001413C">
        <w:t xml:space="preserve"> </w:t>
      </w:r>
    </w:p>
    <w:p w14:paraId="1BE05B37" w14:textId="77777777" w:rsidR="0001413C" w:rsidRPr="0001413C" w:rsidRDefault="0001413C" w:rsidP="0001413C">
      <w:r w:rsidRPr="0001413C">
        <w:t>This could very well be a case of discrimination, but it needs to be investigated further. There may well be valid reasons behind how Joseph’s manager assigns team members to specific projects.</w:t>
      </w:r>
    </w:p>
    <w:p w14:paraId="0918161D" w14:textId="77777777" w:rsidR="0001413C" w:rsidRPr="0001413C" w:rsidRDefault="0001413C" w:rsidP="0001413C">
      <w:r w:rsidRPr="0001413C">
        <w:t>If it turns out that Joseph’s manager is selecting team members for high-profile projects because he favors people from his own ethnic background, this could leave the company open to accusations of discrimination.</w:t>
      </w:r>
    </w:p>
    <w:p w14:paraId="7C1514CC" w14:textId="77777777" w:rsidR="0001413C" w:rsidRPr="0001413C" w:rsidRDefault="0001413C" w:rsidP="0001413C">
      <w:r w:rsidRPr="0001413C">
        <w:t>If this was the case, the situation would need to be addressed immediately to ensure it stops happening.</w:t>
      </w:r>
    </w:p>
    <w:p w14:paraId="4FCBD423" w14:textId="77777777" w:rsidR="0001413C" w:rsidRPr="0001413C" w:rsidRDefault="0001413C" w:rsidP="0001413C">
      <w:r w:rsidRPr="0001413C">
        <w:t>Remember:</w:t>
      </w:r>
    </w:p>
    <w:p w14:paraId="599630A2" w14:textId="77777777" w:rsidR="0001413C" w:rsidRPr="0001413C" w:rsidRDefault="0001413C" w:rsidP="0001413C">
      <w:pPr>
        <w:numPr>
          <w:ilvl w:val="0"/>
          <w:numId w:val="103"/>
        </w:numPr>
      </w:pPr>
      <w:r w:rsidRPr="0001413C">
        <w:t>Be on the lookout for instances of harassment and discrimination, and where such instances occur, whether real or perceived, report them.</w:t>
      </w:r>
    </w:p>
    <w:p w14:paraId="71D4A299" w14:textId="77777777" w:rsidR="0001413C" w:rsidRPr="0001413C" w:rsidRDefault="0001413C" w:rsidP="0001413C">
      <w:pPr>
        <w:numPr>
          <w:ilvl w:val="0"/>
          <w:numId w:val="103"/>
        </w:numPr>
      </w:pPr>
      <w:r w:rsidRPr="0001413C">
        <w:t>Treat everyone equally and apply the same rules to everyone.</w:t>
      </w:r>
    </w:p>
    <w:p w14:paraId="056EA911" w14:textId="77777777" w:rsidR="0001413C" w:rsidRPr="0001413C" w:rsidRDefault="0001413C" w:rsidP="0001413C">
      <w:pPr>
        <w:numPr>
          <w:ilvl w:val="0"/>
          <w:numId w:val="103"/>
        </w:numPr>
      </w:pPr>
      <w:r w:rsidRPr="0001413C">
        <w:t>Ensure that your employees are aware that retaliation will not be tolerated, and that all complaints will be thoroughly investigated, and appropriate action taken where required.</w:t>
      </w:r>
    </w:p>
    <w:p w14:paraId="0158B0CB" w14:textId="77777777" w:rsidR="0001413C" w:rsidRPr="0001413C" w:rsidRDefault="0001413C" w:rsidP="0001413C">
      <w:r w:rsidRPr="0001413C">
        <w:t>Remember, if you are ever unsure of what action to take or who to report instances of harassment or discrimination to, you can find out who you need to contact in the Contact Details section.</w:t>
      </w:r>
    </w:p>
    <w:p w14:paraId="42831764" w14:textId="77777777" w:rsidR="0001413C" w:rsidRPr="0001413C" w:rsidRDefault="0001413C" w:rsidP="0001413C">
      <w:r w:rsidRPr="0001413C">
        <w:rPr>
          <w:b/>
          <w:bCs/>
        </w:rPr>
        <w:t>Audio Transcript Text:</w:t>
      </w:r>
      <w:r w:rsidRPr="0001413C">
        <w:t xml:space="preserve"> </w:t>
      </w:r>
    </w:p>
    <w:p w14:paraId="3A252149" w14:textId="77777777" w:rsidR="0001413C" w:rsidRPr="0001413C" w:rsidRDefault="0001413C" w:rsidP="0001413C">
      <w:r w:rsidRPr="0001413C">
        <w:t>You've been a great help.</w:t>
      </w:r>
    </w:p>
    <w:p w14:paraId="3D7AB72D" w14:textId="77777777" w:rsidR="0001413C" w:rsidRPr="0001413C" w:rsidRDefault="0001413C" w:rsidP="0001413C">
      <w:r w:rsidRPr="0001413C">
        <w:br w:type="page"/>
      </w:r>
    </w:p>
    <w:p w14:paraId="27D20208" w14:textId="77777777" w:rsidR="0001413C" w:rsidRPr="0001413C" w:rsidRDefault="0001413C" w:rsidP="0001413C">
      <w:r w:rsidRPr="0001413C">
        <w:rPr>
          <w:b/>
          <w:bCs/>
        </w:rPr>
        <w:t>Lesson 51:</w:t>
      </w:r>
      <w:r w:rsidRPr="0001413C">
        <w:t xml:space="preserve"> Managing Harassment and Discrimination </w:t>
      </w:r>
    </w:p>
    <w:p w14:paraId="3EA4A7BA" w14:textId="77777777" w:rsidR="0001413C" w:rsidRPr="0001413C" w:rsidRDefault="0001413C" w:rsidP="0001413C">
      <w:r w:rsidRPr="0001413C">
        <w:rPr>
          <w:b/>
          <w:bCs/>
        </w:rPr>
        <w:t>Quick Quiz Lesson</w:t>
      </w:r>
      <w:r w:rsidRPr="0001413C">
        <w:t xml:space="preserve"> </w:t>
      </w:r>
    </w:p>
    <w:p w14:paraId="4DC35499" w14:textId="77777777" w:rsidR="0001413C" w:rsidRPr="0001413C" w:rsidRDefault="0001413C" w:rsidP="0001413C">
      <w:r w:rsidRPr="0001413C">
        <w:rPr>
          <w:b/>
          <w:bCs/>
        </w:rPr>
        <w:t>Lesson Type :</w:t>
      </w:r>
      <w:r w:rsidRPr="0001413C">
        <w:t xml:space="preserve"> </w:t>
      </w:r>
    </w:p>
    <w:p w14:paraId="59915D1A" w14:textId="77777777" w:rsidR="0001413C" w:rsidRPr="0001413C" w:rsidRDefault="0001413C" w:rsidP="0001413C">
      <w:r w:rsidRPr="0001413C">
        <w:t xml:space="preserve">Quick Quiz </w:t>
      </w:r>
    </w:p>
    <w:p w14:paraId="38ADA163" w14:textId="77777777" w:rsidR="0001413C" w:rsidRPr="0001413C" w:rsidRDefault="0001413C" w:rsidP="0001413C">
      <w:r w:rsidRPr="0001413C">
        <w:rPr>
          <w:b/>
          <w:bCs/>
        </w:rPr>
        <w:t>Select Type :</w:t>
      </w:r>
      <w:r w:rsidRPr="0001413C">
        <w:t xml:space="preserve"> </w:t>
      </w:r>
    </w:p>
    <w:p w14:paraId="78151EDD" w14:textId="77777777" w:rsidR="0001413C" w:rsidRPr="0001413C" w:rsidRDefault="0001413C" w:rsidP="0001413C">
      <w:r w:rsidRPr="0001413C">
        <w:t xml:space="preserve">Post Lesson Quick Quiz </w:t>
      </w:r>
    </w:p>
    <w:p w14:paraId="5D4E0490" w14:textId="77777777" w:rsidR="0001413C" w:rsidRPr="0001413C" w:rsidRDefault="0001413C" w:rsidP="0001413C">
      <w:r w:rsidRPr="0001413C">
        <w:rPr>
          <w:b/>
          <w:bCs/>
        </w:rPr>
        <w:t>Page Title :</w:t>
      </w:r>
      <w:r w:rsidRPr="0001413C">
        <w:t xml:space="preserve"> </w:t>
      </w:r>
    </w:p>
    <w:p w14:paraId="1511E0F5" w14:textId="77777777" w:rsidR="0001413C" w:rsidRPr="0001413C" w:rsidRDefault="0001413C" w:rsidP="0001413C">
      <w:r w:rsidRPr="0001413C">
        <w:t xml:space="preserve">Time for a quick assessment. </w:t>
      </w:r>
    </w:p>
    <w:p w14:paraId="69EFC5E8" w14:textId="77777777" w:rsidR="0001413C" w:rsidRPr="0001413C" w:rsidRDefault="0001413C" w:rsidP="0001413C">
      <w:r w:rsidRPr="0001413C">
        <w:rPr>
          <w:b/>
          <w:bCs/>
        </w:rPr>
        <w:t>Quick Quiz Assessment</w:t>
      </w:r>
      <w:r w:rsidRPr="0001413C">
        <w:t xml:space="preserve"> </w:t>
      </w:r>
    </w:p>
    <w:p w14:paraId="2E884A3F" w14:textId="77777777" w:rsidR="0001413C" w:rsidRPr="0001413C" w:rsidRDefault="0001413C" w:rsidP="0001413C">
      <w:r w:rsidRPr="0001413C">
        <w:rPr>
          <w:b/>
          <w:bCs/>
        </w:rPr>
        <w:t>Questions</w:t>
      </w:r>
      <w:r w:rsidRPr="0001413C">
        <w:t xml:space="preserve"> </w:t>
      </w:r>
    </w:p>
    <w:p w14:paraId="3D951B1E" w14:textId="77777777" w:rsidR="0001413C" w:rsidRPr="0001413C" w:rsidRDefault="0001413C" w:rsidP="0001413C">
      <w:r w:rsidRPr="0001413C">
        <w:rPr>
          <w:b/>
          <w:bCs/>
        </w:rPr>
        <w:t>1. Question :</w:t>
      </w:r>
      <w:r w:rsidRPr="0001413C">
        <w:t xml:space="preserve"> </w:t>
      </w:r>
    </w:p>
    <w:p w14:paraId="1C3E2BA3" w14:textId="77777777" w:rsidR="0001413C" w:rsidRPr="0001413C" w:rsidRDefault="0001413C" w:rsidP="0001413C">
      <w:r w:rsidRPr="0001413C">
        <w:t>When someone comes to you with a harassment or discrimination complaint, you should always keep an open mind and never jump to conclusions.</w:t>
      </w:r>
    </w:p>
    <w:p w14:paraId="181CC89C" w14:textId="77777777" w:rsidR="0001413C" w:rsidRPr="0001413C" w:rsidRDefault="0001413C" w:rsidP="0001413C">
      <w:r w:rsidRPr="0001413C">
        <w:rPr>
          <w:b/>
          <w:bCs/>
        </w:rPr>
        <w:t xml:space="preserve">1. Answer: Correct </w:t>
      </w:r>
    </w:p>
    <w:p w14:paraId="2348CB96" w14:textId="77777777" w:rsidR="0001413C" w:rsidRPr="0001413C" w:rsidRDefault="0001413C" w:rsidP="0001413C">
      <w:r w:rsidRPr="0001413C">
        <w:t>True</w:t>
      </w:r>
    </w:p>
    <w:p w14:paraId="3AB6F4D6" w14:textId="77777777" w:rsidR="0001413C" w:rsidRPr="0001413C" w:rsidRDefault="0001413C" w:rsidP="0001413C">
      <w:r w:rsidRPr="0001413C">
        <w:rPr>
          <w:b/>
          <w:bCs/>
        </w:rPr>
        <w:t xml:space="preserve">2. Answer: Incorrect </w:t>
      </w:r>
    </w:p>
    <w:p w14:paraId="17DB8A30" w14:textId="77777777" w:rsidR="0001413C" w:rsidRPr="0001413C" w:rsidRDefault="0001413C" w:rsidP="0001413C">
      <w:r w:rsidRPr="0001413C">
        <w:t>False</w:t>
      </w:r>
    </w:p>
    <w:p w14:paraId="5C51221C" w14:textId="77777777" w:rsidR="0001413C" w:rsidRPr="0001413C" w:rsidRDefault="0001413C" w:rsidP="0001413C">
      <w:r w:rsidRPr="0001413C">
        <w:rPr>
          <w:b/>
          <w:bCs/>
        </w:rPr>
        <w:t>2. Question :</w:t>
      </w:r>
      <w:r w:rsidRPr="0001413C">
        <w:t xml:space="preserve"> </w:t>
      </w:r>
    </w:p>
    <w:p w14:paraId="2F9681BC" w14:textId="77777777" w:rsidR="0001413C" w:rsidRPr="0001413C" w:rsidRDefault="0001413C" w:rsidP="0001413C">
      <w:r w:rsidRPr="0001413C">
        <w:t>Always take an understanding approach when discussing a complaint with the alleged victim.</w:t>
      </w:r>
    </w:p>
    <w:p w14:paraId="3BFBE2E9" w14:textId="77777777" w:rsidR="0001413C" w:rsidRPr="0001413C" w:rsidRDefault="0001413C" w:rsidP="0001413C">
      <w:r w:rsidRPr="0001413C">
        <w:rPr>
          <w:b/>
          <w:bCs/>
        </w:rPr>
        <w:t xml:space="preserve">1. Answer: Correct </w:t>
      </w:r>
    </w:p>
    <w:p w14:paraId="493CE7C6" w14:textId="77777777" w:rsidR="0001413C" w:rsidRPr="0001413C" w:rsidRDefault="0001413C" w:rsidP="0001413C">
      <w:r w:rsidRPr="0001413C">
        <w:t>True</w:t>
      </w:r>
    </w:p>
    <w:p w14:paraId="40947CAF" w14:textId="77777777" w:rsidR="0001413C" w:rsidRPr="0001413C" w:rsidRDefault="0001413C" w:rsidP="0001413C">
      <w:r w:rsidRPr="0001413C">
        <w:rPr>
          <w:b/>
          <w:bCs/>
        </w:rPr>
        <w:t xml:space="preserve">2. Answer: Incorrect </w:t>
      </w:r>
    </w:p>
    <w:p w14:paraId="1B8012AE" w14:textId="77777777" w:rsidR="0001413C" w:rsidRPr="0001413C" w:rsidRDefault="0001413C" w:rsidP="0001413C">
      <w:r w:rsidRPr="0001413C">
        <w:t>False</w:t>
      </w:r>
    </w:p>
    <w:p w14:paraId="1B594D2B" w14:textId="77777777" w:rsidR="0001413C" w:rsidRPr="0001413C" w:rsidRDefault="0001413C" w:rsidP="0001413C">
      <w:r w:rsidRPr="0001413C">
        <w:rPr>
          <w:b/>
          <w:bCs/>
        </w:rPr>
        <w:t>3. Question :</w:t>
      </w:r>
      <w:r w:rsidRPr="0001413C">
        <w:t xml:space="preserve"> </w:t>
      </w:r>
    </w:p>
    <w:p w14:paraId="4BF227B0" w14:textId="77777777" w:rsidR="0001413C" w:rsidRPr="0001413C" w:rsidRDefault="0001413C" w:rsidP="0001413C">
      <w:r w:rsidRPr="0001413C">
        <w:t>When someone makes a complaint, you should listen actively, take them seriously, and avoid making promises about outcomes or taking sides.</w:t>
      </w:r>
    </w:p>
    <w:p w14:paraId="23E96634" w14:textId="77777777" w:rsidR="0001413C" w:rsidRPr="0001413C" w:rsidRDefault="0001413C" w:rsidP="0001413C">
      <w:r w:rsidRPr="0001413C">
        <w:rPr>
          <w:b/>
          <w:bCs/>
        </w:rPr>
        <w:t xml:space="preserve">1. Answer: Correct </w:t>
      </w:r>
    </w:p>
    <w:p w14:paraId="4C029582" w14:textId="77777777" w:rsidR="0001413C" w:rsidRPr="0001413C" w:rsidRDefault="0001413C" w:rsidP="0001413C">
      <w:r w:rsidRPr="0001413C">
        <w:t>True</w:t>
      </w:r>
    </w:p>
    <w:p w14:paraId="1A2E740C" w14:textId="77777777" w:rsidR="0001413C" w:rsidRPr="0001413C" w:rsidRDefault="0001413C" w:rsidP="0001413C">
      <w:r w:rsidRPr="0001413C">
        <w:rPr>
          <w:b/>
          <w:bCs/>
        </w:rPr>
        <w:t xml:space="preserve">2. Answer: Incorrect </w:t>
      </w:r>
    </w:p>
    <w:p w14:paraId="03269F58" w14:textId="77777777" w:rsidR="0001413C" w:rsidRPr="0001413C" w:rsidRDefault="0001413C" w:rsidP="0001413C">
      <w:r w:rsidRPr="0001413C">
        <w:t>False</w:t>
      </w:r>
    </w:p>
    <w:p w14:paraId="7BBBA22C" w14:textId="77777777" w:rsidR="0001413C" w:rsidRPr="0001413C" w:rsidRDefault="0001413C" w:rsidP="0001413C">
      <w:r w:rsidRPr="0001413C">
        <w:rPr>
          <w:b/>
          <w:bCs/>
        </w:rPr>
        <w:t>4. Question :</w:t>
      </w:r>
      <w:r w:rsidRPr="0001413C">
        <w:t xml:space="preserve"> </w:t>
      </w:r>
    </w:p>
    <w:p w14:paraId="68495C75" w14:textId="77777777" w:rsidR="0001413C" w:rsidRPr="0001413C" w:rsidRDefault="0001413C" w:rsidP="0001413C">
      <w:r w:rsidRPr="0001413C">
        <w:t>Always remember that the employee reporting an issue is more than likely a victim and not the cause of a problem.</w:t>
      </w:r>
    </w:p>
    <w:p w14:paraId="616CE99D" w14:textId="77777777" w:rsidR="0001413C" w:rsidRPr="0001413C" w:rsidRDefault="0001413C" w:rsidP="0001413C">
      <w:r w:rsidRPr="0001413C">
        <w:rPr>
          <w:b/>
          <w:bCs/>
        </w:rPr>
        <w:t xml:space="preserve">1. Answer: Correct </w:t>
      </w:r>
    </w:p>
    <w:p w14:paraId="2A4B2891" w14:textId="77777777" w:rsidR="0001413C" w:rsidRPr="0001413C" w:rsidRDefault="0001413C" w:rsidP="0001413C">
      <w:r w:rsidRPr="0001413C">
        <w:t>True</w:t>
      </w:r>
    </w:p>
    <w:p w14:paraId="2060182C" w14:textId="77777777" w:rsidR="0001413C" w:rsidRPr="0001413C" w:rsidRDefault="0001413C" w:rsidP="0001413C">
      <w:r w:rsidRPr="0001413C">
        <w:rPr>
          <w:b/>
          <w:bCs/>
        </w:rPr>
        <w:t xml:space="preserve">2. Answer: Incorrect </w:t>
      </w:r>
    </w:p>
    <w:p w14:paraId="218C0D21" w14:textId="77777777" w:rsidR="0001413C" w:rsidRPr="0001413C" w:rsidRDefault="0001413C" w:rsidP="0001413C">
      <w:r w:rsidRPr="0001413C">
        <w:t>False</w:t>
      </w:r>
    </w:p>
    <w:p w14:paraId="14E066DC" w14:textId="77777777" w:rsidR="0001413C" w:rsidRPr="0001413C" w:rsidRDefault="0001413C" w:rsidP="0001413C">
      <w:r w:rsidRPr="0001413C">
        <w:rPr>
          <w:b/>
          <w:bCs/>
        </w:rPr>
        <w:t>5. Question :</w:t>
      </w:r>
      <w:r w:rsidRPr="0001413C">
        <w:t xml:space="preserve"> </w:t>
      </w:r>
    </w:p>
    <w:p w14:paraId="7FD6BE6A" w14:textId="77777777" w:rsidR="0001413C" w:rsidRPr="0001413C" w:rsidRDefault="0001413C" w:rsidP="0001413C">
      <w:r w:rsidRPr="0001413C">
        <w:t>Always keep a documented record of any conversations you have in relation to a complaint.</w:t>
      </w:r>
    </w:p>
    <w:p w14:paraId="6C53E70F" w14:textId="77777777" w:rsidR="0001413C" w:rsidRPr="0001413C" w:rsidRDefault="0001413C" w:rsidP="0001413C">
      <w:r w:rsidRPr="0001413C">
        <w:rPr>
          <w:b/>
          <w:bCs/>
        </w:rPr>
        <w:t xml:space="preserve">1. Answer: Correct </w:t>
      </w:r>
    </w:p>
    <w:p w14:paraId="69D422B5" w14:textId="77777777" w:rsidR="0001413C" w:rsidRPr="0001413C" w:rsidRDefault="0001413C" w:rsidP="0001413C">
      <w:r w:rsidRPr="0001413C">
        <w:t>True</w:t>
      </w:r>
    </w:p>
    <w:p w14:paraId="0A446820" w14:textId="77777777" w:rsidR="0001413C" w:rsidRPr="0001413C" w:rsidRDefault="0001413C" w:rsidP="0001413C">
      <w:r w:rsidRPr="0001413C">
        <w:rPr>
          <w:b/>
          <w:bCs/>
        </w:rPr>
        <w:t xml:space="preserve">2. Answer: Incorrect </w:t>
      </w:r>
    </w:p>
    <w:p w14:paraId="7D5B5C74" w14:textId="77777777" w:rsidR="0001413C" w:rsidRPr="0001413C" w:rsidRDefault="0001413C" w:rsidP="0001413C">
      <w:r w:rsidRPr="0001413C">
        <w:t>False</w:t>
      </w:r>
    </w:p>
    <w:p w14:paraId="34F6BD43" w14:textId="77777777" w:rsidR="0001413C" w:rsidRPr="0001413C" w:rsidRDefault="0001413C" w:rsidP="0001413C">
      <w:r w:rsidRPr="0001413C">
        <w:rPr>
          <w:b/>
          <w:bCs/>
        </w:rPr>
        <w:t>6. Question :</w:t>
      </w:r>
      <w:r w:rsidRPr="0001413C">
        <w:t xml:space="preserve"> </w:t>
      </w:r>
    </w:p>
    <w:p w14:paraId="78C77533" w14:textId="77777777" w:rsidR="0001413C" w:rsidRPr="0001413C" w:rsidRDefault="0001413C" w:rsidP="0001413C">
      <w:r w:rsidRPr="0001413C">
        <w:t>Hilda approaches her manager, Felipe, and tells him that she believes her colleague, Isaiah, is sexually harassing her. She explains that he's always flirting with her and this is making her uncomfortable. Felipe knows Isaiah well and feels that this type of behavior would be out of character for him. He thinks that Hilda is overreacting to what are probably innocent comments from Isaiah, so he decides not to take any action.</w:t>
      </w:r>
    </w:p>
    <w:p w14:paraId="16E818C5" w14:textId="77777777" w:rsidR="0001413C" w:rsidRPr="0001413C" w:rsidRDefault="0001413C" w:rsidP="0001413C">
      <w:r w:rsidRPr="0001413C">
        <w:t>Is this the correct approach in this situation?</w:t>
      </w:r>
    </w:p>
    <w:p w14:paraId="610AFF21" w14:textId="77777777" w:rsidR="0001413C" w:rsidRPr="0001413C" w:rsidRDefault="0001413C" w:rsidP="0001413C">
      <w:r w:rsidRPr="0001413C">
        <w:rPr>
          <w:b/>
          <w:bCs/>
        </w:rPr>
        <w:t xml:space="preserve">1. Answer: Incorrect </w:t>
      </w:r>
    </w:p>
    <w:p w14:paraId="7DEA6C5A" w14:textId="77777777" w:rsidR="0001413C" w:rsidRPr="0001413C" w:rsidRDefault="0001413C" w:rsidP="0001413C">
      <w:r w:rsidRPr="0001413C">
        <w:t>Yes</w:t>
      </w:r>
    </w:p>
    <w:p w14:paraId="254BB0F5" w14:textId="77777777" w:rsidR="0001413C" w:rsidRPr="0001413C" w:rsidRDefault="0001413C" w:rsidP="0001413C">
      <w:r w:rsidRPr="0001413C">
        <w:rPr>
          <w:b/>
          <w:bCs/>
        </w:rPr>
        <w:t xml:space="preserve">2. Answer: Correct </w:t>
      </w:r>
    </w:p>
    <w:p w14:paraId="63D06F02" w14:textId="77777777" w:rsidR="0001413C" w:rsidRPr="0001413C" w:rsidRDefault="0001413C" w:rsidP="0001413C">
      <w:r w:rsidRPr="0001413C">
        <w:t>No</w:t>
      </w:r>
    </w:p>
    <w:p w14:paraId="4E3F8EEB" w14:textId="77777777" w:rsidR="0001413C" w:rsidRPr="0001413C" w:rsidRDefault="0001413C" w:rsidP="0001413C">
      <w:r w:rsidRPr="0001413C">
        <w:rPr>
          <w:b/>
          <w:bCs/>
        </w:rPr>
        <w:t>7. Question :</w:t>
      </w:r>
      <w:r w:rsidRPr="0001413C">
        <w:t xml:space="preserve"> </w:t>
      </w:r>
    </w:p>
    <w:p w14:paraId="775ABC7D" w14:textId="77777777" w:rsidR="0001413C" w:rsidRPr="0001413C" w:rsidRDefault="0001413C" w:rsidP="0001413C">
      <w:r w:rsidRPr="0001413C">
        <w:t>Sato informs her manager, Alyssa, that one of her colleagues, Bianca, is harassing her. She says that Bianca regularly shouts at her in meetings, always dismisses her suggestions in team meetings as being stupid, makes comments about her race and where she is from, and has recently made veiled threats in relation to a project they are working on. Sato says she’d like to file a complaint but doesn’t want Bianca to find out it was her that lodged the complaint. Alyssa tells Sato that she’ll report her complaint to the appropriate department and promises to make sure Bianca doesn’t find out who filed the complaint.</w:t>
      </w:r>
    </w:p>
    <w:p w14:paraId="6EFDEF8F" w14:textId="77777777" w:rsidR="0001413C" w:rsidRPr="0001413C" w:rsidRDefault="0001413C" w:rsidP="0001413C">
      <w:r w:rsidRPr="0001413C">
        <w:t>Is this the correct approach to take in this situation?</w:t>
      </w:r>
    </w:p>
    <w:p w14:paraId="1EDC2D5F" w14:textId="77777777" w:rsidR="0001413C" w:rsidRPr="0001413C" w:rsidRDefault="0001413C" w:rsidP="0001413C">
      <w:r w:rsidRPr="0001413C">
        <w:rPr>
          <w:b/>
          <w:bCs/>
        </w:rPr>
        <w:t xml:space="preserve">1. Answer: Incorrect </w:t>
      </w:r>
    </w:p>
    <w:p w14:paraId="7FC5690E" w14:textId="77777777" w:rsidR="0001413C" w:rsidRPr="0001413C" w:rsidRDefault="0001413C" w:rsidP="0001413C">
      <w:r w:rsidRPr="0001413C">
        <w:t>Yes</w:t>
      </w:r>
    </w:p>
    <w:p w14:paraId="535C2C3B" w14:textId="77777777" w:rsidR="0001413C" w:rsidRPr="0001413C" w:rsidRDefault="0001413C" w:rsidP="0001413C">
      <w:r w:rsidRPr="0001413C">
        <w:rPr>
          <w:b/>
          <w:bCs/>
        </w:rPr>
        <w:t xml:space="preserve">2. Answer: Correct </w:t>
      </w:r>
    </w:p>
    <w:p w14:paraId="1219ADE0" w14:textId="77777777" w:rsidR="0001413C" w:rsidRPr="0001413C" w:rsidRDefault="0001413C" w:rsidP="0001413C">
      <w:r w:rsidRPr="0001413C">
        <w:t>No</w:t>
      </w:r>
    </w:p>
    <w:p w14:paraId="7E302710" w14:textId="77777777" w:rsidR="0001413C" w:rsidRPr="0001413C" w:rsidRDefault="0001413C" w:rsidP="0001413C">
      <w:r w:rsidRPr="0001413C">
        <w:rPr>
          <w:b/>
          <w:bCs/>
        </w:rPr>
        <w:t>8. Question :</w:t>
      </w:r>
      <w:r w:rsidRPr="0001413C">
        <w:t xml:space="preserve"> </w:t>
      </w:r>
    </w:p>
    <w:p w14:paraId="185795F6" w14:textId="77777777" w:rsidR="0001413C" w:rsidRPr="0001413C" w:rsidRDefault="0001413C" w:rsidP="0001413C">
      <w:r w:rsidRPr="0001413C">
        <w:t>Ichiro recently filed a complaint against his manager, as he felt he was passed over for high-profile projects because of his ethnicity. The company investigated the complaint and found that there was no merit to his complaint, as more qualified colleagues were assigned the high-profile projects. However, since Ichiro lodged the complaint, Ichiro's manager has increased his workload and also changed his job role, resulting in Ichiro having less responsibility while having to work longer hours.</w:t>
      </w:r>
    </w:p>
    <w:p w14:paraId="7320CFA9" w14:textId="77777777" w:rsidR="0001413C" w:rsidRPr="0001413C" w:rsidRDefault="0001413C" w:rsidP="0001413C">
      <w:r w:rsidRPr="0001413C">
        <w:t>Could this be seen as his manager retaliating against Ichiro for lodging the complaint?</w:t>
      </w:r>
    </w:p>
    <w:p w14:paraId="4CCB89AB" w14:textId="77777777" w:rsidR="0001413C" w:rsidRPr="0001413C" w:rsidRDefault="0001413C" w:rsidP="0001413C">
      <w:r w:rsidRPr="0001413C">
        <w:t> </w:t>
      </w:r>
    </w:p>
    <w:p w14:paraId="376D47F4" w14:textId="77777777" w:rsidR="0001413C" w:rsidRPr="0001413C" w:rsidRDefault="0001413C" w:rsidP="0001413C">
      <w:r w:rsidRPr="0001413C">
        <w:rPr>
          <w:b/>
          <w:bCs/>
        </w:rPr>
        <w:t xml:space="preserve">1. Answer: Correct </w:t>
      </w:r>
    </w:p>
    <w:p w14:paraId="766E2584" w14:textId="77777777" w:rsidR="0001413C" w:rsidRPr="0001413C" w:rsidRDefault="0001413C" w:rsidP="0001413C">
      <w:r w:rsidRPr="0001413C">
        <w:t>Yes</w:t>
      </w:r>
    </w:p>
    <w:p w14:paraId="7AA23CE6" w14:textId="77777777" w:rsidR="0001413C" w:rsidRPr="0001413C" w:rsidRDefault="0001413C" w:rsidP="0001413C">
      <w:r w:rsidRPr="0001413C">
        <w:rPr>
          <w:b/>
          <w:bCs/>
        </w:rPr>
        <w:t xml:space="preserve">2. Answer: Incorrect </w:t>
      </w:r>
    </w:p>
    <w:p w14:paraId="3D073ED0" w14:textId="77777777" w:rsidR="0001413C" w:rsidRPr="0001413C" w:rsidRDefault="0001413C" w:rsidP="0001413C">
      <w:r w:rsidRPr="0001413C">
        <w:t>No</w:t>
      </w:r>
    </w:p>
    <w:p w14:paraId="5A0183C2" w14:textId="77777777" w:rsidR="0001413C" w:rsidRPr="0001413C" w:rsidRDefault="0001413C" w:rsidP="0001413C">
      <w:r w:rsidRPr="0001413C">
        <w:rPr>
          <w:b/>
          <w:bCs/>
        </w:rPr>
        <w:t>9. Question :</w:t>
      </w:r>
      <w:r w:rsidRPr="0001413C">
        <w:t xml:space="preserve"> </w:t>
      </w:r>
    </w:p>
    <w:p w14:paraId="07288D49" w14:textId="77777777" w:rsidR="0001413C" w:rsidRPr="0001413C" w:rsidRDefault="0001413C" w:rsidP="0001413C">
      <w:r w:rsidRPr="0001413C">
        <w:t>Kayla tells her manager, Madison, that she'd like to file a sexual harassment complaint against her colleague, Ignacio. She tells Madison that Ignacio has been flirting with her, even though she's repeatedly told him she's not interested. Madison tells Kayla that she'll take note of the complaint and make sure it's passed on to the appropriate department to investigate. Later that week, in a meeting with Ignacio, she mentions that Kayla has filed a complaint against him.</w:t>
      </w:r>
    </w:p>
    <w:p w14:paraId="39C0DAE6" w14:textId="77777777" w:rsidR="0001413C" w:rsidRPr="0001413C" w:rsidRDefault="0001413C" w:rsidP="0001413C">
      <w:r w:rsidRPr="0001413C">
        <w:t>Is this an appropriate action?</w:t>
      </w:r>
    </w:p>
    <w:p w14:paraId="369A77EE" w14:textId="77777777" w:rsidR="0001413C" w:rsidRPr="0001413C" w:rsidRDefault="0001413C" w:rsidP="0001413C">
      <w:r w:rsidRPr="0001413C">
        <w:rPr>
          <w:b/>
          <w:bCs/>
        </w:rPr>
        <w:t xml:space="preserve">1. Answer: Incorrect </w:t>
      </w:r>
    </w:p>
    <w:p w14:paraId="5EF7BF26" w14:textId="77777777" w:rsidR="0001413C" w:rsidRPr="0001413C" w:rsidRDefault="0001413C" w:rsidP="0001413C">
      <w:r w:rsidRPr="0001413C">
        <w:t>Yes</w:t>
      </w:r>
    </w:p>
    <w:p w14:paraId="616CFEE7" w14:textId="77777777" w:rsidR="0001413C" w:rsidRPr="0001413C" w:rsidRDefault="0001413C" w:rsidP="0001413C">
      <w:r w:rsidRPr="0001413C">
        <w:rPr>
          <w:b/>
          <w:bCs/>
        </w:rPr>
        <w:t xml:space="preserve">2. Answer: Correct </w:t>
      </w:r>
    </w:p>
    <w:p w14:paraId="2D7BC58D" w14:textId="77777777" w:rsidR="0001413C" w:rsidRPr="0001413C" w:rsidRDefault="0001413C" w:rsidP="0001413C">
      <w:r w:rsidRPr="0001413C">
        <w:t>No</w:t>
      </w:r>
    </w:p>
    <w:p w14:paraId="00567FB4" w14:textId="77777777" w:rsidR="0001413C" w:rsidRPr="0001413C" w:rsidRDefault="0001413C" w:rsidP="0001413C">
      <w:r w:rsidRPr="0001413C">
        <w:rPr>
          <w:b/>
          <w:bCs/>
        </w:rPr>
        <w:t>10. Question :</w:t>
      </w:r>
      <w:r w:rsidRPr="0001413C">
        <w:t xml:space="preserve"> </w:t>
      </w:r>
    </w:p>
    <w:p w14:paraId="116DC8D4" w14:textId="77777777" w:rsidR="0001413C" w:rsidRPr="0001413C" w:rsidRDefault="0001413C" w:rsidP="0001413C">
      <w:r w:rsidRPr="0001413C">
        <w:t>Dara’s direct report, Thea, filed a sexual harassment complaint against her colleague, Anton. Dara was shocked to hear the complaint; he just couldn’t believe that Anton was that type of person. Dara escalated the complaint to HR, but he’s also been discussing it with other managers. Dara thinks Thea is lying, and people are beginning to whisper around the office that Thea has filed a false sexual harassment complaint.</w:t>
      </w:r>
    </w:p>
    <w:p w14:paraId="3BBE157B" w14:textId="77777777" w:rsidR="0001413C" w:rsidRPr="0001413C" w:rsidRDefault="0001413C" w:rsidP="0001413C">
      <w:r w:rsidRPr="0001413C">
        <w:t>Was this the correct approach in this situation?</w:t>
      </w:r>
    </w:p>
    <w:p w14:paraId="064AD4D4" w14:textId="77777777" w:rsidR="0001413C" w:rsidRPr="0001413C" w:rsidRDefault="0001413C" w:rsidP="0001413C">
      <w:r w:rsidRPr="0001413C">
        <w:t> </w:t>
      </w:r>
    </w:p>
    <w:p w14:paraId="7FD37718" w14:textId="77777777" w:rsidR="0001413C" w:rsidRPr="0001413C" w:rsidRDefault="0001413C" w:rsidP="0001413C">
      <w:r w:rsidRPr="0001413C">
        <w:t> </w:t>
      </w:r>
    </w:p>
    <w:p w14:paraId="6E8CC8C1" w14:textId="77777777" w:rsidR="0001413C" w:rsidRPr="0001413C" w:rsidRDefault="0001413C" w:rsidP="0001413C">
      <w:r w:rsidRPr="0001413C">
        <w:rPr>
          <w:b/>
          <w:bCs/>
        </w:rPr>
        <w:t xml:space="preserve">1. Answer: Incorrect </w:t>
      </w:r>
    </w:p>
    <w:p w14:paraId="29FE89D4" w14:textId="77777777" w:rsidR="0001413C" w:rsidRPr="0001413C" w:rsidRDefault="0001413C" w:rsidP="0001413C">
      <w:r w:rsidRPr="0001413C">
        <w:t>Yes</w:t>
      </w:r>
    </w:p>
    <w:p w14:paraId="24FA4B48" w14:textId="77777777" w:rsidR="0001413C" w:rsidRPr="0001413C" w:rsidRDefault="0001413C" w:rsidP="0001413C">
      <w:r w:rsidRPr="0001413C">
        <w:rPr>
          <w:b/>
          <w:bCs/>
        </w:rPr>
        <w:t xml:space="preserve">2. Answer: Correct </w:t>
      </w:r>
    </w:p>
    <w:p w14:paraId="3126C4A7" w14:textId="77777777" w:rsidR="0001413C" w:rsidRPr="0001413C" w:rsidRDefault="0001413C" w:rsidP="0001413C">
      <w:r w:rsidRPr="0001413C">
        <w:t>No</w:t>
      </w:r>
    </w:p>
    <w:p w14:paraId="3752F6B0" w14:textId="77777777" w:rsidR="0001413C" w:rsidRPr="0001413C" w:rsidRDefault="0001413C" w:rsidP="0001413C">
      <w:r w:rsidRPr="0001413C">
        <w:rPr>
          <w:b/>
          <w:bCs/>
        </w:rPr>
        <w:t xml:space="preserve">Number of questions needed to pass ? : </w:t>
      </w:r>
    </w:p>
    <w:p w14:paraId="04CE8460" w14:textId="77777777" w:rsidR="0001413C" w:rsidRPr="0001413C" w:rsidRDefault="0001413C" w:rsidP="0001413C">
      <w:r w:rsidRPr="0001413C">
        <w:t xml:space="preserve">4 </w:t>
      </w:r>
    </w:p>
    <w:p w14:paraId="01B90077" w14:textId="77777777" w:rsidR="0001413C" w:rsidRPr="0001413C" w:rsidRDefault="0001413C" w:rsidP="0001413C">
      <w:r w:rsidRPr="0001413C">
        <w:rPr>
          <w:b/>
          <w:bCs/>
        </w:rPr>
        <w:t>Passed Message</w:t>
      </w:r>
      <w:r w:rsidRPr="0001413C">
        <w:t xml:space="preserve"> </w:t>
      </w:r>
    </w:p>
    <w:p w14:paraId="31538170" w14:textId="77777777" w:rsidR="0001413C" w:rsidRPr="0001413C" w:rsidRDefault="0001413C" w:rsidP="0001413C">
      <w:r w:rsidRPr="0001413C">
        <w:rPr>
          <w:b/>
          <w:bCs/>
        </w:rPr>
        <w:t xml:space="preserve">Message text: </w:t>
      </w:r>
    </w:p>
    <w:p w14:paraId="6B9985F8" w14:textId="77777777" w:rsidR="0001413C" w:rsidRPr="0001413C" w:rsidRDefault="0001413C" w:rsidP="0001413C">
      <w:r w:rsidRPr="0001413C">
        <w:t>You’ve got it!</w:t>
      </w:r>
    </w:p>
    <w:p w14:paraId="7BB57B98" w14:textId="77777777" w:rsidR="0001413C" w:rsidRPr="0001413C" w:rsidRDefault="0001413C" w:rsidP="0001413C">
      <w:r w:rsidRPr="0001413C">
        <w:rPr>
          <w:b/>
          <w:bCs/>
        </w:rPr>
        <w:t>Failed Message</w:t>
      </w:r>
      <w:r w:rsidRPr="0001413C">
        <w:t xml:space="preserve"> </w:t>
      </w:r>
    </w:p>
    <w:p w14:paraId="7C5363D6" w14:textId="77777777" w:rsidR="0001413C" w:rsidRPr="0001413C" w:rsidRDefault="0001413C" w:rsidP="0001413C">
      <w:r w:rsidRPr="0001413C">
        <w:rPr>
          <w:b/>
          <w:bCs/>
        </w:rPr>
        <w:t xml:space="preserve">Message text: </w:t>
      </w:r>
    </w:p>
    <w:p w14:paraId="2629FF0E" w14:textId="77777777" w:rsidR="0001413C" w:rsidRPr="0001413C" w:rsidRDefault="0001413C" w:rsidP="0001413C">
      <w:r w:rsidRPr="0001413C">
        <w:t>You're not there yet!</w:t>
      </w:r>
    </w:p>
    <w:p w14:paraId="342A8EBC" w14:textId="77777777" w:rsidR="0001413C" w:rsidRPr="0001413C" w:rsidRDefault="0001413C" w:rsidP="0001413C">
      <w:r w:rsidRPr="0001413C">
        <w:br w:type="page"/>
      </w:r>
    </w:p>
    <w:p w14:paraId="5FB2832F" w14:textId="77777777" w:rsidR="0001413C" w:rsidRPr="0001413C" w:rsidRDefault="0001413C" w:rsidP="0001413C">
      <w:bookmarkStart w:id="402" w:name="Page_5620208648542630109"/>
      <w:bookmarkEnd w:id="402"/>
      <w:r w:rsidRPr="0001413C">
        <w:rPr>
          <w:b/>
          <w:bCs/>
        </w:rPr>
        <w:t>Page Number:</w:t>
      </w:r>
      <w:r w:rsidRPr="0001413C">
        <w:t xml:space="preserve"> 172 </w:t>
      </w:r>
    </w:p>
    <w:p w14:paraId="5E5F8773" w14:textId="77777777" w:rsidR="0001413C" w:rsidRPr="0001413C" w:rsidRDefault="0001413C" w:rsidP="0001413C">
      <w:r w:rsidRPr="0001413C">
        <w:rPr>
          <w:b/>
          <w:bCs/>
        </w:rPr>
        <w:t>Lesson 51:</w:t>
      </w:r>
      <w:r w:rsidRPr="0001413C">
        <w:t xml:space="preserve"> Managing Harassment and Discrimination </w:t>
      </w:r>
    </w:p>
    <w:p w14:paraId="11DC3DC4" w14:textId="77777777" w:rsidR="0001413C" w:rsidRPr="0001413C" w:rsidRDefault="0001413C" w:rsidP="0001413C">
      <w:r w:rsidRPr="0001413C">
        <w:rPr>
          <w:b/>
          <w:bCs/>
        </w:rPr>
        <w:t xml:space="preserve">Click and Reveal Template / LTR / Random </w:t>
      </w:r>
    </w:p>
    <w:p w14:paraId="493A4CC3" w14:textId="77777777" w:rsidR="0001413C" w:rsidRPr="0001413C" w:rsidRDefault="0001413C" w:rsidP="0001413C">
      <w:r w:rsidRPr="0001413C">
        <w:rPr>
          <w:b/>
          <w:bCs/>
        </w:rPr>
        <w:t>Content Title:</w:t>
      </w:r>
      <w:r w:rsidRPr="0001413C">
        <w:t xml:space="preserve"> </w:t>
      </w:r>
    </w:p>
    <w:p w14:paraId="5C9FB665" w14:textId="77777777" w:rsidR="0001413C" w:rsidRPr="0001413C" w:rsidRDefault="0001413C" w:rsidP="0001413C">
      <w:r w:rsidRPr="0001413C">
        <w:t xml:space="preserve">Managing Harassment and Discrimination </w:t>
      </w:r>
    </w:p>
    <w:p w14:paraId="76252D8F" w14:textId="77777777" w:rsidR="0001413C" w:rsidRPr="0001413C" w:rsidRDefault="0001413C" w:rsidP="0001413C">
      <w:r w:rsidRPr="0001413C">
        <w:rPr>
          <w:b/>
          <w:bCs/>
        </w:rPr>
        <w:t>Content Description:</w:t>
      </w:r>
    </w:p>
    <w:p w14:paraId="0B51C43C" w14:textId="77777777" w:rsidR="0001413C" w:rsidRPr="0001413C" w:rsidRDefault="0001413C" w:rsidP="0001413C">
      <w:r w:rsidRPr="0001413C">
        <w:t>An employee relations expert is here with some advice on how to handle complaints.</w:t>
      </w:r>
    </w:p>
    <w:p w14:paraId="5AE1D9E2" w14:textId="77777777" w:rsidR="0001413C" w:rsidRPr="0001413C" w:rsidRDefault="0001413C" w:rsidP="0001413C">
      <w:r w:rsidRPr="0001413C">
        <w:t>Select each topic to find out what her advice is.</w:t>
      </w:r>
    </w:p>
    <w:p w14:paraId="257093C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624"/>
        <w:gridCol w:w="3173"/>
        <w:gridCol w:w="1414"/>
        <w:gridCol w:w="1141"/>
      </w:tblGrid>
      <w:tr w:rsidR="0001413C" w:rsidRPr="0001413C" w14:paraId="6737349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E15F7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317C72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23FC6C3"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B8E509" w14:textId="77777777" w:rsidR="0001413C" w:rsidRPr="0001413C" w:rsidRDefault="0001413C" w:rsidP="0001413C">
            <w:pPr>
              <w:rPr>
                <w:b/>
                <w:bCs/>
              </w:rPr>
            </w:pPr>
            <w:r w:rsidRPr="0001413C">
              <w:rPr>
                <w:b/>
                <w:bCs/>
              </w:rPr>
              <w:t>Alternate Text</w:t>
            </w:r>
          </w:p>
        </w:tc>
      </w:tr>
      <w:tr w:rsidR="0001413C" w:rsidRPr="0001413C" w14:paraId="42BAAD0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E9E9D6" w14:textId="77777777" w:rsidR="0001413C" w:rsidRPr="0001413C" w:rsidRDefault="0001413C" w:rsidP="0001413C">
            <w:r w:rsidRPr="0001413C">
              <w:t xml:space="preserve">How Do You Handle a Complaint?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BC942D" w14:textId="77777777" w:rsidR="0001413C" w:rsidRPr="0001413C" w:rsidRDefault="0001413C" w:rsidP="0001413C">
            <w:r w:rsidRPr="0001413C">
              <w:t>Complaints that aren’t handled properly can have a negative impact on employee morale and productivity.</w:t>
            </w:r>
          </w:p>
          <w:p w14:paraId="488D6F98" w14:textId="77777777" w:rsidR="0001413C" w:rsidRPr="0001413C" w:rsidRDefault="0001413C" w:rsidP="0001413C">
            <w:r w:rsidRPr="0001413C">
              <w:t>Provide, in confidence, advice and assistance to employees subjected to harassment or discrimination in the resolution of any problems, whether through informal or formal means. There are a number of considerations and steps you need to take when you receive a complaint.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FEED9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EE803E" w14:textId="77777777" w:rsidR="0001413C" w:rsidRPr="0001413C" w:rsidRDefault="0001413C" w:rsidP="0001413C"/>
        </w:tc>
      </w:tr>
      <w:tr w:rsidR="0001413C" w:rsidRPr="0001413C" w14:paraId="00F3C77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8DC689" w14:textId="77777777" w:rsidR="0001413C" w:rsidRPr="0001413C" w:rsidRDefault="0001413C" w:rsidP="0001413C">
            <w:r w:rsidRPr="0001413C">
              <w:t xml:space="preserve">Keep an Open Mind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061E14" w14:textId="77777777" w:rsidR="0001413C" w:rsidRPr="0001413C" w:rsidRDefault="0001413C" w:rsidP="0001413C">
            <w:r w:rsidRPr="0001413C">
              <w:t>Keep an open mind when an employee raises a complaint with you. Some managers believe that harassment or discrimination could never happen in their workplace, but it can happen anywhere.</w:t>
            </w:r>
          </w:p>
          <w:p w14:paraId="35BCDAD4" w14:textId="77777777" w:rsidR="0001413C" w:rsidRPr="0001413C" w:rsidRDefault="0001413C" w:rsidP="0001413C">
            <w:r w:rsidRPr="0001413C">
              <w:t>Escalate every complaint you receive and don't jump to any conclusions until the investigation is complete.</w:t>
            </w:r>
          </w:p>
          <w:p w14:paraId="2923D0B5" w14:textId="77777777" w:rsidR="0001413C" w:rsidRPr="0001413C" w:rsidRDefault="0001413C" w:rsidP="0001413C">
            <w:r w:rsidRPr="0001413C">
              <w:t>You can find out who to escalate complaints to in the Contact Details section. They will conduct the investigation and inform you of any role you need to play.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0A737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FD640A" w14:textId="77777777" w:rsidR="0001413C" w:rsidRPr="0001413C" w:rsidRDefault="0001413C" w:rsidP="0001413C"/>
        </w:tc>
      </w:tr>
      <w:tr w:rsidR="0001413C" w:rsidRPr="0001413C" w14:paraId="156D08B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383FC1" w14:textId="77777777" w:rsidR="0001413C" w:rsidRPr="0001413C" w:rsidRDefault="0001413C" w:rsidP="0001413C">
            <w:r w:rsidRPr="0001413C">
              <w:t xml:space="preserve">Understanding Approach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F29DF0" w14:textId="77777777" w:rsidR="0001413C" w:rsidRPr="0001413C" w:rsidRDefault="0001413C" w:rsidP="0001413C">
            <w:r w:rsidRPr="0001413C">
              <w:t xml:space="preserve">Sometimes, employees can find it very difficult to raise harassment or discrimination issues, so it's vital that you act in an understanding manner. </w:t>
            </w:r>
            <w:r w:rsidRPr="0001413C">
              <w:br/>
            </w:r>
            <w:r w:rsidRPr="0001413C">
              <w:br/>
              <w:t xml:space="preserve">If employees are afraid to raise issues, this will have a negative impact on team morale and the quality of their work. Taking an understanding approach to all complaints will help allay the fears of employees and encourage them to come forward when they have an issue. If employees know that you treat complaints seriously, they will be less likely to look for outside intervention to resolve their issues.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A1E8D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6DC6B6" w14:textId="77777777" w:rsidR="0001413C" w:rsidRPr="0001413C" w:rsidRDefault="0001413C" w:rsidP="0001413C"/>
        </w:tc>
      </w:tr>
      <w:tr w:rsidR="0001413C" w:rsidRPr="0001413C" w14:paraId="2F21815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F40ABB" w14:textId="77777777" w:rsidR="0001413C" w:rsidRPr="0001413C" w:rsidRDefault="0001413C" w:rsidP="0001413C">
            <w:r w:rsidRPr="0001413C">
              <w:t xml:space="preserve">Don’t Shoot the Messenger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4C6EE4" w14:textId="77777777" w:rsidR="0001413C" w:rsidRPr="0001413C" w:rsidRDefault="0001413C" w:rsidP="0001413C">
            <w:r w:rsidRPr="0001413C">
              <w:t xml:space="preserve">Always remember that the employee reporting an issue is more than likely the victim and not the cause of the problem. It could be easy to resent the employee because you now have a potential harassment or discrimination issue in your department. </w:t>
            </w:r>
            <w:r w:rsidRPr="0001413C">
              <w:br/>
            </w:r>
            <w:r w:rsidRPr="0001413C">
              <w:br/>
              <w:t xml:space="preserve">If you come across as resentful, you risk exposing yourself and the company to a claim of 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46FB3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1F62E3" w14:textId="77777777" w:rsidR="0001413C" w:rsidRPr="0001413C" w:rsidRDefault="0001413C" w:rsidP="0001413C"/>
        </w:tc>
      </w:tr>
      <w:tr w:rsidR="0001413C" w:rsidRPr="0001413C" w14:paraId="2E8429B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6CEA5C" w14:textId="77777777" w:rsidR="0001413C" w:rsidRPr="0001413C" w:rsidRDefault="0001413C" w:rsidP="0001413C">
            <w:r w:rsidRPr="0001413C">
              <w:t xml:space="preserve">Never Retaliate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67A4E2" w14:textId="77777777" w:rsidR="0001413C" w:rsidRPr="0001413C" w:rsidRDefault="0001413C" w:rsidP="0001413C">
            <w:r w:rsidRPr="0001413C">
              <w:t>Punishing an employee for complaining about harassment or discrimination is not only wrong, it violates our company’s policy and is also unlawful. Examples of retaliatory actions include, among other things, demotion, salary reductions, and refusing promotion.</w:t>
            </w:r>
          </w:p>
          <w:p w14:paraId="472D6DA9" w14:textId="77777777" w:rsidR="0001413C" w:rsidRPr="0001413C" w:rsidRDefault="0001413C" w:rsidP="0001413C">
            <w:r w:rsidRPr="0001413C">
              <w:t>More subtle forms of retaliation include changing job responsibilities, increasing workload, isolating the accuser, and excluding them from group activities.</w:t>
            </w:r>
          </w:p>
          <w:p w14:paraId="34D4B41A"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0E1CC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726471" w14:textId="77777777" w:rsidR="0001413C" w:rsidRPr="0001413C" w:rsidRDefault="0001413C" w:rsidP="0001413C"/>
        </w:tc>
      </w:tr>
    </w:tbl>
    <w:p w14:paraId="1F40B263"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78374E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0084B3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397EB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DBF7CF0"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628D515" w14:textId="77777777" w:rsidR="0001413C" w:rsidRPr="0001413C" w:rsidRDefault="0001413C" w:rsidP="0001413C">
            <w:pPr>
              <w:rPr>
                <w:b/>
                <w:bCs/>
              </w:rPr>
            </w:pPr>
            <w:r w:rsidRPr="0001413C">
              <w:rPr>
                <w:b/>
                <w:bCs/>
              </w:rPr>
              <w:t>Alternate Text</w:t>
            </w:r>
          </w:p>
        </w:tc>
      </w:tr>
      <w:tr w:rsidR="0001413C" w:rsidRPr="0001413C" w14:paraId="3EBE0DD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2969F7"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D2CF5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68452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326E4C" w14:textId="77777777" w:rsidR="0001413C" w:rsidRPr="0001413C" w:rsidRDefault="0001413C" w:rsidP="0001413C"/>
        </w:tc>
      </w:tr>
    </w:tbl>
    <w:p w14:paraId="1C259560" w14:textId="77777777" w:rsidR="0001413C" w:rsidRPr="0001413C" w:rsidRDefault="0001413C" w:rsidP="0001413C">
      <w:r w:rsidRPr="0001413C">
        <w:rPr>
          <w:b/>
          <w:bCs/>
        </w:rPr>
        <w:t>Audio Transcript Text:</w:t>
      </w:r>
      <w:r w:rsidRPr="0001413C">
        <w:t xml:space="preserve"> </w:t>
      </w:r>
    </w:p>
    <w:p w14:paraId="68E0340D" w14:textId="77777777" w:rsidR="0001413C" w:rsidRPr="0001413C" w:rsidRDefault="0001413C" w:rsidP="0001413C">
      <w:r w:rsidRPr="0001413C">
        <w:t>Let’s examine some key concepts in this area.</w:t>
      </w:r>
    </w:p>
    <w:p w14:paraId="7C39CF0E" w14:textId="77777777" w:rsidR="0001413C" w:rsidRPr="0001413C" w:rsidRDefault="0001413C" w:rsidP="0001413C">
      <w:r w:rsidRPr="0001413C">
        <w:br w:type="page"/>
      </w:r>
    </w:p>
    <w:p w14:paraId="50C94159" w14:textId="77777777" w:rsidR="0001413C" w:rsidRPr="0001413C" w:rsidRDefault="0001413C" w:rsidP="0001413C">
      <w:bookmarkStart w:id="403" w:name="Page_240781059011434190"/>
      <w:bookmarkEnd w:id="403"/>
      <w:r w:rsidRPr="0001413C">
        <w:rPr>
          <w:b/>
          <w:bCs/>
        </w:rPr>
        <w:t>Page Number:</w:t>
      </w:r>
      <w:r w:rsidRPr="0001413C">
        <w:t xml:space="preserve"> 173 </w:t>
      </w:r>
    </w:p>
    <w:p w14:paraId="53DCD783" w14:textId="77777777" w:rsidR="0001413C" w:rsidRPr="0001413C" w:rsidRDefault="0001413C" w:rsidP="0001413C">
      <w:r w:rsidRPr="0001413C">
        <w:rPr>
          <w:b/>
          <w:bCs/>
        </w:rPr>
        <w:t>Lesson 51:</w:t>
      </w:r>
      <w:r w:rsidRPr="0001413C">
        <w:t xml:space="preserve"> Managing Harassment and Discrimination </w:t>
      </w:r>
    </w:p>
    <w:p w14:paraId="5A4490CF" w14:textId="77777777" w:rsidR="0001413C" w:rsidRPr="0001413C" w:rsidRDefault="0001413C" w:rsidP="0001413C">
      <w:r w:rsidRPr="0001413C">
        <w:rPr>
          <w:b/>
          <w:bCs/>
        </w:rPr>
        <w:t xml:space="preserve">Click and Reveal Template / LTR / Random </w:t>
      </w:r>
    </w:p>
    <w:p w14:paraId="13743556" w14:textId="77777777" w:rsidR="0001413C" w:rsidRPr="0001413C" w:rsidRDefault="0001413C" w:rsidP="0001413C">
      <w:r w:rsidRPr="0001413C">
        <w:rPr>
          <w:b/>
          <w:bCs/>
        </w:rPr>
        <w:t>Content Title:</w:t>
      </w:r>
      <w:r w:rsidRPr="0001413C">
        <w:t xml:space="preserve"> </w:t>
      </w:r>
    </w:p>
    <w:p w14:paraId="6C2ED970" w14:textId="77777777" w:rsidR="0001413C" w:rsidRPr="0001413C" w:rsidRDefault="0001413C" w:rsidP="0001413C">
      <w:r w:rsidRPr="0001413C">
        <w:t xml:space="preserve">Handling Complaints </w:t>
      </w:r>
    </w:p>
    <w:p w14:paraId="5C589C8A" w14:textId="77777777" w:rsidR="0001413C" w:rsidRPr="0001413C" w:rsidRDefault="0001413C" w:rsidP="0001413C">
      <w:r w:rsidRPr="0001413C">
        <w:rPr>
          <w:b/>
          <w:bCs/>
        </w:rPr>
        <w:t>Content Description:</w:t>
      </w:r>
    </w:p>
    <w:p w14:paraId="4E7A47E7" w14:textId="77777777" w:rsidR="0001413C" w:rsidRPr="0001413C" w:rsidRDefault="0001413C" w:rsidP="0001413C">
      <w:r w:rsidRPr="0001413C">
        <w:t>Let’s look at some additional considerations when handling complaints.</w:t>
      </w:r>
    </w:p>
    <w:p w14:paraId="442546BA" w14:textId="77777777" w:rsidR="0001413C" w:rsidRPr="0001413C" w:rsidRDefault="0001413C" w:rsidP="0001413C">
      <w:r w:rsidRPr="0001413C">
        <w:t>Select each topic to learn more.</w:t>
      </w:r>
    </w:p>
    <w:p w14:paraId="6517374B"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398"/>
        <w:gridCol w:w="4323"/>
        <w:gridCol w:w="1460"/>
        <w:gridCol w:w="1171"/>
      </w:tblGrid>
      <w:tr w:rsidR="0001413C" w:rsidRPr="0001413C" w14:paraId="5BC9F56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6B11D66"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3C1B42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2873A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E914A5" w14:textId="77777777" w:rsidR="0001413C" w:rsidRPr="0001413C" w:rsidRDefault="0001413C" w:rsidP="0001413C">
            <w:pPr>
              <w:rPr>
                <w:b/>
                <w:bCs/>
              </w:rPr>
            </w:pPr>
            <w:r w:rsidRPr="0001413C">
              <w:rPr>
                <w:b/>
                <w:bCs/>
              </w:rPr>
              <w:t>Alternate Text</w:t>
            </w:r>
          </w:p>
        </w:tc>
      </w:tr>
      <w:tr w:rsidR="0001413C" w:rsidRPr="0001413C" w14:paraId="233A37A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D75264" w14:textId="77777777" w:rsidR="0001413C" w:rsidRPr="0001413C" w:rsidRDefault="0001413C" w:rsidP="0001413C">
            <w:r w:rsidRPr="0001413C">
              <w:t xml:space="preserve">Follow Our Policies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80C375" w14:textId="77777777" w:rsidR="0001413C" w:rsidRPr="0001413C" w:rsidRDefault="0001413C" w:rsidP="0001413C">
            <w:r w:rsidRPr="0001413C">
              <w:t>Always follow our anti-harassment and discrimination policies. Don’t expose yourself or our company to claims of unfair treatment by not following our policies.</w:t>
            </w:r>
            <w:r w:rsidRPr="0001413C">
              <w:br/>
            </w:r>
            <w:r w:rsidRPr="0001413C">
              <w:br/>
              <w:t>Contact HR or Legal and they will properly oversee the investigation process.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D7468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B99FF5" w14:textId="77777777" w:rsidR="0001413C" w:rsidRPr="0001413C" w:rsidRDefault="0001413C" w:rsidP="0001413C"/>
        </w:tc>
      </w:tr>
      <w:tr w:rsidR="0001413C" w:rsidRPr="0001413C" w14:paraId="70D924E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7687C5" w14:textId="77777777" w:rsidR="0001413C" w:rsidRPr="0001413C" w:rsidRDefault="0001413C" w:rsidP="0001413C">
            <w:r w:rsidRPr="0001413C">
              <w:t xml:space="preserve">Confidentiality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435294" w14:textId="77777777" w:rsidR="0001413C" w:rsidRPr="0001413C" w:rsidRDefault="0001413C" w:rsidP="0001413C">
            <w:r w:rsidRPr="0001413C">
              <w:t>Always inform the employee making the complaint that you will keep the complaint confidential to the fullest extent possible under the law.</w:t>
            </w:r>
          </w:p>
          <w:p w14:paraId="7AC3D293" w14:textId="77777777" w:rsidR="0001413C" w:rsidRPr="0001413C" w:rsidRDefault="0001413C" w:rsidP="0001413C">
            <w:r w:rsidRPr="0001413C">
              <w:t>This is important in itself, and, as it is not unusual to see employees take sides in a harassment or discrimination case, it is also important that the complaint stays out of the public domain to maintain neutrality.</w:t>
            </w:r>
          </w:p>
          <w:p w14:paraId="4572574D" w14:textId="77777777" w:rsidR="0001413C" w:rsidRPr="0001413C" w:rsidRDefault="0001413C" w:rsidP="0001413C">
            <w:r w:rsidRPr="0001413C">
              <w:t>If details about a complaint are leaked, you may be accused of damaging the reputation of the alleged victim or alleged harasser, and face a defamation lawsuit.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8BEF3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655E22" w14:textId="77777777" w:rsidR="0001413C" w:rsidRPr="0001413C" w:rsidRDefault="0001413C" w:rsidP="0001413C"/>
        </w:tc>
      </w:tr>
      <w:tr w:rsidR="0001413C" w:rsidRPr="0001413C" w14:paraId="6AB7BDC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6A8B7C" w14:textId="77777777" w:rsidR="0001413C" w:rsidRPr="0001413C" w:rsidRDefault="0001413C" w:rsidP="0001413C">
            <w:r w:rsidRPr="0001413C">
              <w:t xml:space="preserve">Malicious 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7609C2" w14:textId="77777777" w:rsidR="0001413C" w:rsidRPr="0001413C" w:rsidRDefault="0001413C" w:rsidP="0001413C">
            <w:r w:rsidRPr="0001413C">
              <w:t>Malicious complaints of harassment and/or discrimination can have a serious and detrimental effect upon a colleague and the workplace generally.</w:t>
            </w:r>
          </w:p>
          <w:p w14:paraId="12613F08" w14:textId="77777777" w:rsidR="0001413C" w:rsidRPr="0001413C" w:rsidRDefault="0001413C" w:rsidP="0001413C">
            <w:r w:rsidRPr="0001413C">
              <w:t>Any unwarranted allegation of harassment and/or discrimination made in bad faith may be dealt with through disciplinary action, if necessary. Employees will appreciate that this is necessary to protect the integrity of the complaints policy and mechanism.</w:t>
            </w:r>
          </w:p>
          <w:p w14:paraId="37BBCA95" w14:textId="77777777" w:rsidR="0001413C" w:rsidRPr="0001413C" w:rsidRDefault="0001413C" w:rsidP="0001413C">
            <w:r w:rsidRPr="0001413C">
              <w:t xml:space="preserve">Select the Next arrow to continue.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57843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77A312" w14:textId="77777777" w:rsidR="0001413C" w:rsidRPr="0001413C" w:rsidRDefault="0001413C" w:rsidP="0001413C"/>
        </w:tc>
      </w:tr>
    </w:tbl>
    <w:p w14:paraId="25F79B9D"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4D4A13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198B3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9FF554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77BF3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EF77D2" w14:textId="77777777" w:rsidR="0001413C" w:rsidRPr="0001413C" w:rsidRDefault="0001413C" w:rsidP="0001413C">
            <w:pPr>
              <w:rPr>
                <w:b/>
                <w:bCs/>
              </w:rPr>
            </w:pPr>
            <w:r w:rsidRPr="0001413C">
              <w:rPr>
                <w:b/>
                <w:bCs/>
              </w:rPr>
              <w:t>Alternate Text</w:t>
            </w:r>
          </w:p>
        </w:tc>
      </w:tr>
      <w:tr w:rsidR="0001413C" w:rsidRPr="0001413C" w14:paraId="2642E38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395A01"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F3E937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ACBB9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A54487" w14:textId="77777777" w:rsidR="0001413C" w:rsidRPr="0001413C" w:rsidRDefault="0001413C" w:rsidP="0001413C"/>
        </w:tc>
      </w:tr>
    </w:tbl>
    <w:p w14:paraId="6F20A9CE" w14:textId="77777777" w:rsidR="0001413C" w:rsidRPr="0001413C" w:rsidRDefault="0001413C" w:rsidP="0001413C">
      <w:r w:rsidRPr="0001413C">
        <w:rPr>
          <w:b/>
          <w:bCs/>
        </w:rPr>
        <w:t>Audio Transcript Text:</w:t>
      </w:r>
      <w:r w:rsidRPr="0001413C">
        <w:t xml:space="preserve"> </w:t>
      </w:r>
    </w:p>
    <w:p w14:paraId="531F4144" w14:textId="77777777" w:rsidR="0001413C" w:rsidRPr="0001413C" w:rsidRDefault="0001413C" w:rsidP="0001413C">
      <w:r w:rsidRPr="0001413C">
        <w:t>Let’s take a look at some key elements of this topic.</w:t>
      </w:r>
    </w:p>
    <w:p w14:paraId="7117AA3D" w14:textId="77777777" w:rsidR="0001413C" w:rsidRPr="0001413C" w:rsidRDefault="0001413C" w:rsidP="0001413C">
      <w:r w:rsidRPr="0001413C">
        <w:br w:type="page"/>
      </w:r>
    </w:p>
    <w:p w14:paraId="33EACC83" w14:textId="77777777" w:rsidR="0001413C" w:rsidRPr="0001413C" w:rsidRDefault="0001413C" w:rsidP="0001413C">
      <w:bookmarkStart w:id="404" w:name="Page_5088839862234567427"/>
      <w:bookmarkEnd w:id="404"/>
      <w:r w:rsidRPr="0001413C">
        <w:rPr>
          <w:b/>
          <w:bCs/>
        </w:rPr>
        <w:t>Page Number:</w:t>
      </w:r>
      <w:r w:rsidRPr="0001413C">
        <w:t xml:space="preserve"> 174 </w:t>
      </w:r>
    </w:p>
    <w:p w14:paraId="51B49C39" w14:textId="77777777" w:rsidR="0001413C" w:rsidRPr="0001413C" w:rsidRDefault="0001413C" w:rsidP="0001413C">
      <w:r w:rsidRPr="0001413C">
        <w:rPr>
          <w:b/>
          <w:bCs/>
        </w:rPr>
        <w:t>Lesson 51:</w:t>
      </w:r>
      <w:r w:rsidRPr="0001413C">
        <w:t xml:space="preserve"> Managing Harassment and Discrimination </w:t>
      </w:r>
    </w:p>
    <w:p w14:paraId="18DA205C" w14:textId="77777777" w:rsidR="0001413C" w:rsidRPr="0001413C" w:rsidRDefault="0001413C" w:rsidP="0001413C">
      <w:r w:rsidRPr="0001413C">
        <w:rPr>
          <w:b/>
          <w:bCs/>
        </w:rPr>
        <w:t xml:space="preserve">Question and Answer Template / Text / LTR </w:t>
      </w:r>
    </w:p>
    <w:p w14:paraId="0318213F" w14:textId="77777777" w:rsidR="0001413C" w:rsidRPr="0001413C" w:rsidRDefault="0001413C" w:rsidP="0001413C">
      <w:r w:rsidRPr="0001413C">
        <w:rPr>
          <w:b/>
          <w:bCs/>
        </w:rPr>
        <w:t>Content Title:</w:t>
      </w:r>
      <w:r w:rsidRPr="0001413C">
        <w:t xml:space="preserve"> </w:t>
      </w:r>
    </w:p>
    <w:p w14:paraId="4FC02DBA" w14:textId="77777777" w:rsidR="0001413C" w:rsidRPr="0001413C" w:rsidRDefault="0001413C" w:rsidP="0001413C">
      <w:r w:rsidRPr="0001413C">
        <w:t xml:space="preserve">Sexual Harassment </w:t>
      </w:r>
    </w:p>
    <w:p w14:paraId="1AA70920" w14:textId="77777777" w:rsidR="0001413C" w:rsidRPr="0001413C" w:rsidRDefault="0001413C" w:rsidP="0001413C">
      <w:r w:rsidRPr="0001413C">
        <w:rPr>
          <w:b/>
          <w:bCs/>
        </w:rPr>
        <w:t>Content Description:</w:t>
      </w:r>
    </w:p>
    <w:p w14:paraId="1515BEDC" w14:textId="77777777" w:rsidR="0001413C" w:rsidRPr="0001413C" w:rsidRDefault="0001413C" w:rsidP="0001413C">
      <w:r w:rsidRPr="0001413C">
        <w:t>Nathan is a member of your team. He recently approached you and mentioned that another team member, Sunee, has been constantly asking him out and openly flirting with him.</w:t>
      </w:r>
      <w:r w:rsidRPr="0001413C">
        <w:br/>
      </w:r>
      <w:r w:rsidRPr="0001413C">
        <w:br/>
        <w:t xml:space="preserve">This has made Nathan feel uncomfortable, so he asks you for advice on how to handle the situation. </w:t>
      </w:r>
    </w:p>
    <w:p w14:paraId="7E47B42B" w14:textId="77777777" w:rsidR="0001413C" w:rsidRPr="0001413C" w:rsidRDefault="0001413C" w:rsidP="0001413C">
      <w:r w:rsidRPr="0001413C">
        <w:rPr>
          <w:b/>
          <w:bCs/>
        </w:rPr>
        <w:t>Question:</w:t>
      </w:r>
      <w:r w:rsidRPr="0001413C">
        <w:t xml:space="preserve"> </w:t>
      </w:r>
    </w:p>
    <w:p w14:paraId="1FD7C2F2" w14:textId="77777777" w:rsidR="0001413C" w:rsidRPr="0001413C" w:rsidRDefault="0001413C" w:rsidP="0001413C">
      <w:r w:rsidRPr="0001413C">
        <w:t xml:space="preserve">Select the two pieces of advice you would give him.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481B78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35E71FE"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947D9F7" w14:textId="77777777" w:rsidR="0001413C" w:rsidRPr="0001413C" w:rsidRDefault="0001413C" w:rsidP="0001413C">
            <w:pPr>
              <w:rPr>
                <w:b/>
                <w:bCs/>
              </w:rPr>
            </w:pPr>
            <w:r w:rsidRPr="0001413C">
              <w:rPr>
                <w:b/>
                <w:bCs/>
              </w:rPr>
              <w:t>Answer</w:t>
            </w:r>
          </w:p>
        </w:tc>
      </w:tr>
      <w:tr w:rsidR="0001413C" w:rsidRPr="0001413C" w14:paraId="003A75D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6A142C"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394D84B" w14:textId="77777777" w:rsidR="0001413C" w:rsidRPr="0001413C" w:rsidRDefault="0001413C" w:rsidP="0001413C">
            <w:r w:rsidRPr="0001413C">
              <w:t>Tell Nathan that you'll launch a harassment investigation that will lead to disciplinary action against Sunee.</w:t>
            </w:r>
          </w:p>
        </w:tc>
      </w:tr>
      <w:tr w:rsidR="0001413C" w:rsidRPr="0001413C" w14:paraId="36C7B11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C75C3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2ABDFF" w14:textId="77777777" w:rsidR="0001413C" w:rsidRPr="0001413C" w:rsidRDefault="0001413C" w:rsidP="0001413C">
            <w:r w:rsidRPr="0001413C">
              <w:t>Assure Nathan that you understand the position he is in and that you'll speak to Sunee privately to say that you've noticed her behavior lately has been unacceptable and needs to stop.</w:t>
            </w:r>
          </w:p>
        </w:tc>
      </w:tr>
      <w:tr w:rsidR="0001413C" w:rsidRPr="0001413C" w14:paraId="172614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E15D7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CBEBE8" w14:textId="77777777" w:rsidR="0001413C" w:rsidRPr="0001413C" w:rsidRDefault="0001413C" w:rsidP="0001413C">
            <w:r w:rsidRPr="0001413C">
              <w:t>Tell Nathan that he should be flattered that Sunee finds him attractive and leave him to deal with the situation.</w:t>
            </w:r>
          </w:p>
        </w:tc>
      </w:tr>
      <w:tr w:rsidR="0001413C" w:rsidRPr="0001413C" w14:paraId="075533D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E497F9"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A6FD6E" w14:textId="77777777" w:rsidR="0001413C" w:rsidRPr="0001413C" w:rsidRDefault="0001413C" w:rsidP="0001413C">
            <w:r w:rsidRPr="0001413C">
              <w:t>Inform HR of the conversation you had with Nathan so that they are aware of the situation, and explain that you'll speak to Sunee about her behavior.</w:t>
            </w:r>
          </w:p>
        </w:tc>
      </w:tr>
    </w:tbl>
    <w:p w14:paraId="6AB36306"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EEAD0CA" w14:textId="77777777" w:rsidR="0001413C" w:rsidRPr="0001413C" w:rsidRDefault="0001413C" w:rsidP="0001413C">
      <w:r w:rsidRPr="0001413C">
        <w:br w:type="page"/>
      </w:r>
    </w:p>
    <w:p w14:paraId="1158E001" w14:textId="77777777" w:rsidR="0001413C" w:rsidRPr="0001413C" w:rsidRDefault="0001413C" w:rsidP="0001413C">
      <w:bookmarkStart w:id="405" w:name="Page_4945271208857665198"/>
      <w:bookmarkEnd w:id="405"/>
      <w:r w:rsidRPr="0001413C">
        <w:rPr>
          <w:b/>
          <w:bCs/>
        </w:rPr>
        <w:t>Page Number:</w:t>
      </w:r>
      <w:r w:rsidRPr="0001413C">
        <w:t xml:space="preserve"> 175 </w:t>
      </w:r>
    </w:p>
    <w:p w14:paraId="19963B57" w14:textId="77777777" w:rsidR="0001413C" w:rsidRPr="0001413C" w:rsidRDefault="0001413C" w:rsidP="0001413C">
      <w:r w:rsidRPr="0001413C">
        <w:rPr>
          <w:b/>
          <w:bCs/>
        </w:rPr>
        <w:t>Lesson 51:</w:t>
      </w:r>
      <w:r w:rsidRPr="0001413C">
        <w:t xml:space="preserve"> Managing Harassment and Discrimination </w:t>
      </w:r>
    </w:p>
    <w:p w14:paraId="336F3C31" w14:textId="77777777" w:rsidR="0001413C" w:rsidRPr="0001413C" w:rsidRDefault="0001413C" w:rsidP="0001413C">
      <w:r w:rsidRPr="0001413C">
        <w:rPr>
          <w:b/>
          <w:bCs/>
        </w:rPr>
        <w:t xml:space="preserve">Text and Image Template / Text Only </w:t>
      </w:r>
    </w:p>
    <w:p w14:paraId="4D64F77F" w14:textId="77777777" w:rsidR="0001413C" w:rsidRPr="0001413C" w:rsidRDefault="0001413C" w:rsidP="0001413C">
      <w:r w:rsidRPr="0001413C">
        <w:rPr>
          <w:b/>
          <w:bCs/>
        </w:rPr>
        <w:t>Content Title:</w:t>
      </w:r>
      <w:r w:rsidRPr="0001413C">
        <w:t xml:space="preserve"> </w:t>
      </w:r>
    </w:p>
    <w:p w14:paraId="357798DB" w14:textId="77777777" w:rsidR="0001413C" w:rsidRPr="0001413C" w:rsidRDefault="0001413C" w:rsidP="0001413C">
      <w:r w:rsidRPr="0001413C">
        <w:t xml:space="preserve">Remember… </w:t>
      </w:r>
    </w:p>
    <w:p w14:paraId="482FDB9B" w14:textId="77777777" w:rsidR="0001413C" w:rsidRPr="0001413C" w:rsidRDefault="0001413C" w:rsidP="0001413C">
      <w:r w:rsidRPr="0001413C">
        <w:br/>
      </w:r>
      <w:r w:rsidRPr="0001413C">
        <w:rPr>
          <w:b/>
          <w:bCs/>
        </w:rPr>
        <w:t>Column 1 Text:</w:t>
      </w:r>
      <w:r w:rsidRPr="0001413C">
        <w:t xml:space="preserve"> </w:t>
      </w:r>
    </w:p>
    <w:p w14:paraId="6F089F2D" w14:textId="77777777" w:rsidR="0001413C" w:rsidRPr="0001413C" w:rsidRDefault="0001413C" w:rsidP="0001413C">
      <w:r w:rsidRPr="0001413C">
        <w:t>Certain situations don’t immediately warrant launching a formal investigation.</w:t>
      </w:r>
    </w:p>
    <w:p w14:paraId="38CF6155" w14:textId="77777777" w:rsidR="0001413C" w:rsidRPr="0001413C" w:rsidRDefault="0001413C" w:rsidP="0001413C">
      <w:r w:rsidRPr="0001413C">
        <w:t>By talking to the parties involved, you can try to prevent the situation escalating to a point where one of the parties feels they need to lodge a formal complaint.</w:t>
      </w:r>
    </w:p>
    <w:p w14:paraId="06D5C795" w14:textId="77777777" w:rsidR="0001413C" w:rsidRPr="0001413C" w:rsidRDefault="0001413C" w:rsidP="0001413C">
      <w:r w:rsidRPr="0001413C">
        <w:t>However, if talking to both parties doesn't result in the required behavior change, you'll need to inform the appropriate department, and they will launch a formal investigation.</w:t>
      </w:r>
    </w:p>
    <w:p w14:paraId="52566077" w14:textId="77777777" w:rsidR="0001413C" w:rsidRPr="0001413C" w:rsidRDefault="0001413C" w:rsidP="0001413C">
      <w:r w:rsidRPr="0001413C">
        <w:t>You can find out who to contact to report harassment or discrimination in the Contact Details section.</w:t>
      </w:r>
    </w:p>
    <w:p w14:paraId="56BF9E0E" w14:textId="77777777" w:rsidR="0001413C" w:rsidRPr="0001413C" w:rsidRDefault="0001413C" w:rsidP="0001413C">
      <w:r w:rsidRPr="0001413C">
        <w:rPr>
          <w:b/>
          <w:bCs/>
        </w:rPr>
        <w:t>Audio Transcript Text:</w:t>
      </w:r>
      <w:r w:rsidRPr="0001413C">
        <w:t xml:space="preserve"> </w:t>
      </w:r>
    </w:p>
    <w:p w14:paraId="101F5D59" w14:textId="77777777" w:rsidR="0001413C" w:rsidRPr="0001413C" w:rsidRDefault="0001413C" w:rsidP="0001413C">
      <w:r w:rsidRPr="0001413C">
        <w:t>Here are some key points to remember.</w:t>
      </w:r>
    </w:p>
    <w:p w14:paraId="1E4CE624" w14:textId="77777777" w:rsidR="0001413C" w:rsidRPr="0001413C" w:rsidRDefault="0001413C" w:rsidP="0001413C">
      <w:r w:rsidRPr="0001413C">
        <w:br w:type="page"/>
      </w:r>
    </w:p>
    <w:p w14:paraId="0725BF82" w14:textId="77777777" w:rsidR="0001413C" w:rsidRPr="0001413C" w:rsidRDefault="0001413C" w:rsidP="0001413C">
      <w:bookmarkStart w:id="406" w:name="Page_1804959370070908150"/>
      <w:bookmarkEnd w:id="406"/>
      <w:r w:rsidRPr="0001413C">
        <w:rPr>
          <w:b/>
          <w:bCs/>
        </w:rPr>
        <w:t>Page Number:</w:t>
      </w:r>
      <w:r w:rsidRPr="0001413C">
        <w:t xml:space="preserve"> 176 </w:t>
      </w:r>
    </w:p>
    <w:p w14:paraId="4E309C31" w14:textId="77777777" w:rsidR="0001413C" w:rsidRPr="0001413C" w:rsidRDefault="0001413C" w:rsidP="0001413C">
      <w:r w:rsidRPr="0001413C">
        <w:rPr>
          <w:b/>
          <w:bCs/>
        </w:rPr>
        <w:t>Lesson 51:</w:t>
      </w:r>
      <w:r w:rsidRPr="0001413C">
        <w:t xml:space="preserve"> Managing Harassment and Discrimination </w:t>
      </w:r>
    </w:p>
    <w:p w14:paraId="39E4E5F5" w14:textId="77777777" w:rsidR="0001413C" w:rsidRPr="0001413C" w:rsidRDefault="0001413C" w:rsidP="0001413C">
      <w:r w:rsidRPr="0001413C">
        <w:rPr>
          <w:b/>
          <w:bCs/>
        </w:rPr>
        <w:t xml:space="preserve">Question and Answer Template / Text / LTR </w:t>
      </w:r>
    </w:p>
    <w:p w14:paraId="1D56BFE6" w14:textId="77777777" w:rsidR="0001413C" w:rsidRPr="0001413C" w:rsidRDefault="0001413C" w:rsidP="0001413C">
      <w:r w:rsidRPr="0001413C">
        <w:rPr>
          <w:b/>
          <w:bCs/>
        </w:rPr>
        <w:t>Content Title:</w:t>
      </w:r>
      <w:r w:rsidRPr="0001413C">
        <w:t xml:space="preserve"> </w:t>
      </w:r>
    </w:p>
    <w:p w14:paraId="240C9081" w14:textId="77777777" w:rsidR="0001413C" w:rsidRPr="0001413C" w:rsidRDefault="0001413C" w:rsidP="0001413C">
      <w:r w:rsidRPr="0001413C">
        <w:t xml:space="preserve">What Now? </w:t>
      </w:r>
    </w:p>
    <w:p w14:paraId="11107650" w14:textId="77777777" w:rsidR="0001413C" w:rsidRPr="0001413C" w:rsidRDefault="0001413C" w:rsidP="0001413C">
      <w:r w:rsidRPr="0001413C">
        <w:rPr>
          <w:b/>
          <w:bCs/>
        </w:rPr>
        <w:t>Content Description:</w:t>
      </w:r>
    </w:p>
    <w:p w14:paraId="3F979F8C" w14:textId="77777777" w:rsidR="0001413C" w:rsidRPr="0001413C" w:rsidRDefault="0001413C" w:rsidP="0001413C">
      <w:r w:rsidRPr="0001413C">
        <w:t>You speak with Sunee and inform her that her behavior is unacceptable and needs to stop. Two weeks pass, and Nathan approaches you again to tell you that not only is Sunee still flirting with him, she's started to send him lewd and suggestive text messages and emails.</w:t>
      </w:r>
      <w:r w:rsidRPr="0001413C">
        <w:br/>
      </w:r>
      <w:r w:rsidRPr="0001413C">
        <w:br/>
        <w:t xml:space="preserve">Nathan tells you he wants to file a formal sexual harassment complaint. </w:t>
      </w:r>
    </w:p>
    <w:p w14:paraId="36D09873" w14:textId="77777777" w:rsidR="0001413C" w:rsidRPr="0001413C" w:rsidRDefault="0001413C" w:rsidP="0001413C">
      <w:r w:rsidRPr="0001413C">
        <w:rPr>
          <w:b/>
          <w:bCs/>
        </w:rPr>
        <w:t>Question:</w:t>
      </w:r>
      <w:r w:rsidRPr="0001413C">
        <w:t xml:space="preserve"> </w:t>
      </w:r>
    </w:p>
    <w:p w14:paraId="7B753E67" w14:textId="77777777" w:rsidR="0001413C" w:rsidRPr="0001413C" w:rsidRDefault="0001413C" w:rsidP="0001413C">
      <w:r w:rsidRPr="0001413C">
        <w:t xml:space="preserve">What two actions should you take?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7D4766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BE7F252"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C482C32" w14:textId="77777777" w:rsidR="0001413C" w:rsidRPr="0001413C" w:rsidRDefault="0001413C" w:rsidP="0001413C">
            <w:pPr>
              <w:rPr>
                <w:b/>
                <w:bCs/>
              </w:rPr>
            </w:pPr>
            <w:r w:rsidRPr="0001413C">
              <w:rPr>
                <w:b/>
                <w:bCs/>
              </w:rPr>
              <w:t>Answer</w:t>
            </w:r>
          </w:p>
        </w:tc>
      </w:tr>
      <w:tr w:rsidR="0001413C" w:rsidRPr="0001413C" w14:paraId="0E27487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CEE0D4"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93DA37" w14:textId="77777777" w:rsidR="0001413C" w:rsidRPr="0001413C" w:rsidRDefault="0001413C" w:rsidP="0001413C">
            <w:r w:rsidRPr="0001413C">
              <w:t>Tell Nathan that you'll personally conduct a harassment investigation and guarantee him that Sunee will be appropriately disciplined at the end of it.</w:t>
            </w:r>
          </w:p>
        </w:tc>
      </w:tr>
      <w:tr w:rsidR="0001413C" w:rsidRPr="0001413C" w14:paraId="4356190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14114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E81AB9" w14:textId="77777777" w:rsidR="0001413C" w:rsidRPr="0001413C" w:rsidRDefault="0001413C" w:rsidP="0001413C">
            <w:r w:rsidRPr="0001413C">
              <w:t>Assure Nathan that this is a serious matter and that you will immediately raise it with the appropriate department, and they will conduct an investigation.</w:t>
            </w:r>
          </w:p>
        </w:tc>
      </w:tr>
      <w:tr w:rsidR="0001413C" w:rsidRPr="0001413C" w14:paraId="04485AF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0BEC8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7CD01A" w14:textId="77777777" w:rsidR="0001413C" w:rsidRPr="0001413C" w:rsidRDefault="0001413C" w:rsidP="0001413C">
            <w:r w:rsidRPr="0001413C">
              <w:t>Tell Sunee that you had warned her about her behavior and that she's now going to be subject to a harassment investigation.</w:t>
            </w:r>
          </w:p>
        </w:tc>
      </w:tr>
      <w:tr w:rsidR="0001413C" w:rsidRPr="0001413C" w14:paraId="3133AFA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D6E10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833922" w14:textId="77777777" w:rsidR="0001413C" w:rsidRPr="0001413C" w:rsidRDefault="0001413C" w:rsidP="0001413C">
            <w:r w:rsidRPr="0001413C">
              <w:t>Tell Nathan that the company will keep the complaint confidential to the fullest extent possible under the law.</w:t>
            </w:r>
          </w:p>
        </w:tc>
      </w:tr>
    </w:tbl>
    <w:p w14:paraId="26E6A5DC"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975BCFD" w14:textId="77777777" w:rsidR="0001413C" w:rsidRPr="0001413C" w:rsidRDefault="0001413C" w:rsidP="0001413C">
      <w:r w:rsidRPr="0001413C">
        <w:br w:type="page"/>
      </w:r>
    </w:p>
    <w:p w14:paraId="34E02E79" w14:textId="77777777" w:rsidR="0001413C" w:rsidRPr="0001413C" w:rsidRDefault="0001413C" w:rsidP="0001413C">
      <w:bookmarkStart w:id="407" w:name="Page_8510870843655415695"/>
      <w:bookmarkEnd w:id="407"/>
      <w:r w:rsidRPr="0001413C">
        <w:rPr>
          <w:b/>
          <w:bCs/>
        </w:rPr>
        <w:t>Page Number:</w:t>
      </w:r>
      <w:r w:rsidRPr="0001413C">
        <w:t xml:space="preserve"> 177 </w:t>
      </w:r>
    </w:p>
    <w:p w14:paraId="1763957A" w14:textId="77777777" w:rsidR="0001413C" w:rsidRPr="0001413C" w:rsidRDefault="0001413C" w:rsidP="0001413C">
      <w:r w:rsidRPr="0001413C">
        <w:rPr>
          <w:b/>
          <w:bCs/>
        </w:rPr>
        <w:t>Lesson 51:</w:t>
      </w:r>
      <w:r w:rsidRPr="0001413C">
        <w:t xml:space="preserve"> Managing Harassment and Discrimination </w:t>
      </w:r>
    </w:p>
    <w:p w14:paraId="626A21AA" w14:textId="77777777" w:rsidR="0001413C" w:rsidRPr="0001413C" w:rsidRDefault="0001413C" w:rsidP="0001413C">
      <w:r w:rsidRPr="0001413C">
        <w:rPr>
          <w:b/>
          <w:bCs/>
        </w:rPr>
        <w:t xml:space="preserve">Text and Image Template / Text Only </w:t>
      </w:r>
    </w:p>
    <w:p w14:paraId="1C9A6761" w14:textId="77777777" w:rsidR="0001413C" w:rsidRPr="0001413C" w:rsidRDefault="0001413C" w:rsidP="0001413C">
      <w:r w:rsidRPr="0001413C">
        <w:rPr>
          <w:b/>
          <w:bCs/>
        </w:rPr>
        <w:t>Content Title:</w:t>
      </w:r>
      <w:r w:rsidRPr="0001413C">
        <w:t xml:space="preserve"> </w:t>
      </w:r>
    </w:p>
    <w:p w14:paraId="6A7CA7F0" w14:textId="77777777" w:rsidR="0001413C" w:rsidRPr="0001413C" w:rsidRDefault="0001413C" w:rsidP="0001413C">
      <w:r w:rsidRPr="0001413C">
        <w:t xml:space="preserve">Remember… </w:t>
      </w:r>
    </w:p>
    <w:p w14:paraId="4B4388C4" w14:textId="77777777" w:rsidR="0001413C" w:rsidRPr="0001413C" w:rsidRDefault="0001413C" w:rsidP="0001413C">
      <w:r w:rsidRPr="0001413C">
        <w:br/>
      </w:r>
      <w:r w:rsidRPr="0001413C">
        <w:rPr>
          <w:b/>
          <w:bCs/>
        </w:rPr>
        <w:t>Column 1 Text:</w:t>
      </w:r>
      <w:r w:rsidRPr="0001413C">
        <w:t xml:space="preserve"> </w:t>
      </w:r>
    </w:p>
    <w:p w14:paraId="78E2943A" w14:textId="77777777" w:rsidR="0001413C" w:rsidRPr="0001413C" w:rsidRDefault="0001413C" w:rsidP="0001413C">
      <w:r w:rsidRPr="0001413C">
        <w:t>You should never investigate any concerns or complaints that are brought to your attention, even though your efforts might be well-intentioned. Doing so might create additional issues or could undermine the company’s ability to investigate and address the concerns.</w:t>
      </w:r>
    </w:p>
    <w:p w14:paraId="275D6AC9" w14:textId="77777777" w:rsidR="0001413C" w:rsidRPr="0001413C" w:rsidRDefault="0001413C" w:rsidP="0001413C">
      <w:r w:rsidRPr="0001413C">
        <w:t>Always inform the employee making the complaint that you will keep the complaint confidential to the fullest extent possible under the law.</w:t>
      </w:r>
    </w:p>
    <w:p w14:paraId="45D66248" w14:textId="77777777" w:rsidR="0001413C" w:rsidRPr="0001413C" w:rsidRDefault="0001413C" w:rsidP="0001413C">
      <w:r w:rsidRPr="0001413C">
        <w:rPr>
          <w:b/>
          <w:bCs/>
        </w:rPr>
        <w:t>Audio Transcript Text:</w:t>
      </w:r>
      <w:r w:rsidRPr="0001413C">
        <w:t xml:space="preserve"> </w:t>
      </w:r>
    </w:p>
    <w:p w14:paraId="4C854603" w14:textId="77777777" w:rsidR="0001413C" w:rsidRPr="0001413C" w:rsidRDefault="0001413C" w:rsidP="0001413C">
      <w:r w:rsidRPr="0001413C">
        <w:t>It’s important that you remember these key points to help you remain compliant.</w:t>
      </w:r>
    </w:p>
    <w:p w14:paraId="2FDBC379" w14:textId="77777777" w:rsidR="0001413C" w:rsidRPr="0001413C" w:rsidRDefault="0001413C" w:rsidP="0001413C">
      <w:r w:rsidRPr="0001413C">
        <w:br w:type="page"/>
      </w:r>
    </w:p>
    <w:p w14:paraId="1CE6BF64" w14:textId="77777777" w:rsidR="0001413C" w:rsidRPr="0001413C" w:rsidRDefault="0001413C" w:rsidP="0001413C">
      <w:bookmarkStart w:id="408" w:name="Page_6437852053394383930"/>
      <w:bookmarkEnd w:id="408"/>
      <w:r w:rsidRPr="0001413C">
        <w:rPr>
          <w:b/>
          <w:bCs/>
        </w:rPr>
        <w:t>Page Number:</w:t>
      </w:r>
      <w:r w:rsidRPr="0001413C">
        <w:t xml:space="preserve"> 178 </w:t>
      </w:r>
    </w:p>
    <w:p w14:paraId="5B492F46" w14:textId="77777777" w:rsidR="0001413C" w:rsidRPr="0001413C" w:rsidRDefault="0001413C" w:rsidP="0001413C">
      <w:r w:rsidRPr="0001413C">
        <w:rPr>
          <w:b/>
          <w:bCs/>
        </w:rPr>
        <w:t>Lesson 51:</w:t>
      </w:r>
      <w:r w:rsidRPr="0001413C">
        <w:t xml:space="preserve"> Managing Harassment and Discrimination </w:t>
      </w:r>
    </w:p>
    <w:p w14:paraId="21A7895E" w14:textId="77777777" w:rsidR="0001413C" w:rsidRPr="0001413C" w:rsidRDefault="0001413C" w:rsidP="0001413C">
      <w:r w:rsidRPr="0001413C">
        <w:rPr>
          <w:b/>
          <w:bCs/>
        </w:rPr>
        <w:t xml:space="preserve">Question and Answer Template / Text / LTR </w:t>
      </w:r>
    </w:p>
    <w:p w14:paraId="334D9512" w14:textId="77777777" w:rsidR="0001413C" w:rsidRPr="0001413C" w:rsidRDefault="0001413C" w:rsidP="0001413C">
      <w:r w:rsidRPr="0001413C">
        <w:rPr>
          <w:b/>
          <w:bCs/>
        </w:rPr>
        <w:t>Content Title:</w:t>
      </w:r>
      <w:r w:rsidRPr="0001413C">
        <w:t xml:space="preserve"> </w:t>
      </w:r>
    </w:p>
    <w:p w14:paraId="425C96AD" w14:textId="77777777" w:rsidR="0001413C" w:rsidRPr="0001413C" w:rsidRDefault="0001413C" w:rsidP="0001413C">
      <w:r w:rsidRPr="0001413C">
        <w:t xml:space="preserve">Promotion </w:t>
      </w:r>
    </w:p>
    <w:p w14:paraId="750D3B18" w14:textId="77777777" w:rsidR="0001413C" w:rsidRPr="0001413C" w:rsidRDefault="0001413C" w:rsidP="0001413C">
      <w:r w:rsidRPr="0001413C">
        <w:rPr>
          <w:b/>
          <w:bCs/>
        </w:rPr>
        <w:t>Content Description:</w:t>
      </w:r>
    </w:p>
    <w:p w14:paraId="17A0F62A" w14:textId="77777777" w:rsidR="0001413C" w:rsidRPr="0001413C" w:rsidRDefault="0001413C" w:rsidP="0001413C">
      <w:r w:rsidRPr="0001413C">
        <w:t>A senior position in another team recently became available. The company decided to fill the position internally and three members of your team applied for the position. None of them were successful. One of the applicants, Tyler, tells you he's very disappointed that he didn't get the position and feels he was overlooked because of his age. Tyler is 57. The person that got the position was more qualified than Tyler.</w:t>
      </w:r>
    </w:p>
    <w:p w14:paraId="15107936" w14:textId="77777777" w:rsidR="0001413C" w:rsidRPr="0001413C" w:rsidRDefault="0001413C" w:rsidP="0001413C">
      <w:r w:rsidRPr="0001413C">
        <w:rPr>
          <w:b/>
          <w:bCs/>
        </w:rPr>
        <w:t>Question:</w:t>
      </w:r>
      <w:r w:rsidRPr="0001413C">
        <w:t xml:space="preserve"> </w:t>
      </w:r>
    </w:p>
    <w:p w14:paraId="3406B8D3" w14:textId="77777777" w:rsidR="0001413C" w:rsidRPr="0001413C" w:rsidRDefault="0001413C" w:rsidP="0001413C">
      <w:r w:rsidRPr="0001413C">
        <w:t>Which piece of advice would you give Tyler?</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43F586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0ED56F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2CF853" w14:textId="77777777" w:rsidR="0001413C" w:rsidRPr="0001413C" w:rsidRDefault="0001413C" w:rsidP="0001413C">
            <w:pPr>
              <w:rPr>
                <w:b/>
                <w:bCs/>
              </w:rPr>
            </w:pPr>
            <w:r w:rsidRPr="0001413C">
              <w:rPr>
                <w:b/>
                <w:bCs/>
              </w:rPr>
              <w:t>Answer</w:t>
            </w:r>
          </w:p>
        </w:tc>
      </w:tr>
      <w:tr w:rsidR="0001413C" w:rsidRPr="0001413C" w14:paraId="256189E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2F3B0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F74D69" w14:textId="77777777" w:rsidR="0001413C" w:rsidRPr="0001413C" w:rsidRDefault="0001413C" w:rsidP="0001413C">
            <w:r w:rsidRPr="0001413C">
              <w:t>Tell Tyler that he could very well have a case for age discrimination and suggest that he seeks legal counsel on the matter.</w:t>
            </w:r>
          </w:p>
        </w:tc>
      </w:tr>
      <w:tr w:rsidR="0001413C" w:rsidRPr="0001413C" w14:paraId="123898B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F3B40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4DBC2C" w14:textId="77777777" w:rsidR="0001413C" w:rsidRPr="0001413C" w:rsidRDefault="0001413C" w:rsidP="0001413C">
            <w:r w:rsidRPr="0001413C">
              <w:t>Explain to Tyler that a more qualified candidate got the position and that the decision wasn't a reflection on his ability or age.</w:t>
            </w:r>
          </w:p>
        </w:tc>
      </w:tr>
      <w:tr w:rsidR="0001413C" w:rsidRPr="0001413C" w14:paraId="7DEFB45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483958"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CC9EAB" w14:textId="77777777" w:rsidR="0001413C" w:rsidRPr="0001413C" w:rsidRDefault="0001413C" w:rsidP="0001413C">
            <w:r w:rsidRPr="0001413C">
              <w:t>Tell Tyler that he needs to get over his disappointment, stop complaining, and get on with his job.</w:t>
            </w:r>
          </w:p>
        </w:tc>
      </w:tr>
    </w:tbl>
    <w:p w14:paraId="6FE6BD4E"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1F946A9" w14:textId="77777777" w:rsidR="0001413C" w:rsidRPr="0001413C" w:rsidRDefault="0001413C" w:rsidP="0001413C">
      <w:r w:rsidRPr="0001413C">
        <w:br w:type="page"/>
      </w:r>
    </w:p>
    <w:p w14:paraId="53187578" w14:textId="77777777" w:rsidR="0001413C" w:rsidRPr="0001413C" w:rsidRDefault="0001413C" w:rsidP="0001413C">
      <w:bookmarkStart w:id="409" w:name="Page_5021870760529987333"/>
      <w:bookmarkEnd w:id="409"/>
      <w:r w:rsidRPr="0001413C">
        <w:rPr>
          <w:b/>
          <w:bCs/>
        </w:rPr>
        <w:t>Page Number:</w:t>
      </w:r>
      <w:r w:rsidRPr="0001413C">
        <w:t xml:space="preserve"> 179 </w:t>
      </w:r>
    </w:p>
    <w:p w14:paraId="6C5F5FA6" w14:textId="77777777" w:rsidR="0001413C" w:rsidRPr="0001413C" w:rsidRDefault="0001413C" w:rsidP="0001413C">
      <w:r w:rsidRPr="0001413C">
        <w:rPr>
          <w:b/>
          <w:bCs/>
        </w:rPr>
        <w:t>Lesson 51:</w:t>
      </w:r>
      <w:r w:rsidRPr="0001413C">
        <w:t xml:space="preserve"> Managing Harassment and Discrimination </w:t>
      </w:r>
    </w:p>
    <w:p w14:paraId="21E55918" w14:textId="77777777" w:rsidR="0001413C" w:rsidRPr="0001413C" w:rsidRDefault="0001413C" w:rsidP="0001413C">
      <w:r w:rsidRPr="0001413C">
        <w:rPr>
          <w:b/>
          <w:bCs/>
        </w:rPr>
        <w:t xml:space="preserve">Text and Image Template / Text Only </w:t>
      </w:r>
    </w:p>
    <w:p w14:paraId="7697B5DF" w14:textId="77777777" w:rsidR="0001413C" w:rsidRPr="0001413C" w:rsidRDefault="0001413C" w:rsidP="0001413C">
      <w:r w:rsidRPr="0001413C">
        <w:rPr>
          <w:b/>
          <w:bCs/>
        </w:rPr>
        <w:t>Content Title:</w:t>
      </w:r>
      <w:r w:rsidRPr="0001413C">
        <w:t xml:space="preserve"> </w:t>
      </w:r>
    </w:p>
    <w:p w14:paraId="35292925" w14:textId="77777777" w:rsidR="0001413C" w:rsidRPr="0001413C" w:rsidRDefault="0001413C" w:rsidP="0001413C">
      <w:r w:rsidRPr="0001413C">
        <w:t xml:space="preserve">Remember… </w:t>
      </w:r>
    </w:p>
    <w:p w14:paraId="071C311C" w14:textId="77777777" w:rsidR="0001413C" w:rsidRPr="0001413C" w:rsidRDefault="0001413C" w:rsidP="0001413C">
      <w:r w:rsidRPr="0001413C">
        <w:br/>
      </w:r>
      <w:r w:rsidRPr="0001413C">
        <w:rPr>
          <w:b/>
          <w:bCs/>
        </w:rPr>
        <w:t>Column 1 Text:</w:t>
      </w:r>
      <w:r w:rsidRPr="0001413C">
        <w:t xml:space="preserve"> </w:t>
      </w:r>
    </w:p>
    <w:p w14:paraId="5F94A948" w14:textId="77777777" w:rsidR="0001413C" w:rsidRPr="0001413C" w:rsidRDefault="0001413C" w:rsidP="0001413C">
      <w:r w:rsidRPr="0001413C">
        <w:t>Failing to gain a promotion can be very disappointing. When an individual fails to gain a promotion, you need to empathize with the individual, while also being honest with them about why they didn't get the position.</w:t>
      </w:r>
    </w:p>
    <w:p w14:paraId="652F0C24" w14:textId="77777777" w:rsidR="0001413C" w:rsidRPr="0001413C" w:rsidRDefault="0001413C" w:rsidP="0001413C">
      <w:r w:rsidRPr="0001413C">
        <w:t>If you fail to handle a situation like this with tact and compassion, it could lead to the employee filing a discrimination complaint. It is also important to keep HR informed of any situations in your team that could potentially escalate into discrimination cases.</w:t>
      </w:r>
    </w:p>
    <w:p w14:paraId="58F1AAE0" w14:textId="77777777" w:rsidR="0001413C" w:rsidRPr="0001413C" w:rsidRDefault="0001413C" w:rsidP="0001413C">
      <w:r w:rsidRPr="0001413C">
        <w:rPr>
          <w:b/>
          <w:bCs/>
        </w:rPr>
        <w:t>Audio Transcript Text:</w:t>
      </w:r>
      <w:r w:rsidRPr="0001413C">
        <w:t xml:space="preserve"> </w:t>
      </w:r>
    </w:p>
    <w:p w14:paraId="4A353F7F" w14:textId="77777777" w:rsidR="0001413C" w:rsidRPr="0001413C" w:rsidRDefault="0001413C" w:rsidP="0001413C">
      <w:r w:rsidRPr="0001413C">
        <w:t>You play a vital role in ensuring we remain compliant.</w:t>
      </w:r>
    </w:p>
    <w:p w14:paraId="77D1C918" w14:textId="77777777" w:rsidR="0001413C" w:rsidRPr="0001413C" w:rsidRDefault="0001413C" w:rsidP="0001413C">
      <w:r w:rsidRPr="0001413C">
        <w:br w:type="page"/>
      </w:r>
    </w:p>
    <w:p w14:paraId="461C9561" w14:textId="77777777" w:rsidR="0001413C" w:rsidRPr="0001413C" w:rsidRDefault="0001413C" w:rsidP="0001413C">
      <w:bookmarkStart w:id="410" w:name="Page_1480005319700360740"/>
      <w:bookmarkEnd w:id="410"/>
      <w:r w:rsidRPr="0001413C">
        <w:rPr>
          <w:b/>
          <w:bCs/>
        </w:rPr>
        <w:t>Page Number:</w:t>
      </w:r>
      <w:r w:rsidRPr="0001413C">
        <w:t xml:space="preserve"> 180 </w:t>
      </w:r>
    </w:p>
    <w:p w14:paraId="519B8739" w14:textId="77777777" w:rsidR="0001413C" w:rsidRPr="0001413C" w:rsidRDefault="0001413C" w:rsidP="0001413C">
      <w:r w:rsidRPr="0001413C">
        <w:rPr>
          <w:b/>
          <w:bCs/>
        </w:rPr>
        <w:t>Lesson 51:</w:t>
      </w:r>
      <w:r w:rsidRPr="0001413C">
        <w:t xml:space="preserve"> Managing Harassment and Discrimination </w:t>
      </w:r>
    </w:p>
    <w:p w14:paraId="569F7F81" w14:textId="77777777" w:rsidR="0001413C" w:rsidRPr="0001413C" w:rsidRDefault="0001413C" w:rsidP="0001413C">
      <w:r w:rsidRPr="0001413C">
        <w:rPr>
          <w:b/>
          <w:bCs/>
        </w:rPr>
        <w:t xml:space="preserve">Question and Answer Template / Text / LTR </w:t>
      </w:r>
    </w:p>
    <w:p w14:paraId="3FEB63FC" w14:textId="77777777" w:rsidR="0001413C" w:rsidRPr="0001413C" w:rsidRDefault="0001413C" w:rsidP="0001413C">
      <w:r w:rsidRPr="0001413C">
        <w:rPr>
          <w:b/>
          <w:bCs/>
        </w:rPr>
        <w:t>Content Title:</w:t>
      </w:r>
      <w:r w:rsidRPr="0001413C">
        <w:t xml:space="preserve"> </w:t>
      </w:r>
    </w:p>
    <w:p w14:paraId="44679882" w14:textId="77777777" w:rsidR="0001413C" w:rsidRPr="0001413C" w:rsidRDefault="0001413C" w:rsidP="0001413C">
      <w:r w:rsidRPr="0001413C">
        <w:t xml:space="preserve">Harassing Behavior </w:t>
      </w:r>
    </w:p>
    <w:p w14:paraId="55528486" w14:textId="77777777" w:rsidR="0001413C" w:rsidRPr="0001413C" w:rsidRDefault="0001413C" w:rsidP="0001413C">
      <w:r w:rsidRPr="0001413C">
        <w:rPr>
          <w:b/>
          <w:bCs/>
        </w:rPr>
        <w:t>Content Description:</w:t>
      </w:r>
    </w:p>
    <w:p w14:paraId="59B2E597" w14:textId="77777777" w:rsidR="0001413C" w:rsidRPr="0001413C" w:rsidRDefault="0001413C" w:rsidP="0001413C">
      <w:r w:rsidRPr="0001413C">
        <w:t>One of your team members, Izzy, reveals that she’s become a victim of jokes about her nationality and religion from a new team member, Hilda. The jokes have got more hateful in recent weeks, with Hilda directing some very offensive comments at Izzy during team meetings. She's spoken to Hilda directly about this but she's continued her behavior.</w:t>
      </w:r>
    </w:p>
    <w:p w14:paraId="3F1EB4B0" w14:textId="77777777" w:rsidR="0001413C" w:rsidRPr="0001413C" w:rsidRDefault="0001413C" w:rsidP="0001413C">
      <w:r w:rsidRPr="0001413C">
        <w:t>Izzy feels Hilda's comments are racist and she’s considering lodging a formal harassment complaint against her.</w:t>
      </w:r>
    </w:p>
    <w:p w14:paraId="18068DD2" w14:textId="77777777" w:rsidR="0001413C" w:rsidRPr="0001413C" w:rsidRDefault="0001413C" w:rsidP="0001413C">
      <w:r w:rsidRPr="0001413C">
        <w:rPr>
          <w:b/>
          <w:bCs/>
        </w:rPr>
        <w:t>Question:</w:t>
      </w:r>
      <w:r w:rsidRPr="0001413C">
        <w:t xml:space="preserve"> </w:t>
      </w:r>
    </w:p>
    <w:p w14:paraId="4E7B6883" w14:textId="77777777" w:rsidR="0001413C" w:rsidRPr="0001413C" w:rsidRDefault="0001413C" w:rsidP="0001413C">
      <w:r w:rsidRPr="0001413C">
        <w:t xml:space="preserve">What three things would you do?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7C2FDA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653E68"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180D4D" w14:textId="77777777" w:rsidR="0001413C" w:rsidRPr="0001413C" w:rsidRDefault="0001413C" w:rsidP="0001413C">
            <w:pPr>
              <w:rPr>
                <w:b/>
                <w:bCs/>
              </w:rPr>
            </w:pPr>
            <w:r w:rsidRPr="0001413C">
              <w:rPr>
                <w:b/>
                <w:bCs/>
              </w:rPr>
              <w:t>Answer</w:t>
            </w:r>
          </w:p>
        </w:tc>
      </w:tr>
      <w:tr w:rsidR="0001413C" w:rsidRPr="0001413C" w14:paraId="2EECF76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895F08"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0FA9AB" w14:textId="77777777" w:rsidR="0001413C" w:rsidRPr="0001413C" w:rsidRDefault="0001413C" w:rsidP="0001413C">
            <w:r w:rsidRPr="0001413C">
              <w:t>Tell Izzy not to take the comments to heart, as Hilda is only trying to fit in with a new team.</w:t>
            </w:r>
          </w:p>
        </w:tc>
      </w:tr>
      <w:tr w:rsidR="0001413C" w:rsidRPr="0001413C" w14:paraId="3D34526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DB6AF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A2F240" w14:textId="77777777" w:rsidR="0001413C" w:rsidRPr="0001413C" w:rsidRDefault="0001413C" w:rsidP="0001413C">
            <w:r w:rsidRPr="0001413C">
              <w:t>Tell Izzy that you understand how Hilda's comments impact her and that you'll escalate this issue so that a formal investigation can be launched.</w:t>
            </w:r>
          </w:p>
        </w:tc>
      </w:tr>
      <w:tr w:rsidR="0001413C" w:rsidRPr="0001413C" w14:paraId="18BDA38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49E20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71119D" w14:textId="77777777" w:rsidR="0001413C" w:rsidRPr="0001413C" w:rsidRDefault="0001413C" w:rsidP="0001413C">
            <w:r w:rsidRPr="0001413C">
              <w:t>Keep a documented record of your conversation with Izzy.</w:t>
            </w:r>
          </w:p>
        </w:tc>
      </w:tr>
      <w:tr w:rsidR="0001413C" w:rsidRPr="0001413C" w14:paraId="117E8B9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3756A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04DC26" w14:textId="77777777" w:rsidR="0001413C" w:rsidRPr="0001413C" w:rsidRDefault="0001413C" w:rsidP="0001413C">
            <w:r w:rsidRPr="0001413C">
              <w:t>Inform HR so that they can investigate the complaint.</w:t>
            </w:r>
          </w:p>
        </w:tc>
      </w:tr>
    </w:tbl>
    <w:p w14:paraId="3EBD644A"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2BD3537" w14:textId="77777777" w:rsidR="0001413C" w:rsidRPr="0001413C" w:rsidRDefault="0001413C" w:rsidP="0001413C">
      <w:r w:rsidRPr="0001413C">
        <w:br w:type="page"/>
      </w:r>
    </w:p>
    <w:p w14:paraId="2FAF39A7" w14:textId="77777777" w:rsidR="0001413C" w:rsidRPr="0001413C" w:rsidRDefault="0001413C" w:rsidP="0001413C">
      <w:bookmarkStart w:id="411" w:name="Page_2671643693814753519"/>
      <w:bookmarkEnd w:id="411"/>
      <w:r w:rsidRPr="0001413C">
        <w:rPr>
          <w:b/>
          <w:bCs/>
        </w:rPr>
        <w:t>Page Number:</w:t>
      </w:r>
      <w:r w:rsidRPr="0001413C">
        <w:t xml:space="preserve"> 181 </w:t>
      </w:r>
    </w:p>
    <w:p w14:paraId="704377C3" w14:textId="77777777" w:rsidR="0001413C" w:rsidRPr="0001413C" w:rsidRDefault="0001413C" w:rsidP="0001413C">
      <w:r w:rsidRPr="0001413C">
        <w:rPr>
          <w:b/>
          <w:bCs/>
        </w:rPr>
        <w:t>Lesson 51:</w:t>
      </w:r>
      <w:r w:rsidRPr="0001413C">
        <w:t xml:space="preserve"> Managing Harassment and Discrimination </w:t>
      </w:r>
    </w:p>
    <w:p w14:paraId="6756583E" w14:textId="77777777" w:rsidR="0001413C" w:rsidRPr="0001413C" w:rsidRDefault="0001413C" w:rsidP="0001413C">
      <w:r w:rsidRPr="0001413C">
        <w:rPr>
          <w:b/>
          <w:bCs/>
        </w:rPr>
        <w:t xml:space="preserve">Text and Image Template / Text Only </w:t>
      </w:r>
    </w:p>
    <w:p w14:paraId="76842BA5" w14:textId="77777777" w:rsidR="0001413C" w:rsidRPr="0001413C" w:rsidRDefault="0001413C" w:rsidP="0001413C">
      <w:r w:rsidRPr="0001413C">
        <w:rPr>
          <w:b/>
          <w:bCs/>
        </w:rPr>
        <w:t>Content Title:</w:t>
      </w:r>
      <w:r w:rsidRPr="0001413C">
        <w:t xml:space="preserve"> </w:t>
      </w:r>
    </w:p>
    <w:p w14:paraId="478B5313" w14:textId="77777777" w:rsidR="0001413C" w:rsidRPr="0001413C" w:rsidRDefault="0001413C" w:rsidP="0001413C">
      <w:r w:rsidRPr="0001413C">
        <w:t xml:space="preserve">Thanks for helping your colleagues. </w:t>
      </w:r>
    </w:p>
    <w:p w14:paraId="46FEDCBD" w14:textId="77777777" w:rsidR="0001413C" w:rsidRPr="0001413C" w:rsidRDefault="0001413C" w:rsidP="0001413C">
      <w:r w:rsidRPr="0001413C">
        <w:br/>
      </w:r>
      <w:r w:rsidRPr="0001413C">
        <w:rPr>
          <w:b/>
          <w:bCs/>
        </w:rPr>
        <w:t>Column 1 Text:</w:t>
      </w:r>
      <w:r w:rsidRPr="0001413C">
        <w:t xml:space="preserve"> </w:t>
      </w:r>
    </w:p>
    <w:p w14:paraId="3A671A86" w14:textId="77777777" w:rsidR="0001413C" w:rsidRPr="0001413C" w:rsidRDefault="0001413C" w:rsidP="0001413C">
      <w:r w:rsidRPr="0001413C">
        <w:t>Sometimes, employees can find it very difficult to raise harassment or discrimination issues, so it's vital that you act in an understanding manner and let the person know that we will investigate thoroughly. It's also important that you inform HR of the situation immediately.</w:t>
      </w:r>
    </w:p>
    <w:p w14:paraId="207154AF" w14:textId="77777777" w:rsidR="0001413C" w:rsidRPr="0001413C" w:rsidRDefault="0001413C" w:rsidP="0001413C">
      <w:r w:rsidRPr="0001413C">
        <w:t>Remember:</w:t>
      </w:r>
    </w:p>
    <w:p w14:paraId="36CA746C" w14:textId="77777777" w:rsidR="0001413C" w:rsidRPr="0001413C" w:rsidRDefault="0001413C" w:rsidP="0001413C">
      <w:pPr>
        <w:numPr>
          <w:ilvl w:val="0"/>
          <w:numId w:val="104"/>
        </w:numPr>
      </w:pPr>
      <w:r w:rsidRPr="0001413C">
        <w:t>All complaints must be handled in an efficient and timely manner.</w:t>
      </w:r>
    </w:p>
    <w:p w14:paraId="0FE12B94" w14:textId="77777777" w:rsidR="0001413C" w:rsidRPr="0001413C" w:rsidRDefault="0001413C" w:rsidP="0001413C">
      <w:pPr>
        <w:numPr>
          <w:ilvl w:val="0"/>
          <w:numId w:val="104"/>
        </w:numPr>
      </w:pPr>
      <w:r w:rsidRPr="0001413C">
        <w:t>Sometimes employees can find it very difficult to raise harassment or discrimination issues, so it's vital that you act in an understanding manner while also maintaining a degree of neutrality to ensure impartiality.</w:t>
      </w:r>
    </w:p>
    <w:p w14:paraId="4C518629" w14:textId="77777777" w:rsidR="0001413C" w:rsidRPr="0001413C" w:rsidRDefault="0001413C" w:rsidP="0001413C">
      <w:pPr>
        <w:numPr>
          <w:ilvl w:val="0"/>
          <w:numId w:val="104"/>
        </w:numPr>
      </w:pPr>
      <w:r w:rsidRPr="0001413C">
        <w:t>Punishing an employee for complaining about harassment or discrimination is not only wrong, it violates company policy, and is also unlawful.</w:t>
      </w:r>
    </w:p>
    <w:p w14:paraId="6E94B1FA" w14:textId="77777777" w:rsidR="0001413C" w:rsidRPr="0001413C" w:rsidRDefault="0001413C" w:rsidP="0001413C">
      <w:pPr>
        <w:numPr>
          <w:ilvl w:val="0"/>
          <w:numId w:val="104"/>
        </w:numPr>
      </w:pPr>
      <w:r w:rsidRPr="0001413C">
        <w:t>Always follow our anti-harassment and discrimination policies.</w:t>
      </w:r>
    </w:p>
    <w:p w14:paraId="597CB0EA" w14:textId="77777777" w:rsidR="0001413C" w:rsidRPr="0001413C" w:rsidRDefault="0001413C" w:rsidP="0001413C">
      <w:pPr>
        <w:numPr>
          <w:ilvl w:val="0"/>
          <w:numId w:val="104"/>
        </w:numPr>
      </w:pPr>
      <w:r w:rsidRPr="0001413C">
        <w:t>Contact HR if an investigation is warranted. They will appropriately oversee the investigation process.</w:t>
      </w:r>
    </w:p>
    <w:p w14:paraId="1F9BECD5" w14:textId="77777777" w:rsidR="0001413C" w:rsidRPr="0001413C" w:rsidRDefault="0001413C" w:rsidP="0001413C">
      <w:r w:rsidRPr="0001413C">
        <w:t>Remember, if you are ever unsure of what action to take, you can find out who you can contact for advice in the Contact Details section.</w:t>
      </w:r>
    </w:p>
    <w:p w14:paraId="3BD96977" w14:textId="77777777" w:rsidR="0001413C" w:rsidRPr="0001413C" w:rsidRDefault="0001413C" w:rsidP="0001413C">
      <w:r w:rsidRPr="0001413C">
        <w:rPr>
          <w:b/>
          <w:bCs/>
        </w:rPr>
        <w:t>Audio Transcript Text:</w:t>
      </w:r>
      <w:r w:rsidRPr="0001413C">
        <w:t xml:space="preserve"> </w:t>
      </w:r>
    </w:p>
    <w:p w14:paraId="1EAFDC04" w14:textId="77777777" w:rsidR="0001413C" w:rsidRPr="0001413C" w:rsidRDefault="0001413C" w:rsidP="0001413C">
      <w:r w:rsidRPr="0001413C">
        <w:t>Your colleagues are grateful for your help.</w:t>
      </w:r>
    </w:p>
    <w:p w14:paraId="5B983A80" w14:textId="77777777" w:rsidR="0001413C" w:rsidRPr="0001413C" w:rsidRDefault="0001413C" w:rsidP="0001413C">
      <w:r w:rsidRPr="0001413C">
        <w:br w:type="page"/>
      </w:r>
    </w:p>
    <w:p w14:paraId="7A09316A" w14:textId="77777777" w:rsidR="0001413C" w:rsidRPr="0001413C" w:rsidRDefault="0001413C" w:rsidP="0001413C">
      <w:r w:rsidRPr="0001413C">
        <w:rPr>
          <w:b/>
          <w:bCs/>
        </w:rPr>
        <w:t>Lesson 52:</w:t>
      </w:r>
      <w:r w:rsidRPr="0001413C">
        <w:t xml:space="preserve"> Bullying in the Workplace </w:t>
      </w:r>
    </w:p>
    <w:p w14:paraId="4DB9A572" w14:textId="77777777" w:rsidR="0001413C" w:rsidRPr="0001413C" w:rsidRDefault="0001413C" w:rsidP="0001413C">
      <w:r w:rsidRPr="0001413C">
        <w:rPr>
          <w:b/>
          <w:bCs/>
        </w:rPr>
        <w:t>Quick Quiz Lesson</w:t>
      </w:r>
      <w:r w:rsidRPr="0001413C">
        <w:t xml:space="preserve"> </w:t>
      </w:r>
    </w:p>
    <w:p w14:paraId="660CDCA8" w14:textId="77777777" w:rsidR="0001413C" w:rsidRPr="0001413C" w:rsidRDefault="0001413C" w:rsidP="0001413C">
      <w:r w:rsidRPr="0001413C">
        <w:rPr>
          <w:b/>
          <w:bCs/>
        </w:rPr>
        <w:t>Lesson Type :</w:t>
      </w:r>
      <w:r w:rsidRPr="0001413C">
        <w:t xml:space="preserve"> </w:t>
      </w:r>
    </w:p>
    <w:p w14:paraId="1679F57F" w14:textId="77777777" w:rsidR="0001413C" w:rsidRPr="0001413C" w:rsidRDefault="0001413C" w:rsidP="0001413C">
      <w:r w:rsidRPr="0001413C">
        <w:t xml:space="preserve">Quick Quiz </w:t>
      </w:r>
    </w:p>
    <w:p w14:paraId="5FCBC228" w14:textId="77777777" w:rsidR="0001413C" w:rsidRPr="0001413C" w:rsidRDefault="0001413C" w:rsidP="0001413C">
      <w:r w:rsidRPr="0001413C">
        <w:rPr>
          <w:b/>
          <w:bCs/>
        </w:rPr>
        <w:t>Select Type :</w:t>
      </w:r>
      <w:r w:rsidRPr="0001413C">
        <w:t xml:space="preserve"> </w:t>
      </w:r>
    </w:p>
    <w:p w14:paraId="26E45B24" w14:textId="77777777" w:rsidR="0001413C" w:rsidRPr="0001413C" w:rsidRDefault="0001413C" w:rsidP="0001413C">
      <w:r w:rsidRPr="0001413C">
        <w:t xml:space="preserve">Post Lesson Quick Quiz </w:t>
      </w:r>
    </w:p>
    <w:p w14:paraId="2189290E" w14:textId="77777777" w:rsidR="0001413C" w:rsidRPr="0001413C" w:rsidRDefault="0001413C" w:rsidP="0001413C">
      <w:r w:rsidRPr="0001413C">
        <w:rPr>
          <w:b/>
          <w:bCs/>
        </w:rPr>
        <w:t>Page Title :</w:t>
      </w:r>
      <w:r w:rsidRPr="0001413C">
        <w:t xml:space="preserve"> </w:t>
      </w:r>
    </w:p>
    <w:p w14:paraId="25F8C1AC" w14:textId="77777777" w:rsidR="0001413C" w:rsidRPr="0001413C" w:rsidRDefault="0001413C" w:rsidP="0001413C">
      <w:r w:rsidRPr="0001413C">
        <w:t xml:space="preserve">Ready to put what you've learned into practice? </w:t>
      </w:r>
    </w:p>
    <w:p w14:paraId="532AB72E" w14:textId="77777777" w:rsidR="0001413C" w:rsidRPr="0001413C" w:rsidRDefault="0001413C" w:rsidP="0001413C">
      <w:r w:rsidRPr="0001413C">
        <w:rPr>
          <w:b/>
          <w:bCs/>
        </w:rPr>
        <w:t>Quick Quiz Assessment</w:t>
      </w:r>
      <w:r w:rsidRPr="0001413C">
        <w:t xml:space="preserve"> </w:t>
      </w:r>
    </w:p>
    <w:p w14:paraId="28C2356E" w14:textId="77777777" w:rsidR="0001413C" w:rsidRPr="0001413C" w:rsidRDefault="0001413C" w:rsidP="0001413C">
      <w:r w:rsidRPr="0001413C">
        <w:rPr>
          <w:b/>
          <w:bCs/>
        </w:rPr>
        <w:t>Questions</w:t>
      </w:r>
      <w:r w:rsidRPr="0001413C">
        <w:t xml:space="preserve"> </w:t>
      </w:r>
    </w:p>
    <w:p w14:paraId="3D888F02" w14:textId="77777777" w:rsidR="0001413C" w:rsidRPr="0001413C" w:rsidRDefault="0001413C" w:rsidP="0001413C">
      <w:r w:rsidRPr="0001413C">
        <w:rPr>
          <w:b/>
          <w:bCs/>
        </w:rPr>
        <w:t>1. Question :</w:t>
      </w:r>
      <w:r w:rsidRPr="0001413C">
        <w:t xml:space="preserve"> </w:t>
      </w:r>
    </w:p>
    <w:p w14:paraId="3AE31598" w14:textId="77777777" w:rsidR="0001413C" w:rsidRPr="0001413C" w:rsidRDefault="0001413C" w:rsidP="0001413C">
      <w:r w:rsidRPr="0001413C">
        <w:t>Bullying is any repeated mistreatment of one or more persons by one or more perpetrators.</w:t>
      </w:r>
    </w:p>
    <w:p w14:paraId="34C04834" w14:textId="77777777" w:rsidR="0001413C" w:rsidRPr="0001413C" w:rsidRDefault="0001413C" w:rsidP="0001413C">
      <w:r w:rsidRPr="0001413C">
        <w:rPr>
          <w:b/>
          <w:bCs/>
        </w:rPr>
        <w:t xml:space="preserve">1. Answer: Correct </w:t>
      </w:r>
    </w:p>
    <w:p w14:paraId="4F9EC084" w14:textId="77777777" w:rsidR="0001413C" w:rsidRPr="0001413C" w:rsidRDefault="0001413C" w:rsidP="0001413C">
      <w:r w:rsidRPr="0001413C">
        <w:t>True</w:t>
      </w:r>
    </w:p>
    <w:p w14:paraId="184C68B0" w14:textId="77777777" w:rsidR="0001413C" w:rsidRPr="0001413C" w:rsidRDefault="0001413C" w:rsidP="0001413C">
      <w:r w:rsidRPr="0001413C">
        <w:rPr>
          <w:b/>
          <w:bCs/>
        </w:rPr>
        <w:t xml:space="preserve">2. Answer: Incorrect </w:t>
      </w:r>
    </w:p>
    <w:p w14:paraId="4658EE85" w14:textId="77777777" w:rsidR="0001413C" w:rsidRPr="0001413C" w:rsidRDefault="0001413C" w:rsidP="0001413C">
      <w:r w:rsidRPr="0001413C">
        <w:t>False</w:t>
      </w:r>
    </w:p>
    <w:p w14:paraId="5CC34233" w14:textId="77777777" w:rsidR="0001413C" w:rsidRPr="0001413C" w:rsidRDefault="0001413C" w:rsidP="0001413C">
      <w:r w:rsidRPr="0001413C">
        <w:rPr>
          <w:b/>
          <w:bCs/>
        </w:rPr>
        <w:t>2. Question :</w:t>
      </w:r>
      <w:r w:rsidRPr="0001413C">
        <w:t xml:space="preserve"> </w:t>
      </w:r>
    </w:p>
    <w:p w14:paraId="49CF8F38" w14:textId="77777777" w:rsidR="0001413C" w:rsidRPr="0001413C" w:rsidRDefault="0001413C" w:rsidP="0001413C">
      <w:r w:rsidRPr="0001413C">
        <w:t>Bullying can increase productivity.</w:t>
      </w:r>
    </w:p>
    <w:p w14:paraId="3AB63860" w14:textId="77777777" w:rsidR="0001413C" w:rsidRPr="0001413C" w:rsidRDefault="0001413C" w:rsidP="0001413C">
      <w:r w:rsidRPr="0001413C">
        <w:rPr>
          <w:b/>
          <w:bCs/>
        </w:rPr>
        <w:t xml:space="preserve">1. Answer: Incorrect </w:t>
      </w:r>
    </w:p>
    <w:p w14:paraId="7B9D9D54" w14:textId="77777777" w:rsidR="0001413C" w:rsidRPr="0001413C" w:rsidRDefault="0001413C" w:rsidP="0001413C">
      <w:r w:rsidRPr="0001413C">
        <w:t>True</w:t>
      </w:r>
    </w:p>
    <w:p w14:paraId="68A99347" w14:textId="77777777" w:rsidR="0001413C" w:rsidRPr="0001413C" w:rsidRDefault="0001413C" w:rsidP="0001413C">
      <w:r w:rsidRPr="0001413C">
        <w:rPr>
          <w:b/>
          <w:bCs/>
        </w:rPr>
        <w:t xml:space="preserve">2. Answer: Correct </w:t>
      </w:r>
    </w:p>
    <w:p w14:paraId="4C83FD0F" w14:textId="77777777" w:rsidR="0001413C" w:rsidRPr="0001413C" w:rsidRDefault="0001413C" w:rsidP="0001413C">
      <w:r w:rsidRPr="0001413C">
        <w:t>False</w:t>
      </w:r>
    </w:p>
    <w:p w14:paraId="7E90025C" w14:textId="77777777" w:rsidR="0001413C" w:rsidRPr="0001413C" w:rsidRDefault="0001413C" w:rsidP="0001413C">
      <w:r w:rsidRPr="0001413C">
        <w:rPr>
          <w:b/>
          <w:bCs/>
        </w:rPr>
        <w:t>3. Question :</w:t>
      </w:r>
      <w:r w:rsidRPr="0001413C">
        <w:t xml:space="preserve"> </w:t>
      </w:r>
    </w:p>
    <w:p w14:paraId="75B7826C" w14:textId="77777777" w:rsidR="0001413C" w:rsidRPr="0001413C" w:rsidRDefault="0001413C" w:rsidP="0001413C">
      <w:r w:rsidRPr="0001413C">
        <w:t>Humiliation, exclusion, threats, yelling, use of profanity, and intimidation are all forms of bullying.</w:t>
      </w:r>
    </w:p>
    <w:p w14:paraId="1C1364F2" w14:textId="77777777" w:rsidR="0001413C" w:rsidRPr="0001413C" w:rsidRDefault="0001413C" w:rsidP="0001413C">
      <w:r w:rsidRPr="0001413C">
        <w:rPr>
          <w:b/>
          <w:bCs/>
        </w:rPr>
        <w:t xml:space="preserve">1. Answer: Correct </w:t>
      </w:r>
    </w:p>
    <w:p w14:paraId="2F144732" w14:textId="77777777" w:rsidR="0001413C" w:rsidRPr="0001413C" w:rsidRDefault="0001413C" w:rsidP="0001413C">
      <w:r w:rsidRPr="0001413C">
        <w:t>True</w:t>
      </w:r>
    </w:p>
    <w:p w14:paraId="37FC143E" w14:textId="77777777" w:rsidR="0001413C" w:rsidRPr="0001413C" w:rsidRDefault="0001413C" w:rsidP="0001413C">
      <w:r w:rsidRPr="0001413C">
        <w:rPr>
          <w:b/>
          <w:bCs/>
        </w:rPr>
        <w:t xml:space="preserve">2. Answer: Incorrect </w:t>
      </w:r>
    </w:p>
    <w:p w14:paraId="5CA16883" w14:textId="77777777" w:rsidR="0001413C" w:rsidRPr="0001413C" w:rsidRDefault="0001413C" w:rsidP="0001413C">
      <w:r w:rsidRPr="0001413C">
        <w:t>False</w:t>
      </w:r>
    </w:p>
    <w:p w14:paraId="37334933" w14:textId="77777777" w:rsidR="0001413C" w:rsidRPr="0001413C" w:rsidRDefault="0001413C" w:rsidP="0001413C">
      <w:r w:rsidRPr="0001413C">
        <w:rPr>
          <w:b/>
          <w:bCs/>
        </w:rPr>
        <w:t>4. Question :</w:t>
      </w:r>
      <w:r w:rsidRPr="0001413C">
        <w:t xml:space="preserve"> </w:t>
      </w:r>
    </w:p>
    <w:p w14:paraId="458BFAAD" w14:textId="77777777" w:rsidR="0001413C" w:rsidRPr="0001413C" w:rsidRDefault="0001413C" w:rsidP="0001413C">
      <w:r w:rsidRPr="0001413C">
        <w:t>Bullying should always be reported. We are committed to a culture in which bullying is not acceptable.</w:t>
      </w:r>
    </w:p>
    <w:p w14:paraId="261C8DD3" w14:textId="77777777" w:rsidR="0001413C" w:rsidRPr="0001413C" w:rsidRDefault="0001413C" w:rsidP="0001413C">
      <w:r w:rsidRPr="0001413C">
        <w:rPr>
          <w:b/>
          <w:bCs/>
        </w:rPr>
        <w:t xml:space="preserve">1. Answer: Correct </w:t>
      </w:r>
    </w:p>
    <w:p w14:paraId="30799C5D" w14:textId="77777777" w:rsidR="0001413C" w:rsidRPr="0001413C" w:rsidRDefault="0001413C" w:rsidP="0001413C">
      <w:r w:rsidRPr="0001413C">
        <w:t>True</w:t>
      </w:r>
    </w:p>
    <w:p w14:paraId="447064EA" w14:textId="77777777" w:rsidR="0001413C" w:rsidRPr="0001413C" w:rsidRDefault="0001413C" w:rsidP="0001413C">
      <w:r w:rsidRPr="0001413C">
        <w:rPr>
          <w:b/>
          <w:bCs/>
        </w:rPr>
        <w:t xml:space="preserve">2. Answer: Incorrect </w:t>
      </w:r>
    </w:p>
    <w:p w14:paraId="26DC49A3" w14:textId="77777777" w:rsidR="0001413C" w:rsidRPr="0001413C" w:rsidRDefault="0001413C" w:rsidP="0001413C">
      <w:r w:rsidRPr="0001413C">
        <w:t>False</w:t>
      </w:r>
    </w:p>
    <w:p w14:paraId="6C01C9E1" w14:textId="77777777" w:rsidR="0001413C" w:rsidRPr="0001413C" w:rsidRDefault="0001413C" w:rsidP="0001413C">
      <w:r w:rsidRPr="0001413C">
        <w:rPr>
          <w:b/>
          <w:bCs/>
        </w:rPr>
        <w:t>5. Question :</w:t>
      </w:r>
      <w:r w:rsidRPr="0001413C">
        <w:t xml:space="preserve"> </w:t>
      </w:r>
    </w:p>
    <w:p w14:paraId="1BAAAA83" w14:textId="77777777" w:rsidR="0001413C" w:rsidRPr="0001413C" w:rsidRDefault="0001413C" w:rsidP="0001413C">
      <w:r w:rsidRPr="0001413C">
        <w:t>Bullying can lead to stress-related health issues.</w:t>
      </w:r>
    </w:p>
    <w:p w14:paraId="7D5C1B1C" w14:textId="77777777" w:rsidR="0001413C" w:rsidRPr="0001413C" w:rsidRDefault="0001413C" w:rsidP="0001413C">
      <w:r w:rsidRPr="0001413C">
        <w:rPr>
          <w:b/>
          <w:bCs/>
        </w:rPr>
        <w:t xml:space="preserve">1. Answer: Correct </w:t>
      </w:r>
    </w:p>
    <w:p w14:paraId="5188F1DD" w14:textId="77777777" w:rsidR="0001413C" w:rsidRPr="0001413C" w:rsidRDefault="0001413C" w:rsidP="0001413C">
      <w:r w:rsidRPr="0001413C">
        <w:t>True</w:t>
      </w:r>
    </w:p>
    <w:p w14:paraId="0DB38C52" w14:textId="77777777" w:rsidR="0001413C" w:rsidRPr="0001413C" w:rsidRDefault="0001413C" w:rsidP="0001413C">
      <w:r w:rsidRPr="0001413C">
        <w:rPr>
          <w:b/>
          <w:bCs/>
        </w:rPr>
        <w:t xml:space="preserve">2. Answer: Incorrect </w:t>
      </w:r>
    </w:p>
    <w:p w14:paraId="3C1AE1E2" w14:textId="77777777" w:rsidR="0001413C" w:rsidRPr="0001413C" w:rsidRDefault="0001413C" w:rsidP="0001413C">
      <w:r w:rsidRPr="0001413C">
        <w:t>False</w:t>
      </w:r>
    </w:p>
    <w:p w14:paraId="6E586880" w14:textId="77777777" w:rsidR="0001413C" w:rsidRPr="0001413C" w:rsidRDefault="0001413C" w:rsidP="0001413C">
      <w:r w:rsidRPr="0001413C">
        <w:rPr>
          <w:b/>
          <w:bCs/>
        </w:rPr>
        <w:t>6. Question :</w:t>
      </w:r>
      <w:r w:rsidRPr="0001413C">
        <w:t xml:space="preserve"> </w:t>
      </w:r>
    </w:p>
    <w:p w14:paraId="50ADE8B1" w14:textId="77777777" w:rsidR="0001413C" w:rsidRPr="0001413C" w:rsidRDefault="0001413C" w:rsidP="0001413C">
      <w:r w:rsidRPr="0001413C">
        <w:t>Barry’s hairline was receding noticeably, so he decided to shave his head. While he’s quite sensitive about it, he sometimes makes bald jokes as an attempt to mask his insecurities. However, Barry’s colleague Luis seems to have taken these jokes too far and almost daily makes a bald joke aimed at Barry, even when Barry doesn’t seem amused. Luis doesn’t think this can be considered bullying since Barry started making the jokes first.</w:t>
      </w:r>
    </w:p>
    <w:p w14:paraId="3AC4A13F" w14:textId="77777777" w:rsidR="0001413C" w:rsidRPr="0001413C" w:rsidRDefault="0001413C" w:rsidP="0001413C">
      <w:r w:rsidRPr="0001413C">
        <w:t>Is he right?</w:t>
      </w:r>
    </w:p>
    <w:p w14:paraId="246ACAA6" w14:textId="77777777" w:rsidR="0001413C" w:rsidRPr="0001413C" w:rsidRDefault="0001413C" w:rsidP="0001413C">
      <w:r w:rsidRPr="0001413C">
        <w:rPr>
          <w:b/>
          <w:bCs/>
        </w:rPr>
        <w:t xml:space="preserve">1. Answer: Incorrect </w:t>
      </w:r>
    </w:p>
    <w:p w14:paraId="2FED1733" w14:textId="77777777" w:rsidR="0001413C" w:rsidRPr="0001413C" w:rsidRDefault="0001413C" w:rsidP="0001413C">
      <w:r w:rsidRPr="0001413C">
        <w:t>Yes</w:t>
      </w:r>
    </w:p>
    <w:p w14:paraId="359FD1A6" w14:textId="77777777" w:rsidR="0001413C" w:rsidRPr="0001413C" w:rsidRDefault="0001413C" w:rsidP="0001413C">
      <w:r w:rsidRPr="0001413C">
        <w:rPr>
          <w:b/>
          <w:bCs/>
        </w:rPr>
        <w:t xml:space="preserve">2. Answer: Correct </w:t>
      </w:r>
    </w:p>
    <w:p w14:paraId="4F3AAA24" w14:textId="77777777" w:rsidR="0001413C" w:rsidRPr="0001413C" w:rsidRDefault="0001413C" w:rsidP="0001413C">
      <w:r w:rsidRPr="0001413C">
        <w:t>No</w:t>
      </w:r>
    </w:p>
    <w:p w14:paraId="189E02F1" w14:textId="77777777" w:rsidR="0001413C" w:rsidRPr="0001413C" w:rsidRDefault="0001413C" w:rsidP="0001413C">
      <w:r w:rsidRPr="0001413C">
        <w:rPr>
          <w:b/>
          <w:bCs/>
        </w:rPr>
        <w:t>7. Question :</w:t>
      </w:r>
      <w:r w:rsidRPr="0001413C">
        <w:t xml:space="preserve"> </w:t>
      </w:r>
    </w:p>
    <w:p w14:paraId="00E3A58E" w14:textId="77777777" w:rsidR="0001413C" w:rsidRPr="0001413C" w:rsidRDefault="0001413C" w:rsidP="0001413C">
      <w:r w:rsidRPr="0001413C">
        <w:t>Renata’s manager, Trish, always wants to give her tasks or instructions in private, instead of in front of the team or in an email. Additionally, Trish will give Renata a deadline, and then change it without telling her. Trish always swears she’s told Renata and blames her failure to remember on her mental health. This is making Renata constantly second-guess herself.</w:t>
      </w:r>
    </w:p>
    <w:p w14:paraId="3852EF6F" w14:textId="77777777" w:rsidR="0001413C" w:rsidRPr="0001413C" w:rsidRDefault="0001413C" w:rsidP="0001413C">
      <w:r w:rsidRPr="0001413C">
        <w:t>Is Trish bullying Renata?</w:t>
      </w:r>
    </w:p>
    <w:p w14:paraId="60B84DAA" w14:textId="77777777" w:rsidR="0001413C" w:rsidRPr="0001413C" w:rsidRDefault="0001413C" w:rsidP="0001413C">
      <w:r w:rsidRPr="0001413C">
        <w:rPr>
          <w:b/>
          <w:bCs/>
        </w:rPr>
        <w:t xml:space="preserve">1. Answer: Correct </w:t>
      </w:r>
    </w:p>
    <w:p w14:paraId="19885DFC" w14:textId="77777777" w:rsidR="0001413C" w:rsidRPr="0001413C" w:rsidRDefault="0001413C" w:rsidP="0001413C">
      <w:r w:rsidRPr="0001413C">
        <w:t>Yes</w:t>
      </w:r>
    </w:p>
    <w:p w14:paraId="1F8A3D41" w14:textId="77777777" w:rsidR="0001413C" w:rsidRPr="0001413C" w:rsidRDefault="0001413C" w:rsidP="0001413C">
      <w:r w:rsidRPr="0001413C">
        <w:rPr>
          <w:b/>
          <w:bCs/>
        </w:rPr>
        <w:t xml:space="preserve">2. Answer: Incorrect </w:t>
      </w:r>
    </w:p>
    <w:p w14:paraId="155C9CA4" w14:textId="77777777" w:rsidR="0001413C" w:rsidRPr="0001413C" w:rsidRDefault="0001413C" w:rsidP="0001413C">
      <w:r w:rsidRPr="0001413C">
        <w:t>No</w:t>
      </w:r>
    </w:p>
    <w:p w14:paraId="1CF1F1A2" w14:textId="77777777" w:rsidR="0001413C" w:rsidRPr="0001413C" w:rsidRDefault="0001413C" w:rsidP="0001413C">
      <w:r w:rsidRPr="0001413C">
        <w:rPr>
          <w:b/>
          <w:bCs/>
        </w:rPr>
        <w:t>8. Question :</w:t>
      </w:r>
      <w:r w:rsidRPr="0001413C">
        <w:t xml:space="preserve"> </w:t>
      </w:r>
    </w:p>
    <w:p w14:paraId="08CF9438" w14:textId="77777777" w:rsidR="0001413C" w:rsidRPr="0001413C" w:rsidRDefault="0001413C" w:rsidP="0001413C">
      <w:r w:rsidRPr="0001413C">
        <w:t>Ronan has been consistently failing to meet deadlines on important projects, so his manager has decided to pull Ronan off any time-critical projects. Ronan is now being assigned smaller, less critical tasks while his progress is being monitored.</w:t>
      </w:r>
    </w:p>
    <w:p w14:paraId="1E75DCF2" w14:textId="77777777" w:rsidR="0001413C" w:rsidRPr="0001413C" w:rsidRDefault="0001413C" w:rsidP="0001413C">
      <w:r w:rsidRPr="0001413C">
        <w:t>Is Ronan being bullied?</w:t>
      </w:r>
    </w:p>
    <w:p w14:paraId="2AA9F706" w14:textId="77777777" w:rsidR="0001413C" w:rsidRPr="0001413C" w:rsidRDefault="0001413C" w:rsidP="0001413C">
      <w:r w:rsidRPr="0001413C">
        <w:rPr>
          <w:b/>
          <w:bCs/>
        </w:rPr>
        <w:t xml:space="preserve">1. Answer: Incorrect </w:t>
      </w:r>
    </w:p>
    <w:p w14:paraId="5576631E" w14:textId="77777777" w:rsidR="0001413C" w:rsidRPr="0001413C" w:rsidRDefault="0001413C" w:rsidP="0001413C">
      <w:r w:rsidRPr="0001413C">
        <w:t>Yes</w:t>
      </w:r>
    </w:p>
    <w:p w14:paraId="39C549BE" w14:textId="77777777" w:rsidR="0001413C" w:rsidRPr="0001413C" w:rsidRDefault="0001413C" w:rsidP="0001413C">
      <w:r w:rsidRPr="0001413C">
        <w:rPr>
          <w:b/>
          <w:bCs/>
        </w:rPr>
        <w:t xml:space="preserve">2. Answer: Correct </w:t>
      </w:r>
    </w:p>
    <w:p w14:paraId="60AAE1AD" w14:textId="77777777" w:rsidR="0001413C" w:rsidRPr="0001413C" w:rsidRDefault="0001413C" w:rsidP="0001413C">
      <w:r w:rsidRPr="0001413C">
        <w:t>No</w:t>
      </w:r>
    </w:p>
    <w:p w14:paraId="16A09A05" w14:textId="77777777" w:rsidR="0001413C" w:rsidRPr="0001413C" w:rsidRDefault="0001413C" w:rsidP="0001413C">
      <w:r w:rsidRPr="0001413C">
        <w:rPr>
          <w:b/>
          <w:bCs/>
        </w:rPr>
        <w:t>9. Question :</w:t>
      </w:r>
      <w:r w:rsidRPr="0001413C">
        <w:t xml:space="preserve"> </w:t>
      </w:r>
    </w:p>
    <w:p w14:paraId="2A416212" w14:textId="77777777" w:rsidR="0001413C" w:rsidRPr="0001413C" w:rsidRDefault="0001413C" w:rsidP="0001413C">
      <w:r w:rsidRPr="0001413C">
        <w:t>Tao submitted an assignment at work. His manager reviewed it and found a number of problems with it. He schedules a meeting with Tao and gives him constructive criticism by pointing out what he did well, but also what needs to improve.</w:t>
      </w:r>
    </w:p>
    <w:p w14:paraId="295C257B" w14:textId="77777777" w:rsidR="0001413C" w:rsidRPr="0001413C" w:rsidRDefault="0001413C" w:rsidP="0001413C">
      <w:r w:rsidRPr="0001413C">
        <w:t>Is Tao being bullied?</w:t>
      </w:r>
    </w:p>
    <w:p w14:paraId="4F16AA76" w14:textId="77777777" w:rsidR="0001413C" w:rsidRPr="0001413C" w:rsidRDefault="0001413C" w:rsidP="0001413C">
      <w:r w:rsidRPr="0001413C">
        <w:rPr>
          <w:b/>
          <w:bCs/>
        </w:rPr>
        <w:t xml:space="preserve">1. Answer: Incorrect </w:t>
      </w:r>
    </w:p>
    <w:p w14:paraId="33965559" w14:textId="77777777" w:rsidR="0001413C" w:rsidRPr="0001413C" w:rsidRDefault="0001413C" w:rsidP="0001413C">
      <w:r w:rsidRPr="0001413C">
        <w:t>Yes</w:t>
      </w:r>
    </w:p>
    <w:p w14:paraId="29550110" w14:textId="77777777" w:rsidR="0001413C" w:rsidRPr="0001413C" w:rsidRDefault="0001413C" w:rsidP="0001413C">
      <w:r w:rsidRPr="0001413C">
        <w:rPr>
          <w:b/>
          <w:bCs/>
        </w:rPr>
        <w:t xml:space="preserve">2. Answer: Correct </w:t>
      </w:r>
    </w:p>
    <w:p w14:paraId="3D169276" w14:textId="77777777" w:rsidR="0001413C" w:rsidRPr="0001413C" w:rsidRDefault="0001413C" w:rsidP="0001413C">
      <w:r w:rsidRPr="0001413C">
        <w:t>No</w:t>
      </w:r>
    </w:p>
    <w:p w14:paraId="25FD95EE" w14:textId="77777777" w:rsidR="0001413C" w:rsidRPr="0001413C" w:rsidRDefault="0001413C" w:rsidP="0001413C">
      <w:r w:rsidRPr="0001413C">
        <w:rPr>
          <w:b/>
          <w:bCs/>
        </w:rPr>
        <w:t>10. Question :</w:t>
      </w:r>
      <w:r w:rsidRPr="0001413C">
        <w:t xml:space="preserve"> </w:t>
      </w:r>
    </w:p>
    <w:p w14:paraId="0C6D95DE" w14:textId="77777777" w:rsidR="0001413C" w:rsidRPr="0001413C" w:rsidRDefault="0001413C" w:rsidP="0001413C">
      <w:r w:rsidRPr="0001413C">
        <w:t>Katoka’s colleague, Elaine, always makes fun of how skinny she is. Daily, she calls her “anorexic” or a walking skeleton. Katoka knows Elaine is trying to pick on her insecurities, so Katoka decides to do the same to her. She starts making fun of Elaine’s nose because she knows Elaine is self-conscious about its size. Katoka thinks it’s OK for her to start bullying Elaine, since Elaine started to bully her first.</w:t>
      </w:r>
    </w:p>
    <w:p w14:paraId="631B2749" w14:textId="77777777" w:rsidR="0001413C" w:rsidRPr="0001413C" w:rsidRDefault="0001413C" w:rsidP="0001413C">
      <w:r w:rsidRPr="0001413C">
        <w:t>Is she right?</w:t>
      </w:r>
    </w:p>
    <w:p w14:paraId="23BEF9DB" w14:textId="77777777" w:rsidR="0001413C" w:rsidRPr="0001413C" w:rsidRDefault="0001413C" w:rsidP="0001413C">
      <w:r w:rsidRPr="0001413C">
        <w:rPr>
          <w:b/>
          <w:bCs/>
        </w:rPr>
        <w:t xml:space="preserve">1. Answer: Incorrect </w:t>
      </w:r>
    </w:p>
    <w:p w14:paraId="70841455" w14:textId="77777777" w:rsidR="0001413C" w:rsidRPr="0001413C" w:rsidRDefault="0001413C" w:rsidP="0001413C">
      <w:r w:rsidRPr="0001413C">
        <w:t>Yes</w:t>
      </w:r>
    </w:p>
    <w:p w14:paraId="160CEF8D" w14:textId="77777777" w:rsidR="0001413C" w:rsidRPr="0001413C" w:rsidRDefault="0001413C" w:rsidP="0001413C">
      <w:r w:rsidRPr="0001413C">
        <w:rPr>
          <w:b/>
          <w:bCs/>
        </w:rPr>
        <w:t xml:space="preserve">2. Answer: Correct </w:t>
      </w:r>
    </w:p>
    <w:p w14:paraId="094EB2A4" w14:textId="77777777" w:rsidR="0001413C" w:rsidRPr="0001413C" w:rsidRDefault="0001413C" w:rsidP="0001413C">
      <w:r w:rsidRPr="0001413C">
        <w:t>No</w:t>
      </w:r>
    </w:p>
    <w:p w14:paraId="2B27FCD2" w14:textId="77777777" w:rsidR="0001413C" w:rsidRPr="0001413C" w:rsidRDefault="0001413C" w:rsidP="0001413C">
      <w:r w:rsidRPr="0001413C">
        <w:rPr>
          <w:b/>
          <w:bCs/>
        </w:rPr>
        <w:t xml:space="preserve">Number of questions needed to pass ? : </w:t>
      </w:r>
    </w:p>
    <w:p w14:paraId="381AC374" w14:textId="77777777" w:rsidR="0001413C" w:rsidRPr="0001413C" w:rsidRDefault="0001413C" w:rsidP="0001413C">
      <w:r w:rsidRPr="0001413C">
        <w:t xml:space="preserve">4 </w:t>
      </w:r>
    </w:p>
    <w:p w14:paraId="75C917B2" w14:textId="77777777" w:rsidR="0001413C" w:rsidRPr="0001413C" w:rsidRDefault="0001413C" w:rsidP="0001413C">
      <w:r w:rsidRPr="0001413C">
        <w:rPr>
          <w:b/>
          <w:bCs/>
        </w:rPr>
        <w:t>Passed Message</w:t>
      </w:r>
      <w:r w:rsidRPr="0001413C">
        <w:t xml:space="preserve"> </w:t>
      </w:r>
    </w:p>
    <w:p w14:paraId="3E9F10B5" w14:textId="77777777" w:rsidR="0001413C" w:rsidRPr="0001413C" w:rsidRDefault="0001413C" w:rsidP="0001413C">
      <w:r w:rsidRPr="0001413C">
        <w:rPr>
          <w:b/>
          <w:bCs/>
        </w:rPr>
        <w:t xml:space="preserve">Message text: </w:t>
      </w:r>
    </w:p>
    <w:p w14:paraId="7750D222" w14:textId="77777777" w:rsidR="0001413C" w:rsidRPr="0001413C" w:rsidRDefault="0001413C" w:rsidP="0001413C">
      <w:r w:rsidRPr="0001413C">
        <w:t>Well done!</w:t>
      </w:r>
    </w:p>
    <w:p w14:paraId="729A4F25" w14:textId="77777777" w:rsidR="0001413C" w:rsidRPr="0001413C" w:rsidRDefault="0001413C" w:rsidP="0001413C">
      <w:r w:rsidRPr="0001413C">
        <w:rPr>
          <w:b/>
          <w:bCs/>
        </w:rPr>
        <w:t>Failed Message</w:t>
      </w:r>
      <w:r w:rsidRPr="0001413C">
        <w:t xml:space="preserve"> </w:t>
      </w:r>
    </w:p>
    <w:p w14:paraId="24DB34C1" w14:textId="77777777" w:rsidR="0001413C" w:rsidRPr="0001413C" w:rsidRDefault="0001413C" w:rsidP="0001413C">
      <w:r w:rsidRPr="0001413C">
        <w:rPr>
          <w:b/>
          <w:bCs/>
        </w:rPr>
        <w:t xml:space="preserve">Message text: </w:t>
      </w:r>
    </w:p>
    <w:p w14:paraId="0883A2C3" w14:textId="77777777" w:rsidR="0001413C" w:rsidRPr="0001413C" w:rsidRDefault="0001413C" w:rsidP="0001413C">
      <w:r w:rsidRPr="0001413C">
        <w:t>You're not there yet!</w:t>
      </w:r>
    </w:p>
    <w:p w14:paraId="3D07D3BA" w14:textId="77777777" w:rsidR="0001413C" w:rsidRPr="0001413C" w:rsidRDefault="0001413C" w:rsidP="0001413C">
      <w:r w:rsidRPr="0001413C">
        <w:br w:type="page"/>
      </w:r>
    </w:p>
    <w:p w14:paraId="70526BF2" w14:textId="77777777" w:rsidR="0001413C" w:rsidRPr="0001413C" w:rsidRDefault="0001413C" w:rsidP="0001413C">
      <w:bookmarkStart w:id="412" w:name="Page_8661980569806073785"/>
      <w:bookmarkEnd w:id="412"/>
      <w:r w:rsidRPr="0001413C">
        <w:rPr>
          <w:b/>
          <w:bCs/>
        </w:rPr>
        <w:t>Page Number:</w:t>
      </w:r>
      <w:r w:rsidRPr="0001413C">
        <w:t xml:space="preserve"> 182 </w:t>
      </w:r>
    </w:p>
    <w:p w14:paraId="250419E7" w14:textId="77777777" w:rsidR="0001413C" w:rsidRPr="0001413C" w:rsidRDefault="0001413C" w:rsidP="0001413C">
      <w:r w:rsidRPr="0001413C">
        <w:rPr>
          <w:b/>
          <w:bCs/>
        </w:rPr>
        <w:t>Lesson 52:</w:t>
      </w:r>
      <w:r w:rsidRPr="0001413C">
        <w:t xml:space="preserve"> Bullying in the Workplace </w:t>
      </w:r>
    </w:p>
    <w:p w14:paraId="2962777B" w14:textId="77777777" w:rsidR="0001413C" w:rsidRPr="0001413C" w:rsidRDefault="0001413C" w:rsidP="0001413C">
      <w:r w:rsidRPr="0001413C">
        <w:rPr>
          <w:b/>
          <w:bCs/>
        </w:rPr>
        <w:t xml:space="preserve">Video Template </w:t>
      </w:r>
    </w:p>
    <w:p w14:paraId="418E64E1" w14:textId="77777777" w:rsidR="0001413C" w:rsidRPr="0001413C" w:rsidRDefault="0001413C" w:rsidP="0001413C">
      <w:r w:rsidRPr="0001413C">
        <w:rPr>
          <w:b/>
          <w:bCs/>
        </w:rPr>
        <w:t>Content Title:</w:t>
      </w:r>
      <w:r w:rsidRPr="0001413C">
        <w:t xml:space="preserve"> </w:t>
      </w:r>
    </w:p>
    <w:p w14:paraId="0EC0D240" w14:textId="77777777" w:rsidR="0001413C" w:rsidRPr="0001413C" w:rsidRDefault="0001413C" w:rsidP="0001413C">
      <w:r w:rsidRPr="0001413C">
        <w:t xml:space="preserve">Workplace Bullying </w:t>
      </w:r>
    </w:p>
    <w:p w14:paraId="164E91CE" w14:textId="77777777" w:rsidR="0001413C" w:rsidRPr="0001413C" w:rsidRDefault="0001413C" w:rsidP="0001413C">
      <w:r w:rsidRPr="0001413C">
        <w:rPr>
          <w:b/>
          <w:bCs/>
        </w:rPr>
        <w:t>Audio Transcript Text:</w:t>
      </w:r>
      <w:r w:rsidRPr="0001413C">
        <w:t xml:space="preserve"> </w:t>
      </w:r>
    </w:p>
    <w:p w14:paraId="5F3C5A49" w14:textId="77777777" w:rsidR="0001413C" w:rsidRPr="0001413C" w:rsidRDefault="0001413C" w:rsidP="0001413C">
      <w:r w:rsidRPr="0001413C">
        <w:t>Let’s explore the key areas of this topic.</w:t>
      </w:r>
    </w:p>
    <w:p w14:paraId="2960832E" w14:textId="77777777" w:rsidR="0001413C" w:rsidRPr="0001413C" w:rsidRDefault="0001413C" w:rsidP="0001413C">
      <w:r w:rsidRPr="0001413C">
        <w:t xml:space="preserve">When you think about bullying, kids at school probably come to mind. </w:t>
      </w:r>
    </w:p>
    <w:p w14:paraId="76953B52" w14:textId="77777777" w:rsidR="0001413C" w:rsidRPr="0001413C" w:rsidRDefault="0001413C" w:rsidP="0001413C">
      <w:r w:rsidRPr="0001413C">
        <w:t>But bullying doesn’t stop at graduation, and unfortunately, it’s all too common in the workplace.</w:t>
      </w:r>
    </w:p>
    <w:p w14:paraId="5611C128" w14:textId="77777777" w:rsidR="0001413C" w:rsidRPr="0001413C" w:rsidRDefault="0001413C" w:rsidP="0001413C">
      <w:r w:rsidRPr="0001413C">
        <w:t>Bullying doesn’t always involve physical violence.</w:t>
      </w:r>
    </w:p>
    <w:p w14:paraId="022C0BDA" w14:textId="77777777" w:rsidR="0001413C" w:rsidRPr="0001413C" w:rsidRDefault="0001413C" w:rsidP="0001413C">
      <w:r w:rsidRPr="0001413C">
        <w:t>It can be more subtle, like spreading a rumor or leaving someone out.</w:t>
      </w:r>
    </w:p>
    <w:p w14:paraId="6ECF6862" w14:textId="77777777" w:rsidR="0001413C" w:rsidRPr="0001413C" w:rsidRDefault="0001413C" w:rsidP="0001413C">
      <w:r w:rsidRPr="0001413C">
        <w:t>Either way, workplace bullying can negatively impact the mental health and productivity of not just the recipient but the entire team too.</w:t>
      </w:r>
    </w:p>
    <w:p w14:paraId="25E46EAB" w14:textId="77777777" w:rsidR="0001413C" w:rsidRPr="0001413C" w:rsidRDefault="0001413C" w:rsidP="0001413C">
      <w:r w:rsidRPr="0001413C">
        <w:t>It can interfere with our ability to be productive, work together, and retain our best talent.</w:t>
      </w:r>
    </w:p>
    <w:p w14:paraId="4776524A" w14:textId="77777777" w:rsidR="0001413C" w:rsidRPr="0001413C" w:rsidRDefault="0001413C" w:rsidP="0001413C">
      <w:r w:rsidRPr="0001413C">
        <w:t>Creating a positive work environment begins with respect, and understanding the impact, not just the intention, behind your words and actions.</w:t>
      </w:r>
    </w:p>
    <w:p w14:paraId="213FB541" w14:textId="77777777" w:rsidR="0001413C" w:rsidRPr="0001413C" w:rsidRDefault="0001413C" w:rsidP="0001413C">
      <w:r w:rsidRPr="0001413C">
        <w:t>If you ever witness or experience bullying at work, speak up, and help us create a safe environment for everyone.</w:t>
      </w:r>
    </w:p>
    <w:p w14:paraId="24194652" w14:textId="77777777" w:rsidR="0001413C" w:rsidRPr="0001413C" w:rsidRDefault="0001413C" w:rsidP="0001413C">
      <w:r w:rsidRPr="0001413C">
        <w:br w:type="page"/>
      </w:r>
    </w:p>
    <w:p w14:paraId="78AB8B1B" w14:textId="77777777" w:rsidR="0001413C" w:rsidRPr="0001413C" w:rsidRDefault="0001413C" w:rsidP="0001413C">
      <w:bookmarkStart w:id="413" w:name="Page_1170925008070067170"/>
      <w:bookmarkEnd w:id="413"/>
      <w:r w:rsidRPr="0001413C">
        <w:rPr>
          <w:b/>
          <w:bCs/>
        </w:rPr>
        <w:t>Page Number:</w:t>
      </w:r>
      <w:r w:rsidRPr="0001413C">
        <w:t xml:space="preserve"> 183 </w:t>
      </w:r>
    </w:p>
    <w:p w14:paraId="68048A69" w14:textId="77777777" w:rsidR="0001413C" w:rsidRPr="0001413C" w:rsidRDefault="0001413C" w:rsidP="0001413C">
      <w:r w:rsidRPr="0001413C">
        <w:rPr>
          <w:b/>
          <w:bCs/>
        </w:rPr>
        <w:t>Lesson 52:</w:t>
      </w:r>
      <w:r w:rsidRPr="0001413C">
        <w:t xml:space="preserve"> Bullying in the Workplace </w:t>
      </w:r>
    </w:p>
    <w:p w14:paraId="113EC4E0" w14:textId="77777777" w:rsidR="0001413C" w:rsidRPr="0001413C" w:rsidRDefault="0001413C" w:rsidP="0001413C">
      <w:r w:rsidRPr="0001413C">
        <w:rPr>
          <w:b/>
          <w:bCs/>
        </w:rPr>
        <w:t xml:space="preserve">Click and Reveal Template / LTR / Random </w:t>
      </w:r>
    </w:p>
    <w:p w14:paraId="301379FA" w14:textId="77777777" w:rsidR="0001413C" w:rsidRPr="0001413C" w:rsidRDefault="0001413C" w:rsidP="0001413C">
      <w:r w:rsidRPr="0001413C">
        <w:rPr>
          <w:b/>
          <w:bCs/>
        </w:rPr>
        <w:t>Content Title:</w:t>
      </w:r>
      <w:r w:rsidRPr="0001413C">
        <w:t xml:space="preserve"> </w:t>
      </w:r>
    </w:p>
    <w:p w14:paraId="763B32ED" w14:textId="77777777" w:rsidR="0001413C" w:rsidRPr="0001413C" w:rsidRDefault="0001413C" w:rsidP="0001413C">
      <w:r w:rsidRPr="0001413C">
        <w:t xml:space="preserve">Bullying </w:t>
      </w:r>
    </w:p>
    <w:p w14:paraId="581D9666" w14:textId="77777777" w:rsidR="0001413C" w:rsidRPr="0001413C" w:rsidRDefault="0001413C" w:rsidP="0001413C">
      <w:r w:rsidRPr="0001413C">
        <w:rPr>
          <w:b/>
          <w:bCs/>
        </w:rPr>
        <w:t>Content Description:</w:t>
      </w:r>
    </w:p>
    <w:p w14:paraId="021F9AE7" w14:textId="77777777" w:rsidR="0001413C" w:rsidRPr="0001413C" w:rsidRDefault="0001413C" w:rsidP="0001413C">
      <w:r w:rsidRPr="0001413C">
        <w:t>You may think that workplace bullying is rare, but according to a 2021 survey by the Workplace Bullying Institute, 30% of workers have direct experience of abusive workplace conduct, and another 19% have witnessed bullying in the workplace.</w:t>
      </w:r>
    </w:p>
    <w:p w14:paraId="11864D36" w14:textId="77777777" w:rsidR="0001413C" w:rsidRPr="0001413C" w:rsidRDefault="0001413C" w:rsidP="0001413C">
      <w:r w:rsidRPr="0001413C">
        <w:t>Select each item to learn what bullying is and what it looks like.</w:t>
      </w:r>
    </w:p>
    <w:p w14:paraId="684CDA6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631"/>
        <w:gridCol w:w="4146"/>
        <w:gridCol w:w="1426"/>
        <w:gridCol w:w="1149"/>
      </w:tblGrid>
      <w:tr w:rsidR="0001413C" w:rsidRPr="0001413C" w14:paraId="66AB479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7644ED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31F76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EE28E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A4F081" w14:textId="77777777" w:rsidR="0001413C" w:rsidRPr="0001413C" w:rsidRDefault="0001413C" w:rsidP="0001413C">
            <w:pPr>
              <w:rPr>
                <w:b/>
                <w:bCs/>
              </w:rPr>
            </w:pPr>
            <w:r w:rsidRPr="0001413C">
              <w:rPr>
                <w:b/>
                <w:bCs/>
              </w:rPr>
              <w:t>Alternate Text</w:t>
            </w:r>
          </w:p>
        </w:tc>
      </w:tr>
      <w:tr w:rsidR="0001413C" w:rsidRPr="0001413C" w14:paraId="3ADE527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E798E5" w14:textId="77777777" w:rsidR="0001413C" w:rsidRPr="0001413C" w:rsidRDefault="0001413C" w:rsidP="0001413C">
            <w:r w:rsidRPr="0001413C">
              <w:t xml:space="preserve">What Is bullying?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E165E0" w14:textId="77777777" w:rsidR="0001413C" w:rsidRPr="0001413C" w:rsidRDefault="0001413C" w:rsidP="0001413C">
            <w:r w:rsidRPr="0001413C">
              <w:t>Workplace bullying can take many forms and doesn’t need to involve physical violence. It may be a manager shouting abuse at a team member, or someone spreading malicious rumors behind a colleague’s back. Bullying is any repeated, health-harming mistreatment of one or more persons (the targets) by one or more perpetrators.</w:t>
            </w:r>
            <w:r w:rsidRPr="0001413C">
              <w:br/>
            </w:r>
            <w:r w:rsidRPr="0001413C">
              <w:br/>
              <w:t>It can be verbal abuse or any abusive conduct that threatens, humiliates, or intimidates. It is work interference – sabotage – which prevents work from getting done.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0E36A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53EDFF" w14:textId="77777777" w:rsidR="0001413C" w:rsidRPr="0001413C" w:rsidRDefault="0001413C" w:rsidP="0001413C"/>
        </w:tc>
      </w:tr>
      <w:tr w:rsidR="0001413C" w:rsidRPr="0001413C" w14:paraId="5A1F3D0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0E5866" w14:textId="77777777" w:rsidR="0001413C" w:rsidRPr="0001413C" w:rsidRDefault="0001413C" w:rsidP="0001413C">
            <w:r w:rsidRPr="0001413C">
              <w:t xml:space="preserve">Examples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62319A" w14:textId="77777777" w:rsidR="0001413C" w:rsidRPr="0001413C" w:rsidRDefault="0001413C" w:rsidP="0001413C">
            <w:r w:rsidRPr="0001413C">
              <w:t>Examples include:</w:t>
            </w:r>
          </w:p>
          <w:p w14:paraId="5D158DD3" w14:textId="77777777" w:rsidR="0001413C" w:rsidRPr="0001413C" w:rsidRDefault="0001413C" w:rsidP="0001413C">
            <w:pPr>
              <w:numPr>
                <w:ilvl w:val="0"/>
                <w:numId w:val="105"/>
              </w:numPr>
            </w:pPr>
            <w:r w:rsidRPr="0001413C">
              <w:t>Undermining a colleague’s work</w:t>
            </w:r>
          </w:p>
          <w:p w14:paraId="1EEED04A" w14:textId="77777777" w:rsidR="0001413C" w:rsidRPr="0001413C" w:rsidRDefault="0001413C" w:rsidP="0001413C">
            <w:pPr>
              <w:numPr>
                <w:ilvl w:val="0"/>
                <w:numId w:val="105"/>
              </w:numPr>
            </w:pPr>
            <w:r w:rsidRPr="0001413C">
              <w:t>Threatening physical abuse</w:t>
            </w:r>
          </w:p>
          <w:p w14:paraId="4AB96B4B" w14:textId="77777777" w:rsidR="0001413C" w:rsidRPr="0001413C" w:rsidRDefault="0001413C" w:rsidP="0001413C">
            <w:pPr>
              <w:numPr>
                <w:ilvl w:val="0"/>
                <w:numId w:val="105"/>
              </w:numPr>
            </w:pPr>
            <w:r w:rsidRPr="0001413C">
              <w:t>Withholding necessary information to help a colleague succeed or giving wrong information to a colleague on purpose</w:t>
            </w:r>
          </w:p>
          <w:p w14:paraId="4655EFDE" w14:textId="77777777" w:rsidR="0001413C" w:rsidRPr="0001413C" w:rsidRDefault="0001413C" w:rsidP="0001413C">
            <w:pPr>
              <w:numPr>
                <w:ilvl w:val="0"/>
                <w:numId w:val="105"/>
              </w:numPr>
            </w:pPr>
            <w:r w:rsidRPr="0001413C">
              <w:t>Spying on or pestering someone</w:t>
            </w:r>
          </w:p>
          <w:p w14:paraId="69DFE665" w14:textId="77777777" w:rsidR="0001413C" w:rsidRPr="0001413C" w:rsidRDefault="0001413C" w:rsidP="0001413C">
            <w:pPr>
              <w:numPr>
                <w:ilvl w:val="0"/>
                <w:numId w:val="105"/>
              </w:numPr>
            </w:pPr>
            <w:r w:rsidRPr="0001413C">
              <w:t>Assigning an unreasonable workload to a single person or group of people (not based on a protected class)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96AD3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803934" w14:textId="77777777" w:rsidR="0001413C" w:rsidRPr="0001413C" w:rsidRDefault="0001413C" w:rsidP="0001413C"/>
        </w:tc>
      </w:tr>
      <w:tr w:rsidR="0001413C" w:rsidRPr="0001413C" w14:paraId="4B14ABE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753E22" w14:textId="77777777" w:rsidR="0001413C" w:rsidRPr="0001413C" w:rsidRDefault="0001413C" w:rsidP="0001413C">
            <w:r w:rsidRPr="0001413C">
              <w:t xml:space="preserve">More Examples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DDA393" w14:textId="77777777" w:rsidR="0001413C" w:rsidRPr="0001413C" w:rsidRDefault="0001413C" w:rsidP="0001413C">
            <w:r w:rsidRPr="0001413C">
              <w:t>Other examples include:</w:t>
            </w:r>
          </w:p>
          <w:p w14:paraId="60D916BE" w14:textId="77777777" w:rsidR="0001413C" w:rsidRPr="0001413C" w:rsidRDefault="0001413C" w:rsidP="0001413C">
            <w:pPr>
              <w:numPr>
                <w:ilvl w:val="0"/>
                <w:numId w:val="106"/>
              </w:numPr>
            </w:pPr>
            <w:r w:rsidRPr="0001413C">
              <w:t>Yelling or using profanity</w:t>
            </w:r>
          </w:p>
          <w:p w14:paraId="034A56C9" w14:textId="77777777" w:rsidR="0001413C" w:rsidRPr="0001413C" w:rsidRDefault="0001413C" w:rsidP="0001413C">
            <w:pPr>
              <w:numPr>
                <w:ilvl w:val="0"/>
                <w:numId w:val="106"/>
              </w:numPr>
            </w:pPr>
            <w:r w:rsidRPr="0001413C">
              <w:t>Creating a sense of uselessness</w:t>
            </w:r>
          </w:p>
          <w:p w14:paraId="55F015BD" w14:textId="77777777" w:rsidR="0001413C" w:rsidRPr="0001413C" w:rsidRDefault="0001413C" w:rsidP="0001413C">
            <w:pPr>
              <w:numPr>
                <w:ilvl w:val="0"/>
                <w:numId w:val="106"/>
              </w:numPr>
            </w:pPr>
            <w:r w:rsidRPr="0001413C">
              <w:t>Persistently criticizing a colleague or constantly humiliating a colleague</w:t>
            </w:r>
          </w:p>
          <w:p w14:paraId="767EE0C1" w14:textId="77777777" w:rsidR="0001413C" w:rsidRPr="0001413C" w:rsidRDefault="0001413C" w:rsidP="0001413C">
            <w:pPr>
              <w:numPr>
                <w:ilvl w:val="0"/>
                <w:numId w:val="106"/>
              </w:numPr>
            </w:pPr>
            <w:r w:rsidRPr="0001413C">
              <w:t>Belittling a colleague’s opinions or tampering with a colleague’s equipment</w:t>
            </w:r>
          </w:p>
          <w:p w14:paraId="7C814EEF" w14:textId="77777777" w:rsidR="0001413C" w:rsidRPr="0001413C" w:rsidRDefault="0001413C" w:rsidP="0001413C">
            <w:pPr>
              <w:numPr>
                <w:ilvl w:val="0"/>
                <w:numId w:val="106"/>
              </w:numPr>
            </w:pPr>
            <w:r w:rsidRPr="0001413C">
              <w:t>Unwarranted or undeserved punishment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BE2CB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C67F77" w14:textId="77777777" w:rsidR="0001413C" w:rsidRPr="0001413C" w:rsidRDefault="0001413C" w:rsidP="0001413C"/>
        </w:tc>
      </w:tr>
      <w:tr w:rsidR="0001413C" w:rsidRPr="0001413C" w14:paraId="1CEB672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14B009" w14:textId="77777777" w:rsidR="0001413C" w:rsidRPr="0001413C" w:rsidRDefault="0001413C" w:rsidP="0001413C">
            <w:r w:rsidRPr="0001413C">
              <w:t xml:space="preserve">If You Are a Victim…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B23CA8" w14:textId="77777777" w:rsidR="0001413C" w:rsidRPr="0001413C" w:rsidRDefault="0001413C" w:rsidP="0001413C">
            <w:r w:rsidRPr="0001413C">
              <w:t>If you feel that you are the victim of bullying, such as physical violence or verbal abuse, you should report it immediately.</w:t>
            </w:r>
          </w:p>
          <w:p w14:paraId="7FCDEEBD" w14:textId="77777777" w:rsidR="0001413C" w:rsidRPr="0001413C" w:rsidRDefault="0001413C" w:rsidP="0001413C">
            <w:r w:rsidRPr="0001413C">
              <w:t>You can find out who to contact in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4CD6A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D3803D" w14:textId="77777777" w:rsidR="0001413C" w:rsidRPr="0001413C" w:rsidRDefault="0001413C" w:rsidP="0001413C"/>
        </w:tc>
      </w:tr>
      <w:tr w:rsidR="0001413C" w:rsidRPr="0001413C" w14:paraId="77767DD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E0DF1F" w14:textId="77777777" w:rsidR="0001413C" w:rsidRPr="0001413C" w:rsidRDefault="0001413C" w:rsidP="0001413C">
            <w:r w:rsidRPr="0001413C">
              <w:t xml:space="preserve">Subtle Forms of Bullying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DC523A" w14:textId="77777777" w:rsidR="0001413C" w:rsidRPr="0001413C" w:rsidRDefault="0001413C" w:rsidP="0001413C">
            <w:r w:rsidRPr="0001413C">
              <w:t>If you experience more subtle forms of bullying, such as exclusion from a group that you should be part of, approach your manager and raise the issue.</w:t>
            </w:r>
          </w:p>
          <w:p w14:paraId="4D4B23C2" w14:textId="77777777" w:rsidR="0001413C" w:rsidRPr="0001413C" w:rsidRDefault="0001413C" w:rsidP="0001413C">
            <w:r w:rsidRPr="0001413C">
              <w:t>If your manager doesn't take any action over your concerns, you can find out who to contact in the Contact Details section.</w:t>
            </w:r>
          </w:p>
          <w:p w14:paraId="56A79527"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11E48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796723" w14:textId="77777777" w:rsidR="0001413C" w:rsidRPr="0001413C" w:rsidRDefault="0001413C" w:rsidP="0001413C"/>
        </w:tc>
      </w:tr>
    </w:tbl>
    <w:p w14:paraId="17C73A17"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527E41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10C3DD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DACADB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490BB5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70CAFA" w14:textId="77777777" w:rsidR="0001413C" w:rsidRPr="0001413C" w:rsidRDefault="0001413C" w:rsidP="0001413C">
            <w:pPr>
              <w:rPr>
                <w:b/>
                <w:bCs/>
              </w:rPr>
            </w:pPr>
            <w:r w:rsidRPr="0001413C">
              <w:rPr>
                <w:b/>
                <w:bCs/>
              </w:rPr>
              <w:t>Alternate Text</w:t>
            </w:r>
          </w:p>
        </w:tc>
      </w:tr>
      <w:tr w:rsidR="0001413C" w:rsidRPr="0001413C" w14:paraId="7073CD1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66F9C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89784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D7F09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36B96A" w14:textId="77777777" w:rsidR="0001413C" w:rsidRPr="0001413C" w:rsidRDefault="0001413C" w:rsidP="0001413C"/>
        </w:tc>
      </w:tr>
    </w:tbl>
    <w:p w14:paraId="258F7399" w14:textId="77777777" w:rsidR="0001413C" w:rsidRPr="0001413C" w:rsidRDefault="0001413C" w:rsidP="0001413C">
      <w:r w:rsidRPr="0001413C">
        <w:rPr>
          <w:b/>
          <w:bCs/>
        </w:rPr>
        <w:t>Audio Transcript Text:</w:t>
      </w:r>
      <w:r w:rsidRPr="0001413C">
        <w:t xml:space="preserve"> </w:t>
      </w:r>
    </w:p>
    <w:p w14:paraId="0B528DD3" w14:textId="77777777" w:rsidR="0001413C" w:rsidRPr="0001413C" w:rsidRDefault="0001413C" w:rsidP="0001413C">
      <w:r w:rsidRPr="0001413C">
        <w:t>Let's take a look at some key elements of this topic.</w:t>
      </w:r>
    </w:p>
    <w:p w14:paraId="791797F0" w14:textId="77777777" w:rsidR="0001413C" w:rsidRPr="0001413C" w:rsidRDefault="0001413C" w:rsidP="0001413C">
      <w:r w:rsidRPr="0001413C">
        <w:br w:type="page"/>
      </w:r>
    </w:p>
    <w:p w14:paraId="192CCC8C" w14:textId="77777777" w:rsidR="0001413C" w:rsidRPr="0001413C" w:rsidRDefault="0001413C" w:rsidP="0001413C">
      <w:bookmarkStart w:id="414" w:name="Page_8570353201873582908"/>
      <w:bookmarkEnd w:id="414"/>
      <w:r w:rsidRPr="0001413C">
        <w:rPr>
          <w:b/>
          <w:bCs/>
        </w:rPr>
        <w:t>Page Number:</w:t>
      </w:r>
      <w:r w:rsidRPr="0001413C">
        <w:t xml:space="preserve"> 184 </w:t>
      </w:r>
    </w:p>
    <w:p w14:paraId="66AFE229" w14:textId="77777777" w:rsidR="0001413C" w:rsidRPr="0001413C" w:rsidRDefault="0001413C" w:rsidP="0001413C">
      <w:r w:rsidRPr="0001413C">
        <w:rPr>
          <w:b/>
          <w:bCs/>
        </w:rPr>
        <w:t>Lesson 52:</w:t>
      </w:r>
      <w:r w:rsidRPr="0001413C">
        <w:t xml:space="preserve"> Bullying in the Workplace </w:t>
      </w:r>
    </w:p>
    <w:p w14:paraId="04842DCB" w14:textId="77777777" w:rsidR="0001413C" w:rsidRPr="0001413C" w:rsidRDefault="0001413C" w:rsidP="0001413C">
      <w:r w:rsidRPr="0001413C">
        <w:rPr>
          <w:b/>
          <w:bCs/>
        </w:rPr>
        <w:t xml:space="preserve">Click and Reveal Template / LTR / Random </w:t>
      </w:r>
    </w:p>
    <w:p w14:paraId="5DDD71A0" w14:textId="77777777" w:rsidR="0001413C" w:rsidRPr="0001413C" w:rsidRDefault="0001413C" w:rsidP="0001413C">
      <w:r w:rsidRPr="0001413C">
        <w:rPr>
          <w:b/>
          <w:bCs/>
        </w:rPr>
        <w:t>Content Title:</w:t>
      </w:r>
      <w:r w:rsidRPr="0001413C">
        <w:t xml:space="preserve"> </w:t>
      </w:r>
    </w:p>
    <w:p w14:paraId="135CFFC3" w14:textId="77777777" w:rsidR="0001413C" w:rsidRPr="0001413C" w:rsidRDefault="0001413C" w:rsidP="0001413C">
      <w:r w:rsidRPr="0001413C">
        <w:t xml:space="preserve">Experiences Shared </w:t>
      </w:r>
    </w:p>
    <w:p w14:paraId="71CCA03F" w14:textId="77777777" w:rsidR="0001413C" w:rsidRPr="0001413C" w:rsidRDefault="0001413C" w:rsidP="0001413C">
      <w:r w:rsidRPr="0001413C">
        <w:rPr>
          <w:b/>
          <w:bCs/>
        </w:rPr>
        <w:t>Content Description:</w:t>
      </w:r>
    </w:p>
    <w:p w14:paraId="522C8ADF" w14:textId="77777777" w:rsidR="0001413C" w:rsidRPr="0001413C" w:rsidRDefault="0001413C" w:rsidP="0001413C">
      <w:r w:rsidRPr="0001413C">
        <w:t>These people have all experienced bullying in the workplace.</w:t>
      </w:r>
    </w:p>
    <w:p w14:paraId="11D85BC4" w14:textId="77777777" w:rsidR="0001413C" w:rsidRPr="0001413C" w:rsidRDefault="0001413C" w:rsidP="0001413C">
      <w:r w:rsidRPr="0001413C">
        <w:t>Select each person’s image to learn their story.</w:t>
      </w:r>
    </w:p>
    <w:p w14:paraId="34451E02"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49"/>
        <w:gridCol w:w="4723"/>
        <w:gridCol w:w="1489"/>
        <w:gridCol w:w="1191"/>
      </w:tblGrid>
      <w:tr w:rsidR="0001413C" w:rsidRPr="0001413C" w14:paraId="3CC91CA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A9D083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512FD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6A57A1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4896AC" w14:textId="77777777" w:rsidR="0001413C" w:rsidRPr="0001413C" w:rsidRDefault="0001413C" w:rsidP="0001413C">
            <w:pPr>
              <w:rPr>
                <w:b/>
                <w:bCs/>
              </w:rPr>
            </w:pPr>
            <w:r w:rsidRPr="0001413C">
              <w:rPr>
                <w:b/>
                <w:bCs/>
              </w:rPr>
              <w:t>Alternate Text</w:t>
            </w:r>
          </w:p>
        </w:tc>
      </w:tr>
      <w:tr w:rsidR="0001413C" w:rsidRPr="0001413C" w14:paraId="5570EAF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5DEAAC" w14:textId="77777777" w:rsidR="0001413C" w:rsidRPr="0001413C" w:rsidRDefault="0001413C" w:rsidP="0001413C">
            <w:r w:rsidRPr="0001413C">
              <w:t xml:space="preserve">Justine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008972" w14:textId="77777777" w:rsidR="0001413C" w:rsidRPr="0001413C" w:rsidRDefault="0001413C" w:rsidP="0001413C">
            <w:r w:rsidRPr="0001413C">
              <w:t>“My line manager singled me out for criticism almost every day. I lost confidence and started to perform badly, so she criticized me even more!</w:t>
            </w:r>
          </w:p>
          <w:p w14:paraId="3FA5C6C3" w14:textId="77777777" w:rsidR="0001413C" w:rsidRPr="0001413C" w:rsidRDefault="0001413C" w:rsidP="0001413C">
            <w:r w:rsidRPr="0001413C">
              <w:t>Eventually, I plucked up the courage to report her behavior. I was moved to a different team and now I’m thriving!”</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C6F35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723BE7" w14:textId="77777777" w:rsidR="0001413C" w:rsidRPr="0001413C" w:rsidRDefault="0001413C" w:rsidP="0001413C"/>
        </w:tc>
      </w:tr>
      <w:tr w:rsidR="0001413C" w:rsidRPr="0001413C" w14:paraId="26AB39D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F26AE7" w14:textId="77777777" w:rsidR="0001413C" w:rsidRPr="0001413C" w:rsidRDefault="0001413C" w:rsidP="0001413C">
            <w:r w:rsidRPr="0001413C">
              <w:t xml:space="preserve">Anton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FC1F12" w14:textId="77777777" w:rsidR="0001413C" w:rsidRPr="0001413C" w:rsidRDefault="0001413C" w:rsidP="0001413C">
            <w:r w:rsidRPr="0001413C">
              <w:t xml:space="preserve">“Two colleagues used to criticize my dress sense. When I became upset, they said, “Hey, can’t you take a joke?” I became so unhappy, I resigned. </w:t>
            </w:r>
          </w:p>
          <w:p w14:paraId="3840D8BF" w14:textId="77777777" w:rsidR="0001413C" w:rsidRPr="0001413C" w:rsidRDefault="0001413C" w:rsidP="0001413C">
            <w:r w:rsidRPr="0001413C">
              <w:t>My manager begged me to stay. I was his highest performer, but I’d had enough. Where I work now, we respect each other.”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AC7DDB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92B15E" w14:textId="77777777" w:rsidR="0001413C" w:rsidRPr="0001413C" w:rsidRDefault="0001413C" w:rsidP="0001413C"/>
        </w:tc>
      </w:tr>
      <w:tr w:rsidR="0001413C" w:rsidRPr="0001413C" w14:paraId="0AB2BA1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D6CD04" w14:textId="77777777" w:rsidR="0001413C" w:rsidRPr="0001413C" w:rsidRDefault="0001413C" w:rsidP="0001413C">
            <w:r w:rsidRPr="0001413C">
              <w:t xml:space="preserve">Hana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83D91B" w14:textId="77777777" w:rsidR="0001413C" w:rsidRPr="0001413C" w:rsidRDefault="0001413C" w:rsidP="0001413C">
            <w:r w:rsidRPr="0001413C">
              <w:t xml:space="preserve">“My manager pushed a female team member against a wall because she questioned him in public. The victim was scared to report the manager’s behavior, but the rest of the team encouraged her to and supported her claim. </w:t>
            </w:r>
          </w:p>
          <w:p w14:paraId="752CEC06" w14:textId="77777777" w:rsidR="0001413C" w:rsidRPr="0001413C" w:rsidRDefault="0001413C" w:rsidP="0001413C">
            <w:r w:rsidRPr="0001413C">
              <w:t>Disciplinary measures were taken against the manager and he was later dismissed.”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678EE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E1FCF9" w14:textId="77777777" w:rsidR="0001413C" w:rsidRPr="0001413C" w:rsidRDefault="0001413C" w:rsidP="0001413C"/>
        </w:tc>
      </w:tr>
      <w:tr w:rsidR="0001413C" w:rsidRPr="0001413C" w14:paraId="3602DD8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9AECB1" w14:textId="77777777" w:rsidR="0001413C" w:rsidRPr="0001413C" w:rsidRDefault="0001413C" w:rsidP="0001413C">
            <w:r w:rsidRPr="0001413C">
              <w:t xml:space="preserve">Amad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76E2F9" w14:textId="77777777" w:rsidR="0001413C" w:rsidRPr="0001413C" w:rsidRDefault="0001413C" w:rsidP="0001413C">
            <w:r w:rsidRPr="0001413C">
              <w:t xml:space="preserve">“I joined a well-established team; they didn’t want a newcomer bringing new ideas. I was excluded from meetings and discussions. My ideas were dismissed as worthless. </w:t>
            </w:r>
          </w:p>
          <w:p w14:paraId="22EE256D" w14:textId="77777777" w:rsidR="0001413C" w:rsidRPr="0001413C" w:rsidRDefault="0001413C" w:rsidP="0001413C">
            <w:r w:rsidRPr="0001413C">
              <w:t>I suffered from stress and spent months off work. I wish I’d reported their behavior before it affected my health.”</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1E9E9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B5DD98" w14:textId="77777777" w:rsidR="0001413C" w:rsidRPr="0001413C" w:rsidRDefault="0001413C" w:rsidP="0001413C"/>
        </w:tc>
      </w:tr>
      <w:tr w:rsidR="0001413C" w:rsidRPr="0001413C" w14:paraId="1389B9E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FA08B8" w14:textId="77777777" w:rsidR="0001413C" w:rsidRPr="0001413C" w:rsidRDefault="0001413C" w:rsidP="0001413C">
            <w:r w:rsidRPr="0001413C">
              <w:t xml:space="preserve">Khalilah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2D51E9" w14:textId="77777777" w:rsidR="0001413C" w:rsidRPr="0001413C" w:rsidRDefault="0001413C" w:rsidP="0001413C">
            <w:r w:rsidRPr="0001413C">
              <w:t>“My manager treated me less favorably than my peer and allowed them to take credit for work I’d done.</w:t>
            </w:r>
          </w:p>
          <w:p w14:paraId="22AC3409" w14:textId="77777777" w:rsidR="0001413C" w:rsidRPr="0001413C" w:rsidRDefault="0001413C" w:rsidP="0001413C">
            <w:r w:rsidRPr="0001413C">
              <w:t>When a new opportunity for promotion came up, my manager told me not to apply, as my peer was in line for the position.”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54EF5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6E0384" w14:textId="77777777" w:rsidR="0001413C" w:rsidRPr="0001413C" w:rsidRDefault="0001413C" w:rsidP="0001413C"/>
        </w:tc>
      </w:tr>
      <w:tr w:rsidR="0001413C" w:rsidRPr="0001413C" w14:paraId="42AE1CE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AE337B" w14:textId="77777777" w:rsidR="0001413C" w:rsidRPr="0001413C" w:rsidRDefault="0001413C" w:rsidP="0001413C">
            <w:r w:rsidRPr="0001413C">
              <w:t xml:space="preserve">Larry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F9B79F" w14:textId="77777777" w:rsidR="0001413C" w:rsidRPr="0001413C" w:rsidRDefault="0001413C" w:rsidP="0001413C">
            <w:r w:rsidRPr="0001413C">
              <w:t>“Someone at work was sending me insulting messages. I was afraid to look at my phone. My productivity plummeted.</w:t>
            </w:r>
          </w:p>
          <w:p w14:paraId="5506229B" w14:textId="77777777" w:rsidR="0001413C" w:rsidRPr="0001413C" w:rsidRDefault="0001413C" w:rsidP="0001413C">
            <w:r w:rsidRPr="0001413C">
              <w:t>I never discovered who conducted the hate campaign, as I was too embarrassed to report the problem. Whoever it was might be doing the same thing to my replacement right now.”</w:t>
            </w:r>
          </w:p>
          <w:p w14:paraId="676A77F6"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89088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194662" w14:textId="77777777" w:rsidR="0001413C" w:rsidRPr="0001413C" w:rsidRDefault="0001413C" w:rsidP="0001413C"/>
        </w:tc>
      </w:tr>
    </w:tbl>
    <w:p w14:paraId="2C97BB23"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E7E926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F2F2C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A59681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2FABDA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4A8936" w14:textId="77777777" w:rsidR="0001413C" w:rsidRPr="0001413C" w:rsidRDefault="0001413C" w:rsidP="0001413C">
            <w:pPr>
              <w:rPr>
                <w:b/>
                <w:bCs/>
              </w:rPr>
            </w:pPr>
            <w:r w:rsidRPr="0001413C">
              <w:rPr>
                <w:b/>
                <w:bCs/>
              </w:rPr>
              <w:t>Alternate Text</w:t>
            </w:r>
          </w:p>
        </w:tc>
      </w:tr>
      <w:tr w:rsidR="0001413C" w:rsidRPr="0001413C" w14:paraId="470B155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C3D661"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043A5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3E825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1BAEBB" w14:textId="77777777" w:rsidR="0001413C" w:rsidRPr="0001413C" w:rsidRDefault="0001413C" w:rsidP="0001413C"/>
        </w:tc>
      </w:tr>
    </w:tbl>
    <w:p w14:paraId="0F3DDF61" w14:textId="77777777" w:rsidR="0001413C" w:rsidRPr="0001413C" w:rsidRDefault="0001413C" w:rsidP="0001413C">
      <w:r w:rsidRPr="0001413C">
        <w:rPr>
          <w:b/>
          <w:bCs/>
        </w:rPr>
        <w:t>Audio Transcript Text:</w:t>
      </w:r>
      <w:r w:rsidRPr="0001413C">
        <w:t xml:space="preserve"> </w:t>
      </w:r>
    </w:p>
    <w:p w14:paraId="53AF57FD" w14:textId="77777777" w:rsidR="0001413C" w:rsidRPr="0001413C" w:rsidRDefault="0001413C" w:rsidP="0001413C">
      <w:r w:rsidRPr="0001413C">
        <w:t>These people have agreed to share their experiences in this area.</w:t>
      </w:r>
    </w:p>
    <w:p w14:paraId="08CF7741" w14:textId="77777777" w:rsidR="0001413C" w:rsidRPr="0001413C" w:rsidRDefault="0001413C" w:rsidP="0001413C">
      <w:r w:rsidRPr="0001413C">
        <w:br w:type="page"/>
      </w:r>
    </w:p>
    <w:p w14:paraId="1A1EB323" w14:textId="77777777" w:rsidR="0001413C" w:rsidRPr="0001413C" w:rsidRDefault="0001413C" w:rsidP="0001413C">
      <w:bookmarkStart w:id="415" w:name="Page_860250962542232454"/>
      <w:bookmarkEnd w:id="415"/>
      <w:r w:rsidRPr="0001413C">
        <w:rPr>
          <w:b/>
          <w:bCs/>
        </w:rPr>
        <w:t>Page Number:</w:t>
      </w:r>
      <w:r w:rsidRPr="0001413C">
        <w:t xml:space="preserve"> 185 </w:t>
      </w:r>
    </w:p>
    <w:p w14:paraId="26CAF3DF" w14:textId="77777777" w:rsidR="0001413C" w:rsidRPr="0001413C" w:rsidRDefault="0001413C" w:rsidP="0001413C">
      <w:r w:rsidRPr="0001413C">
        <w:rPr>
          <w:b/>
          <w:bCs/>
        </w:rPr>
        <w:t>Lesson 52:</w:t>
      </w:r>
      <w:r w:rsidRPr="0001413C">
        <w:t xml:space="preserve"> Bullying in the Workplace </w:t>
      </w:r>
    </w:p>
    <w:p w14:paraId="52FA87A7" w14:textId="77777777" w:rsidR="0001413C" w:rsidRPr="0001413C" w:rsidRDefault="0001413C" w:rsidP="0001413C">
      <w:r w:rsidRPr="0001413C">
        <w:rPr>
          <w:b/>
          <w:bCs/>
        </w:rPr>
        <w:t xml:space="preserve">Question and Answer Template / Text / LTR </w:t>
      </w:r>
    </w:p>
    <w:p w14:paraId="7033031B" w14:textId="77777777" w:rsidR="0001413C" w:rsidRPr="0001413C" w:rsidRDefault="0001413C" w:rsidP="0001413C">
      <w:r w:rsidRPr="0001413C">
        <w:rPr>
          <w:b/>
          <w:bCs/>
        </w:rPr>
        <w:t>Content Title:</w:t>
      </w:r>
      <w:r w:rsidRPr="0001413C">
        <w:t xml:space="preserve"> </w:t>
      </w:r>
    </w:p>
    <w:p w14:paraId="700B2328" w14:textId="77777777" w:rsidR="0001413C" w:rsidRPr="0001413C" w:rsidRDefault="0001413C" w:rsidP="0001413C">
      <w:r w:rsidRPr="0001413C">
        <w:t xml:space="preserve">Effect of Bullying </w:t>
      </w:r>
    </w:p>
    <w:p w14:paraId="7650BB93" w14:textId="77777777" w:rsidR="0001413C" w:rsidRPr="0001413C" w:rsidRDefault="0001413C" w:rsidP="0001413C">
      <w:r w:rsidRPr="0001413C">
        <w:rPr>
          <w:b/>
          <w:bCs/>
        </w:rPr>
        <w:t>Content Description:</w:t>
      </w:r>
    </w:p>
    <w:p w14:paraId="1238F4F6" w14:textId="77777777" w:rsidR="0001413C" w:rsidRPr="0001413C" w:rsidRDefault="0001413C" w:rsidP="0001413C">
      <w:r w:rsidRPr="0001413C">
        <w:t xml:space="preserve">Maneesh has been persistently and publicly criticized about his work by a colleague. </w:t>
      </w:r>
    </w:p>
    <w:p w14:paraId="2E1A2CE7" w14:textId="77777777" w:rsidR="0001413C" w:rsidRPr="0001413C" w:rsidRDefault="0001413C" w:rsidP="0001413C">
      <w:r w:rsidRPr="0001413C">
        <w:rPr>
          <w:b/>
          <w:bCs/>
        </w:rPr>
        <w:t>Question:</w:t>
      </w:r>
      <w:r w:rsidRPr="0001413C">
        <w:t xml:space="preserve"> </w:t>
      </w:r>
    </w:p>
    <w:p w14:paraId="3D3961DA" w14:textId="77777777" w:rsidR="0001413C" w:rsidRPr="0001413C" w:rsidRDefault="0001413C" w:rsidP="0001413C">
      <w:r w:rsidRPr="0001413C">
        <w:t xml:space="preserve">What three impacts could this have on Maneesh?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7632DE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D6BAA0E"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667CE54" w14:textId="77777777" w:rsidR="0001413C" w:rsidRPr="0001413C" w:rsidRDefault="0001413C" w:rsidP="0001413C">
            <w:pPr>
              <w:rPr>
                <w:b/>
                <w:bCs/>
              </w:rPr>
            </w:pPr>
            <w:r w:rsidRPr="0001413C">
              <w:rPr>
                <w:b/>
                <w:bCs/>
              </w:rPr>
              <w:t>Answer</w:t>
            </w:r>
          </w:p>
        </w:tc>
      </w:tr>
      <w:tr w:rsidR="0001413C" w:rsidRPr="0001413C" w14:paraId="27E791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E5CCE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F220F8" w14:textId="77777777" w:rsidR="0001413C" w:rsidRPr="0001413C" w:rsidRDefault="0001413C" w:rsidP="0001413C">
            <w:r w:rsidRPr="0001413C">
              <w:t>He could lose confidence in his work.</w:t>
            </w:r>
          </w:p>
        </w:tc>
      </w:tr>
      <w:tr w:rsidR="0001413C" w:rsidRPr="0001413C" w14:paraId="328924C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BD19B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8FB7C0" w14:textId="77777777" w:rsidR="0001413C" w:rsidRPr="0001413C" w:rsidRDefault="0001413C" w:rsidP="0001413C">
            <w:r w:rsidRPr="0001413C">
              <w:t>He might work harder; he wouldn’t be criticized if his work was better.</w:t>
            </w:r>
          </w:p>
        </w:tc>
      </w:tr>
      <w:tr w:rsidR="0001413C" w:rsidRPr="0001413C" w14:paraId="2EA0542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54D2F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2D2991" w14:textId="77777777" w:rsidR="0001413C" w:rsidRPr="0001413C" w:rsidRDefault="0001413C" w:rsidP="0001413C">
            <w:r w:rsidRPr="0001413C">
              <w:t>He may not engage or actively involve himself in team meetings.</w:t>
            </w:r>
          </w:p>
        </w:tc>
      </w:tr>
      <w:tr w:rsidR="0001413C" w:rsidRPr="0001413C" w14:paraId="084A660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C82F2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C60213" w14:textId="77777777" w:rsidR="0001413C" w:rsidRPr="0001413C" w:rsidRDefault="0001413C" w:rsidP="0001413C">
            <w:r w:rsidRPr="0001413C">
              <w:t>He may want to leave his team or job due to embarrassment.</w:t>
            </w:r>
          </w:p>
        </w:tc>
      </w:tr>
    </w:tbl>
    <w:p w14:paraId="2937D256"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D8CF9E4" w14:textId="77777777" w:rsidR="0001413C" w:rsidRPr="0001413C" w:rsidRDefault="0001413C" w:rsidP="0001413C">
      <w:r w:rsidRPr="0001413C">
        <w:br w:type="page"/>
      </w:r>
    </w:p>
    <w:p w14:paraId="045B9911" w14:textId="77777777" w:rsidR="0001413C" w:rsidRPr="0001413C" w:rsidRDefault="0001413C" w:rsidP="0001413C">
      <w:bookmarkStart w:id="416" w:name="Page_1751137258076127754"/>
      <w:bookmarkEnd w:id="416"/>
      <w:r w:rsidRPr="0001413C">
        <w:rPr>
          <w:b/>
          <w:bCs/>
        </w:rPr>
        <w:t>Page Number:</w:t>
      </w:r>
      <w:r w:rsidRPr="0001413C">
        <w:t xml:space="preserve"> 186 </w:t>
      </w:r>
    </w:p>
    <w:p w14:paraId="490BD09B" w14:textId="77777777" w:rsidR="0001413C" w:rsidRPr="0001413C" w:rsidRDefault="0001413C" w:rsidP="0001413C">
      <w:r w:rsidRPr="0001413C">
        <w:rPr>
          <w:b/>
          <w:bCs/>
        </w:rPr>
        <w:t>Lesson 52:</w:t>
      </w:r>
      <w:r w:rsidRPr="0001413C">
        <w:t xml:space="preserve"> Bullying in the Workplace </w:t>
      </w:r>
    </w:p>
    <w:p w14:paraId="654EA352" w14:textId="77777777" w:rsidR="0001413C" w:rsidRPr="0001413C" w:rsidRDefault="0001413C" w:rsidP="0001413C">
      <w:r w:rsidRPr="0001413C">
        <w:rPr>
          <w:b/>
          <w:bCs/>
        </w:rPr>
        <w:t xml:space="preserve">Text and Image Template / Text Only </w:t>
      </w:r>
    </w:p>
    <w:p w14:paraId="14DC78E7" w14:textId="77777777" w:rsidR="0001413C" w:rsidRPr="0001413C" w:rsidRDefault="0001413C" w:rsidP="0001413C">
      <w:r w:rsidRPr="0001413C">
        <w:rPr>
          <w:b/>
          <w:bCs/>
        </w:rPr>
        <w:t>Content Title:</w:t>
      </w:r>
      <w:r w:rsidRPr="0001413C">
        <w:t xml:space="preserve"> </w:t>
      </w:r>
    </w:p>
    <w:p w14:paraId="6916EFE9" w14:textId="77777777" w:rsidR="0001413C" w:rsidRPr="0001413C" w:rsidRDefault="0001413C" w:rsidP="0001413C">
      <w:r w:rsidRPr="0001413C">
        <w:t xml:space="preserve">Remember… </w:t>
      </w:r>
    </w:p>
    <w:p w14:paraId="2FFEAE1D" w14:textId="77777777" w:rsidR="0001413C" w:rsidRPr="0001413C" w:rsidRDefault="0001413C" w:rsidP="0001413C">
      <w:r w:rsidRPr="0001413C">
        <w:br/>
      </w:r>
      <w:r w:rsidRPr="0001413C">
        <w:rPr>
          <w:b/>
          <w:bCs/>
        </w:rPr>
        <w:t>Column 1 Text:</w:t>
      </w:r>
      <w:r w:rsidRPr="0001413C">
        <w:t xml:space="preserve"> </w:t>
      </w:r>
    </w:p>
    <w:p w14:paraId="586A5AA9" w14:textId="77777777" w:rsidR="0001413C" w:rsidRPr="0001413C" w:rsidRDefault="0001413C" w:rsidP="0001413C">
      <w:r w:rsidRPr="0001413C">
        <w:t>Constant public criticism can have an adverse effect on confidence and may cause someone to be less engaged in group activities or team meetings.</w:t>
      </w:r>
    </w:p>
    <w:p w14:paraId="0324F438" w14:textId="77777777" w:rsidR="0001413C" w:rsidRPr="0001413C" w:rsidRDefault="0001413C" w:rsidP="0001413C">
      <w:r w:rsidRPr="0001413C">
        <w:t>If you experience or witness bullying, report it. You can find out who you should report it to in the Contact Details section.</w:t>
      </w:r>
    </w:p>
    <w:p w14:paraId="3BB9AE42" w14:textId="77777777" w:rsidR="0001413C" w:rsidRPr="0001413C" w:rsidRDefault="0001413C" w:rsidP="0001413C">
      <w:r w:rsidRPr="0001413C">
        <w:rPr>
          <w:b/>
          <w:bCs/>
        </w:rPr>
        <w:t>Audio Transcript Text:</w:t>
      </w:r>
      <w:r w:rsidRPr="0001413C">
        <w:t xml:space="preserve"> </w:t>
      </w:r>
    </w:p>
    <w:p w14:paraId="5D5EF05F" w14:textId="77777777" w:rsidR="0001413C" w:rsidRPr="0001413C" w:rsidRDefault="0001413C" w:rsidP="0001413C">
      <w:r w:rsidRPr="0001413C">
        <w:t>Here are some key considerations.</w:t>
      </w:r>
    </w:p>
    <w:p w14:paraId="1E38478D" w14:textId="77777777" w:rsidR="0001413C" w:rsidRPr="0001413C" w:rsidRDefault="0001413C" w:rsidP="0001413C">
      <w:r w:rsidRPr="0001413C">
        <w:br w:type="page"/>
      </w:r>
    </w:p>
    <w:p w14:paraId="701DBA4C" w14:textId="77777777" w:rsidR="0001413C" w:rsidRPr="0001413C" w:rsidRDefault="0001413C" w:rsidP="0001413C">
      <w:bookmarkStart w:id="417" w:name="Page_9142237218829847401"/>
      <w:bookmarkEnd w:id="417"/>
      <w:r w:rsidRPr="0001413C">
        <w:rPr>
          <w:b/>
          <w:bCs/>
        </w:rPr>
        <w:t>Page Number:</w:t>
      </w:r>
      <w:r w:rsidRPr="0001413C">
        <w:t xml:space="preserve"> 187 </w:t>
      </w:r>
    </w:p>
    <w:p w14:paraId="3F80D9CA" w14:textId="77777777" w:rsidR="0001413C" w:rsidRPr="0001413C" w:rsidRDefault="0001413C" w:rsidP="0001413C">
      <w:r w:rsidRPr="0001413C">
        <w:rPr>
          <w:b/>
          <w:bCs/>
        </w:rPr>
        <w:t>Lesson 52:</w:t>
      </w:r>
      <w:r w:rsidRPr="0001413C">
        <w:t xml:space="preserve"> Bullying in the Workplace </w:t>
      </w:r>
    </w:p>
    <w:p w14:paraId="4D2FEEAD" w14:textId="77777777" w:rsidR="0001413C" w:rsidRPr="0001413C" w:rsidRDefault="0001413C" w:rsidP="0001413C">
      <w:r w:rsidRPr="0001413C">
        <w:rPr>
          <w:b/>
          <w:bCs/>
        </w:rPr>
        <w:t xml:space="preserve">Question and Answer Template / Text / LTR </w:t>
      </w:r>
    </w:p>
    <w:p w14:paraId="42E449F3" w14:textId="77777777" w:rsidR="0001413C" w:rsidRPr="0001413C" w:rsidRDefault="0001413C" w:rsidP="0001413C">
      <w:r w:rsidRPr="0001413C">
        <w:rPr>
          <w:b/>
          <w:bCs/>
        </w:rPr>
        <w:t>Content Title:</w:t>
      </w:r>
      <w:r w:rsidRPr="0001413C">
        <w:t xml:space="preserve"> </w:t>
      </w:r>
    </w:p>
    <w:p w14:paraId="4AF5C6B8" w14:textId="77777777" w:rsidR="0001413C" w:rsidRPr="0001413C" w:rsidRDefault="0001413C" w:rsidP="0001413C">
      <w:r w:rsidRPr="0001413C">
        <w:t xml:space="preserve">Stop the Bullying </w:t>
      </w:r>
    </w:p>
    <w:p w14:paraId="51D559B5" w14:textId="77777777" w:rsidR="0001413C" w:rsidRPr="0001413C" w:rsidRDefault="0001413C" w:rsidP="0001413C">
      <w:r w:rsidRPr="0001413C">
        <w:rPr>
          <w:b/>
          <w:bCs/>
        </w:rPr>
        <w:t>Content Description:</w:t>
      </w:r>
    </w:p>
    <w:p w14:paraId="00DF5EEE" w14:textId="77777777" w:rsidR="0001413C" w:rsidRPr="0001413C" w:rsidRDefault="0001413C" w:rsidP="0001413C">
      <w:r w:rsidRPr="0001413C">
        <w:t xml:space="preserve">Maneesh has spoken with the colleague, but she refuses to stop criticizing him in public. </w:t>
      </w:r>
    </w:p>
    <w:p w14:paraId="144992B3" w14:textId="77777777" w:rsidR="0001413C" w:rsidRPr="0001413C" w:rsidRDefault="0001413C" w:rsidP="0001413C">
      <w:r w:rsidRPr="0001413C">
        <w:rPr>
          <w:b/>
          <w:bCs/>
        </w:rPr>
        <w:t>Question:</w:t>
      </w:r>
      <w:r w:rsidRPr="0001413C">
        <w:t xml:space="preserve"> </w:t>
      </w:r>
    </w:p>
    <w:p w14:paraId="658DA662" w14:textId="77777777" w:rsidR="0001413C" w:rsidRPr="0001413C" w:rsidRDefault="0001413C" w:rsidP="0001413C">
      <w:r w:rsidRPr="0001413C">
        <w:t xml:space="preserve">What should Maneesh do?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36B5F9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634DC47"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4F34358" w14:textId="77777777" w:rsidR="0001413C" w:rsidRPr="0001413C" w:rsidRDefault="0001413C" w:rsidP="0001413C">
            <w:pPr>
              <w:rPr>
                <w:b/>
                <w:bCs/>
              </w:rPr>
            </w:pPr>
            <w:r w:rsidRPr="0001413C">
              <w:rPr>
                <w:b/>
                <w:bCs/>
              </w:rPr>
              <w:t>Answer</w:t>
            </w:r>
          </w:p>
        </w:tc>
      </w:tr>
      <w:tr w:rsidR="0001413C" w:rsidRPr="0001413C" w14:paraId="44C5943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3FB8F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A6C44E" w14:textId="77777777" w:rsidR="0001413C" w:rsidRPr="0001413C" w:rsidRDefault="0001413C" w:rsidP="0001413C">
            <w:r w:rsidRPr="0001413C">
              <w:t>Report his colleague to a manager or to the Human Resources department.</w:t>
            </w:r>
          </w:p>
        </w:tc>
      </w:tr>
      <w:tr w:rsidR="0001413C" w:rsidRPr="0001413C" w14:paraId="4EC4A90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D3DE7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09746F" w14:textId="77777777" w:rsidR="0001413C" w:rsidRPr="0001413C" w:rsidRDefault="0001413C" w:rsidP="0001413C">
            <w:r w:rsidRPr="0001413C">
              <w:t>Nothing; doing something may only make the situation worse.</w:t>
            </w:r>
          </w:p>
        </w:tc>
      </w:tr>
      <w:tr w:rsidR="0001413C" w:rsidRPr="0001413C" w14:paraId="7CF0245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946DA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401EF2" w14:textId="77777777" w:rsidR="0001413C" w:rsidRPr="0001413C" w:rsidRDefault="0001413C" w:rsidP="0001413C">
            <w:r w:rsidRPr="0001413C">
              <w:t>Publicly criticize his colleague’s work, so she knows how it feels.</w:t>
            </w:r>
          </w:p>
        </w:tc>
      </w:tr>
      <w:tr w:rsidR="0001413C" w:rsidRPr="0001413C" w14:paraId="651B123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AF3CA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B7AAAB" w14:textId="77777777" w:rsidR="0001413C" w:rsidRPr="0001413C" w:rsidRDefault="0001413C" w:rsidP="0001413C">
            <w:r w:rsidRPr="0001413C">
              <w:t>Speak to the colleague again to make her stop criticizing him.</w:t>
            </w:r>
          </w:p>
        </w:tc>
      </w:tr>
    </w:tbl>
    <w:p w14:paraId="5A97061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ED0D9EC" w14:textId="77777777" w:rsidR="0001413C" w:rsidRPr="0001413C" w:rsidRDefault="0001413C" w:rsidP="0001413C">
      <w:r w:rsidRPr="0001413C">
        <w:br w:type="page"/>
      </w:r>
    </w:p>
    <w:p w14:paraId="5D451676" w14:textId="77777777" w:rsidR="0001413C" w:rsidRPr="0001413C" w:rsidRDefault="0001413C" w:rsidP="0001413C">
      <w:bookmarkStart w:id="418" w:name="Page_1193921084408563482"/>
      <w:bookmarkEnd w:id="418"/>
      <w:r w:rsidRPr="0001413C">
        <w:rPr>
          <w:b/>
          <w:bCs/>
        </w:rPr>
        <w:t>Page Number:</w:t>
      </w:r>
      <w:r w:rsidRPr="0001413C">
        <w:t xml:space="preserve"> 188 </w:t>
      </w:r>
    </w:p>
    <w:p w14:paraId="3E7BA414" w14:textId="77777777" w:rsidR="0001413C" w:rsidRPr="0001413C" w:rsidRDefault="0001413C" w:rsidP="0001413C">
      <w:r w:rsidRPr="0001413C">
        <w:rPr>
          <w:b/>
          <w:bCs/>
        </w:rPr>
        <w:t>Lesson 52:</w:t>
      </w:r>
      <w:r w:rsidRPr="0001413C">
        <w:t xml:space="preserve"> Bullying in the Workplace </w:t>
      </w:r>
    </w:p>
    <w:p w14:paraId="28526CBB" w14:textId="77777777" w:rsidR="0001413C" w:rsidRPr="0001413C" w:rsidRDefault="0001413C" w:rsidP="0001413C">
      <w:r w:rsidRPr="0001413C">
        <w:rPr>
          <w:b/>
          <w:bCs/>
        </w:rPr>
        <w:t xml:space="preserve">Text and Image Template / Text Only </w:t>
      </w:r>
    </w:p>
    <w:p w14:paraId="7D221720" w14:textId="77777777" w:rsidR="0001413C" w:rsidRPr="0001413C" w:rsidRDefault="0001413C" w:rsidP="0001413C">
      <w:r w:rsidRPr="0001413C">
        <w:rPr>
          <w:b/>
          <w:bCs/>
        </w:rPr>
        <w:t>Content Title:</w:t>
      </w:r>
      <w:r w:rsidRPr="0001413C">
        <w:t xml:space="preserve"> </w:t>
      </w:r>
    </w:p>
    <w:p w14:paraId="1FDE149F" w14:textId="77777777" w:rsidR="0001413C" w:rsidRPr="0001413C" w:rsidRDefault="0001413C" w:rsidP="0001413C">
      <w:r w:rsidRPr="0001413C">
        <w:t xml:space="preserve">Remember… </w:t>
      </w:r>
    </w:p>
    <w:p w14:paraId="25C9E41E" w14:textId="77777777" w:rsidR="0001413C" w:rsidRPr="0001413C" w:rsidRDefault="0001413C" w:rsidP="0001413C">
      <w:r w:rsidRPr="0001413C">
        <w:br/>
      </w:r>
      <w:r w:rsidRPr="0001413C">
        <w:rPr>
          <w:b/>
          <w:bCs/>
        </w:rPr>
        <w:t>Column 1 Text:</w:t>
      </w:r>
      <w:r w:rsidRPr="0001413C">
        <w:t xml:space="preserve"> </w:t>
      </w:r>
    </w:p>
    <w:p w14:paraId="4D4109E5" w14:textId="77777777" w:rsidR="0001413C" w:rsidRPr="0001413C" w:rsidRDefault="0001413C" w:rsidP="0001413C">
      <w:r w:rsidRPr="0001413C">
        <w:t>If speaking to his colleague doesn’t stop the bullying, Maneesh should report his colleague's actions to a manager or to the Human Resources department.</w:t>
      </w:r>
    </w:p>
    <w:p w14:paraId="53257C78" w14:textId="77777777" w:rsidR="0001413C" w:rsidRPr="0001413C" w:rsidRDefault="0001413C" w:rsidP="0001413C">
      <w:r w:rsidRPr="0001413C">
        <w:t>Remember:</w:t>
      </w:r>
    </w:p>
    <w:p w14:paraId="6024DF1C" w14:textId="77777777" w:rsidR="0001413C" w:rsidRPr="0001413C" w:rsidRDefault="0001413C" w:rsidP="0001413C">
      <w:pPr>
        <w:numPr>
          <w:ilvl w:val="0"/>
          <w:numId w:val="107"/>
        </w:numPr>
      </w:pPr>
      <w:r w:rsidRPr="0001413C">
        <w:t>Bullying doesn’t always involve raised voices or threats of violence. It can take the form of repeated criticism, or even non-verbal actions such as aggressive body language. Exclusion is also a form of bullying.</w:t>
      </w:r>
    </w:p>
    <w:p w14:paraId="01901502" w14:textId="77777777" w:rsidR="0001413C" w:rsidRPr="0001413C" w:rsidRDefault="0001413C" w:rsidP="0001413C">
      <w:pPr>
        <w:numPr>
          <w:ilvl w:val="0"/>
          <w:numId w:val="107"/>
        </w:numPr>
      </w:pPr>
      <w:r w:rsidRPr="0001413C">
        <w:t>The impact of bullying in the workplace is detrimental to the whole organization. It affects our working culture and means we risk losing talent.</w:t>
      </w:r>
    </w:p>
    <w:p w14:paraId="0F82AD6B" w14:textId="77777777" w:rsidR="0001413C" w:rsidRPr="0001413C" w:rsidRDefault="0001413C" w:rsidP="0001413C">
      <w:pPr>
        <w:numPr>
          <w:ilvl w:val="0"/>
          <w:numId w:val="107"/>
        </w:numPr>
      </w:pPr>
      <w:r w:rsidRPr="0001413C">
        <w:t>Always report instances of bullying. Bullying is never acceptable, and we are committed to ensuring that it doesn’t happen here!</w:t>
      </w:r>
    </w:p>
    <w:p w14:paraId="2343A47C" w14:textId="77777777" w:rsidR="0001413C" w:rsidRPr="0001413C" w:rsidRDefault="0001413C" w:rsidP="0001413C">
      <w:r w:rsidRPr="0001413C">
        <w:rPr>
          <w:b/>
          <w:bCs/>
        </w:rPr>
        <w:t>Audio Transcript Text:</w:t>
      </w:r>
      <w:r w:rsidRPr="0001413C">
        <w:t xml:space="preserve"> </w:t>
      </w:r>
    </w:p>
    <w:p w14:paraId="7509FA61" w14:textId="77777777" w:rsidR="0001413C" w:rsidRPr="0001413C" w:rsidRDefault="0001413C" w:rsidP="0001413C">
      <w:r w:rsidRPr="0001413C">
        <w:t>Thanks for your advice.</w:t>
      </w:r>
    </w:p>
    <w:p w14:paraId="1AD74ED1" w14:textId="77777777" w:rsidR="0001413C" w:rsidRPr="0001413C" w:rsidRDefault="0001413C" w:rsidP="0001413C">
      <w:r w:rsidRPr="0001413C">
        <w:br w:type="page"/>
      </w:r>
    </w:p>
    <w:p w14:paraId="50F775A0" w14:textId="77777777" w:rsidR="0001413C" w:rsidRPr="0001413C" w:rsidRDefault="0001413C" w:rsidP="0001413C">
      <w:r w:rsidRPr="0001413C">
        <w:rPr>
          <w:b/>
          <w:bCs/>
        </w:rPr>
        <w:t>Lesson 53:</w:t>
      </w:r>
      <w:r w:rsidRPr="0001413C">
        <w:t xml:space="preserve"> Abusive Conduct </w:t>
      </w:r>
    </w:p>
    <w:p w14:paraId="406862D3" w14:textId="77777777" w:rsidR="0001413C" w:rsidRPr="0001413C" w:rsidRDefault="0001413C" w:rsidP="0001413C">
      <w:r w:rsidRPr="0001413C">
        <w:rPr>
          <w:b/>
          <w:bCs/>
        </w:rPr>
        <w:t>Quick Quiz Lesson</w:t>
      </w:r>
      <w:r w:rsidRPr="0001413C">
        <w:t xml:space="preserve"> </w:t>
      </w:r>
    </w:p>
    <w:p w14:paraId="7FA42179" w14:textId="77777777" w:rsidR="0001413C" w:rsidRPr="0001413C" w:rsidRDefault="0001413C" w:rsidP="0001413C">
      <w:r w:rsidRPr="0001413C">
        <w:rPr>
          <w:b/>
          <w:bCs/>
        </w:rPr>
        <w:t>Lesson Type :</w:t>
      </w:r>
      <w:r w:rsidRPr="0001413C">
        <w:t xml:space="preserve"> </w:t>
      </w:r>
    </w:p>
    <w:p w14:paraId="56A52394" w14:textId="77777777" w:rsidR="0001413C" w:rsidRPr="0001413C" w:rsidRDefault="0001413C" w:rsidP="0001413C">
      <w:r w:rsidRPr="0001413C">
        <w:t xml:space="preserve">Quick Quiz </w:t>
      </w:r>
    </w:p>
    <w:p w14:paraId="1852D217" w14:textId="77777777" w:rsidR="0001413C" w:rsidRPr="0001413C" w:rsidRDefault="0001413C" w:rsidP="0001413C">
      <w:r w:rsidRPr="0001413C">
        <w:rPr>
          <w:b/>
          <w:bCs/>
        </w:rPr>
        <w:t>Select Type :</w:t>
      </w:r>
      <w:r w:rsidRPr="0001413C">
        <w:t xml:space="preserve"> </w:t>
      </w:r>
    </w:p>
    <w:p w14:paraId="3C52705B" w14:textId="77777777" w:rsidR="0001413C" w:rsidRPr="0001413C" w:rsidRDefault="0001413C" w:rsidP="0001413C">
      <w:r w:rsidRPr="0001413C">
        <w:t xml:space="preserve">Post Lesson Quick Quiz </w:t>
      </w:r>
    </w:p>
    <w:p w14:paraId="41AD2F25" w14:textId="77777777" w:rsidR="0001413C" w:rsidRPr="0001413C" w:rsidRDefault="0001413C" w:rsidP="0001413C">
      <w:r w:rsidRPr="0001413C">
        <w:rPr>
          <w:b/>
          <w:bCs/>
        </w:rPr>
        <w:t>Page Title :</w:t>
      </w:r>
      <w:r w:rsidRPr="0001413C">
        <w:t xml:space="preserve"> </w:t>
      </w:r>
    </w:p>
    <w:p w14:paraId="2BF68159" w14:textId="77777777" w:rsidR="0001413C" w:rsidRPr="0001413C" w:rsidRDefault="0001413C" w:rsidP="0001413C">
      <w:r w:rsidRPr="0001413C">
        <w:t xml:space="preserve">Ready to show what you know? </w:t>
      </w:r>
    </w:p>
    <w:p w14:paraId="2ACD042E" w14:textId="77777777" w:rsidR="0001413C" w:rsidRPr="0001413C" w:rsidRDefault="0001413C" w:rsidP="0001413C">
      <w:r w:rsidRPr="0001413C">
        <w:rPr>
          <w:b/>
          <w:bCs/>
        </w:rPr>
        <w:t>Quick Quiz Assessment</w:t>
      </w:r>
      <w:r w:rsidRPr="0001413C">
        <w:t xml:space="preserve"> </w:t>
      </w:r>
    </w:p>
    <w:p w14:paraId="1626322E" w14:textId="77777777" w:rsidR="0001413C" w:rsidRPr="0001413C" w:rsidRDefault="0001413C" w:rsidP="0001413C">
      <w:r w:rsidRPr="0001413C">
        <w:rPr>
          <w:b/>
          <w:bCs/>
        </w:rPr>
        <w:t>Questions</w:t>
      </w:r>
      <w:r w:rsidRPr="0001413C">
        <w:t xml:space="preserve"> </w:t>
      </w:r>
    </w:p>
    <w:p w14:paraId="525FBD8A" w14:textId="77777777" w:rsidR="0001413C" w:rsidRPr="0001413C" w:rsidRDefault="0001413C" w:rsidP="0001413C">
      <w:r w:rsidRPr="0001413C">
        <w:rPr>
          <w:b/>
          <w:bCs/>
        </w:rPr>
        <w:t>1. Question :</w:t>
      </w:r>
      <w:r w:rsidRPr="0001413C">
        <w:t xml:space="preserve"> </w:t>
      </w:r>
    </w:p>
    <w:p w14:paraId="3DF74521" w14:textId="77777777" w:rsidR="0001413C" w:rsidRPr="0001413C" w:rsidRDefault="0001413C" w:rsidP="0001413C">
      <w:r w:rsidRPr="0001413C">
        <w:t>Robert discovers the remains of his notepad in a wastebasket beside the shredder. Later, at a team meeting, his colleague, Raj, makes a proposal identical to the one Robert had documented in his notepad. When Robert challenges Raj about this, Raj pins him against the wall and threatens to “end him” if Robert ever makes a defamatory claim like that again.</w:t>
      </w:r>
    </w:p>
    <w:p w14:paraId="5223CF57" w14:textId="77777777" w:rsidR="0001413C" w:rsidRPr="0001413C" w:rsidRDefault="0001413C" w:rsidP="0001413C">
      <w:r w:rsidRPr="0001413C">
        <w:t>Could this be considered abusive conduct?</w:t>
      </w:r>
    </w:p>
    <w:p w14:paraId="42D619F7" w14:textId="77777777" w:rsidR="0001413C" w:rsidRPr="0001413C" w:rsidRDefault="0001413C" w:rsidP="0001413C">
      <w:r w:rsidRPr="0001413C">
        <w:rPr>
          <w:b/>
          <w:bCs/>
        </w:rPr>
        <w:t xml:space="preserve">1. Answer: Correct </w:t>
      </w:r>
    </w:p>
    <w:p w14:paraId="2AAEFF02" w14:textId="77777777" w:rsidR="0001413C" w:rsidRPr="0001413C" w:rsidRDefault="0001413C" w:rsidP="0001413C">
      <w:r w:rsidRPr="0001413C">
        <w:t>Yes</w:t>
      </w:r>
    </w:p>
    <w:p w14:paraId="1679C73F" w14:textId="77777777" w:rsidR="0001413C" w:rsidRPr="0001413C" w:rsidRDefault="0001413C" w:rsidP="0001413C">
      <w:r w:rsidRPr="0001413C">
        <w:rPr>
          <w:b/>
          <w:bCs/>
        </w:rPr>
        <w:t xml:space="preserve">2. Answer: Incorrect </w:t>
      </w:r>
    </w:p>
    <w:p w14:paraId="58DD755B" w14:textId="77777777" w:rsidR="0001413C" w:rsidRPr="0001413C" w:rsidRDefault="0001413C" w:rsidP="0001413C">
      <w:r w:rsidRPr="0001413C">
        <w:t>No</w:t>
      </w:r>
    </w:p>
    <w:p w14:paraId="42EC0A1C" w14:textId="77777777" w:rsidR="0001413C" w:rsidRPr="0001413C" w:rsidRDefault="0001413C" w:rsidP="0001413C">
      <w:r w:rsidRPr="0001413C">
        <w:rPr>
          <w:b/>
          <w:bCs/>
        </w:rPr>
        <w:t>2. Question :</w:t>
      </w:r>
      <w:r w:rsidRPr="0001413C">
        <w:t xml:space="preserve"> </w:t>
      </w:r>
    </w:p>
    <w:p w14:paraId="744CBD25" w14:textId="77777777" w:rsidR="0001413C" w:rsidRPr="0001413C" w:rsidRDefault="0001413C" w:rsidP="0001413C">
      <w:r w:rsidRPr="0001413C">
        <w:t>Lorena has returned from parental leave following the birth of twins. Stuart says, “Wow, you look exhausted!” intending to make small talk, but the comment catches Lorena off guard.</w:t>
      </w:r>
    </w:p>
    <w:p w14:paraId="3F0120A3" w14:textId="77777777" w:rsidR="0001413C" w:rsidRPr="0001413C" w:rsidRDefault="0001413C" w:rsidP="0001413C">
      <w:r w:rsidRPr="0001413C">
        <w:t>Could this be considered abusive conduct?</w:t>
      </w:r>
    </w:p>
    <w:p w14:paraId="294DF225" w14:textId="77777777" w:rsidR="0001413C" w:rsidRPr="0001413C" w:rsidRDefault="0001413C" w:rsidP="0001413C">
      <w:r w:rsidRPr="0001413C">
        <w:rPr>
          <w:b/>
          <w:bCs/>
        </w:rPr>
        <w:t xml:space="preserve">1. Answer: Incorrect </w:t>
      </w:r>
    </w:p>
    <w:p w14:paraId="2E4F429E" w14:textId="77777777" w:rsidR="0001413C" w:rsidRPr="0001413C" w:rsidRDefault="0001413C" w:rsidP="0001413C">
      <w:r w:rsidRPr="0001413C">
        <w:t>Yes</w:t>
      </w:r>
    </w:p>
    <w:p w14:paraId="31BB84AF" w14:textId="77777777" w:rsidR="0001413C" w:rsidRPr="0001413C" w:rsidRDefault="0001413C" w:rsidP="0001413C">
      <w:r w:rsidRPr="0001413C">
        <w:rPr>
          <w:b/>
          <w:bCs/>
        </w:rPr>
        <w:t xml:space="preserve">2. Answer: Correct </w:t>
      </w:r>
    </w:p>
    <w:p w14:paraId="01DE0CE3" w14:textId="77777777" w:rsidR="0001413C" w:rsidRPr="0001413C" w:rsidRDefault="0001413C" w:rsidP="0001413C">
      <w:r w:rsidRPr="0001413C">
        <w:t>No</w:t>
      </w:r>
    </w:p>
    <w:p w14:paraId="3EA115BD" w14:textId="77777777" w:rsidR="0001413C" w:rsidRPr="0001413C" w:rsidRDefault="0001413C" w:rsidP="0001413C">
      <w:r w:rsidRPr="0001413C">
        <w:rPr>
          <w:b/>
          <w:bCs/>
        </w:rPr>
        <w:t>3. Question :</w:t>
      </w:r>
      <w:r w:rsidRPr="0001413C">
        <w:t xml:space="preserve"> </w:t>
      </w:r>
    </w:p>
    <w:p w14:paraId="44CBD31F" w14:textId="77777777" w:rsidR="0001413C" w:rsidRPr="0001413C" w:rsidRDefault="0001413C" w:rsidP="0001413C">
      <w:r w:rsidRPr="0001413C">
        <w:t>Oscar has no idea why, but his supervisor has been very hard on him for the past couple of weeks. Oscar is last to arrive for his team’s weekly meeting – late by two minutes. His supervisor shouts abuse at him in front of all the team because of his late arrival.</w:t>
      </w:r>
    </w:p>
    <w:p w14:paraId="5A6F2679" w14:textId="77777777" w:rsidR="0001413C" w:rsidRPr="0001413C" w:rsidRDefault="0001413C" w:rsidP="0001413C">
      <w:r w:rsidRPr="0001413C">
        <w:t>Could this be considered abusive conduct?</w:t>
      </w:r>
    </w:p>
    <w:p w14:paraId="7523E478" w14:textId="77777777" w:rsidR="0001413C" w:rsidRPr="0001413C" w:rsidRDefault="0001413C" w:rsidP="0001413C">
      <w:r w:rsidRPr="0001413C">
        <w:rPr>
          <w:b/>
          <w:bCs/>
        </w:rPr>
        <w:t xml:space="preserve">1. Answer: Correct </w:t>
      </w:r>
    </w:p>
    <w:p w14:paraId="7D00BABD" w14:textId="77777777" w:rsidR="0001413C" w:rsidRPr="0001413C" w:rsidRDefault="0001413C" w:rsidP="0001413C">
      <w:r w:rsidRPr="0001413C">
        <w:t>Yes</w:t>
      </w:r>
    </w:p>
    <w:p w14:paraId="2008DB46" w14:textId="77777777" w:rsidR="0001413C" w:rsidRPr="0001413C" w:rsidRDefault="0001413C" w:rsidP="0001413C">
      <w:r w:rsidRPr="0001413C">
        <w:rPr>
          <w:b/>
          <w:bCs/>
        </w:rPr>
        <w:t xml:space="preserve">2. Answer: Incorrect </w:t>
      </w:r>
    </w:p>
    <w:p w14:paraId="0ED0D497" w14:textId="77777777" w:rsidR="0001413C" w:rsidRPr="0001413C" w:rsidRDefault="0001413C" w:rsidP="0001413C">
      <w:r w:rsidRPr="0001413C">
        <w:t>No</w:t>
      </w:r>
    </w:p>
    <w:p w14:paraId="7C785541" w14:textId="77777777" w:rsidR="0001413C" w:rsidRPr="0001413C" w:rsidRDefault="0001413C" w:rsidP="0001413C">
      <w:r w:rsidRPr="0001413C">
        <w:rPr>
          <w:b/>
          <w:bCs/>
        </w:rPr>
        <w:t>4. Question :</w:t>
      </w:r>
      <w:r w:rsidRPr="0001413C">
        <w:t xml:space="preserve"> </w:t>
      </w:r>
    </w:p>
    <w:p w14:paraId="2F6BABDB" w14:textId="77777777" w:rsidR="0001413C" w:rsidRPr="0001413C" w:rsidRDefault="0001413C" w:rsidP="0001413C">
      <w:r w:rsidRPr="0001413C">
        <w:t>Any person can suffer abusive conduct, regardless of whether or not they belong to a protected class. On the other hand, abusive conduct, based on a protected characteristic — such as gender, age, or race — often constitutes harassment or discrimination.</w:t>
      </w:r>
    </w:p>
    <w:p w14:paraId="50ACB32B" w14:textId="77777777" w:rsidR="0001413C" w:rsidRPr="0001413C" w:rsidRDefault="0001413C" w:rsidP="0001413C">
      <w:r w:rsidRPr="0001413C">
        <w:rPr>
          <w:b/>
          <w:bCs/>
        </w:rPr>
        <w:t xml:space="preserve">1. Answer: Correct </w:t>
      </w:r>
    </w:p>
    <w:p w14:paraId="0C6264D2" w14:textId="77777777" w:rsidR="0001413C" w:rsidRPr="0001413C" w:rsidRDefault="0001413C" w:rsidP="0001413C">
      <w:r w:rsidRPr="0001413C">
        <w:t>True</w:t>
      </w:r>
    </w:p>
    <w:p w14:paraId="35C28ADB" w14:textId="77777777" w:rsidR="0001413C" w:rsidRPr="0001413C" w:rsidRDefault="0001413C" w:rsidP="0001413C">
      <w:r w:rsidRPr="0001413C">
        <w:rPr>
          <w:b/>
          <w:bCs/>
        </w:rPr>
        <w:t xml:space="preserve">2. Answer: Incorrect </w:t>
      </w:r>
    </w:p>
    <w:p w14:paraId="0355C0BD" w14:textId="77777777" w:rsidR="0001413C" w:rsidRPr="0001413C" w:rsidRDefault="0001413C" w:rsidP="0001413C">
      <w:r w:rsidRPr="0001413C">
        <w:t>False</w:t>
      </w:r>
    </w:p>
    <w:p w14:paraId="0BCFC996" w14:textId="77777777" w:rsidR="0001413C" w:rsidRPr="0001413C" w:rsidRDefault="0001413C" w:rsidP="0001413C">
      <w:r w:rsidRPr="0001413C">
        <w:rPr>
          <w:b/>
          <w:bCs/>
        </w:rPr>
        <w:t>5. Question :</w:t>
      </w:r>
      <w:r w:rsidRPr="0001413C">
        <w:t xml:space="preserve"> </w:t>
      </w:r>
    </w:p>
    <w:p w14:paraId="3D753870" w14:textId="77777777" w:rsidR="0001413C" w:rsidRPr="0001413C" w:rsidRDefault="0001413C" w:rsidP="0001413C">
      <w:r w:rsidRPr="0001413C">
        <w:t>Denise has received multiple emails to her personal web account containing sexually suggestive and explicit comments and threats of sexual attack. She is sure that the person sending them works in the same office – they describe what she is doing at certain points in time while at work. Denise is very upset and fears for her personal safety.</w:t>
      </w:r>
    </w:p>
    <w:p w14:paraId="5502FC53" w14:textId="77777777" w:rsidR="0001413C" w:rsidRPr="0001413C" w:rsidRDefault="0001413C" w:rsidP="0001413C">
      <w:r w:rsidRPr="0001413C">
        <w:t>Could this be considered abusive conduct?</w:t>
      </w:r>
    </w:p>
    <w:p w14:paraId="6E96DB9C" w14:textId="77777777" w:rsidR="0001413C" w:rsidRPr="0001413C" w:rsidRDefault="0001413C" w:rsidP="0001413C">
      <w:r w:rsidRPr="0001413C">
        <w:rPr>
          <w:b/>
          <w:bCs/>
        </w:rPr>
        <w:t xml:space="preserve">1. Answer: Correct </w:t>
      </w:r>
    </w:p>
    <w:p w14:paraId="2C73D93F" w14:textId="77777777" w:rsidR="0001413C" w:rsidRPr="0001413C" w:rsidRDefault="0001413C" w:rsidP="0001413C">
      <w:r w:rsidRPr="0001413C">
        <w:t>Yes</w:t>
      </w:r>
    </w:p>
    <w:p w14:paraId="73621D2D" w14:textId="77777777" w:rsidR="0001413C" w:rsidRPr="0001413C" w:rsidRDefault="0001413C" w:rsidP="0001413C">
      <w:r w:rsidRPr="0001413C">
        <w:rPr>
          <w:b/>
          <w:bCs/>
        </w:rPr>
        <w:t xml:space="preserve">2. Answer: Incorrect </w:t>
      </w:r>
    </w:p>
    <w:p w14:paraId="160638A4" w14:textId="77777777" w:rsidR="0001413C" w:rsidRPr="0001413C" w:rsidRDefault="0001413C" w:rsidP="0001413C">
      <w:r w:rsidRPr="0001413C">
        <w:t>No</w:t>
      </w:r>
    </w:p>
    <w:p w14:paraId="07B7B7A2" w14:textId="77777777" w:rsidR="0001413C" w:rsidRPr="0001413C" w:rsidRDefault="0001413C" w:rsidP="0001413C">
      <w:r w:rsidRPr="0001413C">
        <w:rPr>
          <w:b/>
          <w:bCs/>
        </w:rPr>
        <w:t>6. Question :</w:t>
      </w:r>
      <w:r w:rsidRPr="0001413C">
        <w:t xml:space="preserve"> </w:t>
      </w:r>
    </w:p>
    <w:p w14:paraId="2E0C8357" w14:textId="77777777" w:rsidR="0001413C" w:rsidRPr="0001413C" w:rsidRDefault="0001413C" w:rsidP="0001413C">
      <w:r w:rsidRPr="0001413C">
        <w:t>Shira arrives at work looking unwell. Her manager says, “You look awful! You should go home and rest.” The comment was meant kindly, but it may have come across as blunt.</w:t>
      </w:r>
    </w:p>
    <w:p w14:paraId="31177101" w14:textId="77777777" w:rsidR="0001413C" w:rsidRPr="0001413C" w:rsidRDefault="0001413C" w:rsidP="0001413C">
      <w:r w:rsidRPr="0001413C">
        <w:t>Could this be considered abusive conduct?</w:t>
      </w:r>
    </w:p>
    <w:p w14:paraId="6B570961" w14:textId="77777777" w:rsidR="0001413C" w:rsidRPr="0001413C" w:rsidRDefault="0001413C" w:rsidP="0001413C">
      <w:r w:rsidRPr="0001413C">
        <w:rPr>
          <w:b/>
          <w:bCs/>
        </w:rPr>
        <w:t xml:space="preserve">1. Answer: Incorrect </w:t>
      </w:r>
    </w:p>
    <w:p w14:paraId="050FBC29" w14:textId="77777777" w:rsidR="0001413C" w:rsidRPr="0001413C" w:rsidRDefault="0001413C" w:rsidP="0001413C">
      <w:r w:rsidRPr="0001413C">
        <w:t>Yes</w:t>
      </w:r>
    </w:p>
    <w:p w14:paraId="47B2365A" w14:textId="77777777" w:rsidR="0001413C" w:rsidRPr="0001413C" w:rsidRDefault="0001413C" w:rsidP="0001413C">
      <w:r w:rsidRPr="0001413C">
        <w:rPr>
          <w:b/>
          <w:bCs/>
        </w:rPr>
        <w:t xml:space="preserve">2. Answer: Correct </w:t>
      </w:r>
    </w:p>
    <w:p w14:paraId="1ADC0326" w14:textId="77777777" w:rsidR="0001413C" w:rsidRPr="0001413C" w:rsidRDefault="0001413C" w:rsidP="0001413C">
      <w:r w:rsidRPr="0001413C">
        <w:t>No</w:t>
      </w:r>
    </w:p>
    <w:p w14:paraId="0571843A" w14:textId="77777777" w:rsidR="0001413C" w:rsidRPr="0001413C" w:rsidRDefault="0001413C" w:rsidP="0001413C">
      <w:r w:rsidRPr="0001413C">
        <w:rPr>
          <w:b/>
          <w:bCs/>
        </w:rPr>
        <w:t>7. Question :</w:t>
      </w:r>
      <w:r w:rsidRPr="0001413C">
        <w:t xml:space="preserve"> </w:t>
      </w:r>
    </w:p>
    <w:p w14:paraId="6EEA5A1E" w14:textId="77777777" w:rsidR="0001413C" w:rsidRPr="0001413C" w:rsidRDefault="0001413C" w:rsidP="0001413C">
      <w:r w:rsidRPr="0001413C">
        <w:t>Anika doesn’t like Isak, so she intentionally sets him up to fail by setting nearly impossible deadlines on his assignments.</w:t>
      </w:r>
    </w:p>
    <w:p w14:paraId="2F9021D1" w14:textId="77777777" w:rsidR="0001413C" w:rsidRPr="0001413C" w:rsidRDefault="0001413C" w:rsidP="0001413C">
      <w:r w:rsidRPr="0001413C">
        <w:t>Could this be considered abusive conduct?</w:t>
      </w:r>
    </w:p>
    <w:p w14:paraId="476E1E93" w14:textId="77777777" w:rsidR="0001413C" w:rsidRPr="0001413C" w:rsidRDefault="0001413C" w:rsidP="0001413C">
      <w:r w:rsidRPr="0001413C">
        <w:rPr>
          <w:b/>
          <w:bCs/>
        </w:rPr>
        <w:t xml:space="preserve">1. Answer: Correct </w:t>
      </w:r>
    </w:p>
    <w:p w14:paraId="6697CA76" w14:textId="77777777" w:rsidR="0001413C" w:rsidRPr="0001413C" w:rsidRDefault="0001413C" w:rsidP="0001413C">
      <w:r w:rsidRPr="0001413C">
        <w:t>Yes</w:t>
      </w:r>
    </w:p>
    <w:p w14:paraId="683F01A2" w14:textId="77777777" w:rsidR="0001413C" w:rsidRPr="0001413C" w:rsidRDefault="0001413C" w:rsidP="0001413C">
      <w:r w:rsidRPr="0001413C">
        <w:rPr>
          <w:b/>
          <w:bCs/>
        </w:rPr>
        <w:t xml:space="preserve">2. Answer: Incorrect </w:t>
      </w:r>
    </w:p>
    <w:p w14:paraId="542E8BDA" w14:textId="77777777" w:rsidR="0001413C" w:rsidRPr="0001413C" w:rsidRDefault="0001413C" w:rsidP="0001413C">
      <w:r w:rsidRPr="0001413C">
        <w:t>No</w:t>
      </w:r>
    </w:p>
    <w:p w14:paraId="18B80888" w14:textId="77777777" w:rsidR="0001413C" w:rsidRPr="0001413C" w:rsidRDefault="0001413C" w:rsidP="0001413C">
      <w:r w:rsidRPr="0001413C">
        <w:rPr>
          <w:b/>
          <w:bCs/>
        </w:rPr>
        <w:t>8. Question :</w:t>
      </w:r>
      <w:r w:rsidRPr="0001413C">
        <w:t xml:space="preserve"> </w:t>
      </w:r>
    </w:p>
    <w:p w14:paraId="672C172E" w14:textId="77777777" w:rsidR="0001413C" w:rsidRPr="0001413C" w:rsidRDefault="0001413C" w:rsidP="0001413C">
      <w:r w:rsidRPr="0001413C">
        <w:t>Amara is approaching a door that opens in both directions. She is just about to push it open when it swings out in front of her and hits her in the nose, which starts to bleed. It was her colleague, Hiran, who opened the door. He was talking to his colleague, so he failed to notice Amara approaching the door.</w:t>
      </w:r>
    </w:p>
    <w:p w14:paraId="21822E62" w14:textId="77777777" w:rsidR="0001413C" w:rsidRPr="0001413C" w:rsidRDefault="0001413C" w:rsidP="0001413C">
      <w:r w:rsidRPr="0001413C">
        <w:t>Could this be considered abusive conduct?</w:t>
      </w:r>
    </w:p>
    <w:p w14:paraId="1A3A23F2" w14:textId="77777777" w:rsidR="0001413C" w:rsidRPr="0001413C" w:rsidRDefault="0001413C" w:rsidP="0001413C">
      <w:r w:rsidRPr="0001413C">
        <w:rPr>
          <w:b/>
          <w:bCs/>
        </w:rPr>
        <w:t xml:space="preserve">1. Answer: Incorrect </w:t>
      </w:r>
    </w:p>
    <w:p w14:paraId="4381B32F" w14:textId="77777777" w:rsidR="0001413C" w:rsidRPr="0001413C" w:rsidRDefault="0001413C" w:rsidP="0001413C">
      <w:r w:rsidRPr="0001413C">
        <w:t>Yes</w:t>
      </w:r>
    </w:p>
    <w:p w14:paraId="61C3FBB9" w14:textId="77777777" w:rsidR="0001413C" w:rsidRPr="0001413C" w:rsidRDefault="0001413C" w:rsidP="0001413C">
      <w:r w:rsidRPr="0001413C">
        <w:rPr>
          <w:b/>
          <w:bCs/>
        </w:rPr>
        <w:t xml:space="preserve">2. Answer: Correct </w:t>
      </w:r>
    </w:p>
    <w:p w14:paraId="369CC665" w14:textId="77777777" w:rsidR="0001413C" w:rsidRPr="0001413C" w:rsidRDefault="0001413C" w:rsidP="0001413C">
      <w:r w:rsidRPr="0001413C">
        <w:t>No</w:t>
      </w:r>
    </w:p>
    <w:p w14:paraId="3773D088" w14:textId="77777777" w:rsidR="0001413C" w:rsidRPr="0001413C" w:rsidRDefault="0001413C" w:rsidP="0001413C">
      <w:r w:rsidRPr="0001413C">
        <w:rPr>
          <w:b/>
          <w:bCs/>
        </w:rPr>
        <w:t>9. Question :</w:t>
      </w:r>
      <w:r w:rsidRPr="0001413C">
        <w:t xml:space="preserve"> </w:t>
      </w:r>
    </w:p>
    <w:p w14:paraId="7113C1F4" w14:textId="77777777" w:rsidR="0001413C" w:rsidRPr="0001413C" w:rsidRDefault="0001413C" w:rsidP="0001413C">
      <w:r w:rsidRPr="0001413C">
        <w:t>Jason is deliberately pitting employees against one another. He’s trying to drive competition in the team because he thinks establishing winners and losers will boost performance and productivity.</w:t>
      </w:r>
    </w:p>
    <w:p w14:paraId="1E049199" w14:textId="77777777" w:rsidR="0001413C" w:rsidRPr="0001413C" w:rsidRDefault="0001413C" w:rsidP="0001413C">
      <w:r w:rsidRPr="0001413C">
        <w:t>This can’t be considered abusive conduct because it’s a tactic to drive performance.</w:t>
      </w:r>
    </w:p>
    <w:p w14:paraId="30525A0C" w14:textId="77777777" w:rsidR="0001413C" w:rsidRPr="0001413C" w:rsidRDefault="0001413C" w:rsidP="0001413C">
      <w:r w:rsidRPr="0001413C">
        <w:rPr>
          <w:b/>
          <w:bCs/>
        </w:rPr>
        <w:t xml:space="preserve">1. Answer: Incorrect </w:t>
      </w:r>
    </w:p>
    <w:p w14:paraId="6255526D" w14:textId="77777777" w:rsidR="0001413C" w:rsidRPr="0001413C" w:rsidRDefault="0001413C" w:rsidP="0001413C">
      <w:r w:rsidRPr="0001413C">
        <w:t>True</w:t>
      </w:r>
    </w:p>
    <w:p w14:paraId="7E481827" w14:textId="77777777" w:rsidR="0001413C" w:rsidRPr="0001413C" w:rsidRDefault="0001413C" w:rsidP="0001413C">
      <w:r w:rsidRPr="0001413C">
        <w:rPr>
          <w:b/>
          <w:bCs/>
        </w:rPr>
        <w:t xml:space="preserve">2. Answer: Correct </w:t>
      </w:r>
    </w:p>
    <w:p w14:paraId="2ED39A56" w14:textId="77777777" w:rsidR="0001413C" w:rsidRPr="0001413C" w:rsidRDefault="0001413C" w:rsidP="0001413C">
      <w:r w:rsidRPr="0001413C">
        <w:t>False</w:t>
      </w:r>
    </w:p>
    <w:p w14:paraId="06D4ACFD" w14:textId="77777777" w:rsidR="0001413C" w:rsidRPr="0001413C" w:rsidRDefault="0001413C" w:rsidP="0001413C">
      <w:r w:rsidRPr="0001413C">
        <w:rPr>
          <w:b/>
          <w:bCs/>
        </w:rPr>
        <w:t>10. Question :</w:t>
      </w:r>
      <w:r w:rsidRPr="0001413C">
        <w:t xml:space="preserve"> </w:t>
      </w:r>
    </w:p>
    <w:p w14:paraId="27FD0DEC" w14:textId="77777777" w:rsidR="0001413C" w:rsidRPr="0001413C" w:rsidRDefault="0001413C" w:rsidP="0001413C">
      <w:r w:rsidRPr="0001413C">
        <w:t>Riaan has been brainstorming an idea for a project, so there is a lot of loose paper scattered around his desk. He finally has a light-bulb moment as he’s packing up his things at the end of the day. He jots it down on a piece of scrap paper and leaves the office, knowing it will be there in the morning. The company has a clean desk policy, so his colleague, Pearl, decides to do him a favor and throws all the paper in the trash, not knowing his idea was written on it.</w:t>
      </w:r>
    </w:p>
    <w:p w14:paraId="320BF06D" w14:textId="77777777" w:rsidR="0001413C" w:rsidRPr="0001413C" w:rsidRDefault="0001413C" w:rsidP="0001413C">
      <w:r w:rsidRPr="0001413C">
        <w:t>Can this be considered abusive conduct?</w:t>
      </w:r>
    </w:p>
    <w:p w14:paraId="0F134956" w14:textId="77777777" w:rsidR="0001413C" w:rsidRPr="0001413C" w:rsidRDefault="0001413C" w:rsidP="0001413C">
      <w:r w:rsidRPr="0001413C">
        <w:rPr>
          <w:b/>
          <w:bCs/>
        </w:rPr>
        <w:t xml:space="preserve">1. Answer: Incorrect </w:t>
      </w:r>
    </w:p>
    <w:p w14:paraId="71F12382" w14:textId="77777777" w:rsidR="0001413C" w:rsidRPr="0001413C" w:rsidRDefault="0001413C" w:rsidP="0001413C">
      <w:r w:rsidRPr="0001413C">
        <w:t>Yes</w:t>
      </w:r>
    </w:p>
    <w:p w14:paraId="4AEC2611" w14:textId="77777777" w:rsidR="0001413C" w:rsidRPr="0001413C" w:rsidRDefault="0001413C" w:rsidP="0001413C">
      <w:r w:rsidRPr="0001413C">
        <w:rPr>
          <w:b/>
          <w:bCs/>
        </w:rPr>
        <w:t xml:space="preserve">2. Answer: Correct </w:t>
      </w:r>
    </w:p>
    <w:p w14:paraId="607D2D1F" w14:textId="77777777" w:rsidR="0001413C" w:rsidRPr="0001413C" w:rsidRDefault="0001413C" w:rsidP="0001413C">
      <w:r w:rsidRPr="0001413C">
        <w:t>No</w:t>
      </w:r>
    </w:p>
    <w:p w14:paraId="3D38DB06" w14:textId="77777777" w:rsidR="0001413C" w:rsidRPr="0001413C" w:rsidRDefault="0001413C" w:rsidP="0001413C">
      <w:r w:rsidRPr="0001413C">
        <w:rPr>
          <w:b/>
          <w:bCs/>
        </w:rPr>
        <w:t xml:space="preserve">Number of questions needed to pass ? : </w:t>
      </w:r>
    </w:p>
    <w:p w14:paraId="49374A13" w14:textId="77777777" w:rsidR="0001413C" w:rsidRPr="0001413C" w:rsidRDefault="0001413C" w:rsidP="0001413C">
      <w:r w:rsidRPr="0001413C">
        <w:t xml:space="preserve">4 </w:t>
      </w:r>
    </w:p>
    <w:p w14:paraId="69218D06" w14:textId="77777777" w:rsidR="0001413C" w:rsidRPr="0001413C" w:rsidRDefault="0001413C" w:rsidP="0001413C">
      <w:r w:rsidRPr="0001413C">
        <w:rPr>
          <w:b/>
          <w:bCs/>
        </w:rPr>
        <w:t>Passed Message</w:t>
      </w:r>
      <w:r w:rsidRPr="0001413C">
        <w:t xml:space="preserve"> </w:t>
      </w:r>
    </w:p>
    <w:p w14:paraId="472BFC04" w14:textId="77777777" w:rsidR="0001413C" w:rsidRPr="0001413C" w:rsidRDefault="0001413C" w:rsidP="0001413C">
      <w:r w:rsidRPr="0001413C">
        <w:rPr>
          <w:b/>
          <w:bCs/>
        </w:rPr>
        <w:t xml:space="preserve">Message text: </w:t>
      </w:r>
    </w:p>
    <w:p w14:paraId="7D700150" w14:textId="77777777" w:rsidR="0001413C" w:rsidRPr="0001413C" w:rsidRDefault="0001413C" w:rsidP="0001413C">
      <w:r w:rsidRPr="0001413C">
        <w:t>You've got it!</w:t>
      </w:r>
    </w:p>
    <w:p w14:paraId="4CEF4E6D" w14:textId="77777777" w:rsidR="0001413C" w:rsidRPr="0001413C" w:rsidRDefault="0001413C" w:rsidP="0001413C">
      <w:r w:rsidRPr="0001413C">
        <w:rPr>
          <w:b/>
          <w:bCs/>
        </w:rPr>
        <w:t>Failed Message</w:t>
      </w:r>
      <w:r w:rsidRPr="0001413C">
        <w:t xml:space="preserve"> </w:t>
      </w:r>
    </w:p>
    <w:p w14:paraId="13A088E3" w14:textId="77777777" w:rsidR="0001413C" w:rsidRPr="0001413C" w:rsidRDefault="0001413C" w:rsidP="0001413C">
      <w:r w:rsidRPr="0001413C">
        <w:rPr>
          <w:b/>
          <w:bCs/>
        </w:rPr>
        <w:t xml:space="preserve">Message text: </w:t>
      </w:r>
    </w:p>
    <w:p w14:paraId="10B0256A" w14:textId="77777777" w:rsidR="0001413C" w:rsidRPr="0001413C" w:rsidRDefault="0001413C" w:rsidP="0001413C">
      <w:r w:rsidRPr="0001413C">
        <w:t>Sorry, you'll need to retake the assessment.</w:t>
      </w:r>
    </w:p>
    <w:p w14:paraId="509808C8" w14:textId="77777777" w:rsidR="0001413C" w:rsidRPr="0001413C" w:rsidRDefault="0001413C" w:rsidP="0001413C">
      <w:r w:rsidRPr="0001413C">
        <w:br w:type="page"/>
      </w:r>
    </w:p>
    <w:p w14:paraId="7395C01D" w14:textId="77777777" w:rsidR="0001413C" w:rsidRPr="0001413C" w:rsidRDefault="0001413C" w:rsidP="0001413C">
      <w:bookmarkStart w:id="419" w:name="Page_6208978642882822889"/>
      <w:bookmarkEnd w:id="419"/>
      <w:r w:rsidRPr="0001413C">
        <w:rPr>
          <w:b/>
          <w:bCs/>
        </w:rPr>
        <w:t>Page Number:</w:t>
      </w:r>
      <w:r w:rsidRPr="0001413C">
        <w:t xml:space="preserve"> 189 </w:t>
      </w:r>
    </w:p>
    <w:p w14:paraId="52F8021C" w14:textId="77777777" w:rsidR="0001413C" w:rsidRPr="0001413C" w:rsidRDefault="0001413C" w:rsidP="0001413C">
      <w:r w:rsidRPr="0001413C">
        <w:rPr>
          <w:b/>
          <w:bCs/>
        </w:rPr>
        <w:t>Lesson 53:</w:t>
      </w:r>
      <w:r w:rsidRPr="0001413C">
        <w:t xml:space="preserve"> Abusive Conduct </w:t>
      </w:r>
    </w:p>
    <w:p w14:paraId="0F75C377" w14:textId="77777777" w:rsidR="0001413C" w:rsidRPr="0001413C" w:rsidRDefault="0001413C" w:rsidP="0001413C">
      <w:r w:rsidRPr="0001413C">
        <w:rPr>
          <w:b/>
          <w:bCs/>
        </w:rPr>
        <w:t xml:space="preserve">Video Template </w:t>
      </w:r>
    </w:p>
    <w:p w14:paraId="33D87729" w14:textId="77777777" w:rsidR="0001413C" w:rsidRPr="0001413C" w:rsidRDefault="0001413C" w:rsidP="0001413C">
      <w:r w:rsidRPr="0001413C">
        <w:rPr>
          <w:b/>
          <w:bCs/>
        </w:rPr>
        <w:t>Content Title:</w:t>
      </w:r>
      <w:r w:rsidRPr="0001413C">
        <w:t xml:space="preserve"> </w:t>
      </w:r>
    </w:p>
    <w:p w14:paraId="12602BF3" w14:textId="77777777" w:rsidR="0001413C" w:rsidRPr="0001413C" w:rsidRDefault="0001413C" w:rsidP="0001413C">
      <w:r w:rsidRPr="0001413C">
        <w:t xml:space="preserve">Abusive Conduct </w:t>
      </w:r>
    </w:p>
    <w:p w14:paraId="0E82CAC5" w14:textId="77777777" w:rsidR="0001413C" w:rsidRPr="0001413C" w:rsidRDefault="0001413C" w:rsidP="0001413C">
      <w:r w:rsidRPr="0001413C">
        <w:rPr>
          <w:b/>
          <w:bCs/>
        </w:rPr>
        <w:t>Audio Transcript Text:</w:t>
      </w:r>
      <w:r w:rsidRPr="0001413C">
        <w:t xml:space="preserve"> </w:t>
      </w:r>
    </w:p>
    <w:p w14:paraId="4AA9919A" w14:textId="77777777" w:rsidR="0001413C" w:rsidRPr="0001413C" w:rsidRDefault="0001413C" w:rsidP="0001413C">
      <w:r w:rsidRPr="0001413C">
        <w:t>The first thing we’re going to do is explore this topic in a little more detail.</w:t>
      </w:r>
    </w:p>
    <w:p w14:paraId="664396F6" w14:textId="77777777" w:rsidR="0001413C" w:rsidRPr="0001413C" w:rsidRDefault="0001413C" w:rsidP="0001413C">
      <w:r w:rsidRPr="0001413C">
        <w:t>Mara’s boss shouts at them every time they make a mistake.</w:t>
      </w:r>
    </w:p>
    <w:p w14:paraId="4A034949" w14:textId="77777777" w:rsidR="0001413C" w:rsidRPr="0001413C" w:rsidRDefault="0001413C" w:rsidP="0001413C">
      <w:r w:rsidRPr="0001413C">
        <w:t>Daryn is often insulted when he asks his team leader a question.</w:t>
      </w:r>
    </w:p>
    <w:p w14:paraId="7B1F6143" w14:textId="77777777" w:rsidR="0001413C" w:rsidRPr="0001413C" w:rsidRDefault="0001413C" w:rsidP="0001413C">
      <w:r w:rsidRPr="0001413C">
        <w:t xml:space="preserve">Whenever someone is repeatedly hostile, aggressive, or offensive toward a co-worker or employee, they could be engaging in abusive behavior. </w:t>
      </w:r>
    </w:p>
    <w:p w14:paraId="7DE34F2E" w14:textId="77777777" w:rsidR="0001413C" w:rsidRPr="0001413C" w:rsidRDefault="0001413C" w:rsidP="0001413C">
      <w:r w:rsidRPr="0001413C">
        <w:t>While this abuse can take many forms, it is always detrimental to the productivity, morale, and mental health of individuals and teams.</w:t>
      </w:r>
    </w:p>
    <w:p w14:paraId="1461A40E" w14:textId="77777777" w:rsidR="0001413C" w:rsidRPr="0001413C" w:rsidRDefault="0001413C" w:rsidP="0001413C">
      <w:r w:rsidRPr="0001413C">
        <w:t>We want to create a work environment where everyone feels safe contributing their unique ideas and perspectives.</w:t>
      </w:r>
    </w:p>
    <w:p w14:paraId="00DF68CF" w14:textId="77777777" w:rsidR="0001413C" w:rsidRPr="0001413C" w:rsidRDefault="0001413C" w:rsidP="0001413C">
      <w:r w:rsidRPr="0001413C">
        <w:t>If you see mistreatment in your workplace, speak up to your supervisor or report the incident to your HR department.</w:t>
      </w:r>
    </w:p>
    <w:p w14:paraId="15C477C3" w14:textId="77777777" w:rsidR="0001413C" w:rsidRPr="0001413C" w:rsidRDefault="0001413C" w:rsidP="0001413C">
      <w:r w:rsidRPr="0001413C">
        <w:t>Your actions not only support the victim; they also help us create a work culture where everyone can do their best work.</w:t>
      </w:r>
    </w:p>
    <w:p w14:paraId="2D332DE9" w14:textId="77777777" w:rsidR="0001413C" w:rsidRPr="0001413C" w:rsidRDefault="0001413C" w:rsidP="0001413C">
      <w:r w:rsidRPr="0001413C">
        <w:br w:type="page"/>
      </w:r>
    </w:p>
    <w:p w14:paraId="1F752039" w14:textId="77777777" w:rsidR="0001413C" w:rsidRPr="0001413C" w:rsidRDefault="0001413C" w:rsidP="0001413C">
      <w:bookmarkStart w:id="420" w:name="Page_7723338802273037373"/>
      <w:bookmarkEnd w:id="420"/>
      <w:r w:rsidRPr="0001413C">
        <w:rPr>
          <w:b/>
          <w:bCs/>
        </w:rPr>
        <w:t>Page Number:</w:t>
      </w:r>
      <w:r w:rsidRPr="0001413C">
        <w:t xml:space="preserve"> 190 </w:t>
      </w:r>
    </w:p>
    <w:p w14:paraId="6B61DAFF" w14:textId="77777777" w:rsidR="0001413C" w:rsidRPr="0001413C" w:rsidRDefault="0001413C" w:rsidP="0001413C">
      <w:r w:rsidRPr="0001413C">
        <w:rPr>
          <w:b/>
          <w:bCs/>
        </w:rPr>
        <w:t>Lesson 53:</w:t>
      </w:r>
      <w:r w:rsidRPr="0001413C">
        <w:t xml:space="preserve"> Abusive Conduct </w:t>
      </w:r>
    </w:p>
    <w:p w14:paraId="241B583F" w14:textId="77777777" w:rsidR="0001413C" w:rsidRPr="0001413C" w:rsidRDefault="0001413C" w:rsidP="0001413C">
      <w:r w:rsidRPr="0001413C">
        <w:rPr>
          <w:b/>
          <w:bCs/>
        </w:rPr>
        <w:t xml:space="preserve">Click and Reveal Template / LTR / Random </w:t>
      </w:r>
    </w:p>
    <w:p w14:paraId="48151E76" w14:textId="77777777" w:rsidR="0001413C" w:rsidRPr="0001413C" w:rsidRDefault="0001413C" w:rsidP="0001413C">
      <w:r w:rsidRPr="0001413C">
        <w:rPr>
          <w:b/>
          <w:bCs/>
        </w:rPr>
        <w:t>Content Title:</w:t>
      </w:r>
      <w:r w:rsidRPr="0001413C">
        <w:t xml:space="preserve"> </w:t>
      </w:r>
    </w:p>
    <w:p w14:paraId="6D3E69D5" w14:textId="77777777" w:rsidR="0001413C" w:rsidRPr="0001413C" w:rsidRDefault="0001413C" w:rsidP="0001413C">
      <w:r w:rsidRPr="0001413C">
        <w:t xml:space="preserve">What Is Abusive Conduct? </w:t>
      </w:r>
    </w:p>
    <w:p w14:paraId="0E6F0FD6" w14:textId="77777777" w:rsidR="0001413C" w:rsidRPr="0001413C" w:rsidRDefault="0001413C" w:rsidP="0001413C">
      <w:r w:rsidRPr="0001413C">
        <w:rPr>
          <w:b/>
          <w:bCs/>
        </w:rPr>
        <w:t>Content Description:</w:t>
      </w:r>
    </w:p>
    <w:p w14:paraId="55BF372B" w14:textId="77777777" w:rsidR="0001413C" w:rsidRPr="0001413C" w:rsidRDefault="0001413C" w:rsidP="0001413C">
      <w:r w:rsidRPr="0001413C">
        <w:t xml:space="preserve">Abusive conduct is any repeated conduct of an employer or employee in the workplace, with malice, that a reasonable person would find hostile or offensive and that is not related to an employer’s legitimate business interests (including performance standards). </w:t>
      </w:r>
    </w:p>
    <w:p w14:paraId="23B44FD4" w14:textId="77777777" w:rsidR="0001413C" w:rsidRPr="0001413C" w:rsidRDefault="0001413C" w:rsidP="0001413C">
      <w:r w:rsidRPr="0001413C">
        <w:t>Abusive conduct can take many forms, including repeated infliction of verbal abuse, such as the use of derogatory remarks, insults, epithets, verbal or physical conduct that a reasonable person would find threatening, intimidating, or humiliating, or the gratuitous sabotage or undermining of a person's work performance. It is important to note that a single act does not constitute abusive conduct, unless the act is especially severe or egregious. Abusive conduct has detrimental consequences on employers as well as employees, including a reduction in productivity and morale.</w:t>
      </w:r>
    </w:p>
    <w:p w14:paraId="57673E5F" w14:textId="77777777" w:rsidR="0001413C" w:rsidRPr="0001413C" w:rsidRDefault="0001413C" w:rsidP="0001413C">
      <w:r w:rsidRPr="0001413C">
        <w:t>Select each numbered panel to find out what abusive conduct looks like.</w:t>
      </w:r>
    </w:p>
    <w:p w14:paraId="2ED0B1DB"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5159"/>
        <w:gridCol w:w="1694"/>
        <w:gridCol w:w="1381"/>
        <w:gridCol w:w="1118"/>
      </w:tblGrid>
      <w:tr w:rsidR="0001413C" w:rsidRPr="0001413C" w14:paraId="311FCE7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743F54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524782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22838E"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1D9D13" w14:textId="77777777" w:rsidR="0001413C" w:rsidRPr="0001413C" w:rsidRDefault="0001413C" w:rsidP="0001413C">
            <w:pPr>
              <w:rPr>
                <w:b/>
                <w:bCs/>
              </w:rPr>
            </w:pPr>
            <w:r w:rsidRPr="0001413C">
              <w:rPr>
                <w:b/>
                <w:bCs/>
              </w:rPr>
              <w:t>Alternate Text</w:t>
            </w:r>
          </w:p>
        </w:tc>
      </w:tr>
      <w:tr w:rsidR="0001413C" w:rsidRPr="0001413C" w14:paraId="60AB842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40F05E" w14:textId="77777777" w:rsidR="0001413C" w:rsidRPr="0001413C" w:rsidRDefault="0001413C" w:rsidP="0001413C">
            <w:r w:rsidRPr="0001413C">
              <w:t xml:space="preserve">Verbal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521C04" w14:textId="77777777" w:rsidR="0001413C" w:rsidRPr="0001413C" w:rsidRDefault="0001413C" w:rsidP="0001413C">
            <w:r w:rsidRPr="0001413C">
              <w:t>Abusive conduct may include repeated cases of verbal abuse, such as the use of derogatory remarks or insults.</w:t>
            </w:r>
          </w:p>
          <w:p w14:paraId="3309A570" w14:textId="77777777" w:rsidR="0001413C" w:rsidRPr="0001413C" w:rsidRDefault="0001413C" w:rsidP="0001413C">
            <w:r w:rsidRPr="0001413C">
              <w:t>For example, Sammy calls Yoshi's ideas "ridiculous" and his work "amateur." Such mean remarks can be very hurtful for the victim. Verbal abuse may happen in front of colleagues, or the attacker may wait until they have the victim alone.</w:t>
            </w:r>
          </w:p>
          <w:p w14:paraId="141C8751" w14:textId="77777777" w:rsidR="0001413C" w:rsidRPr="0001413C" w:rsidRDefault="0001413C" w:rsidP="0001413C">
            <w:r w:rsidRPr="0001413C">
              <w:t>Under US law, Title VII of the Civil Rights Act of 1964 states that employers must take affirmative action against offending employees if comments are being made based on someone’s protected characteristic. Title VII does not mandate disciplinary measures if the unlawful conduct can be corrected without disciplinary action.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7FE8C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12A0B1" w14:textId="77777777" w:rsidR="0001413C" w:rsidRPr="0001413C" w:rsidRDefault="0001413C" w:rsidP="0001413C"/>
        </w:tc>
      </w:tr>
      <w:tr w:rsidR="0001413C" w:rsidRPr="0001413C" w14:paraId="504BE30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FAEFC5" w14:textId="77777777" w:rsidR="0001413C" w:rsidRPr="0001413C" w:rsidRDefault="0001413C" w:rsidP="0001413C">
            <w:r w:rsidRPr="0001413C">
              <w:t xml:space="preserve">Physical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CD133C" w14:textId="77777777" w:rsidR="0001413C" w:rsidRPr="0001413C" w:rsidRDefault="0001413C" w:rsidP="0001413C">
            <w:r w:rsidRPr="0001413C">
              <w:t xml:space="preserve">Supervisors and managers must understand what to do if an employee claims that they are the victim of physical abuse or assault. </w:t>
            </w:r>
            <w:r w:rsidRPr="0001413C">
              <w:br/>
            </w:r>
            <w:r w:rsidRPr="0001413C">
              <w:br/>
              <w:t xml:space="preserve">If management fails to act in the event of abusive conduct, they not only expose the victim to further abuse but also expose themselves and our company to potential lawsuits. </w:t>
            </w:r>
            <w:r w:rsidRPr="0001413C">
              <w:br/>
            </w:r>
            <w:r w:rsidRPr="0001413C">
              <w:br/>
              <w:t xml:space="preserve">For example, Nia was employed as a receptionist and reported her supervisor for unwanted physical conduct and for sending lewd, sexually suggestive, and explicit text messages. Nia was forced to continue working with her supervisor and, a short time later, was sent her final paycheck. She successfully sued for sexual harassment and 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67C74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53D629" w14:textId="77777777" w:rsidR="0001413C" w:rsidRPr="0001413C" w:rsidRDefault="0001413C" w:rsidP="0001413C"/>
        </w:tc>
      </w:tr>
      <w:tr w:rsidR="0001413C" w:rsidRPr="0001413C" w14:paraId="45FC333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5127E3" w14:textId="77777777" w:rsidR="0001413C" w:rsidRPr="0001413C" w:rsidRDefault="0001413C" w:rsidP="0001413C">
            <w:r w:rsidRPr="0001413C">
              <w:t xml:space="preserve">Abusive Conduct vs. Harassment and Discrimination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73E69C" w14:textId="77777777" w:rsidR="0001413C" w:rsidRPr="0001413C" w:rsidRDefault="0001413C" w:rsidP="0001413C">
            <w:r w:rsidRPr="0001413C">
              <w:t>It’s important to distinguish between abusive conduct and unlawful harassment or discrimination. Any person can suffer abusive conduct regardless of whether or not they belong to a protected class. On the other hand, abusive conduct based on a protected characteristic – such as gender, age, or race – often constitutes harassment or discrimination in legal terms.</w:t>
            </w:r>
          </w:p>
          <w:p w14:paraId="0762E2E4" w14:textId="77777777" w:rsidR="0001413C" w:rsidRPr="0001413C" w:rsidRDefault="0001413C" w:rsidP="0001413C">
            <w:r w:rsidRPr="0001413C">
              <w:t>For example, Tyler started a new job in which he was targeted by a colleague with the same race, approximate age, and gender. The colleague continuously tried to make his work look bad. Tyler documented these events and presented his case to management who eventually dismissed the attacker.</w:t>
            </w:r>
          </w:p>
          <w:p w14:paraId="77A6EDBC" w14:textId="77777777" w:rsidR="0001413C" w:rsidRPr="0001413C" w:rsidRDefault="0001413C" w:rsidP="0001413C">
            <w:r w:rsidRPr="0001413C">
              <w:t>This was a case of abusive conduct, as Tyler was targeted by his colleague solely because the colleague didn't like him, and not because of a particular protected class.</w:t>
            </w:r>
          </w:p>
          <w:p w14:paraId="59FB4C3E"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A8C59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B1B868" w14:textId="77777777" w:rsidR="0001413C" w:rsidRPr="0001413C" w:rsidRDefault="0001413C" w:rsidP="0001413C"/>
        </w:tc>
      </w:tr>
    </w:tbl>
    <w:p w14:paraId="7746939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2825CF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99A97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706A2A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499CC02"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B345A8A" w14:textId="77777777" w:rsidR="0001413C" w:rsidRPr="0001413C" w:rsidRDefault="0001413C" w:rsidP="0001413C">
            <w:pPr>
              <w:rPr>
                <w:b/>
                <w:bCs/>
              </w:rPr>
            </w:pPr>
            <w:r w:rsidRPr="0001413C">
              <w:rPr>
                <w:b/>
                <w:bCs/>
              </w:rPr>
              <w:t>Alternate Text</w:t>
            </w:r>
          </w:p>
        </w:tc>
      </w:tr>
      <w:tr w:rsidR="0001413C" w:rsidRPr="0001413C" w14:paraId="0F170C5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353AE1"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20D10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01081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A01373" w14:textId="77777777" w:rsidR="0001413C" w:rsidRPr="0001413C" w:rsidRDefault="0001413C" w:rsidP="0001413C"/>
        </w:tc>
      </w:tr>
    </w:tbl>
    <w:p w14:paraId="0241AFEA" w14:textId="77777777" w:rsidR="0001413C" w:rsidRPr="0001413C" w:rsidRDefault="0001413C" w:rsidP="0001413C">
      <w:r w:rsidRPr="0001413C">
        <w:rPr>
          <w:b/>
          <w:bCs/>
        </w:rPr>
        <w:t>Audio Transcript Text:</w:t>
      </w:r>
      <w:r w:rsidRPr="0001413C">
        <w:t xml:space="preserve"> </w:t>
      </w:r>
    </w:p>
    <w:p w14:paraId="2D0667F8" w14:textId="77777777" w:rsidR="0001413C" w:rsidRPr="0001413C" w:rsidRDefault="0001413C" w:rsidP="0001413C">
      <w:r w:rsidRPr="0001413C">
        <w:t>Before we go any further, we'll explore some of the key aspects of this topic.</w:t>
      </w:r>
    </w:p>
    <w:p w14:paraId="69CF6544" w14:textId="77777777" w:rsidR="0001413C" w:rsidRPr="0001413C" w:rsidRDefault="0001413C" w:rsidP="0001413C">
      <w:r w:rsidRPr="0001413C">
        <w:br w:type="page"/>
      </w:r>
    </w:p>
    <w:p w14:paraId="546CE02E" w14:textId="77777777" w:rsidR="0001413C" w:rsidRPr="0001413C" w:rsidRDefault="0001413C" w:rsidP="0001413C">
      <w:bookmarkStart w:id="421" w:name="Page_52771602446522152"/>
      <w:bookmarkEnd w:id="421"/>
      <w:r w:rsidRPr="0001413C">
        <w:rPr>
          <w:b/>
          <w:bCs/>
        </w:rPr>
        <w:t>Page Number:</w:t>
      </w:r>
      <w:r w:rsidRPr="0001413C">
        <w:t xml:space="preserve"> 191 </w:t>
      </w:r>
    </w:p>
    <w:p w14:paraId="6FE135ED" w14:textId="77777777" w:rsidR="0001413C" w:rsidRPr="0001413C" w:rsidRDefault="0001413C" w:rsidP="0001413C">
      <w:r w:rsidRPr="0001413C">
        <w:rPr>
          <w:b/>
          <w:bCs/>
        </w:rPr>
        <w:t>Lesson 53:</w:t>
      </w:r>
      <w:r w:rsidRPr="0001413C">
        <w:t xml:space="preserve"> Abusive Conduct </w:t>
      </w:r>
    </w:p>
    <w:p w14:paraId="2DDEB08C" w14:textId="77777777" w:rsidR="0001413C" w:rsidRPr="0001413C" w:rsidRDefault="0001413C" w:rsidP="0001413C">
      <w:r w:rsidRPr="0001413C">
        <w:rPr>
          <w:b/>
          <w:bCs/>
        </w:rPr>
        <w:t xml:space="preserve">Question and Answer Template / Text / LTR </w:t>
      </w:r>
    </w:p>
    <w:p w14:paraId="5327B09E" w14:textId="77777777" w:rsidR="0001413C" w:rsidRPr="0001413C" w:rsidRDefault="0001413C" w:rsidP="0001413C">
      <w:r w:rsidRPr="0001413C">
        <w:rPr>
          <w:b/>
          <w:bCs/>
        </w:rPr>
        <w:t>Content Title:</w:t>
      </w:r>
      <w:r w:rsidRPr="0001413C">
        <w:t xml:space="preserve"> </w:t>
      </w:r>
    </w:p>
    <w:p w14:paraId="34AF7B5C" w14:textId="77777777" w:rsidR="0001413C" w:rsidRPr="0001413C" w:rsidRDefault="0001413C" w:rsidP="0001413C">
      <w:r w:rsidRPr="0001413C">
        <w:t xml:space="preserve">What Is Abusive Conduct? </w:t>
      </w:r>
    </w:p>
    <w:p w14:paraId="4B1C49B8" w14:textId="77777777" w:rsidR="0001413C" w:rsidRPr="0001413C" w:rsidRDefault="0001413C" w:rsidP="0001413C">
      <w:r w:rsidRPr="0001413C">
        <w:rPr>
          <w:b/>
          <w:bCs/>
        </w:rPr>
        <w:t>Content Description:</w:t>
      </w:r>
    </w:p>
    <w:p w14:paraId="1744F4C2" w14:textId="77777777" w:rsidR="0001413C" w:rsidRPr="0001413C" w:rsidRDefault="0001413C" w:rsidP="0001413C">
      <w:r w:rsidRPr="0001413C">
        <w:t>A new colleague, Diego, seems depressed and withdrawn. When you ask him how he is, he tells you he feels he's been the victim of abusive conduct by his colleagues.</w:t>
      </w:r>
      <w:r w:rsidRPr="0001413C">
        <w:br/>
      </w:r>
      <w:r w:rsidRPr="0001413C">
        <w:br/>
        <w:t xml:space="preserve">Which of the following actions that Diego says he has been subjected to could be considered abusive conduct? </w:t>
      </w:r>
    </w:p>
    <w:p w14:paraId="4B6E72F1" w14:textId="77777777" w:rsidR="0001413C" w:rsidRPr="0001413C" w:rsidRDefault="0001413C" w:rsidP="0001413C">
      <w:r w:rsidRPr="0001413C">
        <w:rPr>
          <w:b/>
          <w:bCs/>
        </w:rPr>
        <w:t>Question:</w:t>
      </w:r>
      <w:r w:rsidRPr="0001413C">
        <w:t xml:space="preserve"> </w:t>
      </w:r>
    </w:p>
    <w:p w14:paraId="673C77CB" w14:textId="77777777" w:rsidR="0001413C" w:rsidRPr="0001413C" w:rsidRDefault="0001413C" w:rsidP="0001413C">
      <w:r w:rsidRPr="0001413C">
        <w:t xml:space="preserve">Select the two actions.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5FEEF2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CC8456"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FD85B2" w14:textId="77777777" w:rsidR="0001413C" w:rsidRPr="0001413C" w:rsidRDefault="0001413C" w:rsidP="0001413C">
            <w:pPr>
              <w:rPr>
                <w:b/>
                <w:bCs/>
              </w:rPr>
            </w:pPr>
            <w:r w:rsidRPr="0001413C">
              <w:rPr>
                <w:b/>
                <w:bCs/>
              </w:rPr>
              <w:t>Answer</w:t>
            </w:r>
          </w:p>
        </w:tc>
      </w:tr>
      <w:tr w:rsidR="0001413C" w:rsidRPr="0001413C" w14:paraId="5A0A393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2A98A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2FB39B" w14:textId="77777777" w:rsidR="0001413C" w:rsidRPr="0001413C" w:rsidRDefault="0001413C" w:rsidP="0001413C">
            <w:r w:rsidRPr="0001413C">
              <w:t>Diego’s team lead, Alice, has made threats about him losing his job if he doesn't hit project milestones. She's made these threats in team meetings and never acts this way towards any other team members.</w:t>
            </w:r>
          </w:p>
        </w:tc>
      </w:tr>
      <w:tr w:rsidR="0001413C" w:rsidRPr="0001413C" w14:paraId="507114A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40FE9E"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74C9DE" w14:textId="77777777" w:rsidR="0001413C" w:rsidRPr="0001413C" w:rsidRDefault="0001413C" w:rsidP="0001413C">
            <w:r w:rsidRPr="0001413C">
              <w:t>Diego sits beside Alfonso. He's heard that Alfonso has a bit of a temper and on a few occasions since Diego started, Alfonso has threatened him with physical violence over some very petty things, like using his favorite coffee mug.</w:t>
            </w:r>
          </w:p>
        </w:tc>
      </w:tr>
      <w:tr w:rsidR="0001413C" w:rsidRPr="0001413C" w14:paraId="5B1D8CE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321DB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A9CCAB" w14:textId="77777777" w:rsidR="0001413C" w:rsidRPr="0001413C" w:rsidRDefault="0001413C" w:rsidP="0001413C">
            <w:r w:rsidRPr="0001413C">
              <w:t>After completing a delivery for one of his first projects, one of Diego's colleagues, Eli, provided some feedback to Diego on ways in which he could improve his next deliverable. Eli provided the feedback in a friendly manner.</w:t>
            </w:r>
          </w:p>
        </w:tc>
      </w:tr>
    </w:tbl>
    <w:p w14:paraId="17B2FFB1"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907DC40" w14:textId="77777777" w:rsidR="0001413C" w:rsidRPr="0001413C" w:rsidRDefault="0001413C" w:rsidP="0001413C">
      <w:r w:rsidRPr="0001413C">
        <w:br w:type="page"/>
      </w:r>
    </w:p>
    <w:p w14:paraId="4D9970DF" w14:textId="77777777" w:rsidR="0001413C" w:rsidRPr="0001413C" w:rsidRDefault="0001413C" w:rsidP="0001413C">
      <w:bookmarkStart w:id="422" w:name="Page_1631953900683871460"/>
      <w:bookmarkEnd w:id="422"/>
      <w:r w:rsidRPr="0001413C">
        <w:rPr>
          <w:b/>
          <w:bCs/>
        </w:rPr>
        <w:t>Page Number:</w:t>
      </w:r>
      <w:r w:rsidRPr="0001413C">
        <w:t xml:space="preserve"> 192 </w:t>
      </w:r>
    </w:p>
    <w:p w14:paraId="128BEAE3" w14:textId="77777777" w:rsidR="0001413C" w:rsidRPr="0001413C" w:rsidRDefault="0001413C" w:rsidP="0001413C">
      <w:r w:rsidRPr="0001413C">
        <w:rPr>
          <w:b/>
          <w:bCs/>
        </w:rPr>
        <w:t>Lesson 53:</w:t>
      </w:r>
      <w:r w:rsidRPr="0001413C">
        <w:t xml:space="preserve"> Abusive Conduct </w:t>
      </w:r>
    </w:p>
    <w:p w14:paraId="1CBED212" w14:textId="77777777" w:rsidR="0001413C" w:rsidRPr="0001413C" w:rsidRDefault="0001413C" w:rsidP="0001413C">
      <w:r w:rsidRPr="0001413C">
        <w:rPr>
          <w:b/>
          <w:bCs/>
        </w:rPr>
        <w:t xml:space="preserve">Text and Image Template / Text Only </w:t>
      </w:r>
    </w:p>
    <w:p w14:paraId="5F8DBA94" w14:textId="77777777" w:rsidR="0001413C" w:rsidRPr="0001413C" w:rsidRDefault="0001413C" w:rsidP="0001413C">
      <w:r w:rsidRPr="0001413C">
        <w:rPr>
          <w:b/>
          <w:bCs/>
        </w:rPr>
        <w:t>Content Title:</w:t>
      </w:r>
      <w:r w:rsidRPr="0001413C">
        <w:t xml:space="preserve"> </w:t>
      </w:r>
    </w:p>
    <w:p w14:paraId="5B3BA8E4" w14:textId="77777777" w:rsidR="0001413C" w:rsidRPr="0001413C" w:rsidRDefault="0001413C" w:rsidP="0001413C">
      <w:r w:rsidRPr="0001413C">
        <w:t xml:space="preserve">Remember… </w:t>
      </w:r>
    </w:p>
    <w:p w14:paraId="1ACB069A" w14:textId="77777777" w:rsidR="0001413C" w:rsidRPr="0001413C" w:rsidRDefault="0001413C" w:rsidP="0001413C">
      <w:r w:rsidRPr="0001413C">
        <w:br/>
      </w:r>
      <w:r w:rsidRPr="0001413C">
        <w:rPr>
          <w:b/>
          <w:bCs/>
        </w:rPr>
        <w:t>Column 1 Text:</w:t>
      </w:r>
      <w:r w:rsidRPr="0001413C">
        <w:t xml:space="preserve"> </w:t>
      </w:r>
    </w:p>
    <w:p w14:paraId="79C8F844" w14:textId="77777777" w:rsidR="0001413C" w:rsidRPr="0001413C" w:rsidRDefault="0001413C" w:rsidP="0001413C">
      <w:r w:rsidRPr="0001413C">
        <w:t>In situations that involve abusive conduct, employers must take affirmative action and in some cases, disciplinary measures, against offending employees.</w:t>
      </w:r>
    </w:p>
    <w:p w14:paraId="2DE93CFE" w14:textId="77777777" w:rsidR="0001413C" w:rsidRPr="0001413C" w:rsidRDefault="0001413C" w:rsidP="0001413C">
      <w:r w:rsidRPr="0001413C">
        <w:t>If abusive conduct is not addressed, it will have a negative impact on employee morale and can also leave the company open to claims of abusive conduct, which could result in financial penalties and loss of reputation.</w:t>
      </w:r>
    </w:p>
    <w:p w14:paraId="67D5B284" w14:textId="77777777" w:rsidR="0001413C" w:rsidRPr="0001413C" w:rsidRDefault="0001413C" w:rsidP="0001413C">
      <w:r w:rsidRPr="0001413C">
        <w:t>If you witness abusive conduct, you have a responsibility to report it. You can find out who to report it to in the Contact Details section.</w:t>
      </w:r>
    </w:p>
    <w:p w14:paraId="0C2E4E6B" w14:textId="77777777" w:rsidR="0001413C" w:rsidRPr="0001413C" w:rsidRDefault="0001413C" w:rsidP="0001413C">
      <w:r w:rsidRPr="0001413C">
        <w:rPr>
          <w:b/>
          <w:bCs/>
        </w:rPr>
        <w:t>Audio Transcript Text:</w:t>
      </w:r>
      <w:r w:rsidRPr="0001413C">
        <w:t xml:space="preserve"> </w:t>
      </w:r>
    </w:p>
    <w:p w14:paraId="678317E4" w14:textId="77777777" w:rsidR="0001413C" w:rsidRPr="0001413C" w:rsidRDefault="0001413C" w:rsidP="0001413C">
      <w:r w:rsidRPr="0001413C">
        <w:t>Here are some things you always need to consider.</w:t>
      </w:r>
    </w:p>
    <w:p w14:paraId="2B38686F" w14:textId="77777777" w:rsidR="0001413C" w:rsidRPr="0001413C" w:rsidRDefault="0001413C" w:rsidP="0001413C">
      <w:r w:rsidRPr="0001413C">
        <w:br w:type="page"/>
      </w:r>
    </w:p>
    <w:p w14:paraId="2E0B45AA" w14:textId="77777777" w:rsidR="0001413C" w:rsidRPr="0001413C" w:rsidRDefault="0001413C" w:rsidP="0001413C">
      <w:bookmarkStart w:id="423" w:name="Page_22631989863053259"/>
      <w:bookmarkEnd w:id="423"/>
      <w:r w:rsidRPr="0001413C">
        <w:rPr>
          <w:b/>
          <w:bCs/>
        </w:rPr>
        <w:t>Page Number:</w:t>
      </w:r>
      <w:r w:rsidRPr="0001413C">
        <w:t xml:space="preserve"> 193 </w:t>
      </w:r>
    </w:p>
    <w:p w14:paraId="017C4E59" w14:textId="77777777" w:rsidR="0001413C" w:rsidRPr="0001413C" w:rsidRDefault="0001413C" w:rsidP="0001413C">
      <w:r w:rsidRPr="0001413C">
        <w:rPr>
          <w:b/>
          <w:bCs/>
        </w:rPr>
        <w:t>Lesson 53:</w:t>
      </w:r>
      <w:r w:rsidRPr="0001413C">
        <w:t xml:space="preserve"> Abusive Conduct </w:t>
      </w:r>
    </w:p>
    <w:p w14:paraId="18D659AB" w14:textId="77777777" w:rsidR="0001413C" w:rsidRPr="0001413C" w:rsidRDefault="0001413C" w:rsidP="0001413C">
      <w:r w:rsidRPr="0001413C">
        <w:rPr>
          <w:b/>
          <w:bCs/>
        </w:rPr>
        <w:t xml:space="preserve">Question and Answer Template / Text / LTR </w:t>
      </w:r>
    </w:p>
    <w:p w14:paraId="723AA479" w14:textId="77777777" w:rsidR="0001413C" w:rsidRPr="0001413C" w:rsidRDefault="0001413C" w:rsidP="0001413C">
      <w:r w:rsidRPr="0001413C">
        <w:rPr>
          <w:b/>
          <w:bCs/>
        </w:rPr>
        <w:t>Content Title:</w:t>
      </w:r>
      <w:r w:rsidRPr="0001413C">
        <w:t xml:space="preserve"> </w:t>
      </w:r>
    </w:p>
    <w:p w14:paraId="4EC4B9DE" w14:textId="77777777" w:rsidR="0001413C" w:rsidRPr="0001413C" w:rsidRDefault="0001413C" w:rsidP="0001413C">
      <w:r w:rsidRPr="0001413C">
        <w:t xml:space="preserve">What Should the Company Do? </w:t>
      </w:r>
    </w:p>
    <w:p w14:paraId="6C1B5E46" w14:textId="77777777" w:rsidR="0001413C" w:rsidRPr="0001413C" w:rsidRDefault="0001413C" w:rsidP="0001413C">
      <w:r w:rsidRPr="0001413C">
        <w:rPr>
          <w:b/>
          <w:bCs/>
        </w:rPr>
        <w:t>Content Description:</w:t>
      </w:r>
    </w:p>
    <w:p w14:paraId="70FCA175" w14:textId="77777777" w:rsidR="0001413C" w:rsidRPr="0001413C" w:rsidRDefault="0001413C" w:rsidP="0001413C">
      <w:r w:rsidRPr="0001413C">
        <w:t>Diego reports the abusive conduct to his manager. His manager asks what the company should do.</w:t>
      </w:r>
    </w:p>
    <w:p w14:paraId="26CAF36D" w14:textId="77777777" w:rsidR="0001413C" w:rsidRPr="0001413C" w:rsidRDefault="0001413C" w:rsidP="0001413C">
      <w:r w:rsidRPr="0001413C">
        <w:rPr>
          <w:b/>
          <w:bCs/>
        </w:rPr>
        <w:t>Question:</w:t>
      </w:r>
      <w:r w:rsidRPr="0001413C">
        <w:t xml:space="preserve"> </w:t>
      </w:r>
    </w:p>
    <w:p w14:paraId="52E9620E" w14:textId="77777777" w:rsidR="0001413C" w:rsidRPr="0001413C" w:rsidRDefault="0001413C" w:rsidP="0001413C">
      <w:r w:rsidRPr="0001413C">
        <w:t xml:space="preserve">Select the two actions the company should take.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67ED4A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639B89"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E52B88D" w14:textId="77777777" w:rsidR="0001413C" w:rsidRPr="0001413C" w:rsidRDefault="0001413C" w:rsidP="0001413C">
            <w:pPr>
              <w:rPr>
                <w:b/>
                <w:bCs/>
              </w:rPr>
            </w:pPr>
            <w:r w:rsidRPr="0001413C">
              <w:rPr>
                <w:b/>
                <w:bCs/>
              </w:rPr>
              <w:t>Answer</w:t>
            </w:r>
          </w:p>
        </w:tc>
      </w:tr>
      <w:tr w:rsidR="0001413C" w:rsidRPr="0001413C" w14:paraId="76FE6F2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B03BC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F1C425" w14:textId="77777777" w:rsidR="0001413C" w:rsidRPr="0001413C" w:rsidRDefault="0001413C" w:rsidP="0001413C">
            <w:r w:rsidRPr="0001413C">
              <w:t>Investigate Diego’s claims.</w:t>
            </w:r>
          </w:p>
        </w:tc>
      </w:tr>
      <w:tr w:rsidR="0001413C" w:rsidRPr="0001413C" w14:paraId="09B6680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FBB98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0897DA" w14:textId="77777777" w:rsidR="0001413C" w:rsidRPr="0001413C" w:rsidRDefault="0001413C" w:rsidP="0001413C">
            <w:r w:rsidRPr="0001413C">
              <w:t>Implement training to help educate all employees in creating a more respectful work environment.</w:t>
            </w:r>
          </w:p>
        </w:tc>
      </w:tr>
      <w:tr w:rsidR="0001413C" w:rsidRPr="0001413C" w14:paraId="7614A97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C29D1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11DB3F" w14:textId="77777777" w:rsidR="0001413C" w:rsidRPr="0001413C" w:rsidRDefault="0001413C" w:rsidP="0001413C">
            <w:r w:rsidRPr="0001413C">
              <w:t>Dismiss the attackers identified by Diego immediately.</w:t>
            </w:r>
          </w:p>
        </w:tc>
      </w:tr>
    </w:tbl>
    <w:p w14:paraId="11B65988"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B95707A" w14:textId="77777777" w:rsidR="0001413C" w:rsidRPr="0001413C" w:rsidRDefault="0001413C" w:rsidP="0001413C">
      <w:r w:rsidRPr="0001413C">
        <w:br w:type="page"/>
      </w:r>
    </w:p>
    <w:p w14:paraId="4F08C964" w14:textId="77777777" w:rsidR="0001413C" w:rsidRPr="0001413C" w:rsidRDefault="0001413C" w:rsidP="0001413C">
      <w:bookmarkStart w:id="424" w:name="Page_17082187515621824"/>
      <w:bookmarkEnd w:id="424"/>
      <w:r w:rsidRPr="0001413C">
        <w:rPr>
          <w:b/>
          <w:bCs/>
        </w:rPr>
        <w:t>Page Number:</w:t>
      </w:r>
      <w:r w:rsidRPr="0001413C">
        <w:t xml:space="preserve"> 194 </w:t>
      </w:r>
    </w:p>
    <w:p w14:paraId="1F22EFB3" w14:textId="77777777" w:rsidR="0001413C" w:rsidRPr="0001413C" w:rsidRDefault="0001413C" w:rsidP="0001413C">
      <w:r w:rsidRPr="0001413C">
        <w:rPr>
          <w:b/>
          <w:bCs/>
        </w:rPr>
        <w:t>Lesson 53:</w:t>
      </w:r>
      <w:r w:rsidRPr="0001413C">
        <w:t xml:space="preserve"> Abusive Conduct </w:t>
      </w:r>
    </w:p>
    <w:p w14:paraId="1A526EDC" w14:textId="77777777" w:rsidR="0001413C" w:rsidRPr="0001413C" w:rsidRDefault="0001413C" w:rsidP="0001413C">
      <w:r w:rsidRPr="0001413C">
        <w:rPr>
          <w:b/>
          <w:bCs/>
        </w:rPr>
        <w:t xml:space="preserve">Text and Image Template / Text Only </w:t>
      </w:r>
    </w:p>
    <w:p w14:paraId="6773B6AD" w14:textId="77777777" w:rsidR="0001413C" w:rsidRPr="0001413C" w:rsidRDefault="0001413C" w:rsidP="0001413C">
      <w:r w:rsidRPr="0001413C">
        <w:rPr>
          <w:b/>
          <w:bCs/>
        </w:rPr>
        <w:t>Content Title:</w:t>
      </w:r>
      <w:r w:rsidRPr="0001413C">
        <w:t xml:space="preserve"> </w:t>
      </w:r>
    </w:p>
    <w:p w14:paraId="5D33F2FF" w14:textId="77777777" w:rsidR="0001413C" w:rsidRPr="0001413C" w:rsidRDefault="0001413C" w:rsidP="0001413C">
      <w:r w:rsidRPr="0001413C">
        <w:t xml:space="preserve">Remember… </w:t>
      </w:r>
    </w:p>
    <w:p w14:paraId="2CFE0CE9" w14:textId="77777777" w:rsidR="0001413C" w:rsidRPr="0001413C" w:rsidRDefault="0001413C" w:rsidP="0001413C">
      <w:r w:rsidRPr="0001413C">
        <w:br/>
      </w:r>
      <w:r w:rsidRPr="0001413C">
        <w:rPr>
          <w:b/>
          <w:bCs/>
        </w:rPr>
        <w:t>Column 1 Text:</w:t>
      </w:r>
      <w:r w:rsidRPr="0001413C">
        <w:t xml:space="preserve"> </w:t>
      </w:r>
    </w:p>
    <w:p w14:paraId="29420C2E" w14:textId="77777777" w:rsidR="0001413C" w:rsidRPr="0001413C" w:rsidRDefault="0001413C" w:rsidP="0001413C">
      <w:r w:rsidRPr="0001413C">
        <w:t>The company should act to ensure that all employees are aware of what constitutes abusive conduct and that this conduct will not be tolerated.</w:t>
      </w:r>
    </w:p>
    <w:p w14:paraId="65DA09C4" w14:textId="77777777" w:rsidR="0001413C" w:rsidRPr="0001413C" w:rsidRDefault="0001413C" w:rsidP="0001413C">
      <w:r w:rsidRPr="0001413C">
        <w:t>They must also provide all managers and supervisors with training that includes a policy to define unacceptable conduct, and a mechanism for disciplining employees who engage in abusive conduct.</w:t>
      </w:r>
    </w:p>
    <w:p w14:paraId="78B581DC" w14:textId="77777777" w:rsidR="0001413C" w:rsidRPr="0001413C" w:rsidRDefault="0001413C" w:rsidP="0001413C">
      <w:r w:rsidRPr="0001413C">
        <w:t>It is your responsibility to know what type of situations you need to escalate and who you need to escalate to.</w:t>
      </w:r>
    </w:p>
    <w:p w14:paraId="6643D712" w14:textId="77777777" w:rsidR="0001413C" w:rsidRPr="0001413C" w:rsidRDefault="0001413C" w:rsidP="0001413C">
      <w:r w:rsidRPr="0001413C">
        <w:t>Remember, if you are ever unsure of what action to take, you can find out who you need to contact in the Contact Details section before making a decision.</w:t>
      </w:r>
    </w:p>
    <w:p w14:paraId="539EBB02" w14:textId="77777777" w:rsidR="0001413C" w:rsidRPr="0001413C" w:rsidRDefault="0001413C" w:rsidP="0001413C">
      <w:r w:rsidRPr="0001413C">
        <w:rPr>
          <w:b/>
          <w:bCs/>
        </w:rPr>
        <w:t>Audio Transcript Text:</w:t>
      </w:r>
      <w:r w:rsidRPr="0001413C">
        <w:t xml:space="preserve"> </w:t>
      </w:r>
    </w:p>
    <w:p w14:paraId="0B792408" w14:textId="77777777" w:rsidR="0001413C" w:rsidRPr="0001413C" w:rsidRDefault="0001413C" w:rsidP="0001413C">
      <w:r w:rsidRPr="0001413C">
        <w:t>Your help was appreciated.</w:t>
      </w:r>
    </w:p>
    <w:p w14:paraId="4167F463" w14:textId="77777777" w:rsidR="0001413C" w:rsidRPr="0001413C" w:rsidRDefault="0001413C" w:rsidP="0001413C">
      <w:r w:rsidRPr="0001413C">
        <w:br w:type="page"/>
      </w:r>
    </w:p>
    <w:p w14:paraId="4C175D9E" w14:textId="77777777" w:rsidR="0001413C" w:rsidRPr="0001413C" w:rsidRDefault="0001413C" w:rsidP="0001413C">
      <w:r w:rsidRPr="0001413C">
        <w:rPr>
          <w:b/>
          <w:bCs/>
        </w:rPr>
        <w:t>Lesson 54:</w:t>
      </w:r>
      <w:r w:rsidRPr="0001413C">
        <w:t xml:space="preserve"> Violence in the Workplace </w:t>
      </w:r>
    </w:p>
    <w:p w14:paraId="376F6691" w14:textId="77777777" w:rsidR="0001413C" w:rsidRPr="0001413C" w:rsidRDefault="0001413C" w:rsidP="0001413C">
      <w:r w:rsidRPr="0001413C">
        <w:rPr>
          <w:b/>
          <w:bCs/>
        </w:rPr>
        <w:t>Quick Quiz Lesson</w:t>
      </w:r>
      <w:r w:rsidRPr="0001413C">
        <w:t xml:space="preserve"> </w:t>
      </w:r>
    </w:p>
    <w:p w14:paraId="47BE9F4B" w14:textId="77777777" w:rsidR="0001413C" w:rsidRPr="0001413C" w:rsidRDefault="0001413C" w:rsidP="0001413C">
      <w:r w:rsidRPr="0001413C">
        <w:rPr>
          <w:b/>
          <w:bCs/>
        </w:rPr>
        <w:t>Lesson Type :</w:t>
      </w:r>
      <w:r w:rsidRPr="0001413C">
        <w:t xml:space="preserve"> </w:t>
      </w:r>
    </w:p>
    <w:p w14:paraId="76F1D92F" w14:textId="77777777" w:rsidR="0001413C" w:rsidRPr="0001413C" w:rsidRDefault="0001413C" w:rsidP="0001413C">
      <w:r w:rsidRPr="0001413C">
        <w:t xml:space="preserve">Quick Quiz </w:t>
      </w:r>
    </w:p>
    <w:p w14:paraId="3725D138" w14:textId="77777777" w:rsidR="0001413C" w:rsidRPr="0001413C" w:rsidRDefault="0001413C" w:rsidP="0001413C">
      <w:r w:rsidRPr="0001413C">
        <w:rPr>
          <w:b/>
          <w:bCs/>
        </w:rPr>
        <w:t>Select Type :</w:t>
      </w:r>
      <w:r w:rsidRPr="0001413C">
        <w:t xml:space="preserve"> </w:t>
      </w:r>
    </w:p>
    <w:p w14:paraId="40D80F9C" w14:textId="77777777" w:rsidR="0001413C" w:rsidRPr="0001413C" w:rsidRDefault="0001413C" w:rsidP="0001413C">
      <w:r w:rsidRPr="0001413C">
        <w:t xml:space="preserve">Post Lesson Quick Quiz </w:t>
      </w:r>
    </w:p>
    <w:p w14:paraId="3BDBAB57" w14:textId="77777777" w:rsidR="0001413C" w:rsidRPr="0001413C" w:rsidRDefault="0001413C" w:rsidP="0001413C">
      <w:r w:rsidRPr="0001413C">
        <w:rPr>
          <w:b/>
          <w:bCs/>
        </w:rPr>
        <w:t>Page Title :</w:t>
      </w:r>
      <w:r w:rsidRPr="0001413C">
        <w:t xml:space="preserve"> </w:t>
      </w:r>
    </w:p>
    <w:p w14:paraId="7548F002" w14:textId="77777777" w:rsidR="0001413C" w:rsidRPr="0001413C" w:rsidRDefault="0001413C" w:rsidP="0001413C">
      <w:r w:rsidRPr="0001413C">
        <w:t xml:space="preserve">Ready for a quick assessment? </w:t>
      </w:r>
    </w:p>
    <w:p w14:paraId="0A2C80E7" w14:textId="77777777" w:rsidR="0001413C" w:rsidRPr="0001413C" w:rsidRDefault="0001413C" w:rsidP="0001413C">
      <w:r w:rsidRPr="0001413C">
        <w:rPr>
          <w:b/>
          <w:bCs/>
        </w:rPr>
        <w:t>Quick Quiz Assessment</w:t>
      </w:r>
      <w:r w:rsidRPr="0001413C">
        <w:t xml:space="preserve"> </w:t>
      </w:r>
    </w:p>
    <w:p w14:paraId="6859E147" w14:textId="77777777" w:rsidR="0001413C" w:rsidRPr="0001413C" w:rsidRDefault="0001413C" w:rsidP="0001413C">
      <w:r w:rsidRPr="0001413C">
        <w:rPr>
          <w:b/>
          <w:bCs/>
        </w:rPr>
        <w:t>Questions</w:t>
      </w:r>
      <w:r w:rsidRPr="0001413C">
        <w:t xml:space="preserve"> </w:t>
      </w:r>
    </w:p>
    <w:p w14:paraId="5B2445F2" w14:textId="77777777" w:rsidR="0001413C" w:rsidRPr="0001413C" w:rsidRDefault="0001413C" w:rsidP="0001413C">
      <w:r w:rsidRPr="0001413C">
        <w:rPr>
          <w:b/>
          <w:bCs/>
        </w:rPr>
        <w:t>1. Question :</w:t>
      </w:r>
      <w:r w:rsidRPr="0001413C">
        <w:t xml:space="preserve"> </w:t>
      </w:r>
    </w:p>
    <w:p w14:paraId="199C36FF" w14:textId="77777777" w:rsidR="0001413C" w:rsidRPr="0001413C" w:rsidRDefault="0001413C" w:rsidP="0001413C">
      <w:r w:rsidRPr="0001413C">
        <w:t>Mary overhears her colleague, Jose, relaying suicidal thoughts on a personal call.</w:t>
      </w:r>
    </w:p>
    <w:p w14:paraId="18F6A590" w14:textId="77777777" w:rsidR="0001413C" w:rsidRPr="0001413C" w:rsidRDefault="0001413C" w:rsidP="0001413C">
      <w:r w:rsidRPr="0001413C">
        <w:br/>
        <w:t xml:space="preserve">Is this a red flag that could indicate the potential for workplace violence? </w:t>
      </w:r>
    </w:p>
    <w:p w14:paraId="493A3F62" w14:textId="77777777" w:rsidR="0001413C" w:rsidRPr="0001413C" w:rsidRDefault="0001413C" w:rsidP="0001413C">
      <w:r w:rsidRPr="0001413C">
        <w:rPr>
          <w:b/>
          <w:bCs/>
        </w:rPr>
        <w:t xml:space="preserve">1. Answer: Correct </w:t>
      </w:r>
    </w:p>
    <w:p w14:paraId="5A9E63AC" w14:textId="77777777" w:rsidR="0001413C" w:rsidRPr="0001413C" w:rsidRDefault="0001413C" w:rsidP="0001413C">
      <w:r w:rsidRPr="0001413C">
        <w:t>Yes</w:t>
      </w:r>
    </w:p>
    <w:p w14:paraId="0962ABDB" w14:textId="77777777" w:rsidR="0001413C" w:rsidRPr="0001413C" w:rsidRDefault="0001413C" w:rsidP="0001413C">
      <w:r w:rsidRPr="0001413C">
        <w:rPr>
          <w:b/>
          <w:bCs/>
        </w:rPr>
        <w:t xml:space="preserve">2. Answer: Incorrect </w:t>
      </w:r>
    </w:p>
    <w:p w14:paraId="2967B964" w14:textId="77777777" w:rsidR="0001413C" w:rsidRPr="0001413C" w:rsidRDefault="0001413C" w:rsidP="0001413C">
      <w:r w:rsidRPr="0001413C">
        <w:t>No</w:t>
      </w:r>
    </w:p>
    <w:p w14:paraId="0B3FFA16" w14:textId="77777777" w:rsidR="0001413C" w:rsidRPr="0001413C" w:rsidRDefault="0001413C" w:rsidP="0001413C">
      <w:r w:rsidRPr="0001413C">
        <w:rPr>
          <w:b/>
          <w:bCs/>
        </w:rPr>
        <w:t>2. Question :</w:t>
      </w:r>
      <w:r w:rsidRPr="0001413C">
        <w:t xml:space="preserve"> </w:t>
      </w:r>
    </w:p>
    <w:p w14:paraId="3069DFC8" w14:textId="77777777" w:rsidR="0001413C" w:rsidRPr="0001413C" w:rsidRDefault="0001413C" w:rsidP="0001413C">
      <w:r w:rsidRPr="0001413C">
        <w:t>Adnan posts insulting comments about a colleague, using his personal social media account.</w:t>
      </w:r>
      <w:r w:rsidRPr="0001413C">
        <w:br/>
        <w:t>Is this a red flag that could indicate the potential for workplace violence?</w:t>
      </w:r>
    </w:p>
    <w:p w14:paraId="68BAC190" w14:textId="77777777" w:rsidR="0001413C" w:rsidRPr="0001413C" w:rsidRDefault="0001413C" w:rsidP="0001413C">
      <w:r w:rsidRPr="0001413C">
        <w:rPr>
          <w:b/>
          <w:bCs/>
        </w:rPr>
        <w:t xml:space="preserve">1. Answer: Correct </w:t>
      </w:r>
    </w:p>
    <w:p w14:paraId="5FA09D35" w14:textId="77777777" w:rsidR="0001413C" w:rsidRPr="0001413C" w:rsidRDefault="0001413C" w:rsidP="0001413C">
      <w:r w:rsidRPr="0001413C">
        <w:t>Yes</w:t>
      </w:r>
    </w:p>
    <w:p w14:paraId="2FBBE9AC" w14:textId="77777777" w:rsidR="0001413C" w:rsidRPr="0001413C" w:rsidRDefault="0001413C" w:rsidP="0001413C">
      <w:r w:rsidRPr="0001413C">
        <w:rPr>
          <w:b/>
          <w:bCs/>
        </w:rPr>
        <w:t xml:space="preserve">2. Answer: Incorrect </w:t>
      </w:r>
    </w:p>
    <w:p w14:paraId="57004925" w14:textId="77777777" w:rsidR="0001413C" w:rsidRPr="0001413C" w:rsidRDefault="0001413C" w:rsidP="0001413C">
      <w:r w:rsidRPr="0001413C">
        <w:t>No</w:t>
      </w:r>
    </w:p>
    <w:p w14:paraId="4102EC3B" w14:textId="77777777" w:rsidR="0001413C" w:rsidRPr="0001413C" w:rsidRDefault="0001413C" w:rsidP="0001413C">
      <w:r w:rsidRPr="0001413C">
        <w:rPr>
          <w:b/>
          <w:bCs/>
        </w:rPr>
        <w:t>3. Question :</w:t>
      </w:r>
      <w:r w:rsidRPr="0001413C">
        <w:t xml:space="preserve"> </w:t>
      </w:r>
    </w:p>
    <w:p w14:paraId="282D5A78" w14:textId="77777777" w:rsidR="0001413C" w:rsidRPr="0001413C" w:rsidRDefault="0001413C" w:rsidP="0001413C">
      <w:r w:rsidRPr="0001413C">
        <w:t>Meena’s manager gives her a very negative performance review and warns her that the next step is termination.</w:t>
      </w:r>
      <w:r w:rsidRPr="0001413C">
        <w:br/>
        <w:t>Is this a red flag that could indicate the potential for workplace violence?</w:t>
      </w:r>
    </w:p>
    <w:p w14:paraId="6EF4688F" w14:textId="77777777" w:rsidR="0001413C" w:rsidRPr="0001413C" w:rsidRDefault="0001413C" w:rsidP="0001413C">
      <w:r w:rsidRPr="0001413C">
        <w:rPr>
          <w:b/>
          <w:bCs/>
        </w:rPr>
        <w:t xml:space="preserve">1. Answer: Incorrect </w:t>
      </w:r>
    </w:p>
    <w:p w14:paraId="315C3448" w14:textId="77777777" w:rsidR="0001413C" w:rsidRPr="0001413C" w:rsidRDefault="0001413C" w:rsidP="0001413C">
      <w:r w:rsidRPr="0001413C">
        <w:t>Yes</w:t>
      </w:r>
    </w:p>
    <w:p w14:paraId="394E6B39" w14:textId="77777777" w:rsidR="0001413C" w:rsidRPr="0001413C" w:rsidRDefault="0001413C" w:rsidP="0001413C">
      <w:r w:rsidRPr="0001413C">
        <w:rPr>
          <w:b/>
          <w:bCs/>
        </w:rPr>
        <w:t xml:space="preserve">2. Answer: Correct </w:t>
      </w:r>
    </w:p>
    <w:p w14:paraId="107444F9" w14:textId="77777777" w:rsidR="0001413C" w:rsidRPr="0001413C" w:rsidRDefault="0001413C" w:rsidP="0001413C">
      <w:r w:rsidRPr="0001413C">
        <w:t>No</w:t>
      </w:r>
    </w:p>
    <w:p w14:paraId="5786C113" w14:textId="77777777" w:rsidR="0001413C" w:rsidRPr="0001413C" w:rsidRDefault="0001413C" w:rsidP="0001413C">
      <w:r w:rsidRPr="0001413C">
        <w:rPr>
          <w:b/>
          <w:bCs/>
        </w:rPr>
        <w:t>4. Question :</w:t>
      </w:r>
      <w:r w:rsidRPr="0001413C">
        <w:t xml:space="preserve"> </w:t>
      </w:r>
    </w:p>
    <w:p w14:paraId="67A9CDB7" w14:textId="77777777" w:rsidR="0001413C" w:rsidRPr="0001413C" w:rsidRDefault="0001413C" w:rsidP="0001413C">
      <w:r w:rsidRPr="0001413C">
        <w:t>Holly loses her temper with another team member, calls him “an incompetent, unmotivated deadweight,” and slams her coffee mug on the desk.</w:t>
      </w:r>
      <w:r w:rsidRPr="0001413C">
        <w:br/>
        <w:t>Is this a red flag that could indicate the potential for workplace violence?</w:t>
      </w:r>
    </w:p>
    <w:p w14:paraId="7845E12F" w14:textId="77777777" w:rsidR="0001413C" w:rsidRPr="0001413C" w:rsidRDefault="0001413C" w:rsidP="0001413C">
      <w:r w:rsidRPr="0001413C">
        <w:rPr>
          <w:b/>
          <w:bCs/>
        </w:rPr>
        <w:t xml:space="preserve">1. Answer: Correct </w:t>
      </w:r>
    </w:p>
    <w:p w14:paraId="2BDCC402" w14:textId="77777777" w:rsidR="0001413C" w:rsidRPr="0001413C" w:rsidRDefault="0001413C" w:rsidP="0001413C">
      <w:r w:rsidRPr="0001413C">
        <w:t>Yes</w:t>
      </w:r>
    </w:p>
    <w:p w14:paraId="4F5844FC" w14:textId="77777777" w:rsidR="0001413C" w:rsidRPr="0001413C" w:rsidRDefault="0001413C" w:rsidP="0001413C">
      <w:r w:rsidRPr="0001413C">
        <w:rPr>
          <w:b/>
          <w:bCs/>
        </w:rPr>
        <w:t xml:space="preserve">2. Answer: Incorrect </w:t>
      </w:r>
    </w:p>
    <w:p w14:paraId="085B6399" w14:textId="77777777" w:rsidR="0001413C" w:rsidRPr="0001413C" w:rsidRDefault="0001413C" w:rsidP="0001413C">
      <w:r w:rsidRPr="0001413C">
        <w:t>No</w:t>
      </w:r>
    </w:p>
    <w:p w14:paraId="35089536" w14:textId="77777777" w:rsidR="0001413C" w:rsidRPr="0001413C" w:rsidRDefault="0001413C" w:rsidP="0001413C">
      <w:r w:rsidRPr="0001413C">
        <w:rPr>
          <w:b/>
          <w:bCs/>
        </w:rPr>
        <w:t>5. Question :</w:t>
      </w:r>
      <w:r w:rsidRPr="0001413C">
        <w:t xml:space="preserve"> </w:t>
      </w:r>
    </w:p>
    <w:p w14:paraId="25510E0A" w14:textId="77777777" w:rsidR="0001413C" w:rsidRPr="0001413C" w:rsidRDefault="0001413C" w:rsidP="0001413C">
      <w:r w:rsidRPr="0001413C">
        <w:t>During a disagreement, Tyrese smashes his own iPad onto the floor.</w:t>
      </w:r>
      <w:r w:rsidRPr="0001413C">
        <w:br/>
        <w:t>Is this a red flag that could indicate the potential for workplace violence?</w:t>
      </w:r>
    </w:p>
    <w:p w14:paraId="31944BCF" w14:textId="77777777" w:rsidR="0001413C" w:rsidRPr="0001413C" w:rsidRDefault="0001413C" w:rsidP="0001413C">
      <w:r w:rsidRPr="0001413C">
        <w:rPr>
          <w:b/>
          <w:bCs/>
        </w:rPr>
        <w:t xml:space="preserve">1. Answer: Correct </w:t>
      </w:r>
    </w:p>
    <w:p w14:paraId="212D0431" w14:textId="77777777" w:rsidR="0001413C" w:rsidRPr="0001413C" w:rsidRDefault="0001413C" w:rsidP="0001413C">
      <w:r w:rsidRPr="0001413C">
        <w:t>Yes</w:t>
      </w:r>
    </w:p>
    <w:p w14:paraId="570683EC" w14:textId="77777777" w:rsidR="0001413C" w:rsidRPr="0001413C" w:rsidRDefault="0001413C" w:rsidP="0001413C">
      <w:r w:rsidRPr="0001413C">
        <w:rPr>
          <w:b/>
          <w:bCs/>
        </w:rPr>
        <w:t xml:space="preserve">2. Answer: Incorrect </w:t>
      </w:r>
    </w:p>
    <w:p w14:paraId="2FFFD073" w14:textId="77777777" w:rsidR="0001413C" w:rsidRPr="0001413C" w:rsidRDefault="0001413C" w:rsidP="0001413C">
      <w:r w:rsidRPr="0001413C">
        <w:t>No</w:t>
      </w:r>
    </w:p>
    <w:p w14:paraId="03EC8BD8" w14:textId="77777777" w:rsidR="0001413C" w:rsidRPr="0001413C" w:rsidRDefault="0001413C" w:rsidP="0001413C">
      <w:r w:rsidRPr="0001413C">
        <w:rPr>
          <w:b/>
          <w:bCs/>
        </w:rPr>
        <w:t>6. Question :</w:t>
      </w:r>
      <w:r w:rsidRPr="0001413C">
        <w:t xml:space="preserve"> </w:t>
      </w:r>
    </w:p>
    <w:p w14:paraId="24BD9C8F" w14:textId="77777777" w:rsidR="0001413C" w:rsidRPr="0001413C" w:rsidRDefault="0001413C" w:rsidP="0001413C">
      <w:r w:rsidRPr="0001413C">
        <w:t xml:space="preserve">Maria has been a bit short-fused and snapping at people a lot lately. When asked if she’s OK, she explains that she’s pregnant and hasn’t been sleeping well, so she’s just tired. </w:t>
      </w:r>
    </w:p>
    <w:p w14:paraId="192BF18B" w14:textId="77777777" w:rsidR="0001413C" w:rsidRPr="0001413C" w:rsidRDefault="0001413C" w:rsidP="0001413C">
      <w:r w:rsidRPr="0001413C">
        <w:br/>
      </w:r>
    </w:p>
    <w:p w14:paraId="45DE21EF" w14:textId="77777777" w:rsidR="0001413C" w:rsidRPr="0001413C" w:rsidRDefault="0001413C" w:rsidP="0001413C">
      <w:r w:rsidRPr="0001413C">
        <w:t>Is this a red flag that could indicate the potential for workplace violence?</w:t>
      </w:r>
    </w:p>
    <w:p w14:paraId="75C8AFC1" w14:textId="77777777" w:rsidR="0001413C" w:rsidRPr="0001413C" w:rsidRDefault="0001413C" w:rsidP="0001413C">
      <w:r w:rsidRPr="0001413C">
        <w:rPr>
          <w:b/>
          <w:bCs/>
        </w:rPr>
        <w:t xml:space="preserve">1. Answer: Incorrect </w:t>
      </w:r>
    </w:p>
    <w:p w14:paraId="2F0B6877" w14:textId="77777777" w:rsidR="0001413C" w:rsidRPr="0001413C" w:rsidRDefault="0001413C" w:rsidP="0001413C">
      <w:r w:rsidRPr="0001413C">
        <w:t>Yes</w:t>
      </w:r>
    </w:p>
    <w:p w14:paraId="63B35FB1" w14:textId="77777777" w:rsidR="0001413C" w:rsidRPr="0001413C" w:rsidRDefault="0001413C" w:rsidP="0001413C">
      <w:r w:rsidRPr="0001413C">
        <w:rPr>
          <w:b/>
          <w:bCs/>
        </w:rPr>
        <w:t xml:space="preserve">2. Answer: Correct </w:t>
      </w:r>
    </w:p>
    <w:p w14:paraId="736AE78F" w14:textId="77777777" w:rsidR="0001413C" w:rsidRPr="0001413C" w:rsidRDefault="0001413C" w:rsidP="0001413C">
      <w:r w:rsidRPr="0001413C">
        <w:t>No</w:t>
      </w:r>
    </w:p>
    <w:p w14:paraId="6742461E" w14:textId="77777777" w:rsidR="0001413C" w:rsidRPr="0001413C" w:rsidRDefault="0001413C" w:rsidP="0001413C">
      <w:r w:rsidRPr="0001413C">
        <w:rPr>
          <w:b/>
          <w:bCs/>
        </w:rPr>
        <w:t>7. Question :</w:t>
      </w:r>
      <w:r w:rsidRPr="0001413C">
        <w:t xml:space="preserve"> </w:t>
      </w:r>
    </w:p>
    <w:p w14:paraId="7488DFC3" w14:textId="77777777" w:rsidR="0001413C" w:rsidRPr="0001413C" w:rsidRDefault="0001413C" w:rsidP="0001413C">
      <w:r w:rsidRPr="0001413C">
        <w:t xml:space="preserve">Leon has been very distant at work. He often just sits at his desk staring vacantly at his screen, almost zombie-like. Hiro discovers that Leon has been prescribed some medication that makes him very drowsy. </w:t>
      </w:r>
    </w:p>
    <w:p w14:paraId="41FD2723" w14:textId="77777777" w:rsidR="0001413C" w:rsidRPr="0001413C" w:rsidRDefault="0001413C" w:rsidP="0001413C">
      <w:r w:rsidRPr="0001413C">
        <w:br/>
      </w:r>
    </w:p>
    <w:p w14:paraId="27D347C0" w14:textId="77777777" w:rsidR="0001413C" w:rsidRPr="0001413C" w:rsidRDefault="0001413C" w:rsidP="0001413C">
      <w:r w:rsidRPr="0001413C">
        <w:t>Is this a red flag that could indicate the potential for workplace violence?</w:t>
      </w:r>
    </w:p>
    <w:p w14:paraId="6F746903" w14:textId="77777777" w:rsidR="0001413C" w:rsidRPr="0001413C" w:rsidRDefault="0001413C" w:rsidP="0001413C">
      <w:r w:rsidRPr="0001413C">
        <w:rPr>
          <w:b/>
          <w:bCs/>
        </w:rPr>
        <w:t xml:space="preserve">1. Answer: Incorrect </w:t>
      </w:r>
    </w:p>
    <w:p w14:paraId="5FED973E" w14:textId="77777777" w:rsidR="0001413C" w:rsidRPr="0001413C" w:rsidRDefault="0001413C" w:rsidP="0001413C">
      <w:r w:rsidRPr="0001413C">
        <w:t>Yes</w:t>
      </w:r>
    </w:p>
    <w:p w14:paraId="38D008CE" w14:textId="77777777" w:rsidR="0001413C" w:rsidRPr="0001413C" w:rsidRDefault="0001413C" w:rsidP="0001413C">
      <w:r w:rsidRPr="0001413C">
        <w:rPr>
          <w:b/>
          <w:bCs/>
        </w:rPr>
        <w:t xml:space="preserve">2. Answer: Correct </w:t>
      </w:r>
    </w:p>
    <w:p w14:paraId="1FEE942A" w14:textId="77777777" w:rsidR="0001413C" w:rsidRPr="0001413C" w:rsidRDefault="0001413C" w:rsidP="0001413C">
      <w:r w:rsidRPr="0001413C">
        <w:t>No</w:t>
      </w:r>
    </w:p>
    <w:p w14:paraId="1EB6D41F" w14:textId="77777777" w:rsidR="0001413C" w:rsidRPr="0001413C" w:rsidRDefault="0001413C" w:rsidP="0001413C">
      <w:r w:rsidRPr="0001413C">
        <w:rPr>
          <w:b/>
          <w:bCs/>
        </w:rPr>
        <w:t>8. Question :</w:t>
      </w:r>
      <w:r w:rsidRPr="0001413C">
        <w:t xml:space="preserve"> </w:t>
      </w:r>
    </w:p>
    <w:p w14:paraId="66F459F7" w14:textId="77777777" w:rsidR="0001413C" w:rsidRPr="0001413C" w:rsidRDefault="0001413C" w:rsidP="0001413C">
      <w:r w:rsidRPr="0001413C">
        <w:t xml:space="preserve">Dario is making copies of a report he put together for a meeting later that afternoon, when the photocopier stops working. He tries to fix it, but quickly loses his patience and kicks the machine repeatedly. </w:t>
      </w:r>
    </w:p>
    <w:p w14:paraId="472C351E" w14:textId="77777777" w:rsidR="0001413C" w:rsidRPr="0001413C" w:rsidRDefault="0001413C" w:rsidP="0001413C">
      <w:r w:rsidRPr="0001413C">
        <w:br/>
      </w:r>
    </w:p>
    <w:p w14:paraId="05FE9851" w14:textId="77777777" w:rsidR="0001413C" w:rsidRPr="0001413C" w:rsidRDefault="0001413C" w:rsidP="0001413C">
      <w:r w:rsidRPr="0001413C">
        <w:t>Is this a red flag that could indicate the potential for workplace violence?</w:t>
      </w:r>
    </w:p>
    <w:p w14:paraId="13261BCB" w14:textId="77777777" w:rsidR="0001413C" w:rsidRPr="0001413C" w:rsidRDefault="0001413C" w:rsidP="0001413C">
      <w:r w:rsidRPr="0001413C">
        <w:rPr>
          <w:b/>
          <w:bCs/>
        </w:rPr>
        <w:t xml:space="preserve">1. Answer: Correct </w:t>
      </w:r>
    </w:p>
    <w:p w14:paraId="3804EF59" w14:textId="77777777" w:rsidR="0001413C" w:rsidRPr="0001413C" w:rsidRDefault="0001413C" w:rsidP="0001413C">
      <w:r w:rsidRPr="0001413C">
        <w:t>Yes</w:t>
      </w:r>
    </w:p>
    <w:p w14:paraId="305EF071" w14:textId="77777777" w:rsidR="0001413C" w:rsidRPr="0001413C" w:rsidRDefault="0001413C" w:rsidP="0001413C">
      <w:r w:rsidRPr="0001413C">
        <w:rPr>
          <w:b/>
          <w:bCs/>
        </w:rPr>
        <w:t xml:space="preserve">2. Answer: Incorrect </w:t>
      </w:r>
    </w:p>
    <w:p w14:paraId="453AE0FD" w14:textId="77777777" w:rsidR="0001413C" w:rsidRPr="0001413C" w:rsidRDefault="0001413C" w:rsidP="0001413C">
      <w:r w:rsidRPr="0001413C">
        <w:t>No</w:t>
      </w:r>
    </w:p>
    <w:p w14:paraId="7ED61DC0" w14:textId="77777777" w:rsidR="0001413C" w:rsidRPr="0001413C" w:rsidRDefault="0001413C" w:rsidP="0001413C">
      <w:r w:rsidRPr="0001413C">
        <w:rPr>
          <w:b/>
          <w:bCs/>
        </w:rPr>
        <w:t>9. Question :</w:t>
      </w:r>
      <w:r w:rsidRPr="0001413C">
        <w:t xml:space="preserve"> </w:t>
      </w:r>
    </w:p>
    <w:p w14:paraId="774058C4" w14:textId="77777777" w:rsidR="0001413C" w:rsidRPr="0001413C" w:rsidRDefault="0001413C" w:rsidP="0001413C">
      <w:r w:rsidRPr="0001413C">
        <w:t xml:space="preserve">Leanne is fascinated by true crime podcasts and loves watching crime documentaries. She’s also expressed an interest in studying forensic psychology. </w:t>
      </w:r>
    </w:p>
    <w:p w14:paraId="7A9A4784" w14:textId="77777777" w:rsidR="0001413C" w:rsidRPr="0001413C" w:rsidRDefault="0001413C" w:rsidP="0001413C">
      <w:r w:rsidRPr="0001413C">
        <w:br/>
      </w:r>
    </w:p>
    <w:p w14:paraId="0BB69DF3" w14:textId="77777777" w:rsidR="0001413C" w:rsidRPr="0001413C" w:rsidRDefault="0001413C" w:rsidP="0001413C">
      <w:r w:rsidRPr="0001413C">
        <w:t>Is this a red flag that could indicate the potential for workplace violence?</w:t>
      </w:r>
    </w:p>
    <w:p w14:paraId="77D624A7" w14:textId="77777777" w:rsidR="0001413C" w:rsidRPr="0001413C" w:rsidRDefault="0001413C" w:rsidP="0001413C">
      <w:r w:rsidRPr="0001413C">
        <w:rPr>
          <w:b/>
          <w:bCs/>
        </w:rPr>
        <w:t xml:space="preserve">1. Answer: Incorrect </w:t>
      </w:r>
    </w:p>
    <w:p w14:paraId="6D490F67" w14:textId="77777777" w:rsidR="0001413C" w:rsidRPr="0001413C" w:rsidRDefault="0001413C" w:rsidP="0001413C">
      <w:r w:rsidRPr="0001413C">
        <w:t>Yes</w:t>
      </w:r>
    </w:p>
    <w:p w14:paraId="26E0E29F" w14:textId="77777777" w:rsidR="0001413C" w:rsidRPr="0001413C" w:rsidRDefault="0001413C" w:rsidP="0001413C">
      <w:r w:rsidRPr="0001413C">
        <w:rPr>
          <w:b/>
          <w:bCs/>
        </w:rPr>
        <w:t xml:space="preserve">2. Answer: Correct </w:t>
      </w:r>
    </w:p>
    <w:p w14:paraId="1C62BF83" w14:textId="77777777" w:rsidR="0001413C" w:rsidRPr="0001413C" w:rsidRDefault="0001413C" w:rsidP="0001413C">
      <w:r w:rsidRPr="0001413C">
        <w:t>No</w:t>
      </w:r>
    </w:p>
    <w:p w14:paraId="1359BE96" w14:textId="77777777" w:rsidR="0001413C" w:rsidRPr="0001413C" w:rsidRDefault="0001413C" w:rsidP="0001413C">
      <w:r w:rsidRPr="0001413C">
        <w:rPr>
          <w:b/>
          <w:bCs/>
        </w:rPr>
        <w:t>10. Question :</w:t>
      </w:r>
      <w:r w:rsidRPr="0001413C">
        <w:t xml:space="preserve"> </w:t>
      </w:r>
    </w:p>
    <w:p w14:paraId="74F14A98" w14:textId="77777777" w:rsidR="0001413C" w:rsidRPr="0001413C" w:rsidRDefault="0001413C" w:rsidP="0001413C">
      <w:r w:rsidRPr="0001413C">
        <w:t>Aki is a manager, and his direct report, Bimal, has confided that he is seeing a therapist as he is suffering from anxiety.</w:t>
      </w:r>
    </w:p>
    <w:p w14:paraId="67C79BB5" w14:textId="77777777" w:rsidR="0001413C" w:rsidRPr="0001413C" w:rsidRDefault="0001413C" w:rsidP="0001413C">
      <w:r w:rsidRPr="0001413C">
        <w:br/>
      </w:r>
    </w:p>
    <w:p w14:paraId="6FAD5D92" w14:textId="77777777" w:rsidR="0001413C" w:rsidRPr="0001413C" w:rsidRDefault="0001413C" w:rsidP="0001413C">
      <w:r w:rsidRPr="0001413C">
        <w:t xml:space="preserve">Is this a red flag that could indicate the potential for workplace violence? </w:t>
      </w:r>
    </w:p>
    <w:p w14:paraId="68EB9CAD" w14:textId="77777777" w:rsidR="0001413C" w:rsidRPr="0001413C" w:rsidRDefault="0001413C" w:rsidP="0001413C">
      <w:r w:rsidRPr="0001413C">
        <w:rPr>
          <w:b/>
          <w:bCs/>
        </w:rPr>
        <w:t xml:space="preserve">1. Answer: Incorrect </w:t>
      </w:r>
    </w:p>
    <w:p w14:paraId="31E695C1" w14:textId="77777777" w:rsidR="0001413C" w:rsidRPr="0001413C" w:rsidRDefault="0001413C" w:rsidP="0001413C">
      <w:r w:rsidRPr="0001413C">
        <w:t>Yes</w:t>
      </w:r>
    </w:p>
    <w:p w14:paraId="760BDF15" w14:textId="77777777" w:rsidR="0001413C" w:rsidRPr="0001413C" w:rsidRDefault="0001413C" w:rsidP="0001413C">
      <w:r w:rsidRPr="0001413C">
        <w:rPr>
          <w:b/>
          <w:bCs/>
        </w:rPr>
        <w:t xml:space="preserve">2. Answer: Correct </w:t>
      </w:r>
    </w:p>
    <w:p w14:paraId="407A1DE4" w14:textId="77777777" w:rsidR="0001413C" w:rsidRPr="0001413C" w:rsidRDefault="0001413C" w:rsidP="0001413C">
      <w:r w:rsidRPr="0001413C">
        <w:t>No</w:t>
      </w:r>
    </w:p>
    <w:p w14:paraId="27D99802" w14:textId="77777777" w:rsidR="0001413C" w:rsidRPr="0001413C" w:rsidRDefault="0001413C" w:rsidP="0001413C">
      <w:r w:rsidRPr="0001413C">
        <w:rPr>
          <w:b/>
          <w:bCs/>
        </w:rPr>
        <w:t xml:space="preserve">Number of questions needed to pass ? : </w:t>
      </w:r>
    </w:p>
    <w:p w14:paraId="61A958F2" w14:textId="77777777" w:rsidR="0001413C" w:rsidRPr="0001413C" w:rsidRDefault="0001413C" w:rsidP="0001413C">
      <w:r w:rsidRPr="0001413C">
        <w:t xml:space="preserve">4 </w:t>
      </w:r>
    </w:p>
    <w:p w14:paraId="38C61C0C" w14:textId="77777777" w:rsidR="0001413C" w:rsidRPr="0001413C" w:rsidRDefault="0001413C" w:rsidP="0001413C">
      <w:r w:rsidRPr="0001413C">
        <w:rPr>
          <w:b/>
          <w:bCs/>
        </w:rPr>
        <w:t>Passed Message</w:t>
      </w:r>
      <w:r w:rsidRPr="0001413C">
        <w:t xml:space="preserve"> </w:t>
      </w:r>
    </w:p>
    <w:p w14:paraId="232ED3ED" w14:textId="77777777" w:rsidR="0001413C" w:rsidRPr="0001413C" w:rsidRDefault="0001413C" w:rsidP="0001413C">
      <w:r w:rsidRPr="0001413C">
        <w:rPr>
          <w:b/>
          <w:bCs/>
        </w:rPr>
        <w:t xml:space="preserve">Message text: </w:t>
      </w:r>
    </w:p>
    <w:p w14:paraId="5684DD39" w14:textId="77777777" w:rsidR="0001413C" w:rsidRPr="0001413C" w:rsidRDefault="0001413C" w:rsidP="0001413C">
      <w:r w:rsidRPr="0001413C">
        <w:t>Great job!</w:t>
      </w:r>
    </w:p>
    <w:p w14:paraId="4227C167" w14:textId="77777777" w:rsidR="0001413C" w:rsidRPr="0001413C" w:rsidRDefault="0001413C" w:rsidP="0001413C">
      <w:r w:rsidRPr="0001413C">
        <w:rPr>
          <w:b/>
          <w:bCs/>
        </w:rPr>
        <w:t>Failed Message</w:t>
      </w:r>
      <w:r w:rsidRPr="0001413C">
        <w:t xml:space="preserve"> </w:t>
      </w:r>
    </w:p>
    <w:p w14:paraId="0A336343" w14:textId="77777777" w:rsidR="0001413C" w:rsidRPr="0001413C" w:rsidRDefault="0001413C" w:rsidP="0001413C">
      <w:r w:rsidRPr="0001413C">
        <w:rPr>
          <w:b/>
          <w:bCs/>
        </w:rPr>
        <w:t xml:space="preserve">Message text: </w:t>
      </w:r>
    </w:p>
    <w:p w14:paraId="7073C8D2" w14:textId="77777777" w:rsidR="0001413C" w:rsidRPr="0001413C" w:rsidRDefault="0001413C" w:rsidP="0001413C">
      <w:r w:rsidRPr="0001413C">
        <w:t>Not there yet!</w:t>
      </w:r>
    </w:p>
    <w:p w14:paraId="24EC0512" w14:textId="77777777" w:rsidR="0001413C" w:rsidRPr="0001413C" w:rsidRDefault="0001413C" w:rsidP="0001413C">
      <w:r w:rsidRPr="0001413C">
        <w:br w:type="page"/>
      </w:r>
    </w:p>
    <w:p w14:paraId="0D8B42DB" w14:textId="77777777" w:rsidR="0001413C" w:rsidRPr="0001413C" w:rsidRDefault="0001413C" w:rsidP="0001413C">
      <w:bookmarkStart w:id="425" w:name="Page_7271355065986893951"/>
      <w:bookmarkEnd w:id="425"/>
      <w:r w:rsidRPr="0001413C">
        <w:rPr>
          <w:b/>
          <w:bCs/>
        </w:rPr>
        <w:t>Page Number:</w:t>
      </w:r>
      <w:r w:rsidRPr="0001413C">
        <w:t xml:space="preserve"> 195 </w:t>
      </w:r>
    </w:p>
    <w:p w14:paraId="329091B1" w14:textId="77777777" w:rsidR="0001413C" w:rsidRPr="0001413C" w:rsidRDefault="0001413C" w:rsidP="0001413C">
      <w:r w:rsidRPr="0001413C">
        <w:rPr>
          <w:b/>
          <w:bCs/>
        </w:rPr>
        <w:t>Lesson 54:</w:t>
      </w:r>
      <w:r w:rsidRPr="0001413C">
        <w:t xml:space="preserve"> Violence in the Workplace </w:t>
      </w:r>
    </w:p>
    <w:p w14:paraId="6F320DBD" w14:textId="77777777" w:rsidR="0001413C" w:rsidRPr="0001413C" w:rsidRDefault="0001413C" w:rsidP="0001413C">
      <w:r w:rsidRPr="0001413C">
        <w:rPr>
          <w:b/>
          <w:bCs/>
        </w:rPr>
        <w:t xml:space="preserve">Video Template </w:t>
      </w:r>
    </w:p>
    <w:p w14:paraId="6E45EEB6" w14:textId="77777777" w:rsidR="0001413C" w:rsidRPr="0001413C" w:rsidRDefault="0001413C" w:rsidP="0001413C">
      <w:r w:rsidRPr="0001413C">
        <w:rPr>
          <w:b/>
          <w:bCs/>
        </w:rPr>
        <w:t>Content Title:</w:t>
      </w:r>
      <w:r w:rsidRPr="0001413C">
        <w:t xml:space="preserve"> </w:t>
      </w:r>
    </w:p>
    <w:p w14:paraId="0BE3C16B" w14:textId="77777777" w:rsidR="0001413C" w:rsidRPr="0001413C" w:rsidRDefault="0001413C" w:rsidP="0001413C">
      <w:r w:rsidRPr="0001413C">
        <w:t xml:space="preserve">Protect yourself, your colleagues, and our company. </w:t>
      </w:r>
    </w:p>
    <w:p w14:paraId="3B7FDEBE" w14:textId="77777777" w:rsidR="0001413C" w:rsidRPr="0001413C" w:rsidRDefault="0001413C" w:rsidP="0001413C">
      <w:r w:rsidRPr="0001413C">
        <w:rPr>
          <w:b/>
          <w:bCs/>
        </w:rPr>
        <w:t>Audio Transcript Text:</w:t>
      </w:r>
      <w:r w:rsidRPr="0001413C">
        <w:t xml:space="preserve"> </w:t>
      </w:r>
    </w:p>
    <w:p w14:paraId="3390F3B2" w14:textId="77777777" w:rsidR="0001413C" w:rsidRPr="0001413C" w:rsidRDefault="0001413C" w:rsidP="0001413C">
      <w:r w:rsidRPr="0001413C">
        <w:t>We'll begin by examining some important facts about this topic.</w:t>
      </w:r>
    </w:p>
    <w:p w14:paraId="5AE1B0E1" w14:textId="77777777" w:rsidR="0001413C" w:rsidRPr="0001413C" w:rsidRDefault="0001413C" w:rsidP="0001413C">
      <w:r w:rsidRPr="0001413C">
        <w:t>Violence.</w:t>
      </w:r>
    </w:p>
    <w:p w14:paraId="1F4B90F1" w14:textId="77777777" w:rsidR="0001413C" w:rsidRPr="0001413C" w:rsidRDefault="0001413C" w:rsidP="0001413C">
      <w:r w:rsidRPr="0001413C">
        <w:t>It’s a word we hear in the news. It belongs in dark alleys, in gangs, and in crime scenes, right?</w:t>
      </w:r>
    </w:p>
    <w:p w14:paraId="310421ED" w14:textId="77777777" w:rsidR="0001413C" w:rsidRPr="0001413C" w:rsidRDefault="0001413C" w:rsidP="0001413C">
      <w:r w:rsidRPr="0001413C">
        <w:t>We wish that were true, but violence can also enter the workplace.</w:t>
      </w:r>
    </w:p>
    <w:p w14:paraId="069659AB" w14:textId="77777777" w:rsidR="0001413C" w:rsidRPr="0001413C" w:rsidRDefault="0001413C" w:rsidP="0001413C">
      <w:r w:rsidRPr="0001413C">
        <w:t>It’s not just a reality for high-risk jobs, like those who handle money or work in high-risk regions.</w:t>
      </w:r>
    </w:p>
    <w:p w14:paraId="50FA9D0F" w14:textId="77777777" w:rsidR="0001413C" w:rsidRPr="0001413C" w:rsidRDefault="0001413C" w:rsidP="0001413C">
      <w:r w:rsidRPr="0001413C">
        <w:t>Violence is a reaction to high levels of negative emotions, and stress is often both a cause and consequence.</w:t>
      </w:r>
    </w:p>
    <w:p w14:paraId="39681B2C" w14:textId="77777777" w:rsidR="0001413C" w:rsidRPr="0001413C" w:rsidRDefault="0001413C" w:rsidP="0001413C">
      <w:r w:rsidRPr="0001413C">
        <w:t>It’s a harmful cycle, which means workplace violence can happen to anybody, whatever their role, and wherever they work.</w:t>
      </w:r>
    </w:p>
    <w:p w14:paraId="69E72ED7" w14:textId="77777777" w:rsidR="0001413C" w:rsidRPr="0001413C" w:rsidRDefault="0001413C" w:rsidP="0001413C">
      <w:r w:rsidRPr="0001413C">
        <w:t>But it’s our job to keep you safe.</w:t>
      </w:r>
    </w:p>
    <w:p w14:paraId="64FCCF5C" w14:textId="77777777" w:rsidR="0001413C" w:rsidRPr="0001413C" w:rsidRDefault="0001413C" w:rsidP="0001413C">
      <w:r w:rsidRPr="0001413C">
        <w:t>So, we’re going to help you identify the warning signs.</w:t>
      </w:r>
    </w:p>
    <w:p w14:paraId="51ABF3C8" w14:textId="77777777" w:rsidR="0001413C" w:rsidRPr="0001413C" w:rsidRDefault="0001413C" w:rsidP="0001413C">
      <w:r w:rsidRPr="0001413C">
        <w:t>They can be subtle, but if you catch them early, you can stop a situation from escalating into violence.</w:t>
      </w:r>
    </w:p>
    <w:p w14:paraId="4CB4270F" w14:textId="77777777" w:rsidR="0001413C" w:rsidRPr="0001413C" w:rsidRDefault="0001413C" w:rsidP="0001413C">
      <w:r w:rsidRPr="0001413C">
        <w:t>The signs don’t always mean a situation is turning violent, so watch out for multiple or escalating signs and always take them in context.</w:t>
      </w:r>
    </w:p>
    <w:p w14:paraId="364B3767" w14:textId="77777777" w:rsidR="0001413C" w:rsidRPr="0001413C" w:rsidRDefault="0001413C" w:rsidP="0001413C">
      <w:r w:rsidRPr="0001413C">
        <w:br w:type="page"/>
      </w:r>
    </w:p>
    <w:p w14:paraId="7E9932CC" w14:textId="77777777" w:rsidR="0001413C" w:rsidRPr="0001413C" w:rsidRDefault="0001413C" w:rsidP="0001413C">
      <w:bookmarkStart w:id="426" w:name="Page_2704129271745019608"/>
      <w:bookmarkEnd w:id="426"/>
      <w:r w:rsidRPr="0001413C">
        <w:rPr>
          <w:b/>
          <w:bCs/>
        </w:rPr>
        <w:t>Page Number:</w:t>
      </w:r>
      <w:r w:rsidRPr="0001413C">
        <w:t xml:space="preserve"> 196 </w:t>
      </w:r>
    </w:p>
    <w:p w14:paraId="563EA7C8" w14:textId="77777777" w:rsidR="0001413C" w:rsidRPr="0001413C" w:rsidRDefault="0001413C" w:rsidP="0001413C">
      <w:r w:rsidRPr="0001413C">
        <w:rPr>
          <w:b/>
          <w:bCs/>
        </w:rPr>
        <w:t>Lesson 54:</w:t>
      </w:r>
      <w:r w:rsidRPr="0001413C">
        <w:t xml:space="preserve"> Violence in the Workplace </w:t>
      </w:r>
    </w:p>
    <w:p w14:paraId="3CB77E3F" w14:textId="77777777" w:rsidR="0001413C" w:rsidRPr="0001413C" w:rsidRDefault="0001413C" w:rsidP="0001413C">
      <w:r w:rsidRPr="0001413C">
        <w:rPr>
          <w:b/>
          <w:bCs/>
        </w:rPr>
        <w:t xml:space="preserve">Text and Image Template / Text Only </w:t>
      </w:r>
    </w:p>
    <w:p w14:paraId="66730183" w14:textId="77777777" w:rsidR="0001413C" w:rsidRPr="0001413C" w:rsidRDefault="0001413C" w:rsidP="0001413C">
      <w:r w:rsidRPr="0001413C">
        <w:rPr>
          <w:b/>
          <w:bCs/>
        </w:rPr>
        <w:t>Content Title:</w:t>
      </w:r>
      <w:r w:rsidRPr="0001413C">
        <w:t xml:space="preserve"> </w:t>
      </w:r>
    </w:p>
    <w:p w14:paraId="650DFB7E" w14:textId="77777777" w:rsidR="0001413C" w:rsidRPr="0001413C" w:rsidRDefault="0001413C" w:rsidP="0001413C">
      <w:r w:rsidRPr="0001413C">
        <w:t xml:space="preserve">Preventing Violence in the Workplace </w:t>
      </w:r>
    </w:p>
    <w:p w14:paraId="6476091B" w14:textId="77777777" w:rsidR="0001413C" w:rsidRPr="0001413C" w:rsidRDefault="0001413C" w:rsidP="0001413C">
      <w:r w:rsidRPr="0001413C">
        <w:br/>
      </w:r>
      <w:r w:rsidRPr="0001413C">
        <w:rPr>
          <w:b/>
          <w:bCs/>
        </w:rPr>
        <w:t>Column 1 Text:</w:t>
      </w:r>
      <w:r w:rsidRPr="0001413C">
        <w:t xml:space="preserve"> </w:t>
      </w:r>
    </w:p>
    <w:p w14:paraId="1F484613" w14:textId="77777777" w:rsidR="0001413C" w:rsidRPr="0001413C" w:rsidRDefault="0001413C" w:rsidP="0001413C">
      <w:r w:rsidRPr="0001413C">
        <w:t>Zero Tolerance</w:t>
      </w:r>
    </w:p>
    <w:p w14:paraId="32B504A5" w14:textId="77777777" w:rsidR="0001413C" w:rsidRPr="0001413C" w:rsidRDefault="0001413C" w:rsidP="0001413C">
      <w:r w:rsidRPr="0001413C">
        <w:t>We operate under a policy of zero tolerance toward workplace violence.</w:t>
      </w:r>
    </w:p>
    <w:p w14:paraId="657FFB31" w14:textId="77777777" w:rsidR="0001413C" w:rsidRPr="0001413C" w:rsidRDefault="0001413C" w:rsidP="0001413C">
      <w:r w:rsidRPr="0001413C">
        <w:t>Don’t Stay Silent</w:t>
      </w:r>
    </w:p>
    <w:p w14:paraId="79D46B0D" w14:textId="77777777" w:rsidR="0001413C" w:rsidRPr="0001413C" w:rsidRDefault="0001413C" w:rsidP="0001413C">
      <w:r w:rsidRPr="0001413C">
        <w:t>If you are subject to, or witness, violence in the workplace, you must report it immediately.</w:t>
      </w:r>
    </w:p>
    <w:p w14:paraId="651BD346" w14:textId="77777777" w:rsidR="0001413C" w:rsidRPr="0001413C" w:rsidRDefault="0001413C" w:rsidP="0001413C">
      <w:r w:rsidRPr="0001413C">
        <w:t>Don’t Remain a Victim</w:t>
      </w:r>
    </w:p>
    <w:p w14:paraId="77850083" w14:textId="77777777" w:rsidR="0001413C" w:rsidRPr="0001413C" w:rsidRDefault="0001413C" w:rsidP="0001413C">
      <w:r w:rsidRPr="0001413C">
        <w:t>Violence in the workplace could also constitute a criminal offense and require the involvement of law enforcement.</w:t>
      </w:r>
    </w:p>
    <w:p w14:paraId="4471AADC" w14:textId="77777777" w:rsidR="0001413C" w:rsidRPr="0001413C" w:rsidRDefault="0001413C" w:rsidP="0001413C">
      <w:r w:rsidRPr="0001413C">
        <w:t>Know Who Protects You</w:t>
      </w:r>
    </w:p>
    <w:p w14:paraId="57B48AC5" w14:textId="77777777" w:rsidR="0001413C" w:rsidRPr="0001413C" w:rsidRDefault="0001413C" w:rsidP="0001413C">
      <w:r w:rsidRPr="0001413C">
        <w:t>It is imperative that you report an incident of violence in the workplace as soon as possible to the relevant internal person or department. If you don't know who to report incidents to, you can find out in the Contact Details section.</w:t>
      </w:r>
    </w:p>
    <w:p w14:paraId="443C8108" w14:textId="77777777" w:rsidR="0001413C" w:rsidRPr="0001413C" w:rsidRDefault="0001413C" w:rsidP="0001413C">
      <w:r w:rsidRPr="0001413C">
        <w:t>Select the Next arrow to continue.</w:t>
      </w:r>
    </w:p>
    <w:p w14:paraId="602EE519" w14:textId="77777777" w:rsidR="0001413C" w:rsidRPr="0001413C" w:rsidRDefault="0001413C" w:rsidP="0001413C">
      <w:r w:rsidRPr="0001413C">
        <w:rPr>
          <w:b/>
          <w:bCs/>
        </w:rPr>
        <w:t>Audio Transcript Text:</w:t>
      </w:r>
      <w:r w:rsidRPr="0001413C">
        <w:t xml:space="preserve"> </w:t>
      </w:r>
    </w:p>
    <w:p w14:paraId="0217DE15" w14:textId="77777777" w:rsidR="0001413C" w:rsidRPr="0001413C" w:rsidRDefault="0001413C" w:rsidP="0001413C">
      <w:r w:rsidRPr="0001413C">
        <w:t>It's important that you understand the key concepts related to this topic.</w:t>
      </w:r>
    </w:p>
    <w:p w14:paraId="68AF719E" w14:textId="77777777" w:rsidR="0001413C" w:rsidRPr="0001413C" w:rsidRDefault="0001413C" w:rsidP="0001413C">
      <w:r w:rsidRPr="0001413C">
        <w:br w:type="page"/>
      </w:r>
    </w:p>
    <w:p w14:paraId="2DA697C3" w14:textId="77777777" w:rsidR="0001413C" w:rsidRPr="0001413C" w:rsidRDefault="0001413C" w:rsidP="0001413C">
      <w:bookmarkStart w:id="427" w:name="Page_3911436870348274705"/>
      <w:bookmarkEnd w:id="427"/>
      <w:r w:rsidRPr="0001413C">
        <w:rPr>
          <w:b/>
          <w:bCs/>
        </w:rPr>
        <w:t>Page Number:</w:t>
      </w:r>
      <w:r w:rsidRPr="0001413C">
        <w:t xml:space="preserve"> 197 </w:t>
      </w:r>
    </w:p>
    <w:p w14:paraId="6B18EAC1" w14:textId="77777777" w:rsidR="0001413C" w:rsidRPr="0001413C" w:rsidRDefault="0001413C" w:rsidP="0001413C">
      <w:r w:rsidRPr="0001413C">
        <w:rPr>
          <w:b/>
          <w:bCs/>
        </w:rPr>
        <w:t>Lesson 54:</w:t>
      </w:r>
      <w:r w:rsidRPr="0001413C">
        <w:t xml:space="preserve"> Violence in the Workplace </w:t>
      </w:r>
    </w:p>
    <w:p w14:paraId="35F2E2ED" w14:textId="77777777" w:rsidR="0001413C" w:rsidRPr="0001413C" w:rsidRDefault="0001413C" w:rsidP="0001413C">
      <w:r w:rsidRPr="0001413C">
        <w:rPr>
          <w:b/>
          <w:bCs/>
        </w:rPr>
        <w:t xml:space="preserve">Click and Reveal Template / LTR / Random </w:t>
      </w:r>
    </w:p>
    <w:p w14:paraId="41F87ED5" w14:textId="77777777" w:rsidR="0001413C" w:rsidRPr="0001413C" w:rsidRDefault="0001413C" w:rsidP="0001413C">
      <w:r w:rsidRPr="0001413C">
        <w:rPr>
          <w:b/>
          <w:bCs/>
        </w:rPr>
        <w:t>Content Title:</w:t>
      </w:r>
      <w:r w:rsidRPr="0001413C">
        <w:t xml:space="preserve"> </w:t>
      </w:r>
    </w:p>
    <w:p w14:paraId="752677F5" w14:textId="77777777" w:rsidR="0001413C" w:rsidRPr="0001413C" w:rsidRDefault="0001413C" w:rsidP="0001413C">
      <w:r w:rsidRPr="0001413C">
        <w:t xml:space="preserve">Preventing Violence in the Workplace </w:t>
      </w:r>
    </w:p>
    <w:p w14:paraId="5FD4F640" w14:textId="77777777" w:rsidR="0001413C" w:rsidRPr="0001413C" w:rsidRDefault="0001413C" w:rsidP="0001413C">
      <w:r w:rsidRPr="0001413C">
        <w:rPr>
          <w:b/>
          <w:bCs/>
        </w:rPr>
        <w:t>Content Description:</w:t>
      </w:r>
    </w:p>
    <w:p w14:paraId="07F7E605" w14:textId="77777777" w:rsidR="0001413C" w:rsidRPr="0001413C" w:rsidRDefault="0001413C" w:rsidP="0001413C">
      <w:r w:rsidRPr="0001413C">
        <w:t>Workplace violence is any form of violent or aggressive behavior that creates a hostile work environment. Remember, we’re not just talking about physical violence – verbal abuse, threats, and other forms of aggression also constitute workplace violence.</w:t>
      </w:r>
    </w:p>
    <w:p w14:paraId="4C400F74" w14:textId="77777777" w:rsidR="0001413C" w:rsidRPr="0001413C" w:rsidRDefault="0001413C" w:rsidP="0001413C">
      <w:r w:rsidRPr="0001413C">
        <w:t>Select each person’s image to learn about their experience of violence in the workplace.</w:t>
      </w:r>
    </w:p>
    <w:p w14:paraId="509DB37A"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769"/>
        <w:gridCol w:w="1461"/>
        <w:gridCol w:w="1172"/>
      </w:tblGrid>
      <w:tr w:rsidR="0001413C" w:rsidRPr="0001413C" w14:paraId="6D68F5C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FB1D1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981063"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B98AA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09A0C1" w14:textId="77777777" w:rsidR="0001413C" w:rsidRPr="0001413C" w:rsidRDefault="0001413C" w:rsidP="0001413C">
            <w:pPr>
              <w:rPr>
                <w:b/>
                <w:bCs/>
              </w:rPr>
            </w:pPr>
            <w:r w:rsidRPr="0001413C">
              <w:rPr>
                <w:b/>
                <w:bCs/>
              </w:rPr>
              <w:t>Alternate Text</w:t>
            </w:r>
          </w:p>
        </w:tc>
      </w:tr>
      <w:tr w:rsidR="0001413C" w:rsidRPr="0001413C" w14:paraId="79B3453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EA91806" w14:textId="77777777" w:rsidR="0001413C" w:rsidRPr="0001413C" w:rsidRDefault="0001413C" w:rsidP="0001413C">
            <w:r w:rsidRPr="0001413C">
              <w:t xml:space="preserve">Anita’s story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0B8474" w14:textId="77777777" w:rsidR="0001413C" w:rsidRPr="0001413C" w:rsidRDefault="0001413C" w:rsidP="0001413C">
            <w:r w:rsidRPr="0001413C">
              <w:t>“In my previous company, Ushi was known for verbal abuse and threatening behavior toward colleagues and customers, so it was no surprise when she punched a colleague.</w:t>
            </w:r>
          </w:p>
          <w:p w14:paraId="1CE55419" w14:textId="77777777" w:rsidR="0001413C" w:rsidRPr="0001413C" w:rsidRDefault="0001413C" w:rsidP="0001413C">
            <w:r w:rsidRPr="0001413C">
              <w:t>We reported the incident and Ushi was dismissed. I always wondered if the incident could have been prevented if we’d reported her behavior sooner.”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D8038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0BE740" w14:textId="77777777" w:rsidR="0001413C" w:rsidRPr="0001413C" w:rsidRDefault="0001413C" w:rsidP="0001413C"/>
        </w:tc>
      </w:tr>
      <w:tr w:rsidR="0001413C" w:rsidRPr="0001413C" w14:paraId="5B50EEF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73F778" w14:textId="77777777" w:rsidR="0001413C" w:rsidRPr="0001413C" w:rsidRDefault="0001413C" w:rsidP="0001413C">
            <w:r w:rsidRPr="0001413C">
              <w:t xml:space="preserve">Jason’s story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E9AD5C" w14:textId="77777777" w:rsidR="0001413C" w:rsidRPr="0001413C" w:rsidRDefault="0001413C" w:rsidP="0001413C">
            <w:r w:rsidRPr="0001413C">
              <w:t>“A colleague of mine had seemed pretty down for weeks. One day, I overheard them on the phone talking about suicide. I felt bad reporting what I’d heard, but I knew I had a duty to call HR.</w:t>
            </w:r>
          </w:p>
          <w:p w14:paraId="63AC5226" w14:textId="77777777" w:rsidR="0001413C" w:rsidRPr="0001413C" w:rsidRDefault="0001413C" w:rsidP="0001413C">
            <w:r w:rsidRPr="0001413C">
              <w:t>We discovered they had some major domestic problems. With time off to resolve the issues, my colleague was soon back at work. Guess I made the right call!”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D870B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681DED" w14:textId="77777777" w:rsidR="0001413C" w:rsidRPr="0001413C" w:rsidRDefault="0001413C" w:rsidP="0001413C"/>
        </w:tc>
      </w:tr>
      <w:tr w:rsidR="0001413C" w:rsidRPr="0001413C" w14:paraId="7EB8E63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AEBE905" w14:textId="77777777" w:rsidR="0001413C" w:rsidRPr="0001413C" w:rsidRDefault="0001413C" w:rsidP="0001413C">
            <w:r w:rsidRPr="0001413C">
              <w:t xml:space="preserve">Todd’s story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57519C" w14:textId="77777777" w:rsidR="0001413C" w:rsidRPr="0001413C" w:rsidRDefault="0001413C" w:rsidP="0001413C">
            <w:r w:rsidRPr="0001413C">
              <w:t xml:space="preserve">“In my first job there was a guy called Javier who had these crazy mood swings. He started taking a lot of unexplained absences until, one day, he stopped coming in to work altogether. </w:t>
            </w:r>
          </w:p>
          <w:p w14:paraId="4BE2C3FC" w14:textId="77777777" w:rsidR="0001413C" w:rsidRPr="0001413C" w:rsidRDefault="0001413C" w:rsidP="0001413C">
            <w:r w:rsidRPr="0001413C">
              <w:t>We found out later he was in rehab. Maybe if we’d notified HR he could have got some help earlier.”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856D1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B7F82E" w14:textId="77777777" w:rsidR="0001413C" w:rsidRPr="0001413C" w:rsidRDefault="0001413C" w:rsidP="0001413C"/>
        </w:tc>
      </w:tr>
      <w:tr w:rsidR="0001413C" w:rsidRPr="0001413C" w14:paraId="2BA9113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6475DE" w14:textId="77777777" w:rsidR="0001413C" w:rsidRPr="0001413C" w:rsidRDefault="0001413C" w:rsidP="0001413C">
            <w:r w:rsidRPr="0001413C">
              <w:t xml:space="preserve">Elijah’s story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0A8DCE" w14:textId="77777777" w:rsidR="0001413C" w:rsidRPr="0001413C" w:rsidRDefault="0001413C" w:rsidP="0001413C">
            <w:r w:rsidRPr="0001413C">
              <w:t>“I had a summer job at college where I worked with a young woman who spoke often about death and dying. She was fascinated with any kind of violent acts in the news, and one day she even brought a gun into work. The gun wasn’t loaded, but I reported it and the young woman lost her job. I learned later that she had a history of committing violent acts.”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EEEE9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4470D3" w14:textId="77777777" w:rsidR="0001413C" w:rsidRPr="0001413C" w:rsidRDefault="0001413C" w:rsidP="0001413C"/>
        </w:tc>
      </w:tr>
      <w:tr w:rsidR="0001413C" w:rsidRPr="0001413C" w14:paraId="5F444EA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0543AB" w14:textId="77777777" w:rsidR="0001413C" w:rsidRPr="0001413C" w:rsidRDefault="0001413C" w:rsidP="0001413C">
            <w:r w:rsidRPr="0001413C">
              <w:t xml:space="preserve">Roberta’s story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01B9CF" w14:textId="77777777" w:rsidR="0001413C" w:rsidRPr="0001413C" w:rsidRDefault="0001413C" w:rsidP="0001413C">
            <w:r w:rsidRPr="0001413C">
              <w:t>“Last place I worked we had a really good team, except for one guy!</w:t>
            </w:r>
          </w:p>
          <w:p w14:paraId="1E420701" w14:textId="77777777" w:rsidR="0001413C" w:rsidRPr="0001413C" w:rsidRDefault="0001413C" w:rsidP="0001413C">
            <w:r w:rsidRPr="0001413C">
              <w:t>This guy became obsessed with another team member, Susie, and started ringing her in the evenings and sending her creepy emails. When Susie didn’t respond, he threatened her in a text message. I helped Susie file a grievance for harassment and we reported him to HR. HR responded swiftly and he was dismissed.”</w:t>
            </w:r>
          </w:p>
          <w:p w14:paraId="66136BCE"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1BB1C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7EEC84" w14:textId="77777777" w:rsidR="0001413C" w:rsidRPr="0001413C" w:rsidRDefault="0001413C" w:rsidP="0001413C"/>
        </w:tc>
      </w:tr>
    </w:tbl>
    <w:p w14:paraId="5A8A608A"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5CC81D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A6825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E35F9B"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4D79DE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ED112D6" w14:textId="77777777" w:rsidR="0001413C" w:rsidRPr="0001413C" w:rsidRDefault="0001413C" w:rsidP="0001413C">
            <w:pPr>
              <w:rPr>
                <w:b/>
                <w:bCs/>
              </w:rPr>
            </w:pPr>
            <w:r w:rsidRPr="0001413C">
              <w:rPr>
                <w:b/>
                <w:bCs/>
              </w:rPr>
              <w:t>Alternate Text</w:t>
            </w:r>
          </w:p>
        </w:tc>
      </w:tr>
      <w:tr w:rsidR="0001413C" w:rsidRPr="0001413C" w14:paraId="46F7A3A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9F11A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7595C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00BAC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0B48E1" w14:textId="77777777" w:rsidR="0001413C" w:rsidRPr="0001413C" w:rsidRDefault="0001413C" w:rsidP="0001413C"/>
        </w:tc>
      </w:tr>
    </w:tbl>
    <w:p w14:paraId="254D081E" w14:textId="77777777" w:rsidR="0001413C" w:rsidRPr="0001413C" w:rsidRDefault="0001413C" w:rsidP="0001413C">
      <w:r w:rsidRPr="0001413C">
        <w:rPr>
          <w:b/>
          <w:bCs/>
        </w:rPr>
        <w:t>Audio Transcript Text:</w:t>
      </w:r>
      <w:r w:rsidRPr="0001413C">
        <w:t xml:space="preserve"> </w:t>
      </w:r>
    </w:p>
    <w:p w14:paraId="173D3C52" w14:textId="77777777" w:rsidR="0001413C" w:rsidRPr="0001413C" w:rsidRDefault="0001413C" w:rsidP="0001413C">
      <w:r w:rsidRPr="0001413C">
        <w:t>These people have agreed to share their experiences in this area.</w:t>
      </w:r>
    </w:p>
    <w:p w14:paraId="233FCBF7" w14:textId="77777777" w:rsidR="0001413C" w:rsidRPr="0001413C" w:rsidRDefault="0001413C" w:rsidP="0001413C">
      <w:r w:rsidRPr="0001413C">
        <w:br w:type="page"/>
      </w:r>
    </w:p>
    <w:p w14:paraId="618082B8" w14:textId="77777777" w:rsidR="0001413C" w:rsidRPr="0001413C" w:rsidRDefault="0001413C" w:rsidP="0001413C">
      <w:bookmarkStart w:id="428" w:name="Page_8809136008513143713"/>
      <w:bookmarkEnd w:id="428"/>
      <w:r w:rsidRPr="0001413C">
        <w:rPr>
          <w:b/>
          <w:bCs/>
        </w:rPr>
        <w:t>Page Number:</w:t>
      </w:r>
      <w:r w:rsidRPr="0001413C">
        <w:t xml:space="preserve"> 198 </w:t>
      </w:r>
    </w:p>
    <w:p w14:paraId="1A23AB55" w14:textId="77777777" w:rsidR="0001413C" w:rsidRPr="0001413C" w:rsidRDefault="0001413C" w:rsidP="0001413C">
      <w:r w:rsidRPr="0001413C">
        <w:rPr>
          <w:b/>
          <w:bCs/>
        </w:rPr>
        <w:t>Lesson 54:</w:t>
      </w:r>
      <w:r w:rsidRPr="0001413C">
        <w:t xml:space="preserve"> Violence in the Workplace </w:t>
      </w:r>
    </w:p>
    <w:p w14:paraId="6570913A" w14:textId="77777777" w:rsidR="0001413C" w:rsidRPr="0001413C" w:rsidRDefault="0001413C" w:rsidP="0001413C">
      <w:r w:rsidRPr="0001413C">
        <w:rPr>
          <w:b/>
          <w:bCs/>
        </w:rPr>
        <w:t xml:space="preserve">Question and Answer Template / Text / LTR </w:t>
      </w:r>
    </w:p>
    <w:p w14:paraId="2A804480" w14:textId="77777777" w:rsidR="0001413C" w:rsidRPr="0001413C" w:rsidRDefault="0001413C" w:rsidP="0001413C">
      <w:r w:rsidRPr="0001413C">
        <w:rPr>
          <w:b/>
          <w:bCs/>
        </w:rPr>
        <w:t>Content Title:</w:t>
      </w:r>
      <w:r w:rsidRPr="0001413C">
        <w:t xml:space="preserve"> </w:t>
      </w:r>
    </w:p>
    <w:p w14:paraId="15D0A198" w14:textId="77777777" w:rsidR="0001413C" w:rsidRPr="0001413C" w:rsidRDefault="0001413C" w:rsidP="0001413C">
      <w:r w:rsidRPr="0001413C">
        <w:t xml:space="preserve">Aggressive Colleague </w:t>
      </w:r>
    </w:p>
    <w:p w14:paraId="7FD3F571" w14:textId="77777777" w:rsidR="0001413C" w:rsidRPr="0001413C" w:rsidRDefault="0001413C" w:rsidP="0001413C">
      <w:r w:rsidRPr="0001413C">
        <w:rPr>
          <w:b/>
          <w:bCs/>
        </w:rPr>
        <w:t>Content Description:</w:t>
      </w:r>
    </w:p>
    <w:p w14:paraId="017BFD38" w14:textId="77777777" w:rsidR="0001413C" w:rsidRPr="0001413C" w:rsidRDefault="0001413C" w:rsidP="0001413C">
      <w:r w:rsidRPr="0001413C">
        <w:t>Miranda works with Phillip and believes that his behavior is causing a negative environment in the workplace.</w:t>
      </w:r>
      <w:r w:rsidRPr="0001413C">
        <w:br/>
      </w:r>
      <w:r w:rsidRPr="0001413C">
        <w:br/>
        <w:t>Miranda wonders which ones are a sign that action is required.</w:t>
      </w:r>
    </w:p>
    <w:p w14:paraId="0CAE08EA" w14:textId="77777777" w:rsidR="0001413C" w:rsidRPr="0001413C" w:rsidRDefault="0001413C" w:rsidP="0001413C">
      <w:r w:rsidRPr="0001413C">
        <w:rPr>
          <w:b/>
          <w:bCs/>
        </w:rPr>
        <w:t>Question:</w:t>
      </w:r>
      <w:r w:rsidRPr="0001413C">
        <w:t xml:space="preserve"> </w:t>
      </w:r>
    </w:p>
    <w:p w14:paraId="0B98BC00" w14:textId="77777777" w:rsidR="0001413C" w:rsidRPr="0001413C" w:rsidRDefault="0001413C" w:rsidP="0001413C">
      <w:r w:rsidRPr="0001413C">
        <w:t xml:space="preserve">Select the four worrying behaviors.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B0AD24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D70F372"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13861BF" w14:textId="77777777" w:rsidR="0001413C" w:rsidRPr="0001413C" w:rsidRDefault="0001413C" w:rsidP="0001413C">
            <w:pPr>
              <w:rPr>
                <w:b/>
                <w:bCs/>
              </w:rPr>
            </w:pPr>
            <w:r w:rsidRPr="0001413C">
              <w:rPr>
                <w:b/>
                <w:bCs/>
              </w:rPr>
              <w:t>Answer</w:t>
            </w:r>
          </w:p>
        </w:tc>
      </w:tr>
      <w:tr w:rsidR="0001413C" w:rsidRPr="0001413C" w14:paraId="6551B07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30B07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EE0565" w14:textId="77777777" w:rsidR="0001413C" w:rsidRPr="0001413C" w:rsidRDefault="0001413C" w:rsidP="0001413C">
            <w:r w:rsidRPr="0001413C">
              <w:t>She’s noticed how much time he’s been taking off with no explanation. He doesn’t even call in and if you say anything he gets really abusive.</w:t>
            </w:r>
          </w:p>
        </w:tc>
      </w:tr>
      <w:tr w:rsidR="0001413C" w:rsidRPr="0001413C" w14:paraId="00C6F09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EB5E4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58BD714" w14:textId="77777777" w:rsidR="0001413C" w:rsidRPr="0001413C" w:rsidRDefault="0001413C" w:rsidP="0001413C">
            <w:r w:rsidRPr="0001413C">
              <w:t>If she tries to make one little change to his work, he totally overreacts. You should read some of the chat messages he’s sent!</w:t>
            </w:r>
          </w:p>
        </w:tc>
      </w:tr>
      <w:tr w:rsidR="0001413C" w:rsidRPr="0001413C" w14:paraId="24036A2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08678E"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79B437" w14:textId="77777777" w:rsidR="0001413C" w:rsidRPr="0001413C" w:rsidRDefault="0001413C" w:rsidP="0001413C">
            <w:r w:rsidRPr="0001413C">
              <w:t>She heard the abuse he gave a customer. He just exploded!</w:t>
            </w:r>
          </w:p>
        </w:tc>
      </w:tr>
      <w:tr w:rsidR="0001413C" w:rsidRPr="0001413C" w14:paraId="1EB6C6D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0B977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BF3090" w14:textId="77777777" w:rsidR="0001413C" w:rsidRPr="0001413C" w:rsidRDefault="0001413C" w:rsidP="0001413C">
            <w:r w:rsidRPr="0001413C">
              <w:t>They had the weirdest conversation; he seems obsessed with those shootings that were in the news last week.</w:t>
            </w:r>
          </w:p>
        </w:tc>
      </w:tr>
      <w:tr w:rsidR="0001413C" w:rsidRPr="0001413C" w14:paraId="3D30139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F7581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FA3780" w14:textId="77777777" w:rsidR="0001413C" w:rsidRPr="0001413C" w:rsidRDefault="0001413C" w:rsidP="0001413C">
            <w:r w:rsidRPr="0001413C">
              <w:t>Last week he had flu and had to take three days off sick.</w:t>
            </w:r>
          </w:p>
        </w:tc>
      </w:tr>
    </w:tbl>
    <w:p w14:paraId="786CB636"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D972974" w14:textId="77777777" w:rsidR="0001413C" w:rsidRPr="0001413C" w:rsidRDefault="0001413C" w:rsidP="0001413C">
      <w:r w:rsidRPr="0001413C">
        <w:br w:type="page"/>
      </w:r>
    </w:p>
    <w:p w14:paraId="2B1E4073" w14:textId="77777777" w:rsidR="0001413C" w:rsidRPr="0001413C" w:rsidRDefault="0001413C" w:rsidP="0001413C">
      <w:bookmarkStart w:id="429" w:name="Page_1003861991737758422"/>
      <w:bookmarkEnd w:id="429"/>
      <w:r w:rsidRPr="0001413C">
        <w:rPr>
          <w:b/>
          <w:bCs/>
        </w:rPr>
        <w:t>Page Number:</w:t>
      </w:r>
      <w:r w:rsidRPr="0001413C">
        <w:t xml:space="preserve"> 199 </w:t>
      </w:r>
    </w:p>
    <w:p w14:paraId="429B589D" w14:textId="77777777" w:rsidR="0001413C" w:rsidRPr="0001413C" w:rsidRDefault="0001413C" w:rsidP="0001413C">
      <w:r w:rsidRPr="0001413C">
        <w:rPr>
          <w:b/>
          <w:bCs/>
        </w:rPr>
        <w:t>Lesson 54:</w:t>
      </w:r>
      <w:r w:rsidRPr="0001413C">
        <w:t xml:space="preserve"> Violence in the Workplace </w:t>
      </w:r>
    </w:p>
    <w:p w14:paraId="5CA35AE5" w14:textId="77777777" w:rsidR="0001413C" w:rsidRPr="0001413C" w:rsidRDefault="0001413C" w:rsidP="0001413C">
      <w:r w:rsidRPr="0001413C">
        <w:rPr>
          <w:b/>
          <w:bCs/>
        </w:rPr>
        <w:t xml:space="preserve">Text and Image Template / Text Only </w:t>
      </w:r>
    </w:p>
    <w:p w14:paraId="01E2F78F" w14:textId="77777777" w:rsidR="0001413C" w:rsidRPr="0001413C" w:rsidRDefault="0001413C" w:rsidP="0001413C">
      <w:r w:rsidRPr="0001413C">
        <w:rPr>
          <w:b/>
          <w:bCs/>
        </w:rPr>
        <w:t>Content Title:</w:t>
      </w:r>
      <w:r w:rsidRPr="0001413C">
        <w:t xml:space="preserve"> </w:t>
      </w:r>
    </w:p>
    <w:p w14:paraId="7B3FDFCB" w14:textId="77777777" w:rsidR="0001413C" w:rsidRPr="0001413C" w:rsidRDefault="0001413C" w:rsidP="0001413C">
      <w:r w:rsidRPr="0001413C">
        <w:t xml:space="preserve">Remember… </w:t>
      </w:r>
    </w:p>
    <w:p w14:paraId="5C796D73" w14:textId="77777777" w:rsidR="0001413C" w:rsidRPr="0001413C" w:rsidRDefault="0001413C" w:rsidP="0001413C">
      <w:r w:rsidRPr="0001413C">
        <w:br/>
      </w:r>
      <w:r w:rsidRPr="0001413C">
        <w:rPr>
          <w:b/>
          <w:bCs/>
        </w:rPr>
        <w:t>Column 1 Text:</w:t>
      </w:r>
      <w:r w:rsidRPr="0001413C">
        <w:t xml:space="preserve"> </w:t>
      </w:r>
    </w:p>
    <w:p w14:paraId="3968CB8A" w14:textId="77777777" w:rsidR="0001413C" w:rsidRPr="0001413C" w:rsidRDefault="0001413C" w:rsidP="0001413C">
      <w:r w:rsidRPr="0001413C">
        <w:t>Overreacting to a normal request, abusing a customer, taking a lot of time off with no explanation, and obsessing over shootings and other violent acts are all potential red flags for workplace violence. Of course, no single one of these signs is a sure indicator that someone may turn violent, but they should be enough to alert you to the possibility that action may need to be taken.</w:t>
      </w:r>
    </w:p>
    <w:p w14:paraId="04554328" w14:textId="77777777" w:rsidR="0001413C" w:rsidRPr="0001413C" w:rsidRDefault="0001413C" w:rsidP="0001413C">
      <w:r w:rsidRPr="0001413C">
        <w:rPr>
          <w:b/>
          <w:bCs/>
        </w:rPr>
        <w:t>Audio Transcript Text:</w:t>
      </w:r>
      <w:r w:rsidRPr="0001413C">
        <w:t xml:space="preserve"> </w:t>
      </w:r>
    </w:p>
    <w:p w14:paraId="55FDF6B9" w14:textId="77777777" w:rsidR="0001413C" w:rsidRPr="0001413C" w:rsidRDefault="0001413C" w:rsidP="0001413C">
      <w:r w:rsidRPr="0001413C">
        <w:t>Here are some key points to remember.</w:t>
      </w:r>
    </w:p>
    <w:p w14:paraId="0AEF02F5" w14:textId="77777777" w:rsidR="0001413C" w:rsidRPr="0001413C" w:rsidRDefault="0001413C" w:rsidP="0001413C">
      <w:r w:rsidRPr="0001413C">
        <w:br w:type="page"/>
      </w:r>
    </w:p>
    <w:p w14:paraId="0E512C20" w14:textId="77777777" w:rsidR="0001413C" w:rsidRPr="0001413C" w:rsidRDefault="0001413C" w:rsidP="0001413C">
      <w:bookmarkStart w:id="430" w:name="Page_2195500365852151202"/>
      <w:bookmarkEnd w:id="430"/>
      <w:r w:rsidRPr="0001413C">
        <w:rPr>
          <w:b/>
          <w:bCs/>
        </w:rPr>
        <w:t>Page Number:</w:t>
      </w:r>
      <w:r w:rsidRPr="0001413C">
        <w:t xml:space="preserve"> 200 </w:t>
      </w:r>
    </w:p>
    <w:p w14:paraId="5B16872A" w14:textId="77777777" w:rsidR="0001413C" w:rsidRPr="0001413C" w:rsidRDefault="0001413C" w:rsidP="0001413C">
      <w:r w:rsidRPr="0001413C">
        <w:rPr>
          <w:b/>
          <w:bCs/>
        </w:rPr>
        <w:t>Lesson 54:</w:t>
      </w:r>
      <w:r w:rsidRPr="0001413C">
        <w:t xml:space="preserve"> Violence in the Workplace </w:t>
      </w:r>
    </w:p>
    <w:p w14:paraId="0A4C314D" w14:textId="77777777" w:rsidR="0001413C" w:rsidRPr="0001413C" w:rsidRDefault="0001413C" w:rsidP="0001413C">
      <w:r w:rsidRPr="0001413C">
        <w:rPr>
          <w:b/>
          <w:bCs/>
        </w:rPr>
        <w:t xml:space="preserve">Question and Answer Template / Text / LTR </w:t>
      </w:r>
    </w:p>
    <w:p w14:paraId="280BFEB0" w14:textId="77777777" w:rsidR="0001413C" w:rsidRPr="0001413C" w:rsidRDefault="0001413C" w:rsidP="0001413C">
      <w:r w:rsidRPr="0001413C">
        <w:rPr>
          <w:b/>
          <w:bCs/>
        </w:rPr>
        <w:t>Content Title:</w:t>
      </w:r>
      <w:r w:rsidRPr="0001413C">
        <w:t xml:space="preserve"> </w:t>
      </w:r>
    </w:p>
    <w:p w14:paraId="6F3663C0" w14:textId="77777777" w:rsidR="0001413C" w:rsidRPr="0001413C" w:rsidRDefault="0001413C" w:rsidP="0001413C">
      <w:r w:rsidRPr="0001413C">
        <w:t xml:space="preserve">Threatening Behavior </w:t>
      </w:r>
    </w:p>
    <w:p w14:paraId="149DB756" w14:textId="77777777" w:rsidR="0001413C" w:rsidRPr="0001413C" w:rsidRDefault="0001413C" w:rsidP="0001413C">
      <w:r w:rsidRPr="0001413C">
        <w:rPr>
          <w:b/>
          <w:bCs/>
        </w:rPr>
        <w:t>Content Description:</w:t>
      </w:r>
    </w:p>
    <w:p w14:paraId="018F1804" w14:textId="77777777" w:rsidR="0001413C" w:rsidRPr="0001413C" w:rsidRDefault="0001413C" w:rsidP="0001413C">
      <w:r w:rsidRPr="0001413C">
        <w:t>The next day Phillip becomes verbally threatening and reduces Miranda to tears.</w:t>
      </w:r>
      <w:r w:rsidRPr="0001413C">
        <w:br/>
      </w:r>
      <w:r w:rsidRPr="0001413C">
        <w:br/>
        <w:t>Miranda wonders what she should do.</w:t>
      </w:r>
    </w:p>
    <w:p w14:paraId="699906A6" w14:textId="77777777" w:rsidR="0001413C" w:rsidRPr="0001413C" w:rsidRDefault="0001413C" w:rsidP="0001413C">
      <w:r w:rsidRPr="0001413C">
        <w:rPr>
          <w:b/>
          <w:bCs/>
        </w:rPr>
        <w:t>Question:</w:t>
      </w:r>
      <w:r w:rsidRPr="0001413C">
        <w:t xml:space="preserve"> </w:t>
      </w:r>
    </w:p>
    <w:p w14:paraId="2EA10D29" w14:textId="77777777" w:rsidR="0001413C" w:rsidRPr="0001413C" w:rsidRDefault="0001413C" w:rsidP="0001413C">
      <w:r w:rsidRPr="0001413C">
        <w:t xml:space="preserve">Select the four correct actions.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4C85B9C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382B0B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7C1451F" w14:textId="77777777" w:rsidR="0001413C" w:rsidRPr="0001413C" w:rsidRDefault="0001413C" w:rsidP="0001413C">
            <w:pPr>
              <w:rPr>
                <w:b/>
                <w:bCs/>
              </w:rPr>
            </w:pPr>
            <w:r w:rsidRPr="0001413C">
              <w:rPr>
                <w:b/>
                <w:bCs/>
              </w:rPr>
              <w:t>Answer</w:t>
            </w:r>
          </w:p>
        </w:tc>
      </w:tr>
      <w:tr w:rsidR="0001413C" w:rsidRPr="0001413C" w14:paraId="42CFF6B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343F4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6CBE5F" w14:textId="77777777" w:rsidR="0001413C" w:rsidRPr="0001413C" w:rsidRDefault="0001413C" w:rsidP="0001413C">
            <w:r w:rsidRPr="0001413C">
              <w:t>Call Human Resources or Legal immediately and report the incident. They can handle this type of situation and involve local law enforcement if appropriate.</w:t>
            </w:r>
          </w:p>
        </w:tc>
      </w:tr>
      <w:tr w:rsidR="0001413C" w:rsidRPr="0001413C" w14:paraId="58ECD39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397B4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3B9C6D" w14:textId="77777777" w:rsidR="0001413C" w:rsidRPr="0001413C" w:rsidRDefault="0001413C" w:rsidP="0001413C">
            <w:r w:rsidRPr="0001413C">
              <w:t>Notify local law enforcement and call security to remove him from the building.</w:t>
            </w:r>
          </w:p>
        </w:tc>
      </w:tr>
      <w:tr w:rsidR="0001413C" w:rsidRPr="0001413C" w14:paraId="61401F7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7D56F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7D194B" w14:textId="77777777" w:rsidR="0001413C" w:rsidRPr="0001413C" w:rsidRDefault="0001413C" w:rsidP="0001413C">
            <w:r w:rsidRPr="0001413C">
              <w:t>This does not need to be reported. It’s how Phillip reacts when someone does not agree with him.</w:t>
            </w:r>
          </w:p>
        </w:tc>
      </w:tr>
      <w:tr w:rsidR="0001413C" w:rsidRPr="0001413C" w14:paraId="12ECA60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052F6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F7EA85" w14:textId="77777777" w:rsidR="0001413C" w:rsidRPr="0001413C" w:rsidRDefault="0001413C" w:rsidP="0001413C">
            <w:r w:rsidRPr="0001413C">
              <w:t>Recognize that we all have a part to play in the implementation of our zero-tolerance policy on workplace violence against or by employees.</w:t>
            </w:r>
          </w:p>
        </w:tc>
      </w:tr>
      <w:tr w:rsidR="0001413C" w:rsidRPr="0001413C" w14:paraId="7C056CA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AAB08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436EFA" w14:textId="77777777" w:rsidR="0001413C" w:rsidRPr="0001413C" w:rsidRDefault="0001413C" w:rsidP="0001413C">
            <w:r w:rsidRPr="0001413C">
              <w:t>Learn how to recognize, avoid, or defuse potentially violent situations.</w:t>
            </w:r>
          </w:p>
        </w:tc>
      </w:tr>
      <w:tr w:rsidR="0001413C" w:rsidRPr="0001413C" w14:paraId="6F792F6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25F1A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B442F4" w14:textId="77777777" w:rsidR="0001413C" w:rsidRPr="0001413C" w:rsidRDefault="0001413C" w:rsidP="0001413C">
            <w:r w:rsidRPr="0001413C">
              <w:t>Alert supervisors, line managers, etc., to any concerns about safety or security, and report all incidents immediately.</w:t>
            </w:r>
          </w:p>
        </w:tc>
      </w:tr>
    </w:tbl>
    <w:p w14:paraId="171D6FEC"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F5B6602" w14:textId="77777777" w:rsidR="0001413C" w:rsidRPr="0001413C" w:rsidRDefault="0001413C" w:rsidP="0001413C">
      <w:r w:rsidRPr="0001413C">
        <w:br w:type="page"/>
      </w:r>
    </w:p>
    <w:p w14:paraId="50653A2F" w14:textId="77777777" w:rsidR="0001413C" w:rsidRPr="0001413C" w:rsidRDefault="0001413C" w:rsidP="0001413C">
      <w:bookmarkStart w:id="431" w:name="Page_4214967379631136840"/>
      <w:bookmarkEnd w:id="431"/>
      <w:r w:rsidRPr="0001413C">
        <w:rPr>
          <w:b/>
          <w:bCs/>
        </w:rPr>
        <w:t>Page Number:</w:t>
      </w:r>
      <w:r w:rsidRPr="0001413C">
        <w:t xml:space="preserve"> 201 </w:t>
      </w:r>
    </w:p>
    <w:p w14:paraId="567606A6" w14:textId="77777777" w:rsidR="0001413C" w:rsidRPr="0001413C" w:rsidRDefault="0001413C" w:rsidP="0001413C">
      <w:r w:rsidRPr="0001413C">
        <w:rPr>
          <w:b/>
          <w:bCs/>
        </w:rPr>
        <w:t>Lesson 54:</w:t>
      </w:r>
      <w:r w:rsidRPr="0001413C">
        <w:t xml:space="preserve"> Violence in the Workplace </w:t>
      </w:r>
    </w:p>
    <w:p w14:paraId="08E9E586" w14:textId="77777777" w:rsidR="0001413C" w:rsidRPr="0001413C" w:rsidRDefault="0001413C" w:rsidP="0001413C">
      <w:r w:rsidRPr="0001413C">
        <w:rPr>
          <w:b/>
          <w:bCs/>
        </w:rPr>
        <w:t xml:space="preserve">Text and Image Template / Text Only </w:t>
      </w:r>
    </w:p>
    <w:p w14:paraId="101709A5" w14:textId="77777777" w:rsidR="0001413C" w:rsidRPr="0001413C" w:rsidRDefault="0001413C" w:rsidP="0001413C">
      <w:r w:rsidRPr="0001413C">
        <w:rPr>
          <w:b/>
          <w:bCs/>
        </w:rPr>
        <w:t>Content Title:</w:t>
      </w:r>
      <w:r w:rsidRPr="0001413C">
        <w:t xml:space="preserve"> </w:t>
      </w:r>
    </w:p>
    <w:p w14:paraId="5ED9A8C0" w14:textId="77777777" w:rsidR="0001413C" w:rsidRPr="0001413C" w:rsidRDefault="0001413C" w:rsidP="0001413C">
      <w:r w:rsidRPr="0001413C">
        <w:t xml:space="preserve">Remember… </w:t>
      </w:r>
    </w:p>
    <w:p w14:paraId="5F2BB539" w14:textId="77777777" w:rsidR="0001413C" w:rsidRPr="0001413C" w:rsidRDefault="0001413C" w:rsidP="0001413C">
      <w:r w:rsidRPr="0001413C">
        <w:br/>
      </w:r>
      <w:r w:rsidRPr="0001413C">
        <w:rPr>
          <w:b/>
          <w:bCs/>
        </w:rPr>
        <w:t>Column 1 Text:</w:t>
      </w:r>
      <w:r w:rsidRPr="0001413C">
        <w:t xml:space="preserve"> </w:t>
      </w:r>
    </w:p>
    <w:p w14:paraId="2AD445FE" w14:textId="77777777" w:rsidR="0001413C" w:rsidRPr="0001413C" w:rsidRDefault="0001413C" w:rsidP="0001413C">
      <w:r w:rsidRPr="0001413C">
        <w:t>Human Resources or Legal can handle Phillip’s inappropriate behavior internally and will only involve local law enforcement if appropriate.</w:t>
      </w:r>
    </w:p>
    <w:p w14:paraId="2C8DE589" w14:textId="77777777" w:rsidR="0001413C" w:rsidRPr="0001413C" w:rsidRDefault="0001413C" w:rsidP="0001413C">
      <w:r w:rsidRPr="0001413C">
        <w:t>It’s your duty to recognize the warning signs for workplace violence, and to implement our zero-tolerance policy by reporting all incidents and concerns immediately. If you’re not sure who to ask for help, then just find out who you should contact in the Contact Details section before making a decision.</w:t>
      </w:r>
    </w:p>
    <w:p w14:paraId="5AAB7E74" w14:textId="77777777" w:rsidR="0001413C" w:rsidRPr="0001413C" w:rsidRDefault="0001413C" w:rsidP="0001413C">
      <w:r w:rsidRPr="0001413C">
        <w:t>You will never be asked to intervene with an individual directly. The appropriate department will manage any interventions. Remember, it’s important that you:</w:t>
      </w:r>
    </w:p>
    <w:p w14:paraId="001EFF23" w14:textId="77777777" w:rsidR="0001413C" w:rsidRPr="0001413C" w:rsidRDefault="0001413C" w:rsidP="0001413C">
      <w:pPr>
        <w:numPr>
          <w:ilvl w:val="0"/>
          <w:numId w:val="108"/>
        </w:numPr>
      </w:pPr>
      <w:r w:rsidRPr="0001413C">
        <w:t>Understand what we mean by workplace violence.</w:t>
      </w:r>
    </w:p>
    <w:p w14:paraId="402E90C5" w14:textId="77777777" w:rsidR="0001413C" w:rsidRPr="0001413C" w:rsidRDefault="0001413C" w:rsidP="0001413C">
      <w:pPr>
        <w:numPr>
          <w:ilvl w:val="0"/>
          <w:numId w:val="108"/>
        </w:numPr>
      </w:pPr>
      <w:r w:rsidRPr="0001413C">
        <w:t>Recognize the signs that an intervention may be necessary.</w:t>
      </w:r>
    </w:p>
    <w:p w14:paraId="5574B21A" w14:textId="77777777" w:rsidR="0001413C" w:rsidRPr="0001413C" w:rsidRDefault="0001413C" w:rsidP="0001413C">
      <w:pPr>
        <w:numPr>
          <w:ilvl w:val="0"/>
          <w:numId w:val="108"/>
        </w:numPr>
      </w:pPr>
      <w:r w:rsidRPr="0001413C">
        <w:t>Understand the actions you need to take to protect yourself and others.</w:t>
      </w:r>
    </w:p>
    <w:p w14:paraId="78E1842E" w14:textId="77777777" w:rsidR="0001413C" w:rsidRPr="0001413C" w:rsidRDefault="0001413C" w:rsidP="0001413C">
      <w:r w:rsidRPr="0001413C">
        <w:rPr>
          <w:b/>
          <w:bCs/>
        </w:rPr>
        <w:t>Audio Transcript Text:</w:t>
      </w:r>
      <w:r w:rsidRPr="0001413C">
        <w:t xml:space="preserve"> </w:t>
      </w:r>
    </w:p>
    <w:p w14:paraId="7E98D8C3" w14:textId="77777777" w:rsidR="0001413C" w:rsidRPr="0001413C" w:rsidRDefault="0001413C" w:rsidP="0001413C">
      <w:r w:rsidRPr="0001413C">
        <w:t>Your help was appreciated.</w:t>
      </w:r>
    </w:p>
    <w:p w14:paraId="48C09B03" w14:textId="77777777" w:rsidR="0001413C" w:rsidRPr="0001413C" w:rsidRDefault="0001413C" w:rsidP="0001413C">
      <w:r w:rsidRPr="0001413C">
        <w:br w:type="page"/>
      </w:r>
    </w:p>
    <w:p w14:paraId="2007AAC4" w14:textId="77777777" w:rsidR="0001413C" w:rsidRPr="0001413C" w:rsidRDefault="0001413C" w:rsidP="0001413C">
      <w:r w:rsidRPr="0001413C">
        <w:rPr>
          <w:b/>
          <w:bCs/>
        </w:rPr>
        <w:t>Lesson 55:</w:t>
      </w:r>
      <w:r w:rsidRPr="0001413C">
        <w:t xml:space="preserve"> Social Media Risks </w:t>
      </w:r>
    </w:p>
    <w:p w14:paraId="612EF186" w14:textId="77777777" w:rsidR="0001413C" w:rsidRPr="0001413C" w:rsidRDefault="0001413C" w:rsidP="0001413C">
      <w:r w:rsidRPr="0001413C">
        <w:rPr>
          <w:b/>
          <w:bCs/>
        </w:rPr>
        <w:t>Quick Quiz Lesson</w:t>
      </w:r>
      <w:r w:rsidRPr="0001413C">
        <w:t xml:space="preserve"> </w:t>
      </w:r>
    </w:p>
    <w:p w14:paraId="60F49717" w14:textId="77777777" w:rsidR="0001413C" w:rsidRPr="0001413C" w:rsidRDefault="0001413C" w:rsidP="0001413C">
      <w:r w:rsidRPr="0001413C">
        <w:rPr>
          <w:b/>
          <w:bCs/>
        </w:rPr>
        <w:t>Lesson Type :</w:t>
      </w:r>
      <w:r w:rsidRPr="0001413C">
        <w:t xml:space="preserve"> </w:t>
      </w:r>
    </w:p>
    <w:p w14:paraId="22553F66" w14:textId="77777777" w:rsidR="0001413C" w:rsidRPr="0001413C" w:rsidRDefault="0001413C" w:rsidP="0001413C">
      <w:r w:rsidRPr="0001413C">
        <w:t xml:space="preserve">Quick Quiz </w:t>
      </w:r>
    </w:p>
    <w:p w14:paraId="3B6DF110" w14:textId="77777777" w:rsidR="0001413C" w:rsidRPr="0001413C" w:rsidRDefault="0001413C" w:rsidP="0001413C">
      <w:r w:rsidRPr="0001413C">
        <w:rPr>
          <w:b/>
          <w:bCs/>
        </w:rPr>
        <w:t>Select Type :</w:t>
      </w:r>
      <w:r w:rsidRPr="0001413C">
        <w:t xml:space="preserve"> </w:t>
      </w:r>
    </w:p>
    <w:p w14:paraId="03C5D7D2" w14:textId="77777777" w:rsidR="0001413C" w:rsidRPr="0001413C" w:rsidRDefault="0001413C" w:rsidP="0001413C">
      <w:r w:rsidRPr="0001413C">
        <w:t xml:space="preserve">Post Lesson Quick Quiz </w:t>
      </w:r>
    </w:p>
    <w:p w14:paraId="57F54112" w14:textId="77777777" w:rsidR="0001413C" w:rsidRPr="0001413C" w:rsidRDefault="0001413C" w:rsidP="0001413C">
      <w:r w:rsidRPr="0001413C">
        <w:rPr>
          <w:b/>
          <w:bCs/>
        </w:rPr>
        <w:t>Page Title :</w:t>
      </w:r>
      <w:r w:rsidRPr="0001413C">
        <w:t xml:space="preserve"> </w:t>
      </w:r>
    </w:p>
    <w:p w14:paraId="76CE28B3" w14:textId="77777777" w:rsidR="0001413C" w:rsidRPr="0001413C" w:rsidRDefault="0001413C" w:rsidP="0001413C">
      <w:r w:rsidRPr="0001413C">
        <w:t xml:space="preserve">Ready to put your knowledge to the test? </w:t>
      </w:r>
    </w:p>
    <w:p w14:paraId="5DFC6113" w14:textId="77777777" w:rsidR="0001413C" w:rsidRPr="0001413C" w:rsidRDefault="0001413C" w:rsidP="0001413C">
      <w:r w:rsidRPr="0001413C">
        <w:rPr>
          <w:b/>
          <w:bCs/>
        </w:rPr>
        <w:t>Quick Quiz Assessment</w:t>
      </w:r>
      <w:r w:rsidRPr="0001413C">
        <w:t xml:space="preserve"> </w:t>
      </w:r>
    </w:p>
    <w:p w14:paraId="3624EE18" w14:textId="77777777" w:rsidR="0001413C" w:rsidRPr="0001413C" w:rsidRDefault="0001413C" w:rsidP="0001413C">
      <w:r w:rsidRPr="0001413C">
        <w:rPr>
          <w:b/>
          <w:bCs/>
        </w:rPr>
        <w:t>Questions</w:t>
      </w:r>
      <w:r w:rsidRPr="0001413C">
        <w:t xml:space="preserve"> </w:t>
      </w:r>
    </w:p>
    <w:p w14:paraId="41CEE08A" w14:textId="77777777" w:rsidR="0001413C" w:rsidRPr="0001413C" w:rsidRDefault="0001413C" w:rsidP="0001413C">
      <w:r w:rsidRPr="0001413C">
        <w:rPr>
          <w:b/>
          <w:bCs/>
        </w:rPr>
        <w:t>1. Question :</w:t>
      </w:r>
      <w:r w:rsidRPr="0001413C">
        <w:t xml:space="preserve"> </w:t>
      </w:r>
    </w:p>
    <w:p w14:paraId="3888F576" w14:textId="77777777" w:rsidR="0001413C" w:rsidRPr="0001413C" w:rsidRDefault="0001413C" w:rsidP="0001413C">
      <w:r w:rsidRPr="0001413C">
        <w:t>You should apply the same rules to your personal online social media as you do your work communications.</w:t>
      </w:r>
    </w:p>
    <w:p w14:paraId="793D75D9" w14:textId="77777777" w:rsidR="0001413C" w:rsidRPr="0001413C" w:rsidRDefault="0001413C" w:rsidP="0001413C">
      <w:r w:rsidRPr="0001413C">
        <w:rPr>
          <w:b/>
          <w:bCs/>
        </w:rPr>
        <w:t xml:space="preserve">1. Answer: Correct </w:t>
      </w:r>
    </w:p>
    <w:p w14:paraId="45DEF8B2" w14:textId="77777777" w:rsidR="0001413C" w:rsidRPr="0001413C" w:rsidRDefault="0001413C" w:rsidP="0001413C">
      <w:r w:rsidRPr="0001413C">
        <w:t>True</w:t>
      </w:r>
    </w:p>
    <w:p w14:paraId="15F7B00A" w14:textId="77777777" w:rsidR="0001413C" w:rsidRPr="0001413C" w:rsidRDefault="0001413C" w:rsidP="0001413C">
      <w:r w:rsidRPr="0001413C">
        <w:rPr>
          <w:b/>
          <w:bCs/>
        </w:rPr>
        <w:t xml:space="preserve">2. Answer: Incorrect </w:t>
      </w:r>
    </w:p>
    <w:p w14:paraId="5A292E46" w14:textId="77777777" w:rsidR="0001413C" w:rsidRPr="0001413C" w:rsidRDefault="0001413C" w:rsidP="0001413C">
      <w:r w:rsidRPr="0001413C">
        <w:t>False</w:t>
      </w:r>
    </w:p>
    <w:p w14:paraId="78E10792" w14:textId="77777777" w:rsidR="0001413C" w:rsidRPr="0001413C" w:rsidRDefault="0001413C" w:rsidP="0001413C">
      <w:r w:rsidRPr="0001413C">
        <w:rPr>
          <w:b/>
          <w:bCs/>
        </w:rPr>
        <w:t>2. Question :</w:t>
      </w:r>
      <w:r w:rsidRPr="0001413C">
        <w:t xml:space="preserve"> </w:t>
      </w:r>
    </w:p>
    <w:p w14:paraId="6BEC6B91" w14:textId="77777777" w:rsidR="0001413C" w:rsidRPr="0001413C" w:rsidRDefault="0001413C" w:rsidP="0001413C">
      <w:r w:rsidRPr="0001413C">
        <w:t>Employers can be held vicariously liable for employee bullying, harassment, and discrimination through social networks.</w:t>
      </w:r>
    </w:p>
    <w:p w14:paraId="67E77982" w14:textId="77777777" w:rsidR="0001413C" w:rsidRPr="0001413C" w:rsidRDefault="0001413C" w:rsidP="0001413C">
      <w:r w:rsidRPr="0001413C">
        <w:rPr>
          <w:b/>
          <w:bCs/>
        </w:rPr>
        <w:t xml:space="preserve">1. Answer: Correct </w:t>
      </w:r>
    </w:p>
    <w:p w14:paraId="362D565B" w14:textId="77777777" w:rsidR="0001413C" w:rsidRPr="0001413C" w:rsidRDefault="0001413C" w:rsidP="0001413C">
      <w:r w:rsidRPr="0001413C">
        <w:t>True</w:t>
      </w:r>
    </w:p>
    <w:p w14:paraId="0456AAA4" w14:textId="77777777" w:rsidR="0001413C" w:rsidRPr="0001413C" w:rsidRDefault="0001413C" w:rsidP="0001413C">
      <w:r w:rsidRPr="0001413C">
        <w:rPr>
          <w:b/>
          <w:bCs/>
        </w:rPr>
        <w:t xml:space="preserve">2. Answer: Incorrect </w:t>
      </w:r>
    </w:p>
    <w:p w14:paraId="0BDD174B" w14:textId="77777777" w:rsidR="0001413C" w:rsidRPr="0001413C" w:rsidRDefault="0001413C" w:rsidP="0001413C">
      <w:r w:rsidRPr="0001413C">
        <w:t>False</w:t>
      </w:r>
    </w:p>
    <w:p w14:paraId="3BD35730" w14:textId="77777777" w:rsidR="0001413C" w:rsidRPr="0001413C" w:rsidRDefault="0001413C" w:rsidP="0001413C">
      <w:r w:rsidRPr="0001413C">
        <w:rPr>
          <w:b/>
          <w:bCs/>
        </w:rPr>
        <w:t>3. Question :</w:t>
      </w:r>
      <w:r w:rsidRPr="0001413C">
        <w:t xml:space="preserve"> </w:t>
      </w:r>
    </w:p>
    <w:p w14:paraId="35C49618" w14:textId="77777777" w:rsidR="0001413C" w:rsidRPr="0001413C" w:rsidRDefault="0001413C" w:rsidP="0001413C">
      <w:r w:rsidRPr="0001413C">
        <w:t>Employers cannot be held liable for the online actions of employees if they take place outside normal working hours.</w:t>
      </w:r>
    </w:p>
    <w:p w14:paraId="51BEDF66" w14:textId="77777777" w:rsidR="0001413C" w:rsidRPr="0001413C" w:rsidRDefault="0001413C" w:rsidP="0001413C">
      <w:r w:rsidRPr="0001413C">
        <w:rPr>
          <w:b/>
          <w:bCs/>
        </w:rPr>
        <w:t xml:space="preserve">1. Answer: Incorrect </w:t>
      </w:r>
    </w:p>
    <w:p w14:paraId="228D2D3D" w14:textId="77777777" w:rsidR="0001413C" w:rsidRPr="0001413C" w:rsidRDefault="0001413C" w:rsidP="0001413C">
      <w:r w:rsidRPr="0001413C">
        <w:t>True</w:t>
      </w:r>
    </w:p>
    <w:p w14:paraId="1D0D4731" w14:textId="77777777" w:rsidR="0001413C" w:rsidRPr="0001413C" w:rsidRDefault="0001413C" w:rsidP="0001413C">
      <w:r w:rsidRPr="0001413C">
        <w:rPr>
          <w:b/>
          <w:bCs/>
        </w:rPr>
        <w:t xml:space="preserve">2. Answer: Correct </w:t>
      </w:r>
    </w:p>
    <w:p w14:paraId="2170E7F6" w14:textId="77777777" w:rsidR="0001413C" w:rsidRPr="0001413C" w:rsidRDefault="0001413C" w:rsidP="0001413C">
      <w:r w:rsidRPr="0001413C">
        <w:t>False</w:t>
      </w:r>
    </w:p>
    <w:p w14:paraId="037F94F3" w14:textId="77777777" w:rsidR="0001413C" w:rsidRPr="0001413C" w:rsidRDefault="0001413C" w:rsidP="0001413C">
      <w:r w:rsidRPr="0001413C">
        <w:rPr>
          <w:b/>
          <w:bCs/>
        </w:rPr>
        <w:t>4. Question :</w:t>
      </w:r>
      <w:r w:rsidRPr="0001413C">
        <w:t xml:space="preserve"> </w:t>
      </w:r>
    </w:p>
    <w:p w14:paraId="5081D3D1" w14:textId="77777777" w:rsidR="0001413C" w:rsidRPr="0001413C" w:rsidRDefault="0001413C" w:rsidP="0001413C">
      <w:r w:rsidRPr="0001413C">
        <w:t>Employees can still be held accountable for inappropriate online posts about colleagues, even if they don’t mention the company name.</w:t>
      </w:r>
    </w:p>
    <w:p w14:paraId="1FA7D2D8" w14:textId="77777777" w:rsidR="0001413C" w:rsidRPr="0001413C" w:rsidRDefault="0001413C" w:rsidP="0001413C">
      <w:r w:rsidRPr="0001413C">
        <w:rPr>
          <w:b/>
          <w:bCs/>
        </w:rPr>
        <w:t xml:space="preserve">1. Answer: Correct </w:t>
      </w:r>
    </w:p>
    <w:p w14:paraId="04505AC0" w14:textId="77777777" w:rsidR="0001413C" w:rsidRPr="0001413C" w:rsidRDefault="0001413C" w:rsidP="0001413C">
      <w:r w:rsidRPr="0001413C">
        <w:t>True</w:t>
      </w:r>
    </w:p>
    <w:p w14:paraId="19B626A8" w14:textId="77777777" w:rsidR="0001413C" w:rsidRPr="0001413C" w:rsidRDefault="0001413C" w:rsidP="0001413C">
      <w:r w:rsidRPr="0001413C">
        <w:rPr>
          <w:b/>
          <w:bCs/>
        </w:rPr>
        <w:t xml:space="preserve">2. Answer: Incorrect </w:t>
      </w:r>
    </w:p>
    <w:p w14:paraId="7BF5C9A1" w14:textId="77777777" w:rsidR="0001413C" w:rsidRPr="0001413C" w:rsidRDefault="0001413C" w:rsidP="0001413C">
      <w:r w:rsidRPr="0001413C">
        <w:t>Flase</w:t>
      </w:r>
    </w:p>
    <w:p w14:paraId="1F451416" w14:textId="77777777" w:rsidR="0001413C" w:rsidRPr="0001413C" w:rsidRDefault="0001413C" w:rsidP="0001413C">
      <w:r w:rsidRPr="0001413C">
        <w:rPr>
          <w:b/>
          <w:bCs/>
        </w:rPr>
        <w:t>5. Question :</w:t>
      </w:r>
      <w:r w:rsidRPr="0001413C">
        <w:t xml:space="preserve"> </w:t>
      </w:r>
    </w:p>
    <w:p w14:paraId="3820475D" w14:textId="77777777" w:rsidR="0001413C" w:rsidRPr="0001413C" w:rsidRDefault="0001413C" w:rsidP="0001413C">
      <w:r w:rsidRPr="0001413C">
        <w:t>If an employee retweets or shares a discriminatory comment about a colleague made by someone else, they can also be held liable for the comment.</w:t>
      </w:r>
    </w:p>
    <w:p w14:paraId="495E9D8A" w14:textId="77777777" w:rsidR="0001413C" w:rsidRPr="0001413C" w:rsidRDefault="0001413C" w:rsidP="0001413C">
      <w:r w:rsidRPr="0001413C">
        <w:rPr>
          <w:b/>
          <w:bCs/>
        </w:rPr>
        <w:t xml:space="preserve">1. Answer: Correct </w:t>
      </w:r>
    </w:p>
    <w:p w14:paraId="4DCEA068" w14:textId="77777777" w:rsidR="0001413C" w:rsidRPr="0001413C" w:rsidRDefault="0001413C" w:rsidP="0001413C">
      <w:r w:rsidRPr="0001413C">
        <w:t>True</w:t>
      </w:r>
    </w:p>
    <w:p w14:paraId="0AEC977E" w14:textId="77777777" w:rsidR="0001413C" w:rsidRPr="0001413C" w:rsidRDefault="0001413C" w:rsidP="0001413C">
      <w:r w:rsidRPr="0001413C">
        <w:rPr>
          <w:b/>
          <w:bCs/>
        </w:rPr>
        <w:t xml:space="preserve">2. Answer: Incorrect </w:t>
      </w:r>
    </w:p>
    <w:p w14:paraId="317C6ADB" w14:textId="77777777" w:rsidR="0001413C" w:rsidRPr="0001413C" w:rsidRDefault="0001413C" w:rsidP="0001413C">
      <w:r w:rsidRPr="0001413C">
        <w:t>False</w:t>
      </w:r>
    </w:p>
    <w:p w14:paraId="0D1C223D" w14:textId="77777777" w:rsidR="0001413C" w:rsidRPr="0001413C" w:rsidRDefault="0001413C" w:rsidP="0001413C">
      <w:r w:rsidRPr="0001413C">
        <w:rPr>
          <w:b/>
          <w:bCs/>
        </w:rPr>
        <w:t>6. Question :</w:t>
      </w:r>
      <w:r w:rsidRPr="0001413C">
        <w:t xml:space="preserve"> </w:t>
      </w:r>
    </w:p>
    <w:p w14:paraId="0B5A2700" w14:textId="77777777" w:rsidR="0001413C" w:rsidRPr="0001413C" w:rsidRDefault="0001413C" w:rsidP="0001413C">
      <w:r w:rsidRPr="0001413C">
        <w:t xml:space="preserve">Companies cannot be held liable for any discriminatory or harassing comments employees make online if the comments are not directed at any particular individual. </w:t>
      </w:r>
    </w:p>
    <w:p w14:paraId="1C96DE41" w14:textId="77777777" w:rsidR="0001413C" w:rsidRPr="0001413C" w:rsidRDefault="0001413C" w:rsidP="0001413C">
      <w:r w:rsidRPr="0001413C">
        <w:rPr>
          <w:b/>
          <w:bCs/>
        </w:rPr>
        <w:t xml:space="preserve">1. Answer: Incorrect </w:t>
      </w:r>
    </w:p>
    <w:p w14:paraId="62D92061" w14:textId="77777777" w:rsidR="0001413C" w:rsidRPr="0001413C" w:rsidRDefault="0001413C" w:rsidP="0001413C">
      <w:r w:rsidRPr="0001413C">
        <w:t>True</w:t>
      </w:r>
    </w:p>
    <w:p w14:paraId="3EBC0EFE" w14:textId="77777777" w:rsidR="0001413C" w:rsidRPr="0001413C" w:rsidRDefault="0001413C" w:rsidP="0001413C">
      <w:r w:rsidRPr="0001413C">
        <w:rPr>
          <w:b/>
          <w:bCs/>
        </w:rPr>
        <w:t xml:space="preserve">2. Answer: Correct </w:t>
      </w:r>
    </w:p>
    <w:p w14:paraId="4F97F360" w14:textId="77777777" w:rsidR="0001413C" w:rsidRPr="0001413C" w:rsidRDefault="0001413C" w:rsidP="0001413C">
      <w:r w:rsidRPr="0001413C">
        <w:t>False</w:t>
      </w:r>
    </w:p>
    <w:p w14:paraId="13608032" w14:textId="77777777" w:rsidR="0001413C" w:rsidRPr="0001413C" w:rsidRDefault="0001413C" w:rsidP="0001413C">
      <w:r w:rsidRPr="0001413C">
        <w:rPr>
          <w:b/>
          <w:bCs/>
        </w:rPr>
        <w:t>7. Question :</w:t>
      </w:r>
      <w:r w:rsidRPr="0001413C">
        <w:t xml:space="preserve"> </w:t>
      </w:r>
    </w:p>
    <w:p w14:paraId="7822BB3A" w14:textId="77777777" w:rsidR="0001413C" w:rsidRPr="0001413C" w:rsidRDefault="0001413C" w:rsidP="0001413C">
      <w:r w:rsidRPr="0001413C">
        <w:t xml:space="preserve">Companies can only be held liable for any discriminatory and harassing comments made about employees, and not comments made about clients and customers. </w:t>
      </w:r>
    </w:p>
    <w:p w14:paraId="6775A1B2" w14:textId="77777777" w:rsidR="0001413C" w:rsidRPr="0001413C" w:rsidRDefault="0001413C" w:rsidP="0001413C">
      <w:r w:rsidRPr="0001413C">
        <w:rPr>
          <w:b/>
          <w:bCs/>
        </w:rPr>
        <w:t xml:space="preserve">1. Answer: Incorrect </w:t>
      </w:r>
    </w:p>
    <w:p w14:paraId="26C90CCC" w14:textId="77777777" w:rsidR="0001413C" w:rsidRPr="0001413C" w:rsidRDefault="0001413C" w:rsidP="0001413C">
      <w:r w:rsidRPr="0001413C">
        <w:t>True</w:t>
      </w:r>
    </w:p>
    <w:p w14:paraId="09FCAD81" w14:textId="77777777" w:rsidR="0001413C" w:rsidRPr="0001413C" w:rsidRDefault="0001413C" w:rsidP="0001413C">
      <w:r w:rsidRPr="0001413C">
        <w:rPr>
          <w:b/>
          <w:bCs/>
        </w:rPr>
        <w:t xml:space="preserve">2. Answer: Correct </w:t>
      </w:r>
    </w:p>
    <w:p w14:paraId="3D98D49A" w14:textId="77777777" w:rsidR="0001413C" w:rsidRPr="0001413C" w:rsidRDefault="0001413C" w:rsidP="0001413C">
      <w:r w:rsidRPr="0001413C">
        <w:t>False</w:t>
      </w:r>
    </w:p>
    <w:p w14:paraId="2B20EE44" w14:textId="77777777" w:rsidR="0001413C" w:rsidRPr="0001413C" w:rsidRDefault="0001413C" w:rsidP="0001413C">
      <w:r w:rsidRPr="0001413C">
        <w:rPr>
          <w:b/>
          <w:bCs/>
        </w:rPr>
        <w:t>8. Question :</w:t>
      </w:r>
      <w:r w:rsidRPr="0001413C">
        <w:t xml:space="preserve"> </w:t>
      </w:r>
    </w:p>
    <w:p w14:paraId="296163C5" w14:textId="77777777" w:rsidR="0001413C" w:rsidRPr="0001413C" w:rsidRDefault="0001413C" w:rsidP="0001413C">
      <w:r w:rsidRPr="0001413C">
        <w:t xml:space="preserve">The right to freedom of speech is not a valid excuse for any harassing or discriminatory comments made online. </w:t>
      </w:r>
    </w:p>
    <w:p w14:paraId="183D57D5" w14:textId="77777777" w:rsidR="0001413C" w:rsidRPr="0001413C" w:rsidRDefault="0001413C" w:rsidP="0001413C">
      <w:r w:rsidRPr="0001413C">
        <w:rPr>
          <w:b/>
          <w:bCs/>
        </w:rPr>
        <w:t xml:space="preserve">1. Answer: Correct </w:t>
      </w:r>
    </w:p>
    <w:p w14:paraId="045F4300" w14:textId="77777777" w:rsidR="0001413C" w:rsidRPr="0001413C" w:rsidRDefault="0001413C" w:rsidP="0001413C">
      <w:r w:rsidRPr="0001413C">
        <w:t>True</w:t>
      </w:r>
    </w:p>
    <w:p w14:paraId="559A0874" w14:textId="77777777" w:rsidR="0001413C" w:rsidRPr="0001413C" w:rsidRDefault="0001413C" w:rsidP="0001413C">
      <w:r w:rsidRPr="0001413C">
        <w:rPr>
          <w:b/>
          <w:bCs/>
        </w:rPr>
        <w:t xml:space="preserve">2. Answer: Incorrect </w:t>
      </w:r>
    </w:p>
    <w:p w14:paraId="11431F7D" w14:textId="77777777" w:rsidR="0001413C" w:rsidRPr="0001413C" w:rsidRDefault="0001413C" w:rsidP="0001413C">
      <w:r w:rsidRPr="0001413C">
        <w:t>False</w:t>
      </w:r>
    </w:p>
    <w:p w14:paraId="571BAD9D" w14:textId="77777777" w:rsidR="0001413C" w:rsidRPr="0001413C" w:rsidRDefault="0001413C" w:rsidP="0001413C">
      <w:r w:rsidRPr="0001413C">
        <w:rPr>
          <w:b/>
          <w:bCs/>
        </w:rPr>
        <w:t>9. Question :</w:t>
      </w:r>
      <w:r w:rsidRPr="0001413C">
        <w:t xml:space="preserve"> </w:t>
      </w:r>
    </w:p>
    <w:p w14:paraId="5BE04A82" w14:textId="77777777" w:rsidR="0001413C" w:rsidRPr="0001413C" w:rsidRDefault="0001413C" w:rsidP="0001413C">
      <w:r w:rsidRPr="0001413C">
        <w:t xml:space="preserve">Employers can be held liable for harassing and discriminatory comments posted by their employees on blogs that are not maintained by the company. </w:t>
      </w:r>
    </w:p>
    <w:p w14:paraId="46973B56" w14:textId="77777777" w:rsidR="0001413C" w:rsidRPr="0001413C" w:rsidRDefault="0001413C" w:rsidP="0001413C">
      <w:r w:rsidRPr="0001413C">
        <w:rPr>
          <w:b/>
          <w:bCs/>
        </w:rPr>
        <w:t xml:space="preserve">1. Answer: Correct </w:t>
      </w:r>
    </w:p>
    <w:p w14:paraId="32CC317A" w14:textId="77777777" w:rsidR="0001413C" w:rsidRPr="0001413C" w:rsidRDefault="0001413C" w:rsidP="0001413C">
      <w:r w:rsidRPr="0001413C">
        <w:t>True</w:t>
      </w:r>
    </w:p>
    <w:p w14:paraId="5E92E9FD" w14:textId="77777777" w:rsidR="0001413C" w:rsidRPr="0001413C" w:rsidRDefault="0001413C" w:rsidP="0001413C">
      <w:r w:rsidRPr="0001413C">
        <w:rPr>
          <w:b/>
          <w:bCs/>
        </w:rPr>
        <w:t xml:space="preserve">2. Answer: Incorrect </w:t>
      </w:r>
    </w:p>
    <w:p w14:paraId="4527727D" w14:textId="77777777" w:rsidR="0001413C" w:rsidRPr="0001413C" w:rsidRDefault="0001413C" w:rsidP="0001413C">
      <w:r w:rsidRPr="0001413C">
        <w:t>False</w:t>
      </w:r>
    </w:p>
    <w:p w14:paraId="15600E9D" w14:textId="77777777" w:rsidR="0001413C" w:rsidRPr="0001413C" w:rsidRDefault="0001413C" w:rsidP="0001413C">
      <w:r w:rsidRPr="0001413C">
        <w:rPr>
          <w:b/>
          <w:bCs/>
        </w:rPr>
        <w:t>10. Question :</w:t>
      </w:r>
      <w:r w:rsidRPr="0001413C">
        <w:t xml:space="preserve"> </w:t>
      </w:r>
    </w:p>
    <w:p w14:paraId="211D516A" w14:textId="77777777" w:rsidR="0001413C" w:rsidRPr="0001413C" w:rsidRDefault="0001413C" w:rsidP="0001413C">
      <w:r w:rsidRPr="0001413C">
        <w:t>Employers may be held liable for online harassment by employees if it occurs in the workplace, even when it is carried out using an employee’s personal device.</w:t>
      </w:r>
    </w:p>
    <w:p w14:paraId="7CC901B5" w14:textId="77777777" w:rsidR="0001413C" w:rsidRPr="0001413C" w:rsidRDefault="0001413C" w:rsidP="0001413C">
      <w:r w:rsidRPr="0001413C">
        <w:rPr>
          <w:b/>
          <w:bCs/>
        </w:rPr>
        <w:t xml:space="preserve">1. Answer: Correct </w:t>
      </w:r>
    </w:p>
    <w:p w14:paraId="4653716B" w14:textId="77777777" w:rsidR="0001413C" w:rsidRPr="0001413C" w:rsidRDefault="0001413C" w:rsidP="0001413C">
      <w:r w:rsidRPr="0001413C">
        <w:t>True</w:t>
      </w:r>
    </w:p>
    <w:p w14:paraId="0A32E8AC" w14:textId="77777777" w:rsidR="0001413C" w:rsidRPr="0001413C" w:rsidRDefault="0001413C" w:rsidP="0001413C">
      <w:r w:rsidRPr="0001413C">
        <w:rPr>
          <w:b/>
          <w:bCs/>
        </w:rPr>
        <w:t xml:space="preserve">2. Answer: Incorrect </w:t>
      </w:r>
    </w:p>
    <w:p w14:paraId="5E14B6F2" w14:textId="77777777" w:rsidR="0001413C" w:rsidRPr="0001413C" w:rsidRDefault="0001413C" w:rsidP="0001413C">
      <w:r w:rsidRPr="0001413C">
        <w:t>False</w:t>
      </w:r>
    </w:p>
    <w:p w14:paraId="5BBB3F0C" w14:textId="77777777" w:rsidR="0001413C" w:rsidRPr="0001413C" w:rsidRDefault="0001413C" w:rsidP="0001413C">
      <w:r w:rsidRPr="0001413C">
        <w:rPr>
          <w:b/>
          <w:bCs/>
        </w:rPr>
        <w:t xml:space="preserve">Number of questions needed to pass ? : </w:t>
      </w:r>
    </w:p>
    <w:p w14:paraId="396EA718" w14:textId="77777777" w:rsidR="0001413C" w:rsidRPr="0001413C" w:rsidRDefault="0001413C" w:rsidP="0001413C">
      <w:r w:rsidRPr="0001413C">
        <w:t xml:space="preserve">4 </w:t>
      </w:r>
    </w:p>
    <w:p w14:paraId="650D2799" w14:textId="77777777" w:rsidR="0001413C" w:rsidRPr="0001413C" w:rsidRDefault="0001413C" w:rsidP="0001413C">
      <w:r w:rsidRPr="0001413C">
        <w:rPr>
          <w:b/>
          <w:bCs/>
        </w:rPr>
        <w:t>Passed Message</w:t>
      </w:r>
      <w:r w:rsidRPr="0001413C">
        <w:t xml:space="preserve"> </w:t>
      </w:r>
    </w:p>
    <w:p w14:paraId="44B4F74B" w14:textId="77777777" w:rsidR="0001413C" w:rsidRPr="0001413C" w:rsidRDefault="0001413C" w:rsidP="0001413C">
      <w:r w:rsidRPr="0001413C">
        <w:rPr>
          <w:b/>
          <w:bCs/>
        </w:rPr>
        <w:t xml:space="preserve">Message text: </w:t>
      </w:r>
    </w:p>
    <w:p w14:paraId="6D7FC27F" w14:textId="77777777" w:rsidR="0001413C" w:rsidRPr="0001413C" w:rsidRDefault="0001413C" w:rsidP="0001413C">
      <w:r w:rsidRPr="0001413C">
        <w:t>That's it!</w:t>
      </w:r>
    </w:p>
    <w:p w14:paraId="59558290" w14:textId="77777777" w:rsidR="0001413C" w:rsidRPr="0001413C" w:rsidRDefault="0001413C" w:rsidP="0001413C">
      <w:r w:rsidRPr="0001413C">
        <w:rPr>
          <w:b/>
          <w:bCs/>
        </w:rPr>
        <w:t>Failed Message</w:t>
      </w:r>
      <w:r w:rsidRPr="0001413C">
        <w:t xml:space="preserve"> </w:t>
      </w:r>
    </w:p>
    <w:p w14:paraId="407EB50A" w14:textId="77777777" w:rsidR="0001413C" w:rsidRPr="0001413C" w:rsidRDefault="0001413C" w:rsidP="0001413C">
      <w:r w:rsidRPr="0001413C">
        <w:rPr>
          <w:b/>
          <w:bCs/>
        </w:rPr>
        <w:t xml:space="preserve">Message text: </w:t>
      </w:r>
    </w:p>
    <w:p w14:paraId="57F41B98" w14:textId="77777777" w:rsidR="0001413C" w:rsidRPr="0001413C" w:rsidRDefault="0001413C" w:rsidP="0001413C">
      <w:r w:rsidRPr="0001413C">
        <w:t>You'll need to review this assessment.</w:t>
      </w:r>
    </w:p>
    <w:p w14:paraId="4AD383B0" w14:textId="77777777" w:rsidR="0001413C" w:rsidRPr="0001413C" w:rsidRDefault="0001413C" w:rsidP="0001413C">
      <w:r w:rsidRPr="0001413C">
        <w:br w:type="page"/>
      </w:r>
    </w:p>
    <w:p w14:paraId="2F6FDF3D" w14:textId="77777777" w:rsidR="0001413C" w:rsidRPr="0001413C" w:rsidRDefault="0001413C" w:rsidP="0001413C">
      <w:bookmarkStart w:id="432" w:name="Page_7241218088133955637"/>
      <w:bookmarkEnd w:id="432"/>
      <w:r w:rsidRPr="0001413C">
        <w:rPr>
          <w:b/>
          <w:bCs/>
        </w:rPr>
        <w:t>Page Number:</w:t>
      </w:r>
      <w:r w:rsidRPr="0001413C">
        <w:t xml:space="preserve"> 202 </w:t>
      </w:r>
    </w:p>
    <w:p w14:paraId="71D3FB01" w14:textId="77777777" w:rsidR="0001413C" w:rsidRPr="0001413C" w:rsidRDefault="0001413C" w:rsidP="0001413C">
      <w:r w:rsidRPr="0001413C">
        <w:rPr>
          <w:b/>
          <w:bCs/>
        </w:rPr>
        <w:t>Lesson 55:</w:t>
      </w:r>
      <w:r w:rsidRPr="0001413C">
        <w:t xml:space="preserve"> Social Media Risks </w:t>
      </w:r>
    </w:p>
    <w:p w14:paraId="6C513904" w14:textId="77777777" w:rsidR="0001413C" w:rsidRPr="0001413C" w:rsidRDefault="0001413C" w:rsidP="0001413C">
      <w:r w:rsidRPr="0001413C">
        <w:rPr>
          <w:b/>
          <w:bCs/>
        </w:rPr>
        <w:t xml:space="preserve">Video Template </w:t>
      </w:r>
    </w:p>
    <w:p w14:paraId="03053EC6" w14:textId="77777777" w:rsidR="0001413C" w:rsidRPr="0001413C" w:rsidRDefault="0001413C" w:rsidP="0001413C">
      <w:r w:rsidRPr="0001413C">
        <w:rPr>
          <w:b/>
          <w:bCs/>
        </w:rPr>
        <w:t>Content Title:</w:t>
      </w:r>
      <w:r w:rsidRPr="0001413C">
        <w:t xml:space="preserve"> </w:t>
      </w:r>
    </w:p>
    <w:p w14:paraId="7B45F031" w14:textId="77777777" w:rsidR="0001413C" w:rsidRPr="0001413C" w:rsidRDefault="0001413C" w:rsidP="0001413C">
      <w:r w:rsidRPr="0001413C">
        <w:t xml:space="preserve">Social Media Risks </w:t>
      </w:r>
    </w:p>
    <w:p w14:paraId="451C85D5" w14:textId="77777777" w:rsidR="0001413C" w:rsidRPr="0001413C" w:rsidRDefault="0001413C" w:rsidP="0001413C">
      <w:r w:rsidRPr="0001413C">
        <w:rPr>
          <w:b/>
          <w:bCs/>
        </w:rPr>
        <w:t>Audio Transcript Text:</w:t>
      </w:r>
      <w:r w:rsidRPr="0001413C">
        <w:t xml:space="preserve"> </w:t>
      </w:r>
    </w:p>
    <w:p w14:paraId="72471ADC" w14:textId="77777777" w:rsidR="0001413C" w:rsidRPr="0001413C" w:rsidRDefault="0001413C" w:rsidP="0001413C">
      <w:r w:rsidRPr="0001413C">
        <w:t>Let’s explore why this topic matters to us.</w:t>
      </w:r>
    </w:p>
    <w:p w14:paraId="2CDE6C00" w14:textId="77777777" w:rsidR="0001413C" w:rsidRPr="0001413C" w:rsidRDefault="0001413C" w:rsidP="0001413C">
      <w:r w:rsidRPr="0001413C">
        <w:t>I was just joking.</w:t>
      </w:r>
    </w:p>
    <w:p w14:paraId="6BE1FC10" w14:textId="77777777" w:rsidR="0001413C" w:rsidRPr="0001413C" w:rsidRDefault="0001413C" w:rsidP="0001413C">
      <w:r w:rsidRPr="0001413C">
        <w:t>I shared that on my private account.</w:t>
      </w:r>
    </w:p>
    <w:p w14:paraId="578FD744" w14:textId="77777777" w:rsidR="0001413C" w:rsidRPr="0001413C" w:rsidRDefault="0001413C" w:rsidP="0001413C">
      <w:r w:rsidRPr="0001413C">
        <w:t>I wasn’t even at work when I posted.</w:t>
      </w:r>
    </w:p>
    <w:p w14:paraId="44422372" w14:textId="77777777" w:rsidR="0001413C" w:rsidRPr="0001413C" w:rsidRDefault="0001413C" w:rsidP="0001413C">
      <w:r w:rsidRPr="0001413C">
        <w:t>Social media has become an important source of information and mode of communication in most people’s personal and professional lives.</w:t>
      </w:r>
    </w:p>
    <w:p w14:paraId="38569ACA" w14:textId="77777777" w:rsidR="0001413C" w:rsidRPr="0001413C" w:rsidRDefault="0001413C" w:rsidP="0001413C">
      <w:r w:rsidRPr="0001413C">
        <w:t>And, as a result, the line between our professional activities and personal ones can sometimes get… a little blurry.</w:t>
      </w:r>
    </w:p>
    <w:p w14:paraId="6D7D1112" w14:textId="77777777" w:rsidR="0001413C" w:rsidRPr="0001413C" w:rsidRDefault="0001413C" w:rsidP="0001413C">
      <w:r w:rsidRPr="0001413C">
        <w:t xml:space="preserve">Even a well-intentioned post could have real consequences, from causing offense or embarrassment to damaging one’s reputation or career. </w:t>
      </w:r>
    </w:p>
    <w:p w14:paraId="7204C9A3" w14:textId="77777777" w:rsidR="0001413C" w:rsidRPr="0001413C" w:rsidRDefault="0001413C" w:rsidP="0001413C">
      <w:r w:rsidRPr="0001413C">
        <w:t>That’s why it’s so important to pause before you post, and ask yourself...</w:t>
      </w:r>
    </w:p>
    <w:p w14:paraId="3CB853D9" w14:textId="77777777" w:rsidR="0001413C" w:rsidRPr="0001413C" w:rsidRDefault="0001413C" w:rsidP="0001413C">
      <w:r w:rsidRPr="0001413C">
        <w:t>Would you still post it if you knew your co-workers were going to see it? How about if it was going to appear on a billboard for everyone to see?</w:t>
      </w:r>
    </w:p>
    <w:p w14:paraId="06757963" w14:textId="77777777" w:rsidR="0001413C" w:rsidRPr="0001413C" w:rsidRDefault="0001413C" w:rsidP="0001413C">
      <w:r w:rsidRPr="0001413C">
        <w:t>Given the chance to reflect before you act, you might decide that post just isn’t worth it.</w:t>
      </w:r>
    </w:p>
    <w:p w14:paraId="63BE7E5D" w14:textId="77777777" w:rsidR="0001413C" w:rsidRPr="0001413C" w:rsidRDefault="0001413C" w:rsidP="0001413C">
      <w:r w:rsidRPr="0001413C">
        <w:br w:type="page"/>
      </w:r>
    </w:p>
    <w:p w14:paraId="1E02A6DB" w14:textId="77777777" w:rsidR="0001413C" w:rsidRPr="0001413C" w:rsidRDefault="0001413C" w:rsidP="0001413C">
      <w:bookmarkStart w:id="433" w:name="Page_1460796114321689056"/>
      <w:bookmarkEnd w:id="433"/>
      <w:r w:rsidRPr="0001413C">
        <w:rPr>
          <w:b/>
          <w:bCs/>
        </w:rPr>
        <w:t>Page Number:</w:t>
      </w:r>
      <w:r w:rsidRPr="0001413C">
        <w:t xml:space="preserve"> 203 </w:t>
      </w:r>
    </w:p>
    <w:p w14:paraId="66C7D6B4" w14:textId="77777777" w:rsidR="0001413C" w:rsidRPr="0001413C" w:rsidRDefault="0001413C" w:rsidP="0001413C">
      <w:r w:rsidRPr="0001413C">
        <w:rPr>
          <w:b/>
          <w:bCs/>
        </w:rPr>
        <w:t>Lesson 55:</w:t>
      </w:r>
      <w:r w:rsidRPr="0001413C">
        <w:t xml:space="preserve"> Social Media Risks </w:t>
      </w:r>
    </w:p>
    <w:p w14:paraId="1B84AB9B" w14:textId="77777777" w:rsidR="0001413C" w:rsidRPr="0001413C" w:rsidRDefault="0001413C" w:rsidP="0001413C">
      <w:r w:rsidRPr="0001413C">
        <w:rPr>
          <w:b/>
          <w:bCs/>
        </w:rPr>
        <w:t xml:space="preserve">Text and Image Template / Text Only </w:t>
      </w:r>
    </w:p>
    <w:p w14:paraId="4BB82895" w14:textId="77777777" w:rsidR="0001413C" w:rsidRPr="0001413C" w:rsidRDefault="0001413C" w:rsidP="0001413C">
      <w:r w:rsidRPr="0001413C">
        <w:rPr>
          <w:b/>
          <w:bCs/>
        </w:rPr>
        <w:t>Content Title:</w:t>
      </w:r>
      <w:r w:rsidRPr="0001413C">
        <w:t xml:space="preserve"> </w:t>
      </w:r>
    </w:p>
    <w:p w14:paraId="72F9BCB5" w14:textId="77777777" w:rsidR="0001413C" w:rsidRPr="0001413C" w:rsidRDefault="0001413C" w:rsidP="0001413C">
      <w:r w:rsidRPr="0001413C">
        <w:t xml:space="preserve">Online Harassment and Company Liability </w:t>
      </w:r>
    </w:p>
    <w:p w14:paraId="71C97120" w14:textId="77777777" w:rsidR="0001413C" w:rsidRPr="0001413C" w:rsidRDefault="0001413C" w:rsidP="0001413C">
      <w:r w:rsidRPr="0001413C">
        <w:br/>
      </w:r>
      <w:r w:rsidRPr="0001413C">
        <w:rPr>
          <w:b/>
          <w:bCs/>
        </w:rPr>
        <w:t>Column 1 Text:</w:t>
      </w:r>
      <w:r w:rsidRPr="0001413C">
        <w:t xml:space="preserve"> </w:t>
      </w:r>
    </w:p>
    <w:p w14:paraId="5805BEC0" w14:textId="77777777" w:rsidR="0001413C" w:rsidRPr="0001413C" w:rsidRDefault="0001413C" w:rsidP="0001413C">
      <w:r w:rsidRPr="0001413C">
        <w:t>There has been an explosion of social media technologies.</w:t>
      </w:r>
    </w:p>
    <w:p w14:paraId="6F73BBC4" w14:textId="77777777" w:rsidR="0001413C" w:rsidRPr="0001413C" w:rsidRDefault="0001413C" w:rsidP="0001413C">
      <w:r w:rsidRPr="0001413C">
        <w:t>This expanding social network creates additional risks for companies when it comes to discrimination and harassment.</w:t>
      </w:r>
    </w:p>
    <w:p w14:paraId="45F73D3F" w14:textId="77777777" w:rsidR="0001413C" w:rsidRPr="0001413C" w:rsidRDefault="0001413C" w:rsidP="0001413C">
      <w:r w:rsidRPr="0001413C">
        <w:t>Employers take social media very seriously. An employee’s actions can have major consequences, and employers can be held liable for any instances of online harassment. This is known as "vicarious liability."</w:t>
      </w:r>
    </w:p>
    <w:p w14:paraId="38F57B38" w14:textId="77777777" w:rsidR="0001413C" w:rsidRPr="0001413C" w:rsidRDefault="0001413C" w:rsidP="0001413C">
      <w:r w:rsidRPr="0001413C">
        <w:t>Even when posting outside business hours, an employee can be disciplined for offensive or hostile activity, if it violates the policies discussed in this training or other workplace policies.</w:t>
      </w:r>
    </w:p>
    <w:p w14:paraId="3C84EB4F" w14:textId="77777777" w:rsidR="0001413C" w:rsidRPr="0001413C" w:rsidRDefault="0001413C" w:rsidP="0001413C">
      <w:r w:rsidRPr="0001413C">
        <w:t>Select the Next arrow to continue.</w:t>
      </w:r>
    </w:p>
    <w:p w14:paraId="524418FA" w14:textId="77777777" w:rsidR="0001413C" w:rsidRPr="0001413C" w:rsidRDefault="0001413C" w:rsidP="0001413C">
      <w:r w:rsidRPr="0001413C">
        <w:rPr>
          <w:b/>
          <w:bCs/>
        </w:rPr>
        <w:t>Audio Transcript Text:</w:t>
      </w:r>
      <w:r w:rsidRPr="0001413C">
        <w:t xml:space="preserve"> </w:t>
      </w:r>
    </w:p>
    <w:p w14:paraId="197F2283" w14:textId="77777777" w:rsidR="0001413C" w:rsidRPr="0001413C" w:rsidRDefault="0001413C" w:rsidP="0001413C">
      <w:r w:rsidRPr="0001413C">
        <w:t>Let's take a look at some key elements of this topic.</w:t>
      </w:r>
    </w:p>
    <w:p w14:paraId="3D5BC073" w14:textId="77777777" w:rsidR="0001413C" w:rsidRPr="0001413C" w:rsidRDefault="0001413C" w:rsidP="0001413C">
      <w:r w:rsidRPr="0001413C">
        <w:br w:type="page"/>
      </w:r>
    </w:p>
    <w:p w14:paraId="03F2D2D9" w14:textId="77777777" w:rsidR="0001413C" w:rsidRPr="0001413C" w:rsidRDefault="0001413C" w:rsidP="0001413C">
      <w:bookmarkStart w:id="434" w:name="Page_41444042352516049"/>
      <w:bookmarkEnd w:id="434"/>
      <w:r w:rsidRPr="0001413C">
        <w:rPr>
          <w:b/>
          <w:bCs/>
        </w:rPr>
        <w:t>Page Number:</w:t>
      </w:r>
      <w:r w:rsidRPr="0001413C">
        <w:t xml:space="preserve"> 204 </w:t>
      </w:r>
    </w:p>
    <w:p w14:paraId="158F84DC" w14:textId="77777777" w:rsidR="0001413C" w:rsidRPr="0001413C" w:rsidRDefault="0001413C" w:rsidP="0001413C">
      <w:r w:rsidRPr="0001413C">
        <w:rPr>
          <w:b/>
          <w:bCs/>
        </w:rPr>
        <w:t>Lesson 55:</w:t>
      </w:r>
      <w:r w:rsidRPr="0001413C">
        <w:t xml:space="preserve"> Social Media Risks </w:t>
      </w:r>
    </w:p>
    <w:p w14:paraId="3DE89DF9" w14:textId="77777777" w:rsidR="0001413C" w:rsidRPr="0001413C" w:rsidRDefault="0001413C" w:rsidP="0001413C">
      <w:r w:rsidRPr="0001413C">
        <w:rPr>
          <w:b/>
          <w:bCs/>
        </w:rPr>
        <w:t xml:space="preserve">Click and Reveal Template / LTR / Random </w:t>
      </w:r>
    </w:p>
    <w:p w14:paraId="20014030" w14:textId="77777777" w:rsidR="0001413C" w:rsidRPr="0001413C" w:rsidRDefault="0001413C" w:rsidP="0001413C">
      <w:r w:rsidRPr="0001413C">
        <w:rPr>
          <w:b/>
          <w:bCs/>
        </w:rPr>
        <w:t>Content Title:</w:t>
      </w:r>
      <w:r w:rsidRPr="0001413C">
        <w:t xml:space="preserve"> </w:t>
      </w:r>
    </w:p>
    <w:p w14:paraId="6B082609" w14:textId="77777777" w:rsidR="0001413C" w:rsidRPr="0001413C" w:rsidRDefault="0001413C" w:rsidP="0001413C">
      <w:r w:rsidRPr="0001413C">
        <w:t xml:space="preserve">The Risks of Social Media </w:t>
      </w:r>
    </w:p>
    <w:p w14:paraId="32A814BE" w14:textId="77777777" w:rsidR="0001413C" w:rsidRPr="0001413C" w:rsidRDefault="0001413C" w:rsidP="0001413C">
      <w:r w:rsidRPr="0001413C">
        <w:rPr>
          <w:b/>
          <w:bCs/>
        </w:rPr>
        <w:t>Content Description:</w:t>
      </w:r>
    </w:p>
    <w:p w14:paraId="75307F08" w14:textId="77777777" w:rsidR="0001413C" w:rsidRPr="0001413C" w:rsidRDefault="0001413C" w:rsidP="0001413C">
      <w:r w:rsidRPr="0001413C">
        <w:t>Select each image to learn what can happen when social media isn't used with care.</w:t>
      </w:r>
    </w:p>
    <w:p w14:paraId="60865715"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718"/>
        <w:gridCol w:w="1491"/>
        <w:gridCol w:w="1193"/>
      </w:tblGrid>
      <w:tr w:rsidR="0001413C" w:rsidRPr="0001413C" w14:paraId="312FA2B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CC7A02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158357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006DCC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250CF5B" w14:textId="77777777" w:rsidR="0001413C" w:rsidRPr="0001413C" w:rsidRDefault="0001413C" w:rsidP="0001413C">
            <w:pPr>
              <w:rPr>
                <w:b/>
                <w:bCs/>
              </w:rPr>
            </w:pPr>
            <w:r w:rsidRPr="0001413C">
              <w:rPr>
                <w:b/>
                <w:bCs/>
              </w:rPr>
              <w:t>Alternate Text</w:t>
            </w:r>
          </w:p>
        </w:tc>
      </w:tr>
      <w:tr w:rsidR="0001413C" w:rsidRPr="0001413C" w14:paraId="19B4B56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81F2FE" w14:textId="77777777" w:rsidR="0001413C" w:rsidRPr="0001413C" w:rsidRDefault="0001413C" w:rsidP="0001413C">
            <w:r w:rsidRPr="0001413C">
              <w:t xml:space="preserve">Sarah's Journey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53A9B5" w14:textId="77777777" w:rsidR="0001413C" w:rsidRPr="0001413C" w:rsidRDefault="0001413C" w:rsidP="0001413C">
            <w:r w:rsidRPr="0001413C">
              <w:t xml:space="preserve">Sarah had never stopped to consider who was viewing her social media and what sort of impression it might give. She didn’t realize that what you say online can affect the reputation of our company.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A2376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346287" w14:textId="77777777" w:rsidR="0001413C" w:rsidRPr="0001413C" w:rsidRDefault="0001413C" w:rsidP="0001413C"/>
        </w:tc>
      </w:tr>
      <w:tr w:rsidR="0001413C" w:rsidRPr="0001413C" w14:paraId="346C911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9FFA86" w14:textId="77777777" w:rsidR="0001413C" w:rsidRPr="0001413C" w:rsidRDefault="0001413C" w:rsidP="0001413C">
            <w:r w:rsidRPr="0001413C">
              <w:t xml:space="preserve">Check-in Desk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5AB2CF" w14:textId="77777777" w:rsidR="0001413C" w:rsidRPr="0001413C" w:rsidRDefault="0001413C" w:rsidP="0001413C">
            <w:r w:rsidRPr="0001413C">
              <w:t>"I was the PR manager for a communications firm. It was my dream job. One ignorant post on social media cost me my whole career."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8A77A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1D3450" w14:textId="77777777" w:rsidR="0001413C" w:rsidRPr="0001413C" w:rsidRDefault="0001413C" w:rsidP="0001413C"/>
        </w:tc>
      </w:tr>
      <w:tr w:rsidR="0001413C" w:rsidRPr="0001413C" w14:paraId="2062CB2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0709C1" w14:textId="77777777" w:rsidR="0001413C" w:rsidRPr="0001413C" w:rsidRDefault="0001413C" w:rsidP="0001413C">
            <w:r w:rsidRPr="0001413C">
              <w:t xml:space="preserve">Boarding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0E0841" w14:textId="77777777" w:rsidR="0001413C" w:rsidRPr="0001413C" w:rsidRDefault="0001413C" w:rsidP="0001413C">
            <w:r w:rsidRPr="0001413C">
              <w:t>"I should have known better; Public Relations is my job! It happened on a long flight. I was on vacation, with nothing but sun and sand on my mind."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5F88F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166664" w14:textId="77777777" w:rsidR="0001413C" w:rsidRPr="0001413C" w:rsidRDefault="0001413C" w:rsidP="0001413C"/>
        </w:tc>
      </w:tr>
      <w:tr w:rsidR="0001413C" w:rsidRPr="0001413C" w14:paraId="034D39C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18027E" w14:textId="77777777" w:rsidR="0001413C" w:rsidRPr="0001413C" w:rsidRDefault="0001413C" w:rsidP="0001413C">
            <w:r w:rsidRPr="0001413C">
              <w:t xml:space="preserve">In-Flight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244A27" w14:textId="77777777" w:rsidR="0001413C" w:rsidRPr="0001413C" w:rsidRDefault="0001413C" w:rsidP="0001413C">
            <w:r w:rsidRPr="0001413C">
              <w:t>"One of the passengers on the flight annoyed me, so I posted a joking comment about them on social media. I didn’t think about its discriminatory tone."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03DA4B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E4E5B5" w14:textId="77777777" w:rsidR="0001413C" w:rsidRPr="0001413C" w:rsidRDefault="0001413C" w:rsidP="0001413C"/>
        </w:tc>
      </w:tr>
      <w:tr w:rsidR="0001413C" w:rsidRPr="0001413C" w14:paraId="5B4A173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AF6F06" w14:textId="77777777" w:rsidR="0001413C" w:rsidRPr="0001413C" w:rsidRDefault="0001413C" w:rsidP="0001413C">
            <w:r w:rsidRPr="0001413C">
              <w:t xml:space="preserve">Heavy Landing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431532" w14:textId="77777777" w:rsidR="0001413C" w:rsidRPr="0001413C" w:rsidRDefault="0001413C" w:rsidP="0001413C">
            <w:r w:rsidRPr="0001413C">
              <w:t>"When I landed, I noticed that lots of people had picked up on my poor choice of words. It was reposted 3,000 times.</w:t>
            </w:r>
          </w:p>
          <w:p w14:paraId="3D90EBBE" w14:textId="77777777" w:rsidR="0001413C" w:rsidRPr="0001413C" w:rsidRDefault="0001413C" w:rsidP="0001413C">
            <w:r w:rsidRPr="0001413C">
              <w:t>Then I got a call from my manager. I was being terminated by my employer. My career was ruined. All from one post on social media."</w:t>
            </w:r>
          </w:p>
          <w:p w14:paraId="7BB0A3E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8D950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9A6CBB" w14:textId="77777777" w:rsidR="0001413C" w:rsidRPr="0001413C" w:rsidRDefault="0001413C" w:rsidP="0001413C"/>
        </w:tc>
      </w:tr>
    </w:tbl>
    <w:p w14:paraId="4468F47E"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2E8CD52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9784E0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7555A1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06E53D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3932204" w14:textId="77777777" w:rsidR="0001413C" w:rsidRPr="0001413C" w:rsidRDefault="0001413C" w:rsidP="0001413C">
            <w:pPr>
              <w:rPr>
                <w:b/>
                <w:bCs/>
              </w:rPr>
            </w:pPr>
            <w:r w:rsidRPr="0001413C">
              <w:rPr>
                <w:b/>
                <w:bCs/>
              </w:rPr>
              <w:t>Alternate Text</w:t>
            </w:r>
          </w:p>
        </w:tc>
      </w:tr>
      <w:tr w:rsidR="0001413C" w:rsidRPr="0001413C" w14:paraId="7EF15C6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DA5A56"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C88A4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6DBB8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BF2B6A" w14:textId="77777777" w:rsidR="0001413C" w:rsidRPr="0001413C" w:rsidRDefault="0001413C" w:rsidP="0001413C"/>
        </w:tc>
      </w:tr>
    </w:tbl>
    <w:p w14:paraId="0C727532" w14:textId="77777777" w:rsidR="0001413C" w:rsidRPr="0001413C" w:rsidRDefault="0001413C" w:rsidP="0001413C">
      <w:r w:rsidRPr="0001413C">
        <w:rPr>
          <w:b/>
          <w:bCs/>
        </w:rPr>
        <w:t>Audio Transcript Text:</w:t>
      </w:r>
      <w:r w:rsidRPr="0001413C">
        <w:t xml:space="preserve"> </w:t>
      </w:r>
    </w:p>
    <w:p w14:paraId="1E06C539" w14:textId="77777777" w:rsidR="0001413C" w:rsidRPr="0001413C" w:rsidRDefault="0001413C" w:rsidP="0001413C">
      <w:r w:rsidRPr="0001413C">
        <w:t>Now we'll look at a real-life example.</w:t>
      </w:r>
    </w:p>
    <w:p w14:paraId="04C8EF2E" w14:textId="77777777" w:rsidR="0001413C" w:rsidRPr="0001413C" w:rsidRDefault="0001413C" w:rsidP="0001413C">
      <w:r w:rsidRPr="0001413C">
        <w:br w:type="page"/>
      </w:r>
    </w:p>
    <w:p w14:paraId="2B8C7887" w14:textId="77777777" w:rsidR="0001413C" w:rsidRPr="0001413C" w:rsidRDefault="0001413C" w:rsidP="0001413C">
      <w:bookmarkStart w:id="435" w:name="Page_8344320240644547499"/>
      <w:bookmarkEnd w:id="435"/>
      <w:r w:rsidRPr="0001413C">
        <w:rPr>
          <w:b/>
          <w:bCs/>
        </w:rPr>
        <w:t>Page Number:</w:t>
      </w:r>
      <w:r w:rsidRPr="0001413C">
        <w:t xml:space="preserve"> 205 </w:t>
      </w:r>
    </w:p>
    <w:p w14:paraId="46F88B17" w14:textId="77777777" w:rsidR="0001413C" w:rsidRPr="0001413C" w:rsidRDefault="0001413C" w:rsidP="0001413C">
      <w:r w:rsidRPr="0001413C">
        <w:rPr>
          <w:b/>
          <w:bCs/>
        </w:rPr>
        <w:t>Lesson 55:</w:t>
      </w:r>
      <w:r w:rsidRPr="0001413C">
        <w:t xml:space="preserve"> Social Media Risks </w:t>
      </w:r>
    </w:p>
    <w:p w14:paraId="47FCC619" w14:textId="77777777" w:rsidR="0001413C" w:rsidRPr="0001413C" w:rsidRDefault="0001413C" w:rsidP="0001413C">
      <w:r w:rsidRPr="0001413C">
        <w:rPr>
          <w:b/>
          <w:bCs/>
        </w:rPr>
        <w:t xml:space="preserve">Question and Answer Template / Text / LTR </w:t>
      </w:r>
    </w:p>
    <w:p w14:paraId="474897A1" w14:textId="77777777" w:rsidR="0001413C" w:rsidRPr="0001413C" w:rsidRDefault="0001413C" w:rsidP="0001413C">
      <w:r w:rsidRPr="0001413C">
        <w:rPr>
          <w:b/>
          <w:bCs/>
        </w:rPr>
        <w:t>Content Title:</w:t>
      </w:r>
      <w:r w:rsidRPr="0001413C">
        <w:t xml:space="preserve"> </w:t>
      </w:r>
    </w:p>
    <w:p w14:paraId="46EDE091" w14:textId="77777777" w:rsidR="0001413C" w:rsidRPr="0001413C" w:rsidRDefault="0001413C" w:rsidP="0001413C">
      <w:r w:rsidRPr="0001413C">
        <w:t xml:space="preserve">Just a Joke? </w:t>
      </w:r>
    </w:p>
    <w:p w14:paraId="2ECCF5CA" w14:textId="77777777" w:rsidR="0001413C" w:rsidRPr="0001413C" w:rsidRDefault="0001413C" w:rsidP="0001413C">
      <w:r w:rsidRPr="0001413C">
        <w:rPr>
          <w:b/>
          <w:bCs/>
        </w:rPr>
        <w:t>Content Description:</w:t>
      </w:r>
    </w:p>
    <w:p w14:paraId="07FE1B6E" w14:textId="77777777" w:rsidR="0001413C" w:rsidRPr="0001413C" w:rsidRDefault="0001413C" w:rsidP="0001413C">
      <w:r w:rsidRPr="0001413C">
        <w:t>Chad thought it would be funny to post a message on his colleague Lewis’ social media page to say he heard Lewis was "coming out" and to congratulate him on it. Chad knows Lewis has been in a relationship with his girlfriend for five years. Another colleague saw the post, and the news has gone viral throughout the company.</w:t>
      </w:r>
    </w:p>
    <w:p w14:paraId="3A6F04A8" w14:textId="77777777" w:rsidR="0001413C" w:rsidRPr="0001413C" w:rsidRDefault="0001413C" w:rsidP="0001413C">
      <w:r w:rsidRPr="0001413C">
        <w:rPr>
          <w:b/>
          <w:bCs/>
        </w:rPr>
        <w:t>Question:</w:t>
      </w:r>
      <w:r w:rsidRPr="0001413C">
        <w:t xml:space="preserve"> </w:t>
      </w:r>
    </w:p>
    <w:p w14:paraId="501275A0" w14:textId="77777777" w:rsidR="0001413C" w:rsidRPr="0001413C" w:rsidRDefault="0001413C" w:rsidP="0001413C">
      <w:r w:rsidRPr="0001413C">
        <w:t xml:space="preserve">What are the two possible consequences of this prank?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976EBD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3757BC"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92DB49E" w14:textId="77777777" w:rsidR="0001413C" w:rsidRPr="0001413C" w:rsidRDefault="0001413C" w:rsidP="0001413C">
            <w:pPr>
              <w:rPr>
                <w:b/>
                <w:bCs/>
              </w:rPr>
            </w:pPr>
            <w:r w:rsidRPr="0001413C">
              <w:rPr>
                <w:b/>
                <w:bCs/>
              </w:rPr>
              <w:t>Answer</w:t>
            </w:r>
          </w:p>
        </w:tc>
      </w:tr>
      <w:tr w:rsidR="0001413C" w:rsidRPr="0001413C" w14:paraId="66F0FD6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4253C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9597E5" w14:textId="77777777" w:rsidR="0001413C" w:rsidRPr="0001413C" w:rsidRDefault="0001413C" w:rsidP="0001413C">
            <w:r w:rsidRPr="0001413C">
              <w:t>The working relationship between Chad and Lewis may be damaged.</w:t>
            </w:r>
          </w:p>
        </w:tc>
      </w:tr>
      <w:tr w:rsidR="0001413C" w:rsidRPr="0001413C" w14:paraId="02E8927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36A17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DC9FBB" w14:textId="77777777" w:rsidR="0001413C" w:rsidRPr="0001413C" w:rsidRDefault="0001413C" w:rsidP="0001413C">
            <w:r w:rsidRPr="0001413C">
              <w:t>The results won’t be drastic for Chad – he may be disciplined, but there’s no way he could lose his job.</w:t>
            </w:r>
          </w:p>
        </w:tc>
      </w:tr>
      <w:tr w:rsidR="0001413C" w:rsidRPr="0001413C" w14:paraId="4618E44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46B3C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6C5C2C" w14:textId="77777777" w:rsidR="0001413C" w:rsidRPr="0001413C" w:rsidRDefault="0001413C" w:rsidP="0001413C">
            <w:r w:rsidRPr="0001413C">
              <w:t>Colleagues of Chad and Lewis may feel their orientation is being mocked.</w:t>
            </w:r>
          </w:p>
        </w:tc>
      </w:tr>
    </w:tbl>
    <w:p w14:paraId="43F9EE3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6341123" w14:textId="77777777" w:rsidR="0001413C" w:rsidRPr="0001413C" w:rsidRDefault="0001413C" w:rsidP="0001413C">
      <w:r w:rsidRPr="0001413C">
        <w:br w:type="page"/>
      </w:r>
    </w:p>
    <w:p w14:paraId="76825A28" w14:textId="77777777" w:rsidR="0001413C" w:rsidRPr="0001413C" w:rsidRDefault="0001413C" w:rsidP="0001413C">
      <w:bookmarkStart w:id="436" w:name="Page_4265185936270754021"/>
      <w:bookmarkEnd w:id="436"/>
      <w:r w:rsidRPr="0001413C">
        <w:rPr>
          <w:b/>
          <w:bCs/>
        </w:rPr>
        <w:t>Page Number:</w:t>
      </w:r>
      <w:r w:rsidRPr="0001413C">
        <w:t xml:space="preserve"> 206 </w:t>
      </w:r>
    </w:p>
    <w:p w14:paraId="01C9A6B3" w14:textId="77777777" w:rsidR="0001413C" w:rsidRPr="0001413C" w:rsidRDefault="0001413C" w:rsidP="0001413C">
      <w:r w:rsidRPr="0001413C">
        <w:rPr>
          <w:b/>
          <w:bCs/>
        </w:rPr>
        <w:t>Lesson 55:</w:t>
      </w:r>
      <w:r w:rsidRPr="0001413C">
        <w:t xml:space="preserve"> Social Media Risks </w:t>
      </w:r>
    </w:p>
    <w:p w14:paraId="300CBF60" w14:textId="77777777" w:rsidR="0001413C" w:rsidRPr="0001413C" w:rsidRDefault="0001413C" w:rsidP="0001413C">
      <w:r w:rsidRPr="0001413C">
        <w:rPr>
          <w:b/>
          <w:bCs/>
        </w:rPr>
        <w:t xml:space="preserve">Text and Image Template / Text Only </w:t>
      </w:r>
    </w:p>
    <w:p w14:paraId="74168F01" w14:textId="77777777" w:rsidR="0001413C" w:rsidRPr="0001413C" w:rsidRDefault="0001413C" w:rsidP="0001413C">
      <w:r w:rsidRPr="0001413C">
        <w:rPr>
          <w:b/>
          <w:bCs/>
        </w:rPr>
        <w:t>Content Title:</w:t>
      </w:r>
      <w:r w:rsidRPr="0001413C">
        <w:t xml:space="preserve"> </w:t>
      </w:r>
    </w:p>
    <w:p w14:paraId="207914FF" w14:textId="77777777" w:rsidR="0001413C" w:rsidRPr="0001413C" w:rsidRDefault="0001413C" w:rsidP="0001413C">
      <w:r w:rsidRPr="0001413C">
        <w:t xml:space="preserve">Remember… </w:t>
      </w:r>
    </w:p>
    <w:p w14:paraId="60274962" w14:textId="77777777" w:rsidR="0001413C" w:rsidRPr="0001413C" w:rsidRDefault="0001413C" w:rsidP="0001413C">
      <w:r w:rsidRPr="0001413C">
        <w:br/>
      </w:r>
      <w:r w:rsidRPr="0001413C">
        <w:rPr>
          <w:b/>
          <w:bCs/>
        </w:rPr>
        <w:t>Column 1 Text:</w:t>
      </w:r>
      <w:r w:rsidRPr="0001413C">
        <w:t xml:space="preserve"> </w:t>
      </w:r>
    </w:p>
    <w:p w14:paraId="5E373122" w14:textId="77777777" w:rsidR="0001413C" w:rsidRPr="0001413C" w:rsidRDefault="0001413C" w:rsidP="0001413C">
      <w:r w:rsidRPr="0001413C">
        <w:t>Sexual orientation is a protected group. Mocking someone’s sexual orientation will likely upset many people and cause hurt.</w:t>
      </w:r>
    </w:p>
    <w:p w14:paraId="0664BAD9" w14:textId="77777777" w:rsidR="0001413C" w:rsidRPr="0001413C" w:rsidRDefault="0001413C" w:rsidP="0001413C">
      <w:r w:rsidRPr="0001413C">
        <w:t>A person making mocking comments about a colleague’s sexual orientation could open themselves and the company up to a harassment and discrimination claim. By making a "joke" based on sexual orientation, even those who aren’t the subject of the joke may feel like their orientation is being mocked.</w:t>
      </w:r>
    </w:p>
    <w:p w14:paraId="6160D3F9" w14:textId="77777777" w:rsidR="0001413C" w:rsidRPr="0001413C" w:rsidRDefault="0001413C" w:rsidP="0001413C">
      <w:r w:rsidRPr="0001413C">
        <w:rPr>
          <w:b/>
          <w:bCs/>
        </w:rPr>
        <w:t>Audio Transcript Text:</w:t>
      </w:r>
      <w:r w:rsidRPr="0001413C">
        <w:t xml:space="preserve"> </w:t>
      </w:r>
    </w:p>
    <w:p w14:paraId="5AB0D9B0" w14:textId="77777777" w:rsidR="0001413C" w:rsidRPr="0001413C" w:rsidRDefault="0001413C" w:rsidP="0001413C">
      <w:r w:rsidRPr="0001413C">
        <w:t>Here are some key considerations.</w:t>
      </w:r>
    </w:p>
    <w:p w14:paraId="4D9C13CC" w14:textId="77777777" w:rsidR="0001413C" w:rsidRPr="0001413C" w:rsidRDefault="0001413C" w:rsidP="0001413C">
      <w:r w:rsidRPr="0001413C">
        <w:br w:type="page"/>
      </w:r>
    </w:p>
    <w:p w14:paraId="77B0514C" w14:textId="77777777" w:rsidR="0001413C" w:rsidRPr="0001413C" w:rsidRDefault="0001413C" w:rsidP="0001413C">
      <w:bookmarkStart w:id="437" w:name="Page_8272656952860449525"/>
      <w:bookmarkEnd w:id="437"/>
      <w:r w:rsidRPr="0001413C">
        <w:rPr>
          <w:b/>
          <w:bCs/>
        </w:rPr>
        <w:t>Page Number:</w:t>
      </w:r>
      <w:r w:rsidRPr="0001413C">
        <w:t xml:space="preserve"> 207 </w:t>
      </w:r>
    </w:p>
    <w:p w14:paraId="422BC8CB" w14:textId="77777777" w:rsidR="0001413C" w:rsidRPr="0001413C" w:rsidRDefault="0001413C" w:rsidP="0001413C">
      <w:r w:rsidRPr="0001413C">
        <w:rPr>
          <w:b/>
          <w:bCs/>
        </w:rPr>
        <w:t>Lesson 55:</w:t>
      </w:r>
      <w:r w:rsidRPr="0001413C">
        <w:t xml:space="preserve"> Social Media Risks </w:t>
      </w:r>
    </w:p>
    <w:p w14:paraId="24C2FB13" w14:textId="77777777" w:rsidR="0001413C" w:rsidRPr="0001413C" w:rsidRDefault="0001413C" w:rsidP="0001413C">
      <w:r w:rsidRPr="0001413C">
        <w:rPr>
          <w:b/>
          <w:bCs/>
        </w:rPr>
        <w:t xml:space="preserve">Question and Answer Template / Text / LTR </w:t>
      </w:r>
    </w:p>
    <w:p w14:paraId="6726CDE2" w14:textId="77777777" w:rsidR="0001413C" w:rsidRPr="0001413C" w:rsidRDefault="0001413C" w:rsidP="0001413C">
      <w:r w:rsidRPr="0001413C">
        <w:rPr>
          <w:b/>
          <w:bCs/>
        </w:rPr>
        <w:t>Content Title:</w:t>
      </w:r>
      <w:r w:rsidRPr="0001413C">
        <w:t xml:space="preserve"> </w:t>
      </w:r>
    </w:p>
    <w:p w14:paraId="56B549F7" w14:textId="77777777" w:rsidR="0001413C" w:rsidRPr="0001413C" w:rsidRDefault="0001413C" w:rsidP="0001413C">
      <w:r w:rsidRPr="0001413C">
        <w:t xml:space="preserve">Inappropriate Comments </w:t>
      </w:r>
    </w:p>
    <w:p w14:paraId="03E37408" w14:textId="77777777" w:rsidR="0001413C" w:rsidRPr="0001413C" w:rsidRDefault="0001413C" w:rsidP="0001413C">
      <w:r w:rsidRPr="0001413C">
        <w:rPr>
          <w:b/>
          <w:bCs/>
        </w:rPr>
        <w:t>Content Description:</w:t>
      </w:r>
    </w:p>
    <w:p w14:paraId="47E70E94" w14:textId="77777777" w:rsidR="0001413C" w:rsidRPr="0001413C" w:rsidRDefault="0001413C" w:rsidP="0001413C">
      <w:r w:rsidRPr="0001413C">
        <w:t>Darnell is a company manager. An employee approached him to report her colleague Jack’s recent social media post. The post shows Jack at a soccer match wearing a polo with the company logo on it. He captioned the image with an inappropriate and very lewd caption about females.</w:t>
      </w:r>
    </w:p>
    <w:p w14:paraId="06271C09" w14:textId="77777777" w:rsidR="0001413C" w:rsidRPr="0001413C" w:rsidRDefault="0001413C" w:rsidP="0001413C">
      <w:r w:rsidRPr="0001413C">
        <w:rPr>
          <w:b/>
          <w:bCs/>
        </w:rPr>
        <w:t>Question:</w:t>
      </w:r>
      <w:r w:rsidRPr="0001413C">
        <w:t xml:space="preserve"> </w:t>
      </w:r>
    </w:p>
    <w:p w14:paraId="256B37B3" w14:textId="77777777" w:rsidR="0001413C" w:rsidRPr="0001413C" w:rsidRDefault="0001413C" w:rsidP="0001413C">
      <w:r w:rsidRPr="0001413C">
        <w:t xml:space="preserve">What reasonable action can Darnell take in this case?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0DB2C7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D448ADF"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90535E" w14:textId="77777777" w:rsidR="0001413C" w:rsidRPr="0001413C" w:rsidRDefault="0001413C" w:rsidP="0001413C">
            <w:pPr>
              <w:rPr>
                <w:b/>
                <w:bCs/>
              </w:rPr>
            </w:pPr>
            <w:r w:rsidRPr="0001413C">
              <w:rPr>
                <w:b/>
                <w:bCs/>
              </w:rPr>
              <w:t>Answer</w:t>
            </w:r>
          </w:p>
        </w:tc>
      </w:tr>
      <w:tr w:rsidR="0001413C" w:rsidRPr="0001413C" w14:paraId="657F40B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46B477"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861923" w14:textId="77777777" w:rsidR="0001413C" w:rsidRPr="0001413C" w:rsidRDefault="0001413C" w:rsidP="0001413C">
            <w:r w:rsidRPr="0001413C">
              <w:t>Because Jack’s actions were after work hours and off work premises, Darnell can take no action. It shouldn’t matter what an employee does or says when they are not at work.</w:t>
            </w:r>
          </w:p>
        </w:tc>
      </w:tr>
      <w:tr w:rsidR="0001413C" w:rsidRPr="0001413C" w14:paraId="2D9A434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E35126"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AD0B5F" w14:textId="77777777" w:rsidR="0001413C" w:rsidRPr="0001413C" w:rsidRDefault="0001413C" w:rsidP="0001413C">
            <w:r w:rsidRPr="0001413C">
              <w:t>As Jack did not say anything about a fellow employee, Darnell can't take any action in this situation.</w:t>
            </w:r>
          </w:p>
        </w:tc>
      </w:tr>
      <w:tr w:rsidR="0001413C" w:rsidRPr="0001413C" w14:paraId="51C802A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14001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545184" w14:textId="77777777" w:rsidR="0001413C" w:rsidRPr="0001413C" w:rsidRDefault="0001413C" w:rsidP="0001413C">
            <w:r w:rsidRPr="0001413C">
              <w:t>Darnell can terminate Jack’s employment. Jack’s actions and comments have a negative impact on the company, and are not in line with the company’s own internal policies and commitment to providing a respectful workplace free of harassment and discrimination.</w:t>
            </w:r>
          </w:p>
        </w:tc>
      </w:tr>
    </w:tbl>
    <w:p w14:paraId="011AA85F"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76BA06F8" w14:textId="77777777" w:rsidR="0001413C" w:rsidRPr="0001413C" w:rsidRDefault="0001413C" w:rsidP="0001413C">
      <w:r w:rsidRPr="0001413C">
        <w:br w:type="page"/>
      </w:r>
    </w:p>
    <w:p w14:paraId="59AA5CB7" w14:textId="77777777" w:rsidR="0001413C" w:rsidRPr="0001413C" w:rsidRDefault="0001413C" w:rsidP="0001413C">
      <w:bookmarkStart w:id="438" w:name="Page_6170105025122890967"/>
      <w:bookmarkEnd w:id="438"/>
      <w:r w:rsidRPr="0001413C">
        <w:rPr>
          <w:b/>
          <w:bCs/>
        </w:rPr>
        <w:t>Page Number:</w:t>
      </w:r>
      <w:r w:rsidRPr="0001413C">
        <w:t xml:space="preserve"> 208 </w:t>
      </w:r>
    </w:p>
    <w:p w14:paraId="77B3D130" w14:textId="77777777" w:rsidR="0001413C" w:rsidRPr="0001413C" w:rsidRDefault="0001413C" w:rsidP="0001413C">
      <w:r w:rsidRPr="0001413C">
        <w:rPr>
          <w:b/>
          <w:bCs/>
        </w:rPr>
        <w:t>Lesson 55:</w:t>
      </w:r>
      <w:r w:rsidRPr="0001413C">
        <w:t xml:space="preserve"> Social Media Risks </w:t>
      </w:r>
    </w:p>
    <w:p w14:paraId="486D102E" w14:textId="77777777" w:rsidR="0001413C" w:rsidRPr="0001413C" w:rsidRDefault="0001413C" w:rsidP="0001413C">
      <w:r w:rsidRPr="0001413C">
        <w:rPr>
          <w:b/>
          <w:bCs/>
        </w:rPr>
        <w:t xml:space="preserve">Text and Image Template / Text Only </w:t>
      </w:r>
    </w:p>
    <w:p w14:paraId="1B12845D" w14:textId="77777777" w:rsidR="0001413C" w:rsidRPr="0001413C" w:rsidRDefault="0001413C" w:rsidP="0001413C">
      <w:r w:rsidRPr="0001413C">
        <w:rPr>
          <w:b/>
          <w:bCs/>
        </w:rPr>
        <w:t>Content Title:</w:t>
      </w:r>
      <w:r w:rsidRPr="0001413C">
        <w:t xml:space="preserve"> </w:t>
      </w:r>
    </w:p>
    <w:p w14:paraId="306C9A7C" w14:textId="77777777" w:rsidR="0001413C" w:rsidRPr="0001413C" w:rsidRDefault="0001413C" w:rsidP="0001413C">
      <w:r w:rsidRPr="0001413C">
        <w:t xml:space="preserve">Remember… </w:t>
      </w:r>
    </w:p>
    <w:p w14:paraId="516F5173" w14:textId="77777777" w:rsidR="0001413C" w:rsidRPr="0001413C" w:rsidRDefault="0001413C" w:rsidP="0001413C">
      <w:r w:rsidRPr="0001413C">
        <w:br/>
      </w:r>
      <w:r w:rsidRPr="0001413C">
        <w:rPr>
          <w:b/>
          <w:bCs/>
        </w:rPr>
        <w:t>Column 1 Text:</w:t>
      </w:r>
      <w:r w:rsidRPr="0001413C">
        <w:t xml:space="preserve"> </w:t>
      </w:r>
    </w:p>
    <w:p w14:paraId="369490C7" w14:textId="77777777" w:rsidR="0001413C" w:rsidRPr="0001413C" w:rsidRDefault="0001413C" w:rsidP="0001413C">
      <w:r w:rsidRPr="0001413C">
        <w:t>Chad and Darnell now understand the risks of social media use and the importance of always exercising good judgment. They know that employees can be held liable for their actions outside of work hours and off work premises, as well as for their conduct within the workplace.</w:t>
      </w:r>
    </w:p>
    <w:p w14:paraId="7C8300A0" w14:textId="77777777" w:rsidR="0001413C" w:rsidRPr="0001413C" w:rsidRDefault="0001413C" w:rsidP="0001413C">
      <w:r w:rsidRPr="0001413C">
        <w:t>Remember, it’s important that you:</w:t>
      </w:r>
    </w:p>
    <w:p w14:paraId="48BBEE43" w14:textId="77777777" w:rsidR="0001413C" w:rsidRPr="0001413C" w:rsidRDefault="0001413C" w:rsidP="0001413C">
      <w:pPr>
        <w:numPr>
          <w:ilvl w:val="0"/>
          <w:numId w:val="109"/>
        </w:numPr>
      </w:pPr>
      <w:r w:rsidRPr="0001413C">
        <w:t>Understand the risks of social media use.</w:t>
      </w:r>
    </w:p>
    <w:p w14:paraId="6CB06F28" w14:textId="77777777" w:rsidR="0001413C" w:rsidRPr="0001413C" w:rsidRDefault="0001413C" w:rsidP="0001413C">
      <w:pPr>
        <w:numPr>
          <w:ilvl w:val="0"/>
          <w:numId w:val="109"/>
        </w:numPr>
      </w:pPr>
      <w:r w:rsidRPr="0001413C">
        <w:t>Treat social media with the same respect you treat internal work communications.</w:t>
      </w:r>
    </w:p>
    <w:p w14:paraId="47A5442C" w14:textId="77777777" w:rsidR="0001413C" w:rsidRPr="0001413C" w:rsidRDefault="0001413C" w:rsidP="0001413C">
      <w:r w:rsidRPr="0001413C">
        <w:rPr>
          <w:b/>
          <w:bCs/>
        </w:rPr>
        <w:t>Audio Transcript Text:</w:t>
      </w:r>
      <w:r w:rsidRPr="0001413C">
        <w:t xml:space="preserve"> </w:t>
      </w:r>
    </w:p>
    <w:p w14:paraId="2A352287" w14:textId="77777777" w:rsidR="0001413C" w:rsidRPr="0001413C" w:rsidRDefault="0001413C" w:rsidP="0001413C">
      <w:r w:rsidRPr="0001413C">
        <w:t>You’ve been a great help!</w:t>
      </w:r>
    </w:p>
    <w:p w14:paraId="537A6703" w14:textId="77777777" w:rsidR="0001413C" w:rsidRPr="0001413C" w:rsidRDefault="0001413C" w:rsidP="0001413C">
      <w:r w:rsidRPr="0001413C">
        <w:br w:type="page"/>
      </w:r>
    </w:p>
    <w:p w14:paraId="19CED35B" w14:textId="77777777" w:rsidR="0001413C" w:rsidRPr="0001413C" w:rsidRDefault="0001413C" w:rsidP="0001413C">
      <w:r w:rsidRPr="0001413C">
        <w:rPr>
          <w:b/>
          <w:bCs/>
        </w:rPr>
        <w:t>Lesson 56:</w:t>
      </w:r>
      <w:r w:rsidRPr="0001413C">
        <w:t xml:space="preserve"> Workplace Diversity </w:t>
      </w:r>
    </w:p>
    <w:p w14:paraId="2E8F07CD" w14:textId="77777777" w:rsidR="0001413C" w:rsidRPr="0001413C" w:rsidRDefault="0001413C" w:rsidP="0001413C">
      <w:r w:rsidRPr="0001413C">
        <w:rPr>
          <w:b/>
          <w:bCs/>
        </w:rPr>
        <w:t>Quick Quiz Lesson</w:t>
      </w:r>
      <w:r w:rsidRPr="0001413C">
        <w:t xml:space="preserve"> </w:t>
      </w:r>
    </w:p>
    <w:p w14:paraId="402B10B9" w14:textId="77777777" w:rsidR="0001413C" w:rsidRPr="0001413C" w:rsidRDefault="0001413C" w:rsidP="0001413C">
      <w:r w:rsidRPr="0001413C">
        <w:rPr>
          <w:b/>
          <w:bCs/>
        </w:rPr>
        <w:t>Lesson Type :</w:t>
      </w:r>
      <w:r w:rsidRPr="0001413C">
        <w:t xml:space="preserve"> </w:t>
      </w:r>
    </w:p>
    <w:p w14:paraId="4F2D6D76" w14:textId="77777777" w:rsidR="0001413C" w:rsidRPr="0001413C" w:rsidRDefault="0001413C" w:rsidP="0001413C">
      <w:r w:rsidRPr="0001413C">
        <w:t xml:space="preserve">Quick Quiz </w:t>
      </w:r>
    </w:p>
    <w:p w14:paraId="1CCD230F" w14:textId="77777777" w:rsidR="0001413C" w:rsidRPr="0001413C" w:rsidRDefault="0001413C" w:rsidP="0001413C">
      <w:r w:rsidRPr="0001413C">
        <w:rPr>
          <w:b/>
          <w:bCs/>
        </w:rPr>
        <w:t>Select Type :</w:t>
      </w:r>
      <w:r w:rsidRPr="0001413C">
        <w:t xml:space="preserve"> </w:t>
      </w:r>
    </w:p>
    <w:p w14:paraId="04C6AC1A" w14:textId="77777777" w:rsidR="0001413C" w:rsidRPr="0001413C" w:rsidRDefault="0001413C" w:rsidP="0001413C">
      <w:r w:rsidRPr="0001413C">
        <w:t xml:space="preserve">Post Lesson Quick Quiz </w:t>
      </w:r>
    </w:p>
    <w:p w14:paraId="54C51705" w14:textId="77777777" w:rsidR="0001413C" w:rsidRPr="0001413C" w:rsidRDefault="0001413C" w:rsidP="0001413C">
      <w:r w:rsidRPr="0001413C">
        <w:rPr>
          <w:b/>
          <w:bCs/>
        </w:rPr>
        <w:t>Page Title :</w:t>
      </w:r>
      <w:r w:rsidRPr="0001413C">
        <w:t xml:space="preserve"> </w:t>
      </w:r>
    </w:p>
    <w:p w14:paraId="2810EFC9" w14:textId="77777777" w:rsidR="0001413C" w:rsidRPr="0001413C" w:rsidRDefault="0001413C" w:rsidP="0001413C">
      <w:r w:rsidRPr="0001413C">
        <w:t xml:space="preserve">Ready to show what you know? </w:t>
      </w:r>
    </w:p>
    <w:p w14:paraId="2CCBCB1C" w14:textId="77777777" w:rsidR="0001413C" w:rsidRPr="0001413C" w:rsidRDefault="0001413C" w:rsidP="0001413C">
      <w:r w:rsidRPr="0001413C">
        <w:rPr>
          <w:b/>
          <w:bCs/>
        </w:rPr>
        <w:t>Quick Quiz Assessment</w:t>
      </w:r>
      <w:r w:rsidRPr="0001413C">
        <w:t xml:space="preserve"> </w:t>
      </w:r>
    </w:p>
    <w:p w14:paraId="213BC9E4" w14:textId="77777777" w:rsidR="0001413C" w:rsidRPr="0001413C" w:rsidRDefault="0001413C" w:rsidP="0001413C">
      <w:r w:rsidRPr="0001413C">
        <w:rPr>
          <w:b/>
          <w:bCs/>
        </w:rPr>
        <w:t>Questions</w:t>
      </w:r>
      <w:r w:rsidRPr="0001413C">
        <w:t xml:space="preserve"> </w:t>
      </w:r>
    </w:p>
    <w:p w14:paraId="0DBCE5B4" w14:textId="77777777" w:rsidR="0001413C" w:rsidRPr="0001413C" w:rsidRDefault="0001413C" w:rsidP="0001413C">
      <w:r w:rsidRPr="0001413C">
        <w:rPr>
          <w:b/>
          <w:bCs/>
        </w:rPr>
        <w:t>1. Question :</w:t>
      </w:r>
      <w:r w:rsidRPr="0001413C">
        <w:t xml:space="preserve"> </w:t>
      </w:r>
    </w:p>
    <w:p w14:paraId="22C4F4DF" w14:textId="77777777" w:rsidR="0001413C" w:rsidRPr="0001413C" w:rsidRDefault="0001413C" w:rsidP="0001413C">
      <w:r w:rsidRPr="0001413C">
        <w:t xml:space="preserve">Employees who want to make a personal impact on diversity should look for opportunities to engage in the diversity effort, such as volunteering to chair committees or becoming a mentor. </w:t>
      </w:r>
    </w:p>
    <w:p w14:paraId="78F2D79D" w14:textId="77777777" w:rsidR="0001413C" w:rsidRPr="0001413C" w:rsidRDefault="0001413C" w:rsidP="0001413C">
      <w:r w:rsidRPr="0001413C">
        <w:rPr>
          <w:b/>
          <w:bCs/>
        </w:rPr>
        <w:t xml:space="preserve">1. Answer: Correct </w:t>
      </w:r>
    </w:p>
    <w:p w14:paraId="1746A29D" w14:textId="77777777" w:rsidR="0001413C" w:rsidRPr="0001413C" w:rsidRDefault="0001413C" w:rsidP="0001413C">
      <w:r w:rsidRPr="0001413C">
        <w:t>True</w:t>
      </w:r>
    </w:p>
    <w:p w14:paraId="0BD92F30" w14:textId="77777777" w:rsidR="0001413C" w:rsidRPr="0001413C" w:rsidRDefault="0001413C" w:rsidP="0001413C">
      <w:r w:rsidRPr="0001413C">
        <w:rPr>
          <w:b/>
          <w:bCs/>
        </w:rPr>
        <w:t xml:space="preserve">2. Answer: Incorrect </w:t>
      </w:r>
    </w:p>
    <w:p w14:paraId="25F40939" w14:textId="77777777" w:rsidR="0001413C" w:rsidRPr="0001413C" w:rsidRDefault="0001413C" w:rsidP="0001413C">
      <w:r w:rsidRPr="0001413C">
        <w:t>False</w:t>
      </w:r>
    </w:p>
    <w:p w14:paraId="1E129FCF" w14:textId="77777777" w:rsidR="0001413C" w:rsidRPr="0001413C" w:rsidRDefault="0001413C" w:rsidP="0001413C">
      <w:r w:rsidRPr="0001413C">
        <w:rPr>
          <w:b/>
          <w:bCs/>
        </w:rPr>
        <w:t>2. Question :</w:t>
      </w:r>
      <w:r w:rsidRPr="0001413C">
        <w:t xml:space="preserve"> </w:t>
      </w:r>
    </w:p>
    <w:p w14:paraId="4B898258" w14:textId="77777777" w:rsidR="0001413C" w:rsidRPr="0001413C" w:rsidRDefault="0001413C" w:rsidP="0001413C">
      <w:r w:rsidRPr="0001413C">
        <w:t>It’s important to actively learn about the different cultures and backgrounds of your colleagues.</w:t>
      </w:r>
    </w:p>
    <w:p w14:paraId="755A4202" w14:textId="77777777" w:rsidR="0001413C" w:rsidRPr="0001413C" w:rsidRDefault="0001413C" w:rsidP="0001413C">
      <w:r w:rsidRPr="0001413C">
        <w:rPr>
          <w:b/>
          <w:bCs/>
        </w:rPr>
        <w:t xml:space="preserve">1. Answer: Correct </w:t>
      </w:r>
    </w:p>
    <w:p w14:paraId="22A330FA" w14:textId="77777777" w:rsidR="0001413C" w:rsidRPr="0001413C" w:rsidRDefault="0001413C" w:rsidP="0001413C">
      <w:r w:rsidRPr="0001413C">
        <w:t>True</w:t>
      </w:r>
    </w:p>
    <w:p w14:paraId="699AB02C" w14:textId="77777777" w:rsidR="0001413C" w:rsidRPr="0001413C" w:rsidRDefault="0001413C" w:rsidP="0001413C">
      <w:r w:rsidRPr="0001413C">
        <w:rPr>
          <w:b/>
          <w:bCs/>
        </w:rPr>
        <w:t xml:space="preserve">2. Answer: Incorrect </w:t>
      </w:r>
    </w:p>
    <w:p w14:paraId="6E658184" w14:textId="77777777" w:rsidR="0001413C" w:rsidRPr="0001413C" w:rsidRDefault="0001413C" w:rsidP="0001413C">
      <w:r w:rsidRPr="0001413C">
        <w:t>False</w:t>
      </w:r>
    </w:p>
    <w:p w14:paraId="4726969F" w14:textId="77777777" w:rsidR="0001413C" w:rsidRPr="0001413C" w:rsidRDefault="0001413C" w:rsidP="0001413C">
      <w:r w:rsidRPr="0001413C">
        <w:rPr>
          <w:b/>
          <w:bCs/>
        </w:rPr>
        <w:t>3. Question :</w:t>
      </w:r>
      <w:r w:rsidRPr="0001413C">
        <w:t xml:space="preserve"> </w:t>
      </w:r>
    </w:p>
    <w:p w14:paraId="2E6D1A5E" w14:textId="77777777" w:rsidR="0001413C" w:rsidRPr="0001413C" w:rsidRDefault="0001413C" w:rsidP="0001413C">
      <w:r w:rsidRPr="0001413C">
        <w:t>In learning to be more culturally competent, employees should be willing to learn from their mistakes and take feedback graciously.</w:t>
      </w:r>
    </w:p>
    <w:p w14:paraId="2A99625D" w14:textId="77777777" w:rsidR="0001413C" w:rsidRPr="0001413C" w:rsidRDefault="0001413C" w:rsidP="0001413C">
      <w:r w:rsidRPr="0001413C">
        <w:rPr>
          <w:b/>
          <w:bCs/>
        </w:rPr>
        <w:t xml:space="preserve">1. Answer: Correct </w:t>
      </w:r>
    </w:p>
    <w:p w14:paraId="595F57EF" w14:textId="77777777" w:rsidR="0001413C" w:rsidRPr="0001413C" w:rsidRDefault="0001413C" w:rsidP="0001413C">
      <w:r w:rsidRPr="0001413C">
        <w:t>True</w:t>
      </w:r>
    </w:p>
    <w:p w14:paraId="39BD56F9" w14:textId="77777777" w:rsidR="0001413C" w:rsidRPr="0001413C" w:rsidRDefault="0001413C" w:rsidP="0001413C">
      <w:r w:rsidRPr="0001413C">
        <w:rPr>
          <w:b/>
          <w:bCs/>
        </w:rPr>
        <w:t xml:space="preserve">2. Answer: Incorrect </w:t>
      </w:r>
    </w:p>
    <w:p w14:paraId="2FBE5E8F" w14:textId="77777777" w:rsidR="0001413C" w:rsidRPr="0001413C" w:rsidRDefault="0001413C" w:rsidP="0001413C">
      <w:r w:rsidRPr="0001413C">
        <w:t>False</w:t>
      </w:r>
    </w:p>
    <w:p w14:paraId="353E4E18" w14:textId="77777777" w:rsidR="0001413C" w:rsidRPr="0001413C" w:rsidRDefault="0001413C" w:rsidP="0001413C">
      <w:r w:rsidRPr="0001413C">
        <w:rPr>
          <w:b/>
          <w:bCs/>
        </w:rPr>
        <w:t>4. Question :</w:t>
      </w:r>
      <w:r w:rsidRPr="0001413C">
        <w:t xml:space="preserve"> </w:t>
      </w:r>
    </w:p>
    <w:p w14:paraId="3246C6C3" w14:textId="77777777" w:rsidR="0001413C" w:rsidRPr="0001413C" w:rsidRDefault="0001413C" w:rsidP="0001413C">
      <w:r w:rsidRPr="0001413C">
        <w:t xml:space="preserve">It is the company’s responsibility, not yours, to make sure that matters of diversity are handled in accordance with good business conduct. </w:t>
      </w:r>
    </w:p>
    <w:p w14:paraId="6043EAB9" w14:textId="77777777" w:rsidR="0001413C" w:rsidRPr="0001413C" w:rsidRDefault="0001413C" w:rsidP="0001413C">
      <w:r w:rsidRPr="0001413C">
        <w:rPr>
          <w:b/>
          <w:bCs/>
        </w:rPr>
        <w:t xml:space="preserve">1. Answer: Incorrect </w:t>
      </w:r>
    </w:p>
    <w:p w14:paraId="2890AAC7" w14:textId="77777777" w:rsidR="0001413C" w:rsidRPr="0001413C" w:rsidRDefault="0001413C" w:rsidP="0001413C">
      <w:r w:rsidRPr="0001413C">
        <w:t>True</w:t>
      </w:r>
    </w:p>
    <w:p w14:paraId="50F45987" w14:textId="77777777" w:rsidR="0001413C" w:rsidRPr="0001413C" w:rsidRDefault="0001413C" w:rsidP="0001413C">
      <w:r w:rsidRPr="0001413C">
        <w:rPr>
          <w:b/>
          <w:bCs/>
        </w:rPr>
        <w:t xml:space="preserve">2. Answer: Correct </w:t>
      </w:r>
    </w:p>
    <w:p w14:paraId="491B6396" w14:textId="77777777" w:rsidR="0001413C" w:rsidRPr="0001413C" w:rsidRDefault="0001413C" w:rsidP="0001413C">
      <w:r w:rsidRPr="0001413C">
        <w:t>False</w:t>
      </w:r>
    </w:p>
    <w:p w14:paraId="3AC85FA3" w14:textId="77777777" w:rsidR="0001413C" w:rsidRPr="0001413C" w:rsidRDefault="0001413C" w:rsidP="0001413C">
      <w:r w:rsidRPr="0001413C">
        <w:rPr>
          <w:b/>
          <w:bCs/>
        </w:rPr>
        <w:t>5. Question :</w:t>
      </w:r>
      <w:r w:rsidRPr="0001413C">
        <w:t xml:space="preserve"> </w:t>
      </w:r>
    </w:p>
    <w:p w14:paraId="3409CA81" w14:textId="77777777" w:rsidR="0001413C" w:rsidRPr="0001413C" w:rsidRDefault="0001413C" w:rsidP="0001413C">
      <w:r w:rsidRPr="0001413C">
        <w:t>Innovative ideas and solutions to challenging issues can come from seeking input from those whose perspectives are different from our own.</w:t>
      </w:r>
    </w:p>
    <w:p w14:paraId="76AA8BFB" w14:textId="77777777" w:rsidR="0001413C" w:rsidRPr="0001413C" w:rsidRDefault="0001413C" w:rsidP="0001413C">
      <w:r w:rsidRPr="0001413C">
        <w:rPr>
          <w:b/>
          <w:bCs/>
        </w:rPr>
        <w:t xml:space="preserve">1. Answer: Correct </w:t>
      </w:r>
    </w:p>
    <w:p w14:paraId="07C90337" w14:textId="77777777" w:rsidR="0001413C" w:rsidRPr="0001413C" w:rsidRDefault="0001413C" w:rsidP="0001413C">
      <w:r w:rsidRPr="0001413C">
        <w:t>True</w:t>
      </w:r>
    </w:p>
    <w:p w14:paraId="458CFF2A" w14:textId="77777777" w:rsidR="0001413C" w:rsidRPr="0001413C" w:rsidRDefault="0001413C" w:rsidP="0001413C">
      <w:r w:rsidRPr="0001413C">
        <w:rPr>
          <w:b/>
          <w:bCs/>
        </w:rPr>
        <w:t xml:space="preserve">2. Answer: Incorrect </w:t>
      </w:r>
    </w:p>
    <w:p w14:paraId="4D25D236" w14:textId="77777777" w:rsidR="0001413C" w:rsidRPr="0001413C" w:rsidRDefault="0001413C" w:rsidP="0001413C">
      <w:r w:rsidRPr="0001413C">
        <w:t>False</w:t>
      </w:r>
    </w:p>
    <w:p w14:paraId="3EFE474C" w14:textId="77777777" w:rsidR="0001413C" w:rsidRPr="0001413C" w:rsidRDefault="0001413C" w:rsidP="0001413C">
      <w:r w:rsidRPr="0001413C">
        <w:rPr>
          <w:b/>
          <w:bCs/>
        </w:rPr>
        <w:t>6. Question :</w:t>
      </w:r>
      <w:r w:rsidRPr="0001413C">
        <w:t xml:space="preserve"> </w:t>
      </w:r>
    </w:p>
    <w:p w14:paraId="3C01F4BE" w14:textId="77777777" w:rsidR="0001413C" w:rsidRPr="0001413C" w:rsidRDefault="0001413C" w:rsidP="0001413C">
      <w:r w:rsidRPr="0001413C">
        <w:t>Danny gave Leonardo what he thought was a compliment. When Leonardo pointed out that what he said was actually really offensive to his culture, Danny immediately went on the defensive and dismissed the concern.</w:t>
      </w:r>
    </w:p>
    <w:p w14:paraId="3216F777" w14:textId="77777777" w:rsidR="0001413C" w:rsidRPr="0001413C" w:rsidRDefault="0001413C" w:rsidP="0001413C">
      <w:r w:rsidRPr="0001413C">
        <w:t>Does this encourage a diverse and open workplace?</w:t>
      </w:r>
    </w:p>
    <w:p w14:paraId="36204CEC" w14:textId="77777777" w:rsidR="0001413C" w:rsidRPr="0001413C" w:rsidRDefault="0001413C" w:rsidP="0001413C">
      <w:r w:rsidRPr="0001413C">
        <w:rPr>
          <w:b/>
          <w:bCs/>
        </w:rPr>
        <w:t xml:space="preserve">1. Answer: Incorrect </w:t>
      </w:r>
    </w:p>
    <w:p w14:paraId="1033D886" w14:textId="77777777" w:rsidR="0001413C" w:rsidRPr="0001413C" w:rsidRDefault="0001413C" w:rsidP="0001413C">
      <w:r w:rsidRPr="0001413C">
        <w:t>Yes</w:t>
      </w:r>
    </w:p>
    <w:p w14:paraId="3006378A" w14:textId="77777777" w:rsidR="0001413C" w:rsidRPr="0001413C" w:rsidRDefault="0001413C" w:rsidP="0001413C">
      <w:r w:rsidRPr="0001413C">
        <w:rPr>
          <w:b/>
          <w:bCs/>
        </w:rPr>
        <w:t xml:space="preserve">2. Answer: Correct </w:t>
      </w:r>
    </w:p>
    <w:p w14:paraId="798D7F13" w14:textId="77777777" w:rsidR="0001413C" w:rsidRPr="0001413C" w:rsidRDefault="0001413C" w:rsidP="0001413C">
      <w:r w:rsidRPr="0001413C">
        <w:t>No</w:t>
      </w:r>
    </w:p>
    <w:p w14:paraId="4450E2DB" w14:textId="77777777" w:rsidR="0001413C" w:rsidRPr="0001413C" w:rsidRDefault="0001413C" w:rsidP="0001413C">
      <w:r w:rsidRPr="0001413C">
        <w:rPr>
          <w:b/>
          <w:bCs/>
        </w:rPr>
        <w:t>7. Question :</w:t>
      </w:r>
      <w:r w:rsidRPr="0001413C">
        <w:t xml:space="preserve"> </w:t>
      </w:r>
    </w:p>
    <w:p w14:paraId="6E1BB536" w14:textId="77777777" w:rsidR="0001413C" w:rsidRPr="0001413C" w:rsidRDefault="0001413C" w:rsidP="0001413C">
      <w:r w:rsidRPr="0001413C">
        <w:t>Vincent has a physical disability, and his manager has asked him to write down everything he can’t do, so she knows what tasks she shouldn’t assign to him.</w:t>
      </w:r>
    </w:p>
    <w:p w14:paraId="3803C7A9" w14:textId="77777777" w:rsidR="0001413C" w:rsidRPr="0001413C" w:rsidRDefault="0001413C" w:rsidP="0001413C">
      <w:r w:rsidRPr="0001413C">
        <w:t>Does this encourage a diverse and open workplace?</w:t>
      </w:r>
    </w:p>
    <w:p w14:paraId="040F7FBB" w14:textId="77777777" w:rsidR="0001413C" w:rsidRPr="0001413C" w:rsidRDefault="0001413C" w:rsidP="0001413C">
      <w:r w:rsidRPr="0001413C">
        <w:rPr>
          <w:b/>
          <w:bCs/>
        </w:rPr>
        <w:t xml:space="preserve">1. Answer: Incorrect </w:t>
      </w:r>
    </w:p>
    <w:p w14:paraId="61A3DA89" w14:textId="77777777" w:rsidR="0001413C" w:rsidRPr="0001413C" w:rsidRDefault="0001413C" w:rsidP="0001413C">
      <w:r w:rsidRPr="0001413C">
        <w:t>Yes</w:t>
      </w:r>
    </w:p>
    <w:p w14:paraId="66039D0C" w14:textId="77777777" w:rsidR="0001413C" w:rsidRPr="0001413C" w:rsidRDefault="0001413C" w:rsidP="0001413C">
      <w:r w:rsidRPr="0001413C">
        <w:rPr>
          <w:b/>
          <w:bCs/>
        </w:rPr>
        <w:t xml:space="preserve">2. Answer: Correct </w:t>
      </w:r>
    </w:p>
    <w:p w14:paraId="33ACC90D" w14:textId="77777777" w:rsidR="0001413C" w:rsidRPr="0001413C" w:rsidRDefault="0001413C" w:rsidP="0001413C">
      <w:r w:rsidRPr="0001413C">
        <w:t>No</w:t>
      </w:r>
    </w:p>
    <w:p w14:paraId="06A9BC96" w14:textId="77777777" w:rsidR="0001413C" w:rsidRPr="0001413C" w:rsidRDefault="0001413C" w:rsidP="0001413C">
      <w:r w:rsidRPr="0001413C">
        <w:rPr>
          <w:b/>
          <w:bCs/>
        </w:rPr>
        <w:t>8. Question :</w:t>
      </w:r>
      <w:r w:rsidRPr="0001413C">
        <w:t xml:space="preserve"> </w:t>
      </w:r>
    </w:p>
    <w:p w14:paraId="38B47732" w14:textId="77777777" w:rsidR="0001413C" w:rsidRPr="0001413C" w:rsidRDefault="0001413C" w:rsidP="0001413C">
      <w:r w:rsidRPr="0001413C">
        <w:t>Harold has noticed that there is conflict between the younger and older members of the team. For that reason, he now holds separate meetings, one with the older employees and one with the younger colleagues.</w:t>
      </w:r>
    </w:p>
    <w:p w14:paraId="7E4D958C" w14:textId="77777777" w:rsidR="0001413C" w:rsidRPr="0001413C" w:rsidRDefault="0001413C" w:rsidP="0001413C">
      <w:r w:rsidRPr="0001413C">
        <w:t>Does this encourage a diverse and open workplace?</w:t>
      </w:r>
    </w:p>
    <w:p w14:paraId="016F1AA4" w14:textId="77777777" w:rsidR="0001413C" w:rsidRPr="0001413C" w:rsidRDefault="0001413C" w:rsidP="0001413C">
      <w:r w:rsidRPr="0001413C">
        <w:rPr>
          <w:b/>
          <w:bCs/>
        </w:rPr>
        <w:t xml:space="preserve">1. Answer: Incorrect </w:t>
      </w:r>
    </w:p>
    <w:p w14:paraId="1E5DC5F2" w14:textId="77777777" w:rsidR="0001413C" w:rsidRPr="0001413C" w:rsidRDefault="0001413C" w:rsidP="0001413C">
      <w:r w:rsidRPr="0001413C">
        <w:t>Yes</w:t>
      </w:r>
    </w:p>
    <w:p w14:paraId="0E7F8985" w14:textId="77777777" w:rsidR="0001413C" w:rsidRPr="0001413C" w:rsidRDefault="0001413C" w:rsidP="0001413C">
      <w:r w:rsidRPr="0001413C">
        <w:rPr>
          <w:b/>
          <w:bCs/>
        </w:rPr>
        <w:t xml:space="preserve">2. Answer: Correct </w:t>
      </w:r>
    </w:p>
    <w:p w14:paraId="4DCB5F90" w14:textId="77777777" w:rsidR="0001413C" w:rsidRPr="0001413C" w:rsidRDefault="0001413C" w:rsidP="0001413C">
      <w:r w:rsidRPr="0001413C">
        <w:t>No</w:t>
      </w:r>
    </w:p>
    <w:p w14:paraId="0E1DE7E7" w14:textId="77777777" w:rsidR="0001413C" w:rsidRPr="0001413C" w:rsidRDefault="0001413C" w:rsidP="0001413C">
      <w:r w:rsidRPr="0001413C">
        <w:rPr>
          <w:b/>
          <w:bCs/>
        </w:rPr>
        <w:t>9. Question :</w:t>
      </w:r>
      <w:r w:rsidRPr="0001413C">
        <w:t xml:space="preserve"> </w:t>
      </w:r>
    </w:p>
    <w:p w14:paraId="2C5636C7" w14:textId="77777777" w:rsidR="0001413C" w:rsidRPr="0001413C" w:rsidRDefault="0001413C" w:rsidP="0001413C">
      <w:r w:rsidRPr="0001413C">
        <w:t>Donna makes sure every single person on her team feels valued, and that everyone’s individual talents are recognized and utilized.</w:t>
      </w:r>
    </w:p>
    <w:p w14:paraId="02802A11" w14:textId="77777777" w:rsidR="0001413C" w:rsidRPr="0001413C" w:rsidRDefault="0001413C" w:rsidP="0001413C">
      <w:r w:rsidRPr="0001413C">
        <w:t>Does this encourage a diverse and open workplace?</w:t>
      </w:r>
    </w:p>
    <w:p w14:paraId="09DA8361" w14:textId="77777777" w:rsidR="0001413C" w:rsidRPr="0001413C" w:rsidRDefault="0001413C" w:rsidP="0001413C">
      <w:r w:rsidRPr="0001413C">
        <w:rPr>
          <w:b/>
          <w:bCs/>
        </w:rPr>
        <w:t xml:space="preserve">1. Answer: Correct </w:t>
      </w:r>
    </w:p>
    <w:p w14:paraId="1EEED25F" w14:textId="77777777" w:rsidR="0001413C" w:rsidRPr="0001413C" w:rsidRDefault="0001413C" w:rsidP="0001413C">
      <w:r w:rsidRPr="0001413C">
        <w:t>Yes</w:t>
      </w:r>
    </w:p>
    <w:p w14:paraId="4B093E79" w14:textId="77777777" w:rsidR="0001413C" w:rsidRPr="0001413C" w:rsidRDefault="0001413C" w:rsidP="0001413C">
      <w:r w:rsidRPr="0001413C">
        <w:rPr>
          <w:b/>
          <w:bCs/>
        </w:rPr>
        <w:t xml:space="preserve">2. Answer: Incorrect </w:t>
      </w:r>
    </w:p>
    <w:p w14:paraId="3CAE8CD9" w14:textId="77777777" w:rsidR="0001413C" w:rsidRPr="0001413C" w:rsidRDefault="0001413C" w:rsidP="0001413C">
      <w:r w:rsidRPr="0001413C">
        <w:t>No</w:t>
      </w:r>
    </w:p>
    <w:p w14:paraId="0F5E3DBF" w14:textId="77777777" w:rsidR="0001413C" w:rsidRPr="0001413C" w:rsidRDefault="0001413C" w:rsidP="0001413C">
      <w:r w:rsidRPr="0001413C">
        <w:rPr>
          <w:b/>
          <w:bCs/>
        </w:rPr>
        <w:t>10. Question :</w:t>
      </w:r>
      <w:r w:rsidRPr="0001413C">
        <w:t xml:space="preserve"> </w:t>
      </w:r>
    </w:p>
    <w:p w14:paraId="2D7384DB" w14:textId="77777777" w:rsidR="0001413C" w:rsidRPr="0001413C" w:rsidRDefault="0001413C" w:rsidP="0001413C">
      <w:r w:rsidRPr="0001413C">
        <w:t>Tyson is new to a team that works with a number of high-profile clients. His manager, Bailey, doesn’t know if he’s going to be as good as some of the contractors on her team, and she doesn’t want to take a chance. She’s decided she won’t give Tyson any work until a minor project comes up so she can test his capabilities.</w:t>
      </w:r>
    </w:p>
    <w:p w14:paraId="43BC8F70" w14:textId="77777777" w:rsidR="0001413C" w:rsidRPr="0001413C" w:rsidRDefault="0001413C" w:rsidP="0001413C">
      <w:r w:rsidRPr="0001413C">
        <w:t>Does this encourage a diverse and open workplace?</w:t>
      </w:r>
    </w:p>
    <w:p w14:paraId="33D79946" w14:textId="77777777" w:rsidR="0001413C" w:rsidRPr="0001413C" w:rsidRDefault="0001413C" w:rsidP="0001413C">
      <w:r w:rsidRPr="0001413C">
        <w:rPr>
          <w:b/>
          <w:bCs/>
        </w:rPr>
        <w:t xml:space="preserve">1. Answer: Incorrect </w:t>
      </w:r>
    </w:p>
    <w:p w14:paraId="711FE73F" w14:textId="77777777" w:rsidR="0001413C" w:rsidRPr="0001413C" w:rsidRDefault="0001413C" w:rsidP="0001413C">
      <w:r w:rsidRPr="0001413C">
        <w:t>Yes</w:t>
      </w:r>
    </w:p>
    <w:p w14:paraId="6FF74D67" w14:textId="77777777" w:rsidR="0001413C" w:rsidRPr="0001413C" w:rsidRDefault="0001413C" w:rsidP="0001413C">
      <w:r w:rsidRPr="0001413C">
        <w:rPr>
          <w:b/>
          <w:bCs/>
        </w:rPr>
        <w:t xml:space="preserve">2. Answer: Correct </w:t>
      </w:r>
    </w:p>
    <w:p w14:paraId="7D614972" w14:textId="77777777" w:rsidR="0001413C" w:rsidRPr="0001413C" w:rsidRDefault="0001413C" w:rsidP="0001413C">
      <w:r w:rsidRPr="0001413C">
        <w:t>No</w:t>
      </w:r>
    </w:p>
    <w:p w14:paraId="184BA350" w14:textId="77777777" w:rsidR="0001413C" w:rsidRPr="0001413C" w:rsidRDefault="0001413C" w:rsidP="0001413C">
      <w:r w:rsidRPr="0001413C">
        <w:rPr>
          <w:b/>
          <w:bCs/>
        </w:rPr>
        <w:t xml:space="preserve">Number of questions needed to pass ? : </w:t>
      </w:r>
    </w:p>
    <w:p w14:paraId="28C4E225" w14:textId="77777777" w:rsidR="0001413C" w:rsidRPr="0001413C" w:rsidRDefault="0001413C" w:rsidP="0001413C">
      <w:r w:rsidRPr="0001413C">
        <w:t xml:space="preserve">4 </w:t>
      </w:r>
    </w:p>
    <w:p w14:paraId="2424741E" w14:textId="77777777" w:rsidR="0001413C" w:rsidRPr="0001413C" w:rsidRDefault="0001413C" w:rsidP="0001413C">
      <w:r w:rsidRPr="0001413C">
        <w:rPr>
          <w:b/>
          <w:bCs/>
        </w:rPr>
        <w:t>Passed Message</w:t>
      </w:r>
      <w:r w:rsidRPr="0001413C">
        <w:t xml:space="preserve"> </w:t>
      </w:r>
    </w:p>
    <w:p w14:paraId="25877219" w14:textId="77777777" w:rsidR="0001413C" w:rsidRPr="0001413C" w:rsidRDefault="0001413C" w:rsidP="0001413C">
      <w:r w:rsidRPr="0001413C">
        <w:rPr>
          <w:b/>
          <w:bCs/>
        </w:rPr>
        <w:t xml:space="preserve">Message text: </w:t>
      </w:r>
    </w:p>
    <w:p w14:paraId="583102B2" w14:textId="77777777" w:rsidR="0001413C" w:rsidRPr="0001413C" w:rsidRDefault="0001413C" w:rsidP="0001413C">
      <w:r w:rsidRPr="0001413C">
        <w:t>You've passed!</w:t>
      </w:r>
    </w:p>
    <w:p w14:paraId="6B4149CB" w14:textId="77777777" w:rsidR="0001413C" w:rsidRPr="0001413C" w:rsidRDefault="0001413C" w:rsidP="0001413C">
      <w:r w:rsidRPr="0001413C">
        <w:rPr>
          <w:b/>
          <w:bCs/>
        </w:rPr>
        <w:t>Failed Message</w:t>
      </w:r>
      <w:r w:rsidRPr="0001413C">
        <w:t xml:space="preserve"> </w:t>
      </w:r>
    </w:p>
    <w:p w14:paraId="42B8D680" w14:textId="77777777" w:rsidR="0001413C" w:rsidRPr="0001413C" w:rsidRDefault="0001413C" w:rsidP="0001413C">
      <w:r w:rsidRPr="0001413C">
        <w:rPr>
          <w:b/>
          <w:bCs/>
        </w:rPr>
        <w:t xml:space="preserve">Message text: </w:t>
      </w:r>
    </w:p>
    <w:p w14:paraId="4809B9C0" w14:textId="77777777" w:rsidR="0001413C" w:rsidRPr="0001413C" w:rsidRDefault="0001413C" w:rsidP="0001413C">
      <w:r w:rsidRPr="0001413C">
        <w:t>Not there yet!</w:t>
      </w:r>
    </w:p>
    <w:p w14:paraId="3827DF01" w14:textId="77777777" w:rsidR="0001413C" w:rsidRPr="0001413C" w:rsidRDefault="0001413C" w:rsidP="0001413C">
      <w:r w:rsidRPr="0001413C">
        <w:br w:type="page"/>
      </w:r>
    </w:p>
    <w:p w14:paraId="6CA3048C" w14:textId="77777777" w:rsidR="0001413C" w:rsidRPr="0001413C" w:rsidRDefault="0001413C" w:rsidP="0001413C">
      <w:bookmarkStart w:id="439" w:name="Page_2170764799273799794"/>
      <w:bookmarkEnd w:id="439"/>
      <w:r w:rsidRPr="0001413C">
        <w:rPr>
          <w:b/>
          <w:bCs/>
        </w:rPr>
        <w:t>Page Number:</w:t>
      </w:r>
      <w:r w:rsidRPr="0001413C">
        <w:t xml:space="preserve"> 209 </w:t>
      </w:r>
    </w:p>
    <w:p w14:paraId="44F2713C" w14:textId="77777777" w:rsidR="0001413C" w:rsidRPr="0001413C" w:rsidRDefault="0001413C" w:rsidP="0001413C">
      <w:r w:rsidRPr="0001413C">
        <w:rPr>
          <w:b/>
          <w:bCs/>
        </w:rPr>
        <w:t>Lesson 56:</w:t>
      </w:r>
      <w:r w:rsidRPr="0001413C">
        <w:t xml:space="preserve"> Workplace Diversity </w:t>
      </w:r>
    </w:p>
    <w:p w14:paraId="23EEE6BC" w14:textId="77777777" w:rsidR="0001413C" w:rsidRPr="0001413C" w:rsidRDefault="0001413C" w:rsidP="0001413C">
      <w:r w:rsidRPr="0001413C">
        <w:rPr>
          <w:b/>
          <w:bCs/>
        </w:rPr>
        <w:t xml:space="preserve">Click and Reveal Template / LTR / Random </w:t>
      </w:r>
    </w:p>
    <w:p w14:paraId="1F168F45" w14:textId="77777777" w:rsidR="0001413C" w:rsidRPr="0001413C" w:rsidRDefault="0001413C" w:rsidP="0001413C">
      <w:r w:rsidRPr="0001413C">
        <w:rPr>
          <w:b/>
          <w:bCs/>
        </w:rPr>
        <w:t>Content Title:</w:t>
      </w:r>
      <w:r w:rsidRPr="0001413C">
        <w:t xml:space="preserve"> </w:t>
      </w:r>
    </w:p>
    <w:p w14:paraId="3F82FCCB" w14:textId="77777777" w:rsidR="0001413C" w:rsidRPr="0001413C" w:rsidRDefault="0001413C" w:rsidP="0001413C">
      <w:r w:rsidRPr="0001413C">
        <w:t xml:space="preserve">Why Diversity Matters </w:t>
      </w:r>
    </w:p>
    <w:p w14:paraId="1F28D077" w14:textId="77777777" w:rsidR="0001413C" w:rsidRPr="0001413C" w:rsidRDefault="0001413C" w:rsidP="0001413C">
      <w:r w:rsidRPr="0001413C">
        <w:rPr>
          <w:b/>
          <w:bCs/>
        </w:rPr>
        <w:t>Content Description:</w:t>
      </w:r>
    </w:p>
    <w:p w14:paraId="7BD21B1A" w14:textId="77777777" w:rsidR="0001413C" w:rsidRPr="0001413C" w:rsidRDefault="0001413C" w:rsidP="0001413C">
      <w:r w:rsidRPr="0001413C">
        <w:t>In Canada, there are more CEOs called Michael and Mark than there are women CEOs, according to a report by data company Equileap. We might not live or work in Canada, but this lack of gender diversity in leadership is a global problem. But why does gender diversity, or diversity at work even matter?</w:t>
      </w:r>
    </w:p>
    <w:p w14:paraId="4666A54A" w14:textId="5849E043" w:rsidR="0001413C" w:rsidRPr="0001413C" w:rsidRDefault="0001413C" w:rsidP="0001413C">
      <w:r>
        <w:t xml:space="preserve">Select each image to find out, and why diversity won’t work if we don’t have </w:t>
      </w:r>
      <w:del w:id="440" w:author="Bauer, Sarah" w:date="2026-03-13T19:25:00Z" w16du:dateUtc="2026-03-13T19:25:03Z">
        <w:r w:rsidDel="0001413C">
          <w:delText>equitable and inclusive workplace</w:delText>
        </w:r>
      </w:del>
      <w:ins w:id="441" w:author="Bauer, Sarah" w:date="2026-03-13T19:25:00Z" w16du:dateUtc="2026-03-13T19:25:03Z">
        <w:r w:rsidR="014C335F">
          <w:t>inclusive workplace</w:t>
        </w:r>
      </w:ins>
      <w:r>
        <w:t>s.</w:t>
      </w:r>
    </w:p>
    <w:p w14:paraId="6ADFD0A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239"/>
        <w:gridCol w:w="2579"/>
        <w:gridCol w:w="1402"/>
        <w:gridCol w:w="1132"/>
      </w:tblGrid>
      <w:tr w:rsidR="0001413C" w:rsidRPr="0001413C" w14:paraId="28A6D303"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53E55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8930D3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C6E7DB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DA0962" w14:textId="77777777" w:rsidR="0001413C" w:rsidRPr="0001413C" w:rsidRDefault="0001413C" w:rsidP="0001413C">
            <w:pPr>
              <w:rPr>
                <w:b/>
                <w:bCs/>
              </w:rPr>
            </w:pPr>
            <w:r w:rsidRPr="0001413C">
              <w:rPr>
                <w:b/>
                <w:bCs/>
              </w:rPr>
              <w:t>Alternate Text</w:t>
            </w:r>
          </w:p>
        </w:tc>
      </w:tr>
      <w:tr w:rsidR="0001413C" w:rsidRPr="0001413C" w14:paraId="4C7FCAB4"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F9EED6" w14:textId="77777777" w:rsidR="0001413C" w:rsidRPr="0001413C" w:rsidRDefault="0001413C" w:rsidP="0001413C">
            <w:r w:rsidRPr="0001413C">
              <w:t xml:space="preserve">Diverse People, Diverse Ideas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4C4BED" w14:textId="77777777" w:rsidR="0001413C" w:rsidRPr="0001413C" w:rsidRDefault="0001413C" w:rsidP="0001413C">
            <w:r w:rsidRPr="0001413C">
              <w:t>Our life experiences shape our views and perspectives of the world, but our perspective, while valuable, is just one perspective.</w:t>
            </w:r>
          </w:p>
          <w:p w14:paraId="2F09A82D" w14:textId="77777777" w:rsidR="0001413C" w:rsidRPr="0001413C" w:rsidRDefault="0001413C" w:rsidP="0001413C">
            <w:r w:rsidRPr="0001413C">
              <w:t>As businesses operate in a diverse, global market, it’s important that our teams and leaders are as diverse as the communities we live in and the customers we serve. Having diverse teams means we have diverse perspectives. That brings unique ideas and better problem-solving because we can anticipate the needs of many more different people. This helps us to create more innovative products and solutions that work for everyone, not just the people who are like us.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85A17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9000E9" w14:textId="77777777" w:rsidR="0001413C" w:rsidRPr="0001413C" w:rsidRDefault="0001413C" w:rsidP="0001413C"/>
        </w:tc>
      </w:tr>
      <w:tr w:rsidR="0001413C" w:rsidRPr="0001413C" w14:paraId="05627CFC"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902FFC" w14:textId="77777777" w:rsidR="0001413C" w:rsidRPr="0001413C" w:rsidRDefault="0001413C" w:rsidP="0001413C">
            <w:r w:rsidRPr="0001413C">
              <w:t xml:space="preserve">Diversity Is Concentrated at the Bottom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8DB328" w14:textId="298BD61B" w:rsidR="0001413C" w:rsidRPr="0001413C" w:rsidRDefault="3F9D7FD8" w:rsidP="0001413C">
            <w:ins w:id="442" w:author="Bauer, Sarah" w:date="2026-03-13T19:03:00Z" w16du:dateUtc="2026-03-13T19:03:23Z">
              <w:r>
                <w:t xml:space="preserve">Inclusion and </w:t>
              </w:r>
            </w:ins>
            <w:del w:id="443" w:author="Bauer, Sarah" w:date="2026-03-13T19:03:00Z" w16du:dateUtc="2026-03-13T19:03:24Z">
              <w:r w:rsidR="0001413C" w:rsidDel="0001413C">
                <w:delText>D</w:delText>
              </w:r>
            </w:del>
            <w:ins w:id="444" w:author="Bauer, Sarah" w:date="2026-03-13T19:03:00Z" w16du:dateUtc="2026-03-13T19:03:25Z">
              <w:r w:rsidR="4C0BC069">
                <w:t>d</w:t>
              </w:r>
            </w:ins>
            <w:r w:rsidR="0001413C">
              <w:t>iversity is good for business because it improves innovation, and ultimately the bottom line. Having a diverse workforce essentially means that you have a set of people with unique backgrounds and experiences. But, if you look at the employee structure of a lot of companies, you might notice a trend. There is probably a lot of diversity in the frontline staff, but the higher up you look on the organization chart, the less diversity you see.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1EF2D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576FA3" w14:textId="77777777" w:rsidR="0001413C" w:rsidRPr="0001413C" w:rsidRDefault="0001413C" w:rsidP="0001413C"/>
        </w:tc>
      </w:tr>
      <w:tr w:rsidR="0001413C" w:rsidRPr="0001413C" w14:paraId="757237AE"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618EF0" w14:textId="77777777" w:rsidR="0001413C" w:rsidRPr="0001413C" w:rsidRDefault="0001413C" w:rsidP="0001413C">
            <w:r w:rsidRPr="0001413C">
              <w:t xml:space="preserve">Our History Creates Barriers to Diversity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B55A49" w14:textId="77777777" w:rsidR="0001413C" w:rsidRPr="0001413C" w:rsidRDefault="0001413C" w:rsidP="0001413C">
            <w:r w:rsidRPr="0001413C">
              <w:t>So, why do we typically see less diversity in executive positions? Securing such a role requires a quality education and opportunities that not everyone has access to.</w:t>
            </w:r>
          </w:p>
          <w:p w14:paraId="1B559F34" w14:textId="77777777" w:rsidR="0001413C" w:rsidRPr="0001413C" w:rsidRDefault="0001413C" w:rsidP="0001413C">
            <w:r w:rsidRPr="0001413C">
              <w:t>In America, Black and immigrant communities are less likely to have the same opportunities in life as White people because of their history of racial segregation. It’s a cycle that is hard to break, and because of these systemic barriers, typically there is a less diverse pool of people to fill executive roles.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C94AF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4D7444" w14:textId="77777777" w:rsidR="0001413C" w:rsidRPr="0001413C" w:rsidRDefault="0001413C" w:rsidP="0001413C"/>
        </w:tc>
      </w:tr>
      <w:tr w:rsidR="0001413C" w:rsidRPr="0001413C" w14:paraId="03E516AB"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CF0C64" w14:textId="77777777" w:rsidR="0001413C" w:rsidRPr="0001413C" w:rsidRDefault="0001413C" w:rsidP="0001413C">
            <w:r w:rsidRPr="0001413C">
              <w:t xml:space="preserve">Stereotypes Create Barriers Too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1B2DAC" w14:textId="77777777" w:rsidR="0001413C" w:rsidRPr="0001413C" w:rsidRDefault="0001413C" w:rsidP="0001413C">
            <w:r w:rsidRPr="0001413C">
              <w:t>Another reason that there isn’t a lot of diversity in leadership is because of bias. As humans, we make a lot of assumptions about people who are different from us, and when we have little exposure to different groups, these beliefs become embedded in our brains, often unconsciously.</w:t>
            </w:r>
          </w:p>
          <w:p w14:paraId="48B3F50D" w14:textId="77777777" w:rsidR="0001413C" w:rsidRPr="0001413C" w:rsidRDefault="0001413C" w:rsidP="0001413C">
            <w:r w:rsidRPr="0001413C">
              <w:t>A lot of these beliefs are based on stereotypes we were taught at a young age or learned on TV. These stereotypes can cause us to form opinions about people before we even get to know them, and this shapes the decisions we make, like who to hire or promote.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CCDE3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750246" w14:textId="77777777" w:rsidR="0001413C" w:rsidRPr="0001413C" w:rsidRDefault="0001413C" w:rsidP="0001413C"/>
        </w:tc>
      </w:tr>
      <w:tr w:rsidR="0001413C" w:rsidRPr="0001413C" w14:paraId="27F78588"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A34C6E" w14:textId="77777777" w:rsidR="0001413C" w:rsidRPr="0001413C" w:rsidRDefault="0001413C" w:rsidP="0001413C">
            <w:del w:id="445" w:author="Bauer, Sarah" w:date="2026-03-13T19:17:00Z" w16du:dateUtc="2026-03-13T19:17:47Z">
              <w:r w:rsidDel="0001413C">
                <w:delText xml:space="preserve">Diversity Relies on Equity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B7D52D" w14:textId="77777777" w:rsidR="0001413C" w:rsidRPr="0001413C" w:rsidRDefault="0001413C" w:rsidP="0001413C">
            <w:pPr>
              <w:rPr>
                <w:del w:id="446" w:author="Bauer, Sarah" w:date="2026-03-13T19:17:00Z" w16du:dateUtc="2026-03-13T19:17:47Z"/>
              </w:rPr>
            </w:pPr>
            <w:del w:id="447" w:author="Bauer, Sarah" w:date="2026-03-13T19:17:00Z" w16du:dateUtc="2026-03-13T19:17:47Z">
              <w:r w:rsidDel="0001413C">
                <w:delText>Equity and equality are two distinct concepts that people often think mean the same thing.</w:delText>
              </w:r>
            </w:del>
          </w:p>
          <w:p w14:paraId="447A088C" w14:textId="77777777" w:rsidR="0001413C" w:rsidRPr="0001413C" w:rsidRDefault="0001413C" w:rsidP="0001413C">
            <w:pPr>
              <w:rPr>
                <w:del w:id="448" w:author="Bauer, Sarah" w:date="2026-03-13T19:17:00Z" w16du:dateUtc="2026-03-13T19:17:47Z"/>
              </w:rPr>
            </w:pPr>
            <w:del w:id="449" w:author="Bauer, Sarah" w:date="2026-03-13T19:17:00Z" w16du:dateUtc="2026-03-13T19:17:47Z">
              <w:r w:rsidDel="0001413C">
                <w:delText>Equality means giving the same resources to everyone regardless of what they already have or don’t have. While this might seem fair on the surface, it doesn’t address the fact that not everyone has the same access to opportunity. You might allow anyone to apply for a promotion, but if you only award that promotion to someone with a college degree, you are indirectly excluding a lot of marginalized people.</w:delText>
              </w:r>
            </w:del>
          </w:p>
          <w:p w14:paraId="18A6BD9A" w14:textId="77777777" w:rsidR="0001413C" w:rsidRPr="0001413C" w:rsidRDefault="0001413C" w:rsidP="0001413C">
            <w:del w:id="450" w:author="Bauer, Sarah" w:date="2026-03-13T19:17:00Z" w16du:dateUtc="2026-03-13T19:17:47Z">
              <w:r w:rsidDel="0001413C">
                <w:delText>Equity aims to level the playing field by giving resources or support to those who need them to be successful. For example, to help marginalized colleagues get the expertise they need to excel, we might implement a workforce education program targeting members of marginalized groups.</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C46F2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E8D31B" w14:textId="77777777" w:rsidR="0001413C" w:rsidRPr="0001413C" w:rsidRDefault="0001413C" w:rsidP="0001413C"/>
        </w:tc>
      </w:tr>
      <w:tr w:rsidR="0001413C" w:rsidRPr="0001413C" w14:paraId="13D4C555"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CA7A43" w14:textId="77777777" w:rsidR="0001413C" w:rsidRPr="0001413C" w:rsidRDefault="0001413C" w:rsidP="0001413C">
            <w:r w:rsidRPr="0001413C">
              <w:t xml:space="preserve">Diversity Only Works with Inclusion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C13D99" w14:textId="77777777" w:rsidR="0001413C" w:rsidRPr="0001413C" w:rsidRDefault="0001413C" w:rsidP="0001413C">
            <w:r w:rsidRPr="0001413C">
              <w:t>Having a diverse workforce doesn’t guarantee that teams are going to be more innovative and creative. That’s where inclusion comes in.</w:t>
            </w:r>
          </w:p>
          <w:p w14:paraId="7F64E793" w14:textId="77777777" w:rsidR="0001413C" w:rsidRPr="0001413C" w:rsidRDefault="0001413C" w:rsidP="0001413C">
            <w:r w:rsidRPr="0001413C">
              <w:t>Without even realizing it, we might treat people differently based on their differences. We might exclude them or not give them a chance to speak or reject their ideas. When people are treated this way, they don’t feel like they belong at work, so they will stop contributing. To perform at our best, we need to feel our best – and that means feeling valued, accepted, and included, which is why fostering inclusive work environments is crucial if we want to reap the benefits of a diverse workplace.</w:t>
            </w:r>
          </w:p>
          <w:p w14:paraId="5D15002A"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B43E9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D155C8" w14:textId="77777777" w:rsidR="0001413C" w:rsidRPr="0001413C" w:rsidRDefault="0001413C" w:rsidP="0001413C"/>
        </w:tc>
      </w:tr>
    </w:tbl>
    <w:p w14:paraId="64A30207"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FB5646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91B09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C2F855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61B2C34"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B7B994F" w14:textId="77777777" w:rsidR="0001413C" w:rsidRPr="0001413C" w:rsidRDefault="0001413C" w:rsidP="0001413C">
            <w:pPr>
              <w:rPr>
                <w:b/>
                <w:bCs/>
              </w:rPr>
            </w:pPr>
            <w:r w:rsidRPr="0001413C">
              <w:rPr>
                <w:b/>
                <w:bCs/>
              </w:rPr>
              <w:t>Alternate Text</w:t>
            </w:r>
          </w:p>
        </w:tc>
      </w:tr>
      <w:tr w:rsidR="0001413C" w:rsidRPr="0001413C" w14:paraId="7CCC065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D9DB9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CA530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E0E4E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B94655" w14:textId="77777777" w:rsidR="0001413C" w:rsidRPr="0001413C" w:rsidRDefault="0001413C" w:rsidP="0001413C"/>
        </w:tc>
      </w:tr>
    </w:tbl>
    <w:p w14:paraId="3A1D15AC" w14:textId="77777777" w:rsidR="0001413C" w:rsidRPr="0001413C" w:rsidRDefault="0001413C" w:rsidP="0001413C">
      <w:r w:rsidRPr="0001413C">
        <w:rPr>
          <w:b/>
          <w:bCs/>
        </w:rPr>
        <w:t>Audio Transcript Text:</w:t>
      </w:r>
      <w:r w:rsidRPr="0001413C">
        <w:t xml:space="preserve"> </w:t>
      </w:r>
    </w:p>
    <w:p w14:paraId="08D532F1" w14:textId="77777777" w:rsidR="0001413C" w:rsidRPr="0001413C" w:rsidRDefault="0001413C" w:rsidP="0001413C">
      <w:r w:rsidRPr="0001413C">
        <w:t>Let’s examine some key concepts in this area.</w:t>
      </w:r>
    </w:p>
    <w:p w14:paraId="760FF7A7" w14:textId="77777777" w:rsidR="0001413C" w:rsidRPr="0001413C" w:rsidRDefault="0001413C" w:rsidP="0001413C">
      <w:r w:rsidRPr="0001413C">
        <w:br w:type="page"/>
      </w:r>
    </w:p>
    <w:p w14:paraId="5D9CB308" w14:textId="77777777" w:rsidR="0001413C" w:rsidRPr="0001413C" w:rsidRDefault="0001413C" w:rsidP="0001413C">
      <w:bookmarkStart w:id="451" w:name="Page_3432867629073002101"/>
      <w:bookmarkEnd w:id="451"/>
      <w:r w:rsidRPr="0001413C">
        <w:rPr>
          <w:b/>
          <w:bCs/>
        </w:rPr>
        <w:t>Page Number:</w:t>
      </w:r>
      <w:r w:rsidRPr="0001413C">
        <w:t xml:space="preserve"> 210 </w:t>
      </w:r>
    </w:p>
    <w:p w14:paraId="5F8D335D" w14:textId="77777777" w:rsidR="0001413C" w:rsidRPr="0001413C" w:rsidRDefault="0001413C" w:rsidP="0001413C">
      <w:r w:rsidRPr="0001413C">
        <w:rPr>
          <w:b/>
          <w:bCs/>
        </w:rPr>
        <w:t>Lesson 56:</w:t>
      </w:r>
      <w:r w:rsidRPr="0001413C">
        <w:t xml:space="preserve"> Workplace Diversity </w:t>
      </w:r>
    </w:p>
    <w:p w14:paraId="46F8617C" w14:textId="77777777" w:rsidR="0001413C" w:rsidRPr="0001413C" w:rsidRDefault="0001413C" w:rsidP="0001413C">
      <w:r w:rsidRPr="0001413C">
        <w:rPr>
          <w:b/>
          <w:bCs/>
        </w:rPr>
        <w:t xml:space="preserve">Question and Answer Template / Text / LTR </w:t>
      </w:r>
    </w:p>
    <w:p w14:paraId="41C09EB3" w14:textId="77777777" w:rsidR="0001413C" w:rsidRPr="0001413C" w:rsidRDefault="0001413C" w:rsidP="0001413C">
      <w:r w:rsidRPr="0001413C">
        <w:rPr>
          <w:b/>
          <w:bCs/>
        </w:rPr>
        <w:t>Content Title:</w:t>
      </w:r>
      <w:r w:rsidRPr="0001413C">
        <w:t xml:space="preserve"> </w:t>
      </w:r>
    </w:p>
    <w:p w14:paraId="15950BE7" w14:textId="77777777" w:rsidR="0001413C" w:rsidRPr="0001413C" w:rsidRDefault="0001413C" w:rsidP="0001413C">
      <w:r w:rsidRPr="0001413C">
        <w:t xml:space="preserve">Inclusive Workplace Practices </w:t>
      </w:r>
    </w:p>
    <w:p w14:paraId="11F64C5A" w14:textId="77777777" w:rsidR="0001413C" w:rsidRPr="0001413C" w:rsidRDefault="0001413C" w:rsidP="0001413C">
      <w:r w:rsidRPr="0001413C">
        <w:rPr>
          <w:b/>
          <w:bCs/>
        </w:rPr>
        <w:t>Content Description:</w:t>
      </w:r>
    </w:p>
    <w:p w14:paraId="30DBCB59" w14:textId="77777777" w:rsidR="0001413C" w:rsidRPr="0001413C" w:rsidRDefault="0001413C" w:rsidP="0001413C">
      <w:r w:rsidRPr="0001413C">
        <w:t>Toshiro is a manager, and he’s reviewing certain policies, processes, and procedures for anything that might be creating barriers to opportunities for his current team, and even his future team. Toshiro wants to implement Inclusive workplace practices.</w:t>
      </w:r>
    </w:p>
    <w:p w14:paraId="7B14E713" w14:textId="77777777" w:rsidR="0001413C" w:rsidRPr="0001413C" w:rsidRDefault="0001413C" w:rsidP="0001413C">
      <w:r w:rsidRPr="0001413C">
        <w:rPr>
          <w:b/>
          <w:bCs/>
        </w:rPr>
        <w:t>Question:</w:t>
      </w:r>
      <w:r w:rsidRPr="0001413C">
        <w:t xml:space="preserve"> </w:t>
      </w:r>
    </w:p>
    <w:p w14:paraId="6BF1CA9F" w14:textId="77777777" w:rsidR="0001413C" w:rsidRPr="0001413C" w:rsidRDefault="0001413C" w:rsidP="0001413C">
      <w:r w:rsidRPr="0001413C">
        <w:t>What three things could he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4DB1D6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F72661"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5883160" w14:textId="77777777" w:rsidR="0001413C" w:rsidRPr="0001413C" w:rsidRDefault="0001413C" w:rsidP="0001413C">
            <w:pPr>
              <w:rPr>
                <w:b/>
                <w:bCs/>
              </w:rPr>
            </w:pPr>
            <w:r w:rsidRPr="0001413C">
              <w:rPr>
                <w:b/>
                <w:bCs/>
              </w:rPr>
              <w:t>Answer</w:t>
            </w:r>
          </w:p>
        </w:tc>
      </w:tr>
      <w:tr w:rsidR="0001413C" w:rsidRPr="0001413C" w14:paraId="7746C98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04812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DB11CE" w14:textId="77777777" w:rsidR="0001413C" w:rsidRPr="0001413C" w:rsidRDefault="0001413C" w:rsidP="0001413C">
            <w:r w:rsidRPr="0001413C">
              <w:t>Ensure the workplace is accessible for everyone, such as providing wheelchair access.</w:t>
            </w:r>
          </w:p>
        </w:tc>
      </w:tr>
      <w:tr w:rsidR="0001413C" w:rsidRPr="0001413C" w14:paraId="1F85D38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AD202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B713F8" w14:textId="77777777" w:rsidR="0001413C" w:rsidRPr="0001413C" w:rsidRDefault="0001413C" w:rsidP="0001413C">
            <w:r w:rsidRPr="0001413C">
              <w:t>Make sure spousal health insurance is available to different types of “non-traditional” families.</w:t>
            </w:r>
          </w:p>
        </w:tc>
      </w:tr>
      <w:tr w:rsidR="0001413C" w:rsidRPr="0001413C" w14:paraId="6550CB1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11CCD8"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EC67A5" w14:textId="77777777" w:rsidR="0001413C" w:rsidRPr="0001413C" w:rsidRDefault="0001413C" w:rsidP="0001413C">
            <w:r w:rsidRPr="0001413C">
              <w:t>Provide mothers with several weeks more paid maternity leave than fathers as they need more time to recover.</w:t>
            </w:r>
          </w:p>
        </w:tc>
      </w:tr>
      <w:tr w:rsidR="0001413C" w:rsidRPr="0001413C" w14:paraId="1668C1E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78BA990"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F4EE59" w14:textId="77777777" w:rsidR="0001413C" w:rsidRPr="0001413C" w:rsidRDefault="0001413C" w:rsidP="0001413C">
            <w:r w:rsidRPr="0001413C">
              <w:t xml:space="preserve">Provide financial instead of event-based incentives that could involve alcohol or formal dress codes that could exclude some employees. </w:t>
            </w:r>
          </w:p>
        </w:tc>
      </w:tr>
    </w:tbl>
    <w:p w14:paraId="4BE347E1"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9496CD6" w14:textId="77777777" w:rsidR="0001413C" w:rsidRPr="0001413C" w:rsidRDefault="0001413C" w:rsidP="0001413C">
      <w:r w:rsidRPr="0001413C">
        <w:br w:type="page"/>
      </w:r>
    </w:p>
    <w:p w14:paraId="40E12F60" w14:textId="77777777" w:rsidR="0001413C" w:rsidRPr="0001413C" w:rsidRDefault="0001413C" w:rsidP="0001413C">
      <w:bookmarkStart w:id="452" w:name="Page_7018889419463308481"/>
      <w:bookmarkEnd w:id="452"/>
      <w:r w:rsidRPr="0001413C">
        <w:rPr>
          <w:b/>
          <w:bCs/>
        </w:rPr>
        <w:t>Page Number:</w:t>
      </w:r>
      <w:r w:rsidRPr="0001413C">
        <w:t xml:space="preserve"> 211 </w:t>
      </w:r>
    </w:p>
    <w:p w14:paraId="19E3435A" w14:textId="77777777" w:rsidR="0001413C" w:rsidRPr="0001413C" w:rsidRDefault="0001413C" w:rsidP="0001413C">
      <w:r w:rsidRPr="0001413C">
        <w:rPr>
          <w:b/>
          <w:bCs/>
        </w:rPr>
        <w:t>Lesson 56:</w:t>
      </w:r>
      <w:r w:rsidRPr="0001413C">
        <w:t xml:space="preserve"> Workplace Diversity </w:t>
      </w:r>
    </w:p>
    <w:p w14:paraId="3E9BA67E" w14:textId="77777777" w:rsidR="0001413C" w:rsidRPr="0001413C" w:rsidRDefault="0001413C" w:rsidP="0001413C">
      <w:r w:rsidRPr="0001413C">
        <w:rPr>
          <w:b/>
          <w:bCs/>
        </w:rPr>
        <w:t xml:space="preserve">Text and Image Template / Text Only </w:t>
      </w:r>
    </w:p>
    <w:p w14:paraId="744EFE98" w14:textId="77777777" w:rsidR="0001413C" w:rsidRPr="0001413C" w:rsidRDefault="0001413C" w:rsidP="0001413C">
      <w:r w:rsidRPr="0001413C">
        <w:rPr>
          <w:b/>
          <w:bCs/>
        </w:rPr>
        <w:t>Content Title:</w:t>
      </w:r>
      <w:r w:rsidRPr="0001413C">
        <w:t xml:space="preserve"> </w:t>
      </w:r>
    </w:p>
    <w:p w14:paraId="158A10B9" w14:textId="77777777" w:rsidR="0001413C" w:rsidRPr="0001413C" w:rsidRDefault="0001413C" w:rsidP="0001413C">
      <w:r w:rsidRPr="0001413C">
        <w:t xml:space="preserve">Remember… </w:t>
      </w:r>
    </w:p>
    <w:p w14:paraId="6CB0344A" w14:textId="77777777" w:rsidR="0001413C" w:rsidRPr="0001413C" w:rsidRDefault="0001413C" w:rsidP="0001413C">
      <w:r w:rsidRPr="0001413C">
        <w:br/>
      </w:r>
      <w:r w:rsidRPr="0001413C">
        <w:rPr>
          <w:b/>
          <w:bCs/>
        </w:rPr>
        <w:t>Column 1 Text:</w:t>
      </w:r>
      <w:r w:rsidRPr="0001413C">
        <w:t xml:space="preserve"> </w:t>
      </w:r>
    </w:p>
    <w:p w14:paraId="3ED2E5BB" w14:textId="295BDE51" w:rsidR="0001413C" w:rsidRPr="0001413C" w:rsidRDefault="0001413C" w:rsidP="1EEBFF08">
      <w:r>
        <w:t xml:space="preserve">If we want to attract diverse candidates, we need to </w:t>
      </w:r>
      <w:del w:id="453" w:author="Bauer, Sarah" w:date="2026-03-13T19:20:00Z" w16du:dateUtc="2026-03-13T19:20:48Z">
        <w:r w:rsidDel="0001413C">
          <w:delText>position ourselves as an equitable employer. This means</w:delText>
        </w:r>
      </w:del>
      <w:r>
        <w:t xml:space="preserve"> ensur</w:t>
      </w:r>
      <w:del w:id="454" w:author="Bauer, Sarah" w:date="2026-03-13T19:20:00Z" w16du:dateUtc="2026-03-13T19:20:53Z">
        <w:r w:rsidDel="0001413C">
          <w:delText>ing</w:delText>
        </w:r>
      </w:del>
      <w:ins w:id="455" w:author="Bauer, Sarah" w:date="2026-03-13T19:20:00Z" w16du:dateUtc="2026-03-13T19:20:53Z">
        <w:r w:rsidR="222FEF7B">
          <w:t>e that</w:t>
        </w:r>
      </w:ins>
      <w:r>
        <w:t xml:space="preserve"> the workplace is accessible for everyone, as well as benefits and incentives, which should take into account things like</w:t>
      </w:r>
      <w:del w:id="456" w:author="Bauer, Sarah" w:date="2026-03-13T19:05:00Z" w16du:dateUtc="2026-03-13T19:05:20Z">
        <w:r w:rsidDel="0001413C">
          <w:delText xml:space="preserve"> </w:delText>
        </w:r>
      </w:del>
      <w:ins w:id="457" w:author="Bauer, Sarah" w:date="2026-03-13T19:05:00Z" w16du:dateUtc="2026-03-13T19:05:16Z">
        <w:r w:rsidR="17428804" w:rsidRPr="1EEBFF08">
          <w:rPr>
            <w:rFonts w:ascii="Segoe UI" w:eastAsia="Segoe UI" w:hAnsi="Segoe UI" w:cs="Segoe UI"/>
            <w:color w:val="242424"/>
            <w:sz w:val="21"/>
            <w:szCs w:val="21"/>
          </w:rPr>
          <w:t xml:space="preserve"> a person with low vision needing accommodations to complete there work utilizing a screen reader, or</w:t>
        </w:r>
        <w:r w:rsidR="17428804">
          <w:t xml:space="preserve"> </w:t>
        </w:r>
      </w:ins>
      <w:r>
        <w:t>different configurations of families, employees who don’t drink for religious reasons, and fathers who want to spend time with new family members. And, if all new parents are entitled to the same amount of paid leave, women are less likely to be discriminated against due to pregnancy.</w:t>
      </w:r>
    </w:p>
    <w:p w14:paraId="3BC411AC" w14:textId="77777777" w:rsidR="0001413C" w:rsidRPr="0001413C" w:rsidRDefault="0001413C" w:rsidP="0001413C">
      <w:r w:rsidRPr="0001413C">
        <w:rPr>
          <w:b/>
          <w:bCs/>
        </w:rPr>
        <w:t>Audio Transcript Text:</w:t>
      </w:r>
      <w:r w:rsidRPr="0001413C">
        <w:t xml:space="preserve"> </w:t>
      </w:r>
    </w:p>
    <w:p w14:paraId="6BE6CC0C" w14:textId="77777777" w:rsidR="0001413C" w:rsidRPr="0001413C" w:rsidRDefault="0001413C" w:rsidP="0001413C">
      <w:r w:rsidRPr="0001413C">
        <w:t>Here are some things you always need to consider.</w:t>
      </w:r>
    </w:p>
    <w:p w14:paraId="102EDD07" w14:textId="77777777" w:rsidR="0001413C" w:rsidRPr="0001413C" w:rsidRDefault="0001413C" w:rsidP="0001413C">
      <w:r w:rsidRPr="0001413C">
        <w:br w:type="page"/>
      </w:r>
    </w:p>
    <w:p w14:paraId="70E201F9" w14:textId="77777777" w:rsidR="0001413C" w:rsidRPr="0001413C" w:rsidRDefault="0001413C" w:rsidP="0001413C">
      <w:bookmarkStart w:id="458" w:name="Page_1575738945341757744"/>
      <w:bookmarkEnd w:id="458"/>
      <w:r w:rsidRPr="0001413C">
        <w:rPr>
          <w:b/>
          <w:bCs/>
        </w:rPr>
        <w:t>Page Number:</w:t>
      </w:r>
      <w:r w:rsidRPr="0001413C">
        <w:t xml:space="preserve"> 212 </w:t>
      </w:r>
    </w:p>
    <w:p w14:paraId="2972A2A6" w14:textId="77777777" w:rsidR="0001413C" w:rsidRPr="0001413C" w:rsidRDefault="0001413C" w:rsidP="0001413C">
      <w:r w:rsidRPr="0001413C">
        <w:rPr>
          <w:b/>
          <w:bCs/>
        </w:rPr>
        <w:t>Lesson 56:</w:t>
      </w:r>
      <w:r w:rsidRPr="0001413C">
        <w:t xml:space="preserve"> Workplace Diversity </w:t>
      </w:r>
    </w:p>
    <w:p w14:paraId="2DD67114" w14:textId="77777777" w:rsidR="0001413C" w:rsidRPr="0001413C" w:rsidRDefault="0001413C" w:rsidP="0001413C">
      <w:r w:rsidRPr="0001413C">
        <w:rPr>
          <w:b/>
          <w:bCs/>
        </w:rPr>
        <w:t xml:space="preserve">Question and Answer Template / Text / LTR </w:t>
      </w:r>
    </w:p>
    <w:p w14:paraId="16BCDDA4" w14:textId="77777777" w:rsidR="0001413C" w:rsidRPr="0001413C" w:rsidRDefault="0001413C" w:rsidP="0001413C">
      <w:r w:rsidRPr="0001413C">
        <w:rPr>
          <w:b/>
          <w:bCs/>
        </w:rPr>
        <w:t>Content Title:</w:t>
      </w:r>
      <w:r w:rsidRPr="0001413C">
        <w:t xml:space="preserve"> </w:t>
      </w:r>
    </w:p>
    <w:p w14:paraId="668F9A18" w14:textId="77777777" w:rsidR="0001413C" w:rsidRPr="0001413C" w:rsidRDefault="0001413C" w:rsidP="0001413C">
      <w:r w:rsidRPr="0001413C">
        <w:t xml:space="preserve">Workplace Policies </w:t>
      </w:r>
    </w:p>
    <w:p w14:paraId="2E17696E" w14:textId="77777777" w:rsidR="0001413C" w:rsidRPr="0001413C" w:rsidRDefault="0001413C" w:rsidP="0001413C">
      <w:r w:rsidRPr="0001413C">
        <w:rPr>
          <w:b/>
          <w:bCs/>
        </w:rPr>
        <w:t>Content Description:</w:t>
      </w:r>
    </w:p>
    <w:p w14:paraId="53346B37" w14:textId="77777777" w:rsidR="0001413C" w:rsidRPr="0001413C" w:rsidRDefault="0001413C" w:rsidP="0001413C">
      <w:r w:rsidRPr="0001413C">
        <w:t>Felicia manages a department in a company that provides eight weeks of paid parental leave for all new parents, not just the birth parent. This policy was brought in about a year ago, but she’s noticed that several men in that time have become new parents and have taken little to no leave. Felicia thinks some colleagues, particularly men, don’t feel comfortable taking parental leave in case it’s perceived as a lack of commitment and negatively impacts future opportunities.</w:t>
      </w:r>
    </w:p>
    <w:p w14:paraId="1D01F70C" w14:textId="77777777" w:rsidR="0001413C" w:rsidRPr="0001413C" w:rsidRDefault="0001413C" w:rsidP="0001413C">
      <w:r w:rsidRPr="0001413C">
        <w:rPr>
          <w:b/>
          <w:bCs/>
        </w:rPr>
        <w:t>Question:</w:t>
      </w:r>
      <w:r w:rsidRPr="0001413C">
        <w:t xml:space="preserve"> </w:t>
      </w:r>
    </w:p>
    <w:p w14:paraId="6F6F4792" w14:textId="77777777" w:rsidR="0001413C" w:rsidRPr="0001413C" w:rsidRDefault="0001413C" w:rsidP="0001413C">
      <w:r w:rsidRPr="0001413C">
        <w:t xml:space="preserve">What three things could the company do to address this?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05FD44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199F6E"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1060E4F" w14:textId="77777777" w:rsidR="0001413C" w:rsidRPr="0001413C" w:rsidRDefault="0001413C" w:rsidP="0001413C">
            <w:pPr>
              <w:rPr>
                <w:b/>
                <w:bCs/>
              </w:rPr>
            </w:pPr>
            <w:r w:rsidRPr="0001413C">
              <w:rPr>
                <w:b/>
                <w:bCs/>
              </w:rPr>
              <w:t>Answer</w:t>
            </w:r>
          </w:p>
        </w:tc>
      </w:tr>
      <w:tr w:rsidR="0001413C" w:rsidRPr="0001413C" w14:paraId="4273416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5E762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E70338" w14:textId="77777777" w:rsidR="0001413C" w:rsidRPr="0001413C" w:rsidRDefault="0001413C" w:rsidP="0001413C">
            <w:r w:rsidRPr="0001413C">
              <w:t xml:space="preserve">The organization should ensure that all employees are aware and regularly reminded of the benefits available to them, and they should be actively encouraged to take advantage of these benefits. </w:t>
            </w:r>
          </w:p>
        </w:tc>
      </w:tr>
      <w:tr w:rsidR="0001413C" w:rsidRPr="0001413C" w14:paraId="4004E7F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A0DFE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B9EEA4" w14:textId="77777777" w:rsidR="0001413C" w:rsidRPr="0001413C" w:rsidRDefault="0001413C" w:rsidP="0001413C">
            <w:r w:rsidRPr="0001413C">
              <w:t xml:space="preserve">Employees won’t feel comfortable taking leave if managers aren’t doing the same, so it’s important for all managers, including men, to lead by example and take the full amount of parental leave. </w:t>
            </w:r>
          </w:p>
        </w:tc>
      </w:tr>
      <w:tr w:rsidR="0001413C" w:rsidRPr="0001413C" w14:paraId="2651611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44A9A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2D5637" w14:textId="77777777" w:rsidR="0001413C" w:rsidRPr="0001413C" w:rsidRDefault="0001413C" w:rsidP="0001413C">
            <w:r w:rsidRPr="0001413C">
              <w:t xml:space="preserve">The organization should stress the importance of having both new parents at home, and explain that research shows that parents who take leave come back to work more engaged and productive. </w:t>
            </w:r>
          </w:p>
        </w:tc>
      </w:tr>
      <w:tr w:rsidR="0001413C" w:rsidRPr="0001413C" w14:paraId="239CF71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055791"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FD045B" w14:textId="77777777" w:rsidR="0001413C" w:rsidRPr="0001413C" w:rsidRDefault="0001413C" w:rsidP="0001413C">
            <w:r w:rsidRPr="0001413C">
              <w:t xml:space="preserve">Employers should give employees the option to work from home when they have a new child. That means they can spend time with their families but not impact their career opportunities. </w:t>
            </w:r>
          </w:p>
        </w:tc>
      </w:tr>
    </w:tbl>
    <w:p w14:paraId="57C10E7E"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2455D463" w14:textId="77777777" w:rsidR="0001413C" w:rsidRPr="0001413C" w:rsidRDefault="0001413C" w:rsidP="0001413C">
      <w:r w:rsidRPr="0001413C">
        <w:br w:type="page"/>
      </w:r>
    </w:p>
    <w:p w14:paraId="0BC1A0ED" w14:textId="77777777" w:rsidR="0001413C" w:rsidRPr="0001413C" w:rsidRDefault="0001413C" w:rsidP="0001413C">
      <w:bookmarkStart w:id="459" w:name="Page_2910142042532017007"/>
      <w:bookmarkEnd w:id="459"/>
      <w:r w:rsidRPr="0001413C">
        <w:rPr>
          <w:b/>
          <w:bCs/>
        </w:rPr>
        <w:t>Page Number:</w:t>
      </w:r>
      <w:r w:rsidRPr="0001413C">
        <w:t xml:space="preserve"> 213 </w:t>
      </w:r>
    </w:p>
    <w:p w14:paraId="1E47581A" w14:textId="77777777" w:rsidR="0001413C" w:rsidRPr="0001413C" w:rsidRDefault="0001413C" w:rsidP="0001413C">
      <w:r w:rsidRPr="0001413C">
        <w:rPr>
          <w:b/>
          <w:bCs/>
        </w:rPr>
        <w:t>Lesson 56:</w:t>
      </w:r>
      <w:r w:rsidRPr="0001413C">
        <w:t xml:space="preserve"> Workplace Diversity </w:t>
      </w:r>
    </w:p>
    <w:p w14:paraId="320B932C" w14:textId="77777777" w:rsidR="0001413C" w:rsidRPr="0001413C" w:rsidRDefault="0001413C" w:rsidP="0001413C">
      <w:r w:rsidRPr="0001413C">
        <w:rPr>
          <w:b/>
          <w:bCs/>
        </w:rPr>
        <w:t xml:space="preserve">Text and Image Template / Text Only </w:t>
      </w:r>
    </w:p>
    <w:p w14:paraId="0119BB88" w14:textId="77777777" w:rsidR="0001413C" w:rsidRPr="0001413C" w:rsidRDefault="0001413C" w:rsidP="0001413C">
      <w:r w:rsidRPr="0001413C">
        <w:rPr>
          <w:b/>
          <w:bCs/>
        </w:rPr>
        <w:t>Content Title:</w:t>
      </w:r>
      <w:r w:rsidRPr="0001413C">
        <w:t xml:space="preserve"> </w:t>
      </w:r>
    </w:p>
    <w:p w14:paraId="533BFAE4" w14:textId="77777777" w:rsidR="0001413C" w:rsidRPr="0001413C" w:rsidRDefault="0001413C" w:rsidP="0001413C">
      <w:r w:rsidRPr="0001413C">
        <w:t xml:space="preserve">Remember… </w:t>
      </w:r>
    </w:p>
    <w:p w14:paraId="3F14D64B" w14:textId="77777777" w:rsidR="0001413C" w:rsidRPr="0001413C" w:rsidRDefault="0001413C" w:rsidP="0001413C">
      <w:r w:rsidRPr="0001413C">
        <w:br/>
      </w:r>
      <w:r w:rsidRPr="0001413C">
        <w:rPr>
          <w:b/>
          <w:bCs/>
        </w:rPr>
        <w:t>Column 1 Text:</w:t>
      </w:r>
      <w:r w:rsidRPr="0001413C">
        <w:t xml:space="preserve"> </w:t>
      </w:r>
    </w:p>
    <w:p w14:paraId="1D6DDBE8" w14:textId="38333946" w:rsidR="0001413C" w:rsidRPr="0001413C" w:rsidRDefault="0001413C" w:rsidP="0001413C">
      <w:del w:id="460" w:author="Bauer, Sarah" w:date="2026-03-13T19:21:00Z" w16du:dateUtc="2026-03-13T19:21:47Z">
        <w:r w:rsidDel="0001413C">
          <w:delText xml:space="preserve">Just because an </w:delText>
        </w:r>
      </w:del>
      <w:del w:id="461" w:author="Bauer, Sarah" w:date="2026-03-13T19:19:00Z" w16du:dateUtc="2026-03-13T19:19:38Z">
        <w:r w:rsidDel="0001413C">
          <w:delText>equitable workplace</w:delText>
        </w:r>
      </w:del>
      <w:del w:id="462" w:author="Bauer, Sarah" w:date="2026-03-13T19:21:00Z" w16du:dateUtc="2026-03-13T19:21:47Z">
        <w:r w:rsidDel="0001413C">
          <w:delText xml:space="preserve"> policy is in place, it doesn’t mean it’s being practiced or actually helping to eliminate inequities, which is why</w:delText>
        </w:r>
      </w:del>
      <w:ins w:id="463" w:author="Bauer, Sarah" w:date="2026-03-13T19:21:00Z" w16du:dateUtc="2026-03-13T19:21:51Z">
        <w:r w:rsidR="6C200CD5">
          <w:t>Workplace</w:t>
        </w:r>
      </w:ins>
      <w:r>
        <w:t xml:space="preserve"> policies </w:t>
      </w:r>
      <w:del w:id="464" w:author="Bauer, Sarah" w:date="2026-03-13T19:21:00Z" w16du:dateUtc="2026-03-13T19:21:55Z">
        <w:r w:rsidDel="0001413C">
          <w:delText xml:space="preserve">need to </w:delText>
        </w:r>
      </w:del>
      <w:ins w:id="465" w:author="Bauer, Sarah" w:date="2026-03-13T19:21:00Z" w16du:dateUtc="2026-03-13T19:21:57Z">
        <w:r w:rsidR="4C281707">
          <w:t xml:space="preserve">should </w:t>
        </w:r>
      </w:ins>
      <w:r>
        <w:t>be supported by an inclusive workplace environment where all employees are actively encouraged to avail of the benefits available to them. However, actions always speak louder than words, which is why managers must lead by example and take advantage of all benefits available to employees.</w:t>
      </w:r>
    </w:p>
    <w:p w14:paraId="1A9A12E6" w14:textId="77777777" w:rsidR="0001413C" w:rsidRPr="0001413C" w:rsidRDefault="0001413C" w:rsidP="0001413C">
      <w:r w:rsidRPr="0001413C">
        <w:rPr>
          <w:b/>
          <w:bCs/>
        </w:rPr>
        <w:t>Audio Transcript Text:</w:t>
      </w:r>
      <w:r w:rsidRPr="0001413C">
        <w:t xml:space="preserve"> </w:t>
      </w:r>
    </w:p>
    <w:p w14:paraId="23D3BD33" w14:textId="77777777" w:rsidR="0001413C" w:rsidRPr="0001413C" w:rsidRDefault="0001413C" w:rsidP="0001413C">
      <w:r w:rsidRPr="0001413C">
        <w:t>Your colleagues are grateful for your help.</w:t>
      </w:r>
    </w:p>
    <w:p w14:paraId="0D0E177C" w14:textId="77777777" w:rsidR="0001413C" w:rsidRPr="0001413C" w:rsidRDefault="0001413C" w:rsidP="0001413C">
      <w:r w:rsidRPr="0001413C">
        <w:br w:type="page"/>
      </w:r>
    </w:p>
    <w:p w14:paraId="70A7AE3C" w14:textId="77777777" w:rsidR="0001413C" w:rsidRPr="0001413C" w:rsidRDefault="0001413C" w:rsidP="0001413C">
      <w:r w:rsidRPr="0001413C">
        <w:rPr>
          <w:b/>
          <w:bCs/>
        </w:rPr>
        <w:t>Lesson 57:</w:t>
      </w:r>
      <w:r w:rsidRPr="0001413C">
        <w:t xml:space="preserve"> Creating an Inclusive Workplace </w:t>
      </w:r>
    </w:p>
    <w:p w14:paraId="6BD42ADB" w14:textId="77777777" w:rsidR="0001413C" w:rsidRPr="0001413C" w:rsidRDefault="0001413C" w:rsidP="0001413C">
      <w:r w:rsidRPr="0001413C">
        <w:rPr>
          <w:b/>
          <w:bCs/>
        </w:rPr>
        <w:t>Quick Quiz Lesson</w:t>
      </w:r>
      <w:r w:rsidRPr="0001413C">
        <w:t xml:space="preserve"> </w:t>
      </w:r>
    </w:p>
    <w:p w14:paraId="457D0586" w14:textId="77777777" w:rsidR="0001413C" w:rsidRPr="0001413C" w:rsidRDefault="0001413C" w:rsidP="0001413C">
      <w:r w:rsidRPr="0001413C">
        <w:rPr>
          <w:b/>
          <w:bCs/>
        </w:rPr>
        <w:t>Lesson Type :</w:t>
      </w:r>
      <w:r w:rsidRPr="0001413C">
        <w:t xml:space="preserve"> </w:t>
      </w:r>
    </w:p>
    <w:p w14:paraId="6849CA28" w14:textId="77777777" w:rsidR="0001413C" w:rsidRPr="0001413C" w:rsidRDefault="0001413C" w:rsidP="0001413C">
      <w:r w:rsidRPr="0001413C">
        <w:t xml:space="preserve">Quick Quiz </w:t>
      </w:r>
    </w:p>
    <w:p w14:paraId="71DD509F" w14:textId="77777777" w:rsidR="0001413C" w:rsidRPr="0001413C" w:rsidRDefault="0001413C" w:rsidP="0001413C">
      <w:r w:rsidRPr="0001413C">
        <w:rPr>
          <w:b/>
          <w:bCs/>
        </w:rPr>
        <w:t>Select Type :</w:t>
      </w:r>
      <w:r w:rsidRPr="0001413C">
        <w:t xml:space="preserve"> </w:t>
      </w:r>
    </w:p>
    <w:p w14:paraId="526AD9C6" w14:textId="77777777" w:rsidR="0001413C" w:rsidRPr="0001413C" w:rsidRDefault="0001413C" w:rsidP="0001413C">
      <w:r w:rsidRPr="0001413C">
        <w:t xml:space="preserve">Post Lesson Quick Quiz </w:t>
      </w:r>
    </w:p>
    <w:p w14:paraId="68315E10" w14:textId="77777777" w:rsidR="0001413C" w:rsidRPr="0001413C" w:rsidRDefault="0001413C" w:rsidP="0001413C">
      <w:r w:rsidRPr="0001413C">
        <w:rPr>
          <w:b/>
          <w:bCs/>
        </w:rPr>
        <w:t>Page Title :</w:t>
      </w:r>
      <w:r w:rsidRPr="0001413C">
        <w:t xml:space="preserve"> </w:t>
      </w:r>
    </w:p>
    <w:p w14:paraId="48F2838C" w14:textId="77777777" w:rsidR="0001413C" w:rsidRPr="0001413C" w:rsidRDefault="0001413C" w:rsidP="0001413C">
      <w:r w:rsidRPr="0001413C">
        <w:t xml:space="preserve">Ready to put what you've learned into practice? </w:t>
      </w:r>
    </w:p>
    <w:p w14:paraId="1AAD75BE" w14:textId="77777777" w:rsidR="0001413C" w:rsidRPr="0001413C" w:rsidRDefault="0001413C" w:rsidP="0001413C">
      <w:r w:rsidRPr="0001413C">
        <w:rPr>
          <w:b/>
          <w:bCs/>
        </w:rPr>
        <w:t>Quick Quiz Assessment</w:t>
      </w:r>
      <w:r w:rsidRPr="0001413C">
        <w:t xml:space="preserve"> </w:t>
      </w:r>
    </w:p>
    <w:p w14:paraId="0B8AB25F" w14:textId="77777777" w:rsidR="0001413C" w:rsidRPr="0001413C" w:rsidRDefault="0001413C" w:rsidP="0001413C">
      <w:r w:rsidRPr="0001413C">
        <w:rPr>
          <w:b/>
          <w:bCs/>
        </w:rPr>
        <w:t>Questions</w:t>
      </w:r>
      <w:r w:rsidRPr="0001413C">
        <w:t xml:space="preserve"> </w:t>
      </w:r>
    </w:p>
    <w:p w14:paraId="62E9B0C4" w14:textId="77777777" w:rsidR="0001413C" w:rsidRPr="0001413C" w:rsidRDefault="0001413C" w:rsidP="0001413C">
      <w:r w:rsidRPr="0001413C">
        <w:rPr>
          <w:b/>
          <w:bCs/>
        </w:rPr>
        <w:t>1. Question :</w:t>
      </w:r>
      <w:r w:rsidRPr="0001413C">
        <w:t xml:space="preserve"> </w:t>
      </w:r>
    </w:p>
    <w:p w14:paraId="3A2F2945" w14:textId="77777777" w:rsidR="0001413C" w:rsidRPr="0001413C" w:rsidRDefault="0001413C" w:rsidP="0001413C">
      <w:r w:rsidRPr="0001413C">
        <w:t>Younger, less-experienced employees in your team aren’t working with their more experienced peers.</w:t>
      </w:r>
    </w:p>
    <w:p w14:paraId="3E4EFC48" w14:textId="77777777" w:rsidR="0001413C" w:rsidRPr="0001413C" w:rsidRDefault="0001413C" w:rsidP="0001413C">
      <w:r w:rsidRPr="0001413C">
        <w:t>Is this an inclusive workplace?</w:t>
      </w:r>
    </w:p>
    <w:p w14:paraId="7731232E" w14:textId="77777777" w:rsidR="0001413C" w:rsidRPr="0001413C" w:rsidRDefault="0001413C" w:rsidP="0001413C">
      <w:r w:rsidRPr="0001413C">
        <w:rPr>
          <w:b/>
          <w:bCs/>
        </w:rPr>
        <w:t xml:space="preserve">1. Answer: Incorrect </w:t>
      </w:r>
    </w:p>
    <w:p w14:paraId="331F916D" w14:textId="77777777" w:rsidR="0001413C" w:rsidRPr="0001413C" w:rsidRDefault="0001413C" w:rsidP="0001413C">
      <w:r w:rsidRPr="0001413C">
        <w:t>Yes</w:t>
      </w:r>
    </w:p>
    <w:p w14:paraId="5D1AC3DC" w14:textId="77777777" w:rsidR="0001413C" w:rsidRPr="0001413C" w:rsidRDefault="0001413C" w:rsidP="0001413C">
      <w:r w:rsidRPr="0001413C">
        <w:rPr>
          <w:b/>
          <w:bCs/>
        </w:rPr>
        <w:t xml:space="preserve">2. Answer: Correct </w:t>
      </w:r>
    </w:p>
    <w:p w14:paraId="66D8B0C7" w14:textId="77777777" w:rsidR="0001413C" w:rsidRPr="0001413C" w:rsidRDefault="0001413C" w:rsidP="0001413C">
      <w:r w:rsidRPr="0001413C">
        <w:t>No</w:t>
      </w:r>
    </w:p>
    <w:p w14:paraId="2202A4AD" w14:textId="77777777" w:rsidR="0001413C" w:rsidRPr="0001413C" w:rsidRDefault="0001413C" w:rsidP="0001413C">
      <w:r w:rsidRPr="0001413C">
        <w:rPr>
          <w:b/>
          <w:bCs/>
        </w:rPr>
        <w:t>2. Question :</w:t>
      </w:r>
      <w:r w:rsidRPr="0001413C">
        <w:t xml:space="preserve"> </w:t>
      </w:r>
    </w:p>
    <w:p w14:paraId="5A744747" w14:textId="77777777" w:rsidR="0001413C" w:rsidRPr="0001413C" w:rsidRDefault="0001413C" w:rsidP="0001413C">
      <w:r w:rsidRPr="0001413C">
        <w:t>Your colleagues are going to a steak house, but one of the team members is a vegetarian.</w:t>
      </w:r>
    </w:p>
    <w:p w14:paraId="39DF651B" w14:textId="77777777" w:rsidR="0001413C" w:rsidRPr="0001413C" w:rsidRDefault="0001413C" w:rsidP="0001413C">
      <w:r w:rsidRPr="0001413C">
        <w:t>Should they ask her to go?</w:t>
      </w:r>
    </w:p>
    <w:p w14:paraId="4A368F61" w14:textId="77777777" w:rsidR="0001413C" w:rsidRPr="0001413C" w:rsidRDefault="0001413C" w:rsidP="0001413C">
      <w:r w:rsidRPr="0001413C">
        <w:rPr>
          <w:b/>
          <w:bCs/>
        </w:rPr>
        <w:t xml:space="preserve">1. Answer: Correct </w:t>
      </w:r>
    </w:p>
    <w:p w14:paraId="2A275C86" w14:textId="77777777" w:rsidR="0001413C" w:rsidRPr="0001413C" w:rsidRDefault="0001413C" w:rsidP="0001413C">
      <w:r w:rsidRPr="0001413C">
        <w:t>Yes</w:t>
      </w:r>
    </w:p>
    <w:p w14:paraId="431543D1" w14:textId="77777777" w:rsidR="0001413C" w:rsidRPr="0001413C" w:rsidRDefault="0001413C" w:rsidP="0001413C">
      <w:r w:rsidRPr="0001413C">
        <w:rPr>
          <w:b/>
          <w:bCs/>
        </w:rPr>
        <w:t xml:space="preserve">2. Answer: Incorrect </w:t>
      </w:r>
    </w:p>
    <w:p w14:paraId="21D7792D" w14:textId="77777777" w:rsidR="0001413C" w:rsidRPr="0001413C" w:rsidRDefault="0001413C" w:rsidP="0001413C">
      <w:r w:rsidRPr="0001413C">
        <w:t>No</w:t>
      </w:r>
    </w:p>
    <w:p w14:paraId="62507B6D" w14:textId="77777777" w:rsidR="0001413C" w:rsidRPr="0001413C" w:rsidRDefault="0001413C" w:rsidP="0001413C">
      <w:r w:rsidRPr="0001413C">
        <w:rPr>
          <w:b/>
          <w:bCs/>
        </w:rPr>
        <w:t>3. Question :</w:t>
      </w:r>
      <w:r w:rsidRPr="0001413C">
        <w:t xml:space="preserve"> </w:t>
      </w:r>
    </w:p>
    <w:p w14:paraId="449BFAC2" w14:textId="77777777" w:rsidR="0001413C" w:rsidRPr="0001413C" w:rsidRDefault="0001413C" w:rsidP="0001413C">
      <w:r w:rsidRPr="0001413C">
        <w:t>A new member has just joined your team. Your colleagues have invited him to join them for lunch, but he declines, as he wants to catch up on his work.</w:t>
      </w:r>
    </w:p>
    <w:p w14:paraId="2EEFCF7A" w14:textId="77777777" w:rsidR="0001413C" w:rsidRPr="0001413C" w:rsidRDefault="0001413C" w:rsidP="0001413C">
      <w:r w:rsidRPr="0001413C">
        <w:t>Is this an inclusive workplace?</w:t>
      </w:r>
    </w:p>
    <w:p w14:paraId="40F73D7B" w14:textId="77777777" w:rsidR="0001413C" w:rsidRPr="0001413C" w:rsidRDefault="0001413C" w:rsidP="0001413C">
      <w:r w:rsidRPr="0001413C">
        <w:rPr>
          <w:b/>
          <w:bCs/>
        </w:rPr>
        <w:t xml:space="preserve">1. Answer: Correct </w:t>
      </w:r>
    </w:p>
    <w:p w14:paraId="67FE806E" w14:textId="77777777" w:rsidR="0001413C" w:rsidRPr="0001413C" w:rsidRDefault="0001413C" w:rsidP="0001413C">
      <w:r w:rsidRPr="0001413C">
        <w:t>Yes</w:t>
      </w:r>
    </w:p>
    <w:p w14:paraId="2991F99E" w14:textId="77777777" w:rsidR="0001413C" w:rsidRPr="0001413C" w:rsidRDefault="0001413C" w:rsidP="0001413C">
      <w:r w:rsidRPr="0001413C">
        <w:rPr>
          <w:b/>
          <w:bCs/>
        </w:rPr>
        <w:t xml:space="preserve">2. Answer: Incorrect </w:t>
      </w:r>
    </w:p>
    <w:p w14:paraId="6021ED53" w14:textId="77777777" w:rsidR="0001413C" w:rsidRPr="0001413C" w:rsidRDefault="0001413C" w:rsidP="0001413C">
      <w:r w:rsidRPr="0001413C">
        <w:t>No</w:t>
      </w:r>
    </w:p>
    <w:p w14:paraId="109A7B92" w14:textId="77777777" w:rsidR="0001413C" w:rsidRPr="0001413C" w:rsidRDefault="0001413C" w:rsidP="0001413C">
      <w:r w:rsidRPr="0001413C">
        <w:rPr>
          <w:b/>
          <w:bCs/>
        </w:rPr>
        <w:t>4. Question :</w:t>
      </w:r>
      <w:r w:rsidRPr="0001413C">
        <w:t xml:space="preserve"> </w:t>
      </w:r>
    </w:p>
    <w:p w14:paraId="11835188" w14:textId="77777777" w:rsidR="0001413C" w:rsidRPr="0001413C" w:rsidRDefault="0001413C" w:rsidP="0001413C">
      <w:r w:rsidRPr="0001413C">
        <w:t>A few of your colleagues have started a male-only company softball team.</w:t>
      </w:r>
    </w:p>
    <w:p w14:paraId="75DB7870" w14:textId="77777777" w:rsidR="0001413C" w:rsidRPr="0001413C" w:rsidRDefault="0001413C" w:rsidP="0001413C">
      <w:r w:rsidRPr="0001413C">
        <w:t>Is this an inclusive workplace?</w:t>
      </w:r>
    </w:p>
    <w:p w14:paraId="7FA85D11" w14:textId="77777777" w:rsidR="0001413C" w:rsidRPr="0001413C" w:rsidRDefault="0001413C" w:rsidP="0001413C">
      <w:r w:rsidRPr="0001413C">
        <w:rPr>
          <w:b/>
          <w:bCs/>
        </w:rPr>
        <w:t xml:space="preserve">1. Answer: Incorrect </w:t>
      </w:r>
    </w:p>
    <w:p w14:paraId="79074318" w14:textId="77777777" w:rsidR="0001413C" w:rsidRPr="0001413C" w:rsidRDefault="0001413C" w:rsidP="0001413C">
      <w:r w:rsidRPr="0001413C">
        <w:t>Yes</w:t>
      </w:r>
    </w:p>
    <w:p w14:paraId="26A5DB8B" w14:textId="77777777" w:rsidR="0001413C" w:rsidRPr="0001413C" w:rsidRDefault="0001413C" w:rsidP="0001413C">
      <w:r w:rsidRPr="0001413C">
        <w:rPr>
          <w:b/>
          <w:bCs/>
        </w:rPr>
        <w:t xml:space="preserve">2. Answer: Correct </w:t>
      </w:r>
    </w:p>
    <w:p w14:paraId="43E425A8" w14:textId="77777777" w:rsidR="0001413C" w:rsidRPr="0001413C" w:rsidRDefault="0001413C" w:rsidP="0001413C">
      <w:r w:rsidRPr="0001413C">
        <w:t>No</w:t>
      </w:r>
    </w:p>
    <w:p w14:paraId="228586C8" w14:textId="77777777" w:rsidR="0001413C" w:rsidRPr="0001413C" w:rsidRDefault="0001413C" w:rsidP="0001413C">
      <w:r w:rsidRPr="0001413C">
        <w:rPr>
          <w:b/>
          <w:bCs/>
        </w:rPr>
        <w:t>5. Question :</w:t>
      </w:r>
      <w:r w:rsidRPr="0001413C">
        <w:t xml:space="preserve"> </w:t>
      </w:r>
    </w:p>
    <w:p w14:paraId="77907DF2" w14:textId="77777777" w:rsidR="0001413C" w:rsidRPr="0001413C" w:rsidRDefault="0001413C" w:rsidP="0001413C">
      <w:r w:rsidRPr="0001413C">
        <w:t>Ivana refuses to invite her colleague, Marco, to a team dinner because she doesn't approve of his religious beliefs.</w:t>
      </w:r>
    </w:p>
    <w:p w14:paraId="7D3C9E34" w14:textId="77777777" w:rsidR="0001413C" w:rsidRPr="0001413C" w:rsidRDefault="0001413C" w:rsidP="0001413C">
      <w:r w:rsidRPr="0001413C">
        <w:t>Is this an inclusive workplace?</w:t>
      </w:r>
    </w:p>
    <w:p w14:paraId="198E234F" w14:textId="77777777" w:rsidR="0001413C" w:rsidRPr="0001413C" w:rsidRDefault="0001413C" w:rsidP="0001413C">
      <w:r w:rsidRPr="0001413C">
        <w:rPr>
          <w:b/>
          <w:bCs/>
        </w:rPr>
        <w:t xml:space="preserve">1. Answer: Incorrect </w:t>
      </w:r>
    </w:p>
    <w:p w14:paraId="7CED4F42" w14:textId="77777777" w:rsidR="0001413C" w:rsidRPr="0001413C" w:rsidRDefault="0001413C" w:rsidP="0001413C">
      <w:r w:rsidRPr="0001413C">
        <w:t>Yes</w:t>
      </w:r>
    </w:p>
    <w:p w14:paraId="370694B5" w14:textId="77777777" w:rsidR="0001413C" w:rsidRPr="0001413C" w:rsidRDefault="0001413C" w:rsidP="0001413C">
      <w:r w:rsidRPr="0001413C">
        <w:rPr>
          <w:b/>
          <w:bCs/>
        </w:rPr>
        <w:t xml:space="preserve">2. Answer: Correct </w:t>
      </w:r>
    </w:p>
    <w:p w14:paraId="1283B5CE" w14:textId="77777777" w:rsidR="0001413C" w:rsidRPr="0001413C" w:rsidRDefault="0001413C" w:rsidP="0001413C">
      <w:r w:rsidRPr="0001413C">
        <w:t>No</w:t>
      </w:r>
    </w:p>
    <w:p w14:paraId="61E24F57" w14:textId="77777777" w:rsidR="0001413C" w:rsidRPr="0001413C" w:rsidRDefault="0001413C" w:rsidP="0001413C">
      <w:r w:rsidRPr="0001413C">
        <w:rPr>
          <w:b/>
          <w:bCs/>
        </w:rPr>
        <w:t>6. Question :</w:t>
      </w:r>
      <w:r w:rsidRPr="0001413C">
        <w:t xml:space="preserve"> </w:t>
      </w:r>
    </w:p>
    <w:p w14:paraId="420A9C97" w14:textId="77777777" w:rsidR="0001413C" w:rsidRPr="0001413C" w:rsidRDefault="0001413C" w:rsidP="0001413C">
      <w:r w:rsidRPr="0001413C">
        <w:t>Every year, the company raises money for charity by pulling together a team of employees to run a marathon. James and his team participate every year. A few months ago, Tessa, who uses a wheelchair, joined the team. James isn’t sure if she’d be interested in participating, but he asks her if she’d like to join them anyway.</w:t>
      </w:r>
    </w:p>
    <w:p w14:paraId="2C261A7C" w14:textId="77777777" w:rsidR="0001413C" w:rsidRPr="0001413C" w:rsidRDefault="0001413C" w:rsidP="0001413C">
      <w:r w:rsidRPr="0001413C">
        <w:t>Is this an inclusive workplace?</w:t>
      </w:r>
    </w:p>
    <w:p w14:paraId="4CD2C16A" w14:textId="77777777" w:rsidR="0001413C" w:rsidRPr="0001413C" w:rsidRDefault="0001413C" w:rsidP="0001413C">
      <w:r w:rsidRPr="0001413C">
        <w:rPr>
          <w:b/>
          <w:bCs/>
        </w:rPr>
        <w:t xml:space="preserve">1. Answer: Correct </w:t>
      </w:r>
    </w:p>
    <w:p w14:paraId="4C52EC74" w14:textId="77777777" w:rsidR="0001413C" w:rsidRPr="0001413C" w:rsidRDefault="0001413C" w:rsidP="0001413C">
      <w:r w:rsidRPr="0001413C">
        <w:t>Yes</w:t>
      </w:r>
    </w:p>
    <w:p w14:paraId="2445FC07" w14:textId="77777777" w:rsidR="0001413C" w:rsidRPr="0001413C" w:rsidRDefault="0001413C" w:rsidP="0001413C">
      <w:r w:rsidRPr="0001413C">
        <w:rPr>
          <w:b/>
          <w:bCs/>
        </w:rPr>
        <w:t xml:space="preserve">2. Answer: Incorrect </w:t>
      </w:r>
    </w:p>
    <w:p w14:paraId="2BE262E0" w14:textId="77777777" w:rsidR="0001413C" w:rsidRPr="0001413C" w:rsidRDefault="0001413C" w:rsidP="0001413C">
      <w:r w:rsidRPr="0001413C">
        <w:t>No</w:t>
      </w:r>
    </w:p>
    <w:p w14:paraId="26F7E60C" w14:textId="77777777" w:rsidR="0001413C" w:rsidRPr="0001413C" w:rsidRDefault="0001413C" w:rsidP="0001413C">
      <w:r w:rsidRPr="0001413C">
        <w:rPr>
          <w:b/>
          <w:bCs/>
        </w:rPr>
        <w:t>7. Question :</w:t>
      </w:r>
      <w:r w:rsidRPr="0001413C">
        <w:t xml:space="preserve"> </w:t>
      </w:r>
    </w:p>
    <w:p w14:paraId="0F411675" w14:textId="77777777" w:rsidR="0001413C" w:rsidRPr="0001413C" w:rsidRDefault="0001413C" w:rsidP="0001413C">
      <w:r w:rsidRPr="0001413C">
        <w:t>Angela is arranging a child-friendly social event with her colleagues over the weekend, so anyone with children can bring them along and not have to worry about childcare. Angela doesn’t invite Stacey, even though she has children, because Stacey is in a same-sex relationship, and Angela doesn’t believe people in same-sex relationships should have children.</w:t>
      </w:r>
    </w:p>
    <w:p w14:paraId="4F072D8A" w14:textId="77777777" w:rsidR="0001413C" w:rsidRPr="0001413C" w:rsidRDefault="0001413C" w:rsidP="0001413C">
      <w:r w:rsidRPr="0001413C">
        <w:t>Is this an inclusive workplace?</w:t>
      </w:r>
    </w:p>
    <w:p w14:paraId="616AF952" w14:textId="77777777" w:rsidR="0001413C" w:rsidRPr="0001413C" w:rsidRDefault="0001413C" w:rsidP="0001413C">
      <w:r w:rsidRPr="0001413C">
        <w:rPr>
          <w:b/>
          <w:bCs/>
        </w:rPr>
        <w:t xml:space="preserve">1. Answer: Incorrect </w:t>
      </w:r>
    </w:p>
    <w:p w14:paraId="5FEBB819" w14:textId="77777777" w:rsidR="0001413C" w:rsidRPr="0001413C" w:rsidRDefault="0001413C" w:rsidP="0001413C">
      <w:r w:rsidRPr="0001413C">
        <w:t>Yes</w:t>
      </w:r>
    </w:p>
    <w:p w14:paraId="710273D7" w14:textId="77777777" w:rsidR="0001413C" w:rsidRPr="0001413C" w:rsidRDefault="0001413C" w:rsidP="0001413C">
      <w:r w:rsidRPr="0001413C">
        <w:rPr>
          <w:b/>
          <w:bCs/>
        </w:rPr>
        <w:t xml:space="preserve">2. Answer: Correct </w:t>
      </w:r>
    </w:p>
    <w:p w14:paraId="0622FA5E" w14:textId="77777777" w:rsidR="0001413C" w:rsidRPr="0001413C" w:rsidRDefault="0001413C" w:rsidP="0001413C">
      <w:r w:rsidRPr="0001413C">
        <w:t>No</w:t>
      </w:r>
    </w:p>
    <w:p w14:paraId="06EB93FC" w14:textId="77777777" w:rsidR="0001413C" w:rsidRPr="0001413C" w:rsidRDefault="0001413C" w:rsidP="0001413C">
      <w:r w:rsidRPr="0001413C">
        <w:rPr>
          <w:b/>
          <w:bCs/>
        </w:rPr>
        <w:t>8. Question :</w:t>
      </w:r>
      <w:r w:rsidRPr="0001413C">
        <w:t xml:space="preserve"> </w:t>
      </w:r>
    </w:p>
    <w:p w14:paraId="1698E7FE" w14:textId="77777777" w:rsidR="0001413C" w:rsidRPr="0001413C" w:rsidRDefault="0001413C" w:rsidP="0001413C">
      <w:r w:rsidRPr="0001413C">
        <w:t>The team have exceeded their monthly target, and Janet suggests going out for dinner to celebrate. One member of the team, Zayn, has a halal diet, but the restaurant they want to go to is not halal. Instead of choosing another restaurant, they ask Zayn if he’d like to join them, knowing he’ll say no.</w:t>
      </w:r>
    </w:p>
    <w:p w14:paraId="0308ACA8" w14:textId="77777777" w:rsidR="0001413C" w:rsidRPr="0001413C" w:rsidRDefault="0001413C" w:rsidP="0001413C">
      <w:r w:rsidRPr="0001413C">
        <w:t>Is this an inclusive workplace?</w:t>
      </w:r>
    </w:p>
    <w:p w14:paraId="7ED4510A" w14:textId="77777777" w:rsidR="0001413C" w:rsidRPr="0001413C" w:rsidRDefault="0001413C" w:rsidP="0001413C">
      <w:r w:rsidRPr="0001413C">
        <w:rPr>
          <w:b/>
          <w:bCs/>
        </w:rPr>
        <w:t xml:space="preserve">1. Answer: Incorrect </w:t>
      </w:r>
    </w:p>
    <w:p w14:paraId="3235ECB0" w14:textId="77777777" w:rsidR="0001413C" w:rsidRPr="0001413C" w:rsidRDefault="0001413C" w:rsidP="0001413C">
      <w:r w:rsidRPr="0001413C">
        <w:t>Yes</w:t>
      </w:r>
    </w:p>
    <w:p w14:paraId="59C5F6AD" w14:textId="77777777" w:rsidR="0001413C" w:rsidRPr="0001413C" w:rsidRDefault="0001413C" w:rsidP="0001413C">
      <w:r w:rsidRPr="0001413C">
        <w:rPr>
          <w:b/>
          <w:bCs/>
        </w:rPr>
        <w:t xml:space="preserve">2. Answer: Correct </w:t>
      </w:r>
    </w:p>
    <w:p w14:paraId="1A95236A" w14:textId="77777777" w:rsidR="0001413C" w:rsidRPr="0001413C" w:rsidRDefault="0001413C" w:rsidP="0001413C">
      <w:r w:rsidRPr="0001413C">
        <w:t>No</w:t>
      </w:r>
    </w:p>
    <w:p w14:paraId="667C67CE" w14:textId="77777777" w:rsidR="0001413C" w:rsidRPr="0001413C" w:rsidRDefault="0001413C" w:rsidP="0001413C">
      <w:r w:rsidRPr="0001413C">
        <w:rPr>
          <w:b/>
          <w:bCs/>
        </w:rPr>
        <w:t>9. Question :</w:t>
      </w:r>
      <w:r w:rsidRPr="0001413C">
        <w:t xml:space="preserve"> </w:t>
      </w:r>
    </w:p>
    <w:p w14:paraId="4DA742EB" w14:textId="77777777" w:rsidR="0001413C" w:rsidRPr="0001413C" w:rsidRDefault="0001413C" w:rsidP="0001413C">
      <w:r w:rsidRPr="0001413C">
        <w:t>Once a month, the team hosts a movie night. One of the movies they’ve selected to watch was released a long time ago. Ellen knows this film casually uses an offensive term to describe gay people, which could cause offense for a number of people in the team. For that reason, they choose another movie.</w:t>
      </w:r>
    </w:p>
    <w:p w14:paraId="24BF1F98" w14:textId="77777777" w:rsidR="0001413C" w:rsidRPr="0001413C" w:rsidRDefault="0001413C" w:rsidP="0001413C">
      <w:r w:rsidRPr="0001413C">
        <w:t>Is this an inclusive workplace?</w:t>
      </w:r>
    </w:p>
    <w:p w14:paraId="532BC51D" w14:textId="77777777" w:rsidR="0001413C" w:rsidRPr="0001413C" w:rsidRDefault="0001413C" w:rsidP="0001413C">
      <w:r w:rsidRPr="0001413C">
        <w:rPr>
          <w:b/>
          <w:bCs/>
        </w:rPr>
        <w:t xml:space="preserve">1. Answer: Correct </w:t>
      </w:r>
    </w:p>
    <w:p w14:paraId="5135BA88" w14:textId="77777777" w:rsidR="0001413C" w:rsidRPr="0001413C" w:rsidRDefault="0001413C" w:rsidP="0001413C">
      <w:r w:rsidRPr="0001413C">
        <w:t>Yes</w:t>
      </w:r>
    </w:p>
    <w:p w14:paraId="1541DACF" w14:textId="77777777" w:rsidR="0001413C" w:rsidRPr="0001413C" w:rsidRDefault="0001413C" w:rsidP="0001413C">
      <w:r w:rsidRPr="0001413C">
        <w:rPr>
          <w:b/>
          <w:bCs/>
        </w:rPr>
        <w:t xml:space="preserve">2. Answer: Incorrect </w:t>
      </w:r>
    </w:p>
    <w:p w14:paraId="1A740427" w14:textId="77777777" w:rsidR="0001413C" w:rsidRPr="0001413C" w:rsidRDefault="0001413C" w:rsidP="0001413C">
      <w:r w:rsidRPr="0001413C">
        <w:t>No</w:t>
      </w:r>
    </w:p>
    <w:p w14:paraId="6FD0148C" w14:textId="77777777" w:rsidR="0001413C" w:rsidRPr="0001413C" w:rsidRDefault="0001413C" w:rsidP="0001413C">
      <w:r w:rsidRPr="0001413C">
        <w:rPr>
          <w:b/>
          <w:bCs/>
        </w:rPr>
        <w:t>10. Question :</w:t>
      </w:r>
      <w:r w:rsidRPr="0001413C">
        <w:t xml:space="preserve"> </w:t>
      </w:r>
    </w:p>
    <w:p w14:paraId="1CB12A89" w14:textId="77777777" w:rsidR="0001413C" w:rsidRPr="0001413C" w:rsidRDefault="0001413C" w:rsidP="0001413C">
      <w:r w:rsidRPr="0001413C">
        <w:t>Every payday, Thom provides free pizza for his employees for lunch. He knows one member of his team is vegan, so he always makes sure he orders a vegan alternative as well.</w:t>
      </w:r>
    </w:p>
    <w:p w14:paraId="53B97DFE" w14:textId="77777777" w:rsidR="0001413C" w:rsidRPr="0001413C" w:rsidRDefault="0001413C" w:rsidP="0001413C">
      <w:r w:rsidRPr="0001413C">
        <w:t>Is this an inclusive workplace?</w:t>
      </w:r>
    </w:p>
    <w:p w14:paraId="0E236A45" w14:textId="77777777" w:rsidR="0001413C" w:rsidRPr="0001413C" w:rsidRDefault="0001413C" w:rsidP="0001413C">
      <w:r w:rsidRPr="0001413C">
        <w:rPr>
          <w:b/>
          <w:bCs/>
        </w:rPr>
        <w:t xml:space="preserve">1. Answer: Correct </w:t>
      </w:r>
    </w:p>
    <w:p w14:paraId="7FB0893E" w14:textId="77777777" w:rsidR="0001413C" w:rsidRPr="0001413C" w:rsidRDefault="0001413C" w:rsidP="0001413C">
      <w:r w:rsidRPr="0001413C">
        <w:t>Yes</w:t>
      </w:r>
    </w:p>
    <w:p w14:paraId="328E07DC" w14:textId="77777777" w:rsidR="0001413C" w:rsidRPr="0001413C" w:rsidRDefault="0001413C" w:rsidP="0001413C">
      <w:r w:rsidRPr="0001413C">
        <w:rPr>
          <w:b/>
          <w:bCs/>
        </w:rPr>
        <w:t xml:space="preserve">2. Answer: Incorrect </w:t>
      </w:r>
    </w:p>
    <w:p w14:paraId="0DD051FA" w14:textId="77777777" w:rsidR="0001413C" w:rsidRPr="0001413C" w:rsidRDefault="0001413C" w:rsidP="0001413C">
      <w:r w:rsidRPr="0001413C">
        <w:t>No</w:t>
      </w:r>
    </w:p>
    <w:p w14:paraId="0BE58923" w14:textId="77777777" w:rsidR="0001413C" w:rsidRPr="0001413C" w:rsidRDefault="0001413C" w:rsidP="0001413C">
      <w:r w:rsidRPr="0001413C">
        <w:rPr>
          <w:b/>
          <w:bCs/>
        </w:rPr>
        <w:t xml:space="preserve">Number of questions needed to pass ? : </w:t>
      </w:r>
    </w:p>
    <w:p w14:paraId="7FCAC8B8" w14:textId="77777777" w:rsidR="0001413C" w:rsidRPr="0001413C" w:rsidRDefault="0001413C" w:rsidP="0001413C">
      <w:r w:rsidRPr="0001413C">
        <w:t xml:space="preserve">4 </w:t>
      </w:r>
    </w:p>
    <w:p w14:paraId="21834636" w14:textId="77777777" w:rsidR="0001413C" w:rsidRPr="0001413C" w:rsidRDefault="0001413C" w:rsidP="0001413C">
      <w:r w:rsidRPr="0001413C">
        <w:rPr>
          <w:b/>
          <w:bCs/>
        </w:rPr>
        <w:t>Passed Message</w:t>
      </w:r>
      <w:r w:rsidRPr="0001413C">
        <w:t xml:space="preserve"> </w:t>
      </w:r>
    </w:p>
    <w:p w14:paraId="442959C3" w14:textId="77777777" w:rsidR="0001413C" w:rsidRPr="0001413C" w:rsidRDefault="0001413C" w:rsidP="0001413C">
      <w:r w:rsidRPr="0001413C">
        <w:rPr>
          <w:b/>
          <w:bCs/>
        </w:rPr>
        <w:t xml:space="preserve">Message text: </w:t>
      </w:r>
    </w:p>
    <w:p w14:paraId="01656702" w14:textId="77777777" w:rsidR="0001413C" w:rsidRPr="0001413C" w:rsidRDefault="0001413C" w:rsidP="0001413C">
      <w:r w:rsidRPr="0001413C">
        <w:t>Excellent work!</w:t>
      </w:r>
    </w:p>
    <w:p w14:paraId="2A2D710C" w14:textId="77777777" w:rsidR="0001413C" w:rsidRPr="0001413C" w:rsidRDefault="0001413C" w:rsidP="0001413C">
      <w:r w:rsidRPr="0001413C">
        <w:rPr>
          <w:b/>
          <w:bCs/>
        </w:rPr>
        <w:t>Failed Message</w:t>
      </w:r>
      <w:r w:rsidRPr="0001413C">
        <w:t xml:space="preserve"> </w:t>
      </w:r>
    </w:p>
    <w:p w14:paraId="2C56B17A" w14:textId="77777777" w:rsidR="0001413C" w:rsidRPr="0001413C" w:rsidRDefault="0001413C" w:rsidP="0001413C">
      <w:r w:rsidRPr="0001413C">
        <w:rPr>
          <w:b/>
          <w:bCs/>
        </w:rPr>
        <w:t xml:space="preserve">Message text: </w:t>
      </w:r>
    </w:p>
    <w:p w14:paraId="14E36BAE" w14:textId="77777777" w:rsidR="0001413C" w:rsidRPr="0001413C" w:rsidRDefault="0001413C" w:rsidP="0001413C">
      <w:r w:rsidRPr="0001413C">
        <w:t>You didn’t answer enough questions correctly!</w:t>
      </w:r>
    </w:p>
    <w:p w14:paraId="73A69F94" w14:textId="77777777" w:rsidR="0001413C" w:rsidRPr="0001413C" w:rsidRDefault="0001413C" w:rsidP="0001413C">
      <w:r w:rsidRPr="0001413C">
        <w:br w:type="page"/>
      </w:r>
    </w:p>
    <w:p w14:paraId="5A44DD26" w14:textId="77777777" w:rsidR="0001413C" w:rsidRPr="0001413C" w:rsidRDefault="0001413C" w:rsidP="0001413C">
      <w:bookmarkStart w:id="466" w:name="Page_1738333475607768356"/>
      <w:bookmarkEnd w:id="466"/>
      <w:r w:rsidRPr="0001413C">
        <w:rPr>
          <w:b/>
          <w:bCs/>
        </w:rPr>
        <w:t>Page Number:</w:t>
      </w:r>
      <w:r w:rsidRPr="0001413C">
        <w:t xml:space="preserve"> 214 </w:t>
      </w:r>
    </w:p>
    <w:p w14:paraId="1EE4DE16" w14:textId="77777777" w:rsidR="0001413C" w:rsidRPr="0001413C" w:rsidRDefault="0001413C" w:rsidP="0001413C">
      <w:r w:rsidRPr="0001413C">
        <w:rPr>
          <w:b/>
          <w:bCs/>
        </w:rPr>
        <w:t>Lesson 57:</w:t>
      </w:r>
      <w:r w:rsidRPr="0001413C">
        <w:t xml:space="preserve"> Creating an Inclusive Workplace </w:t>
      </w:r>
    </w:p>
    <w:p w14:paraId="4D28BF51" w14:textId="77777777" w:rsidR="0001413C" w:rsidRPr="0001413C" w:rsidRDefault="0001413C" w:rsidP="0001413C">
      <w:r w:rsidRPr="0001413C">
        <w:rPr>
          <w:b/>
          <w:bCs/>
        </w:rPr>
        <w:t xml:space="preserve">Click and Reveal Template / LTR / Random </w:t>
      </w:r>
    </w:p>
    <w:p w14:paraId="2F4071A6" w14:textId="77777777" w:rsidR="0001413C" w:rsidRPr="0001413C" w:rsidRDefault="0001413C" w:rsidP="0001413C">
      <w:r w:rsidRPr="0001413C">
        <w:rPr>
          <w:b/>
          <w:bCs/>
        </w:rPr>
        <w:t>Content Title:</w:t>
      </w:r>
      <w:r w:rsidRPr="0001413C">
        <w:t xml:space="preserve"> </w:t>
      </w:r>
    </w:p>
    <w:p w14:paraId="5654C45F" w14:textId="77777777" w:rsidR="0001413C" w:rsidRPr="0001413C" w:rsidRDefault="0001413C" w:rsidP="0001413C">
      <w:r w:rsidRPr="0001413C">
        <w:t xml:space="preserve">Fostering a Sense of Belonging </w:t>
      </w:r>
    </w:p>
    <w:p w14:paraId="0CFE4CE7" w14:textId="77777777" w:rsidR="0001413C" w:rsidRPr="0001413C" w:rsidRDefault="0001413C" w:rsidP="0001413C">
      <w:r w:rsidRPr="0001413C">
        <w:rPr>
          <w:b/>
          <w:bCs/>
        </w:rPr>
        <w:t>Content Description:</w:t>
      </w:r>
    </w:p>
    <w:p w14:paraId="12D8EBF9" w14:textId="77777777" w:rsidR="0001413C" w:rsidRPr="0001413C" w:rsidRDefault="0001413C" w:rsidP="0001413C">
      <w:r w:rsidRPr="0001413C">
        <w:t>Everyone wants to feel like they belong. To be accepted and included by others, whether at work or in our personal lives, fulfills the human need for connection and makes us feel like valued and worthy members of the team. Unfortunately, not everyone feels like they belong in the workplace.</w:t>
      </w:r>
    </w:p>
    <w:p w14:paraId="26E16FD3" w14:textId="77777777" w:rsidR="0001413C" w:rsidRPr="0001413C" w:rsidRDefault="0001413C" w:rsidP="0001413C">
      <w:r w:rsidRPr="0001413C">
        <w:t>Select each image to discover why this happens and what we can do to foster a sense of belonging.</w:t>
      </w:r>
    </w:p>
    <w:p w14:paraId="318BA641"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725"/>
        <w:gridCol w:w="4058"/>
        <w:gridCol w:w="1423"/>
        <w:gridCol w:w="1146"/>
      </w:tblGrid>
      <w:tr w:rsidR="0001413C" w:rsidRPr="0001413C" w14:paraId="2453FC27"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75D2B8"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421C52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E94F049"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2D3042C" w14:textId="77777777" w:rsidR="0001413C" w:rsidRPr="0001413C" w:rsidRDefault="0001413C" w:rsidP="0001413C">
            <w:pPr>
              <w:rPr>
                <w:b/>
                <w:bCs/>
              </w:rPr>
            </w:pPr>
            <w:r w:rsidRPr="0001413C">
              <w:rPr>
                <w:b/>
                <w:bCs/>
              </w:rPr>
              <w:t>Alternate Text</w:t>
            </w:r>
          </w:p>
        </w:tc>
      </w:tr>
      <w:tr w:rsidR="0001413C" w:rsidRPr="0001413C" w14:paraId="31E366D6"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FD3ADC" w14:textId="77777777" w:rsidR="0001413C" w:rsidRPr="0001413C" w:rsidRDefault="0001413C" w:rsidP="0001413C">
            <w:r w:rsidRPr="0001413C">
              <w:t xml:space="preserve">Focus on Commonalities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C7E9D5" w14:textId="77777777" w:rsidR="0001413C" w:rsidRPr="0001413C" w:rsidRDefault="0001413C" w:rsidP="0001413C">
            <w:r w:rsidRPr="0001413C">
              <w:t>Our brains are wired to notice difference, not necessarily as good or bad, but just as different. It’s how we learn and process the world around us. If someone we’re meeting for the first time is different from us, or from the types of people we’re used to being around, our brains register that difference and the unfamiliarity can make us feel uncomfortable. Humans have deep-rooted survival instincts that cause us to treat new and different experiences and people as suspect. This response to difference means we’re human, but sometimes, it can make us exclude or avoid others. Our brains will always notice difference. What’s important is acknowledging this and choosing to focus on the person and what you have in common with them.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62570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B1D920" w14:textId="77777777" w:rsidR="0001413C" w:rsidRPr="0001413C" w:rsidRDefault="0001413C" w:rsidP="0001413C"/>
        </w:tc>
      </w:tr>
      <w:tr w:rsidR="0001413C" w:rsidRPr="0001413C" w14:paraId="6463A993"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ECDAC8" w14:textId="77777777" w:rsidR="0001413C" w:rsidRPr="0001413C" w:rsidRDefault="0001413C" w:rsidP="0001413C">
            <w:r w:rsidRPr="0001413C">
              <w:t xml:space="preserve">Check Your Assumptions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922FF4" w14:textId="77777777" w:rsidR="0001413C" w:rsidRPr="0001413C" w:rsidRDefault="0001413C" w:rsidP="0001413C">
            <w:r w:rsidRPr="0001413C">
              <w:t>The human brain is good at noticing differences because they help us quickly process and sort all the new information we receive. When we meet someone new, our brains try to categorize the person based on what we’ve learned or experienced about similar categories of people. This is problematic when we rely on stereotypes that trigger unconscious assumptions about people and affect how we treat them. But we can overcome them by regularly examining our perspectives and behavior to uncover what’s driving them.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4682E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17A00B" w14:textId="77777777" w:rsidR="0001413C" w:rsidRPr="0001413C" w:rsidRDefault="0001413C" w:rsidP="0001413C"/>
        </w:tc>
      </w:tr>
      <w:tr w:rsidR="0001413C" w:rsidRPr="0001413C" w14:paraId="345A0FF6"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6D559A" w14:textId="77777777" w:rsidR="0001413C" w:rsidRPr="0001413C" w:rsidRDefault="0001413C" w:rsidP="0001413C">
            <w:r w:rsidRPr="0001413C">
              <w:t xml:space="preserve">Expand Your Network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79CFAF" w14:textId="77777777" w:rsidR="0001413C" w:rsidRPr="0001413C" w:rsidRDefault="0001413C" w:rsidP="0001413C">
            <w:r w:rsidRPr="0001413C">
              <w:t>Stereotypes can be broken when we have experiences with people that challenge those stereotypes. The common stereotype that people from certain countries are better at or prefer math, science, and engineering may not be challenged until you meet someone from that location who failed math at school or works with vulnerable children instead of with computers. That’s why expanding our network to include people different from us is so important – it helps dismantle stereotypes and our own assumptions. Why not try reaching out to someone you don’t normally talk to at work and try to get to know them better?</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21452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664460" w14:textId="77777777" w:rsidR="0001413C" w:rsidRPr="0001413C" w:rsidRDefault="0001413C" w:rsidP="0001413C"/>
        </w:tc>
      </w:tr>
      <w:tr w:rsidR="0001413C" w:rsidRPr="0001413C" w14:paraId="3FE8025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231838" w14:textId="77777777" w:rsidR="0001413C" w:rsidRPr="0001413C" w:rsidRDefault="0001413C" w:rsidP="0001413C">
            <w:r w:rsidRPr="0001413C">
              <w:t xml:space="preserve">Build Your Empathy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6523F7" w14:textId="77777777" w:rsidR="0001413C" w:rsidRPr="0001413C" w:rsidRDefault="0001413C" w:rsidP="0001413C">
            <w:r w:rsidRPr="0001413C">
              <w:t>When we get to know people who are different from us, it also helps us develop empathy for others. Empathy is the ability to see the world from someone else’s perspective. It allows you to put yourself in the other person’s shoes and imagine how you would feel if you were in that person’s position. When we understand how others view and navigate the world, we begin to understand how our words and actions – even when well-intentioned – might impact them. To develop empathy, it’s important not to focus on differences but instead, find something you have in common – maybe they have a picture of a pet on their desk, and you love animals. Or offer a sincere compliment – maybe they’re wearing a cool band t-shirt. Start your conversations here and let them guide your discovery of who a person is and how they see the world. And be willing to share about yourself too.</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218BE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0005B6" w14:textId="77777777" w:rsidR="0001413C" w:rsidRPr="0001413C" w:rsidRDefault="0001413C" w:rsidP="0001413C"/>
        </w:tc>
      </w:tr>
      <w:tr w:rsidR="0001413C" w:rsidRPr="0001413C" w14:paraId="7ADD6D7B"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AE9ABF" w14:textId="77777777" w:rsidR="0001413C" w:rsidRPr="0001413C" w:rsidRDefault="0001413C" w:rsidP="0001413C">
            <w:r w:rsidRPr="0001413C">
              <w:t xml:space="preserve">Create Trust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7374BE" w14:textId="77777777" w:rsidR="0001413C" w:rsidRPr="0001413C" w:rsidRDefault="0001413C" w:rsidP="0001413C">
            <w:r>
              <w:t xml:space="preserve">One of the keys to building empathy in your conversations is by sharing stories about ourselves because stories allow us to be vulnerable by talking about our mistakes, problems, fears, and worries. Being open about things that are difficult to talk about helps establish trust because you’re trusting others with intimate details of who you are, and it makes others feel safe to trust you with the same. This helps to create psychologically safe workplaces where people feel they can bring their whole, authentic selves to work and not hide who they are because they know they will be accepted without judgment. </w:t>
            </w:r>
            <w:del w:id="467" w:author="Bauer, Sarah" w:date="2026-03-13T19:06:00Z" w16du:dateUtc="2026-03-13T19:06:06Z">
              <w:r w:rsidDel="0001413C">
                <w:delText>It also creates a safe environment to have conversations about things like racism, sexism, ableism, or homophobia at work – subjects that used to be considered “inappropriate” for the workplace.</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52715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D21787" w14:textId="77777777" w:rsidR="0001413C" w:rsidRPr="0001413C" w:rsidRDefault="0001413C" w:rsidP="0001413C"/>
        </w:tc>
      </w:tr>
      <w:tr w:rsidR="0001413C" w:rsidRPr="0001413C" w14:paraId="638DB43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BE06EA" w14:textId="77777777" w:rsidR="0001413C" w:rsidRPr="0001413C" w:rsidRDefault="0001413C" w:rsidP="0001413C">
            <w:r w:rsidRPr="0001413C">
              <w:t xml:space="preserve">Be an Ally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1C02F7" w14:textId="77777777" w:rsidR="0001413C" w:rsidRPr="0001413C" w:rsidRDefault="0001413C" w:rsidP="0001413C">
            <w:r w:rsidRPr="0001413C">
              <w:t>When people do talk to us about hurtful experiences, it’s important to be an ally in these moments. Being an ally isn’t just about speaking up and reporting hurtful behavior when you see it happening – it’s also about supporting people in the moment. That means:</w:t>
            </w:r>
          </w:p>
          <w:p w14:paraId="21AAB445" w14:textId="77777777" w:rsidR="0001413C" w:rsidRPr="0001413C" w:rsidRDefault="0001413C" w:rsidP="0001413C">
            <w:pPr>
              <w:numPr>
                <w:ilvl w:val="0"/>
                <w:numId w:val="110"/>
              </w:numPr>
            </w:pPr>
            <w:r w:rsidRPr="0001413C">
              <w:t>Actively listening with compassion when people share their experiences with us.</w:t>
            </w:r>
          </w:p>
          <w:p w14:paraId="2CD27C2E" w14:textId="77777777" w:rsidR="0001413C" w:rsidRPr="0001413C" w:rsidRDefault="0001413C" w:rsidP="0001413C">
            <w:pPr>
              <w:numPr>
                <w:ilvl w:val="0"/>
                <w:numId w:val="110"/>
              </w:numPr>
            </w:pPr>
            <w:r w:rsidRPr="0001413C">
              <w:t>Validating their experiences by letting them know that what they experienced really happened and that they weren’t imagining it, that you understand why they’re upset, and that they’re not overreacting because their feelings are valid.</w:t>
            </w:r>
          </w:p>
          <w:p w14:paraId="21F2C4A2" w14:textId="77777777" w:rsidR="0001413C" w:rsidRPr="0001413C" w:rsidRDefault="0001413C" w:rsidP="0001413C">
            <w:pPr>
              <w:numPr>
                <w:ilvl w:val="0"/>
                <w:numId w:val="110"/>
              </w:numPr>
            </w:pPr>
            <w:r w:rsidRPr="0001413C">
              <w:t>Committing to understanding why an experience was so hurtful in our own time by doing some research online instead of asking the affected person.</w:t>
            </w:r>
          </w:p>
          <w:p w14:paraId="796E3F1C" w14:textId="77777777" w:rsidR="0001413C" w:rsidRPr="0001413C" w:rsidRDefault="0001413C" w:rsidP="0001413C">
            <w:pPr>
              <w:numPr>
                <w:ilvl w:val="0"/>
                <w:numId w:val="110"/>
              </w:numPr>
            </w:pPr>
            <w:r w:rsidRPr="0001413C">
              <w:t>Giving them details of our internal complaints process if they don’t already have them.</w:t>
            </w:r>
          </w:p>
          <w:p w14:paraId="15780139" w14:textId="77777777" w:rsidR="0001413C" w:rsidRPr="0001413C" w:rsidRDefault="0001413C" w:rsidP="0001413C">
            <w:pPr>
              <w:numPr>
                <w:ilvl w:val="0"/>
                <w:numId w:val="110"/>
              </w:numPr>
            </w:pPr>
            <w:r w:rsidRPr="0001413C">
              <w:t>Offering to be a witness or offering to go with them as a support person when they make their complaint.</w:t>
            </w:r>
          </w:p>
          <w:p w14:paraId="37D3987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8DB06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5B533B7" w14:textId="77777777" w:rsidR="0001413C" w:rsidRPr="0001413C" w:rsidRDefault="0001413C" w:rsidP="0001413C"/>
        </w:tc>
      </w:tr>
    </w:tbl>
    <w:p w14:paraId="4E479FC9"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EF1418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CC9BAE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2135A4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B7B1807"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55B443" w14:textId="77777777" w:rsidR="0001413C" w:rsidRPr="0001413C" w:rsidRDefault="0001413C" w:rsidP="0001413C">
            <w:pPr>
              <w:rPr>
                <w:b/>
                <w:bCs/>
              </w:rPr>
            </w:pPr>
            <w:r w:rsidRPr="0001413C">
              <w:rPr>
                <w:b/>
                <w:bCs/>
              </w:rPr>
              <w:t>Alternate Text</w:t>
            </w:r>
          </w:p>
        </w:tc>
      </w:tr>
      <w:tr w:rsidR="0001413C" w:rsidRPr="0001413C" w14:paraId="75744CE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6B09E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675EB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A9B27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2FDE6A" w14:textId="77777777" w:rsidR="0001413C" w:rsidRPr="0001413C" w:rsidRDefault="0001413C" w:rsidP="0001413C"/>
        </w:tc>
      </w:tr>
    </w:tbl>
    <w:p w14:paraId="09B7A6FF" w14:textId="77777777" w:rsidR="0001413C" w:rsidRPr="0001413C" w:rsidRDefault="0001413C" w:rsidP="0001413C">
      <w:r w:rsidRPr="0001413C">
        <w:rPr>
          <w:b/>
          <w:bCs/>
        </w:rPr>
        <w:t>Audio Transcript Text:</w:t>
      </w:r>
      <w:r w:rsidRPr="0001413C">
        <w:t xml:space="preserve"> </w:t>
      </w:r>
    </w:p>
    <w:p w14:paraId="658E2D05" w14:textId="77777777" w:rsidR="0001413C" w:rsidRPr="0001413C" w:rsidRDefault="0001413C" w:rsidP="0001413C">
      <w:r w:rsidRPr="0001413C">
        <w:t>These people have agreed to share their experiences in this area.</w:t>
      </w:r>
    </w:p>
    <w:p w14:paraId="1A62155A" w14:textId="77777777" w:rsidR="0001413C" w:rsidRPr="0001413C" w:rsidRDefault="0001413C" w:rsidP="0001413C">
      <w:r w:rsidRPr="0001413C">
        <w:br w:type="page"/>
      </w:r>
    </w:p>
    <w:p w14:paraId="3FD9CCD3" w14:textId="77777777" w:rsidR="0001413C" w:rsidRPr="0001413C" w:rsidRDefault="0001413C" w:rsidP="0001413C">
      <w:bookmarkStart w:id="468" w:name="Page_8618223546370413996"/>
      <w:bookmarkEnd w:id="468"/>
      <w:r w:rsidRPr="0001413C">
        <w:rPr>
          <w:b/>
          <w:bCs/>
        </w:rPr>
        <w:t>Page Number:</w:t>
      </w:r>
      <w:r w:rsidRPr="0001413C">
        <w:t xml:space="preserve"> 215 </w:t>
      </w:r>
    </w:p>
    <w:p w14:paraId="21939E29" w14:textId="77777777" w:rsidR="0001413C" w:rsidRPr="0001413C" w:rsidRDefault="0001413C" w:rsidP="0001413C">
      <w:r w:rsidRPr="0001413C">
        <w:rPr>
          <w:b/>
          <w:bCs/>
        </w:rPr>
        <w:t>Lesson 57:</w:t>
      </w:r>
      <w:r w:rsidRPr="0001413C">
        <w:t xml:space="preserve"> Creating an Inclusive Workplace </w:t>
      </w:r>
    </w:p>
    <w:p w14:paraId="372746C3" w14:textId="77777777" w:rsidR="0001413C" w:rsidRPr="0001413C" w:rsidRDefault="0001413C" w:rsidP="0001413C">
      <w:r w:rsidRPr="0001413C">
        <w:rPr>
          <w:b/>
          <w:bCs/>
        </w:rPr>
        <w:t xml:space="preserve">Question and Answer Template / Text / LTR </w:t>
      </w:r>
    </w:p>
    <w:p w14:paraId="78D285B2" w14:textId="77777777" w:rsidR="0001413C" w:rsidRPr="0001413C" w:rsidRDefault="0001413C" w:rsidP="0001413C">
      <w:r w:rsidRPr="0001413C">
        <w:rPr>
          <w:b/>
          <w:bCs/>
        </w:rPr>
        <w:t>Content Title:</w:t>
      </w:r>
      <w:r w:rsidRPr="0001413C">
        <w:t xml:space="preserve"> </w:t>
      </w:r>
    </w:p>
    <w:p w14:paraId="3F5FFC38" w14:textId="77777777" w:rsidR="0001413C" w:rsidRPr="0001413C" w:rsidRDefault="0001413C" w:rsidP="0001413C">
      <w:r w:rsidRPr="0001413C">
        <w:t xml:space="preserve">A Difficult Conversation </w:t>
      </w:r>
    </w:p>
    <w:p w14:paraId="605BC23D" w14:textId="77777777" w:rsidR="0001413C" w:rsidRPr="0001413C" w:rsidRDefault="0001413C" w:rsidP="0001413C">
      <w:r w:rsidRPr="0001413C">
        <w:rPr>
          <w:b/>
          <w:bCs/>
        </w:rPr>
        <w:t>Content Description:</w:t>
      </w:r>
    </w:p>
    <w:p w14:paraId="3B378C75" w14:textId="77777777" w:rsidR="0001413C" w:rsidRPr="0001413C" w:rsidRDefault="0001413C" w:rsidP="0001413C">
      <w:r w:rsidRPr="0001413C">
        <w:t>Daren is chatting with his colleagues when Kirsty, who shares a desk with Daren, sits down and puts her face in her hands in frustration. When Daren asks her what’s wrong, she says she totally misunderstood the goals of an assignment she just finished, so she did it wrong and has to redo it. She says their manager, Laila, was really nice about it, but Kirsty just feels stupid and like she let Laila down when she took a chance on Kirsty. That’s when Jason chimes in to say that Kirsty shouldn’t be so hard on herself. He adds, “It’s the company’s fault for hiring a foreigner. She has such a thick, Indian accent that it’s no wonder you misunderstood her. They should really be hiring people who can speak proper English like the rest of us.”</w:t>
      </w:r>
    </w:p>
    <w:p w14:paraId="5D14265D" w14:textId="77777777" w:rsidR="0001413C" w:rsidRPr="0001413C" w:rsidRDefault="0001413C" w:rsidP="0001413C">
      <w:r w:rsidRPr="0001413C">
        <w:t>Kirsty looks shocked by that comment, but she just shrugs her shoulders and puts her headphones on. Daren thinks he should say something to Jason about what he said, but he’s not sure if he should.</w:t>
      </w:r>
    </w:p>
    <w:p w14:paraId="6910B106" w14:textId="77777777" w:rsidR="0001413C" w:rsidRPr="0001413C" w:rsidRDefault="0001413C" w:rsidP="0001413C">
      <w:r w:rsidRPr="0001413C">
        <w:rPr>
          <w:b/>
          <w:bCs/>
        </w:rPr>
        <w:t>Question:</w:t>
      </w:r>
      <w:r w:rsidRPr="0001413C">
        <w:t xml:space="preserve"> </w:t>
      </w:r>
    </w:p>
    <w:p w14:paraId="40641AF5" w14:textId="77777777" w:rsidR="0001413C" w:rsidRPr="0001413C" w:rsidRDefault="0001413C" w:rsidP="0001413C">
      <w:r w:rsidRPr="0001413C">
        <w:t>What two things should Daren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EDEAA6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B6AF26F"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E36677" w14:textId="77777777" w:rsidR="0001413C" w:rsidRPr="0001413C" w:rsidRDefault="0001413C" w:rsidP="0001413C">
            <w:pPr>
              <w:rPr>
                <w:b/>
                <w:bCs/>
              </w:rPr>
            </w:pPr>
            <w:r w:rsidRPr="0001413C">
              <w:rPr>
                <w:b/>
                <w:bCs/>
              </w:rPr>
              <w:t>Answer</w:t>
            </w:r>
          </w:p>
        </w:tc>
      </w:tr>
      <w:tr w:rsidR="0001413C" w:rsidRPr="0001413C" w14:paraId="6CD8FA7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3C6D69"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3E4B3C" w14:textId="77777777" w:rsidR="0001413C" w:rsidRPr="0001413C" w:rsidRDefault="0001413C" w:rsidP="0001413C">
            <w:r w:rsidRPr="0001413C">
              <w:t xml:space="preserve">Jason was only trying to make Kirsty feel better. He probably just said that to be supportive and doesn’t actually mean it, so there’s no point making a big deal about it. </w:t>
            </w:r>
          </w:p>
        </w:tc>
      </w:tr>
      <w:tr w:rsidR="0001413C" w:rsidRPr="0001413C" w14:paraId="0462F84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0D6D8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2F231E" w14:textId="77777777" w:rsidR="0001413C" w:rsidRPr="0001413C" w:rsidRDefault="0001413C" w:rsidP="0001413C">
            <w:r w:rsidRPr="0001413C">
              <w:t xml:space="preserve">Daren should rephrase the conversation by saying that miscommunication happens all the time because of differing communication styles rather than a person’s accent or fluency in English. </w:t>
            </w:r>
          </w:p>
        </w:tc>
      </w:tr>
      <w:tr w:rsidR="0001413C" w:rsidRPr="0001413C" w14:paraId="1CE122D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DBDFCF"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25F97F" w14:textId="77777777" w:rsidR="0001413C" w:rsidRPr="0001413C" w:rsidRDefault="0001413C" w:rsidP="0001413C">
            <w:r w:rsidRPr="0001413C">
              <w:t xml:space="preserve">Daren should find a quiet moment to have a respectful conversation with Jason to say that while he knows Jason meant well, some people may have found that comment hurtful, and explain why. </w:t>
            </w:r>
          </w:p>
        </w:tc>
      </w:tr>
      <w:tr w:rsidR="0001413C" w:rsidRPr="0001413C" w14:paraId="631B315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01E082"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0E8543" w14:textId="77777777" w:rsidR="0001413C" w:rsidRPr="0001413C" w:rsidRDefault="0001413C" w:rsidP="0001413C">
            <w:r w:rsidRPr="0001413C">
              <w:t xml:space="preserve">Laila didn’t hear what Jason said, and they don’t have any other Indian colleagues who could have been offended, so to avoid any conflict, it’s best if he says nothing. </w:t>
            </w:r>
          </w:p>
        </w:tc>
      </w:tr>
    </w:tbl>
    <w:p w14:paraId="25415DFB"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7BF2B91" w14:textId="77777777" w:rsidR="0001413C" w:rsidRPr="0001413C" w:rsidRDefault="0001413C" w:rsidP="0001413C">
      <w:r w:rsidRPr="0001413C">
        <w:br w:type="page"/>
      </w:r>
    </w:p>
    <w:p w14:paraId="5BF73B28" w14:textId="77777777" w:rsidR="0001413C" w:rsidRPr="0001413C" w:rsidRDefault="0001413C" w:rsidP="0001413C">
      <w:bookmarkStart w:id="469" w:name="Page_8963790139880378467"/>
      <w:bookmarkEnd w:id="469"/>
      <w:r w:rsidRPr="0001413C">
        <w:rPr>
          <w:b/>
          <w:bCs/>
        </w:rPr>
        <w:t>Page Number:</w:t>
      </w:r>
      <w:r w:rsidRPr="0001413C">
        <w:t xml:space="preserve"> 216 </w:t>
      </w:r>
    </w:p>
    <w:p w14:paraId="36A5536F" w14:textId="77777777" w:rsidR="0001413C" w:rsidRPr="0001413C" w:rsidRDefault="0001413C" w:rsidP="0001413C">
      <w:r w:rsidRPr="0001413C">
        <w:rPr>
          <w:b/>
          <w:bCs/>
        </w:rPr>
        <w:t>Lesson 57:</w:t>
      </w:r>
      <w:r w:rsidRPr="0001413C">
        <w:t xml:space="preserve"> Creating an Inclusive Workplace </w:t>
      </w:r>
    </w:p>
    <w:p w14:paraId="7F7EA45C" w14:textId="77777777" w:rsidR="0001413C" w:rsidRPr="0001413C" w:rsidRDefault="0001413C" w:rsidP="0001413C">
      <w:r w:rsidRPr="0001413C">
        <w:rPr>
          <w:b/>
          <w:bCs/>
        </w:rPr>
        <w:t xml:space="preserve">Text and Image Template / Text Only </w:t>
      </w:r>
    </w:p>
    <w:p w14:paraId="387451DC" w14:textId="77777777" w:rsidR="0001413C" w:rsidRPr="0001413C" w:rsidRDefault="0001413C" w:rsidP="0001413C">
      <w:r w:rsidRPr="0001413C">
        <w:rPr>
          <w:b/>
          <w:bCs/>
        </w:rPr>
        <w:t>Content Title:</w:t>
      </w:r>
      <w:r w:rsidRPr="0001413C">
        <w:t xml:space="preserve"> </w:t>
      </w:r>
    </w:p>
    <w:p w14:paraId="61754940" w14:textId="77777777" w:rsidR="0001413C" w:rsidRPr="0001413C" w:rsidRDefault="0001413C" w:rsidP="0001413C">
      <w:r w:rsidRPr="0001413C">
        <w:t xml:space="preserve">Remember… </w:t>
      </w:r>
    </w:p>
    <w:p w14:paraId="6B87FE67" w14:textId="77777777" w:rsidR="0001413C" w:rsidRPr="0001413C" w:rsidRDefault="0001413C" w:rsidP="0001413C">
      <w:r w:rsidRPr="0001413C">
        <w:br/>
      </w:r>
      <w:r w:rsidRPr="0001413C">
        <w:rPr>
          <w:b/>
          <w:bCs/>
        </w:rPr>
        <w:t>Column 1 Text:</w:t>
      </w:r>
      <w:r w:rsidRPr="0001413C">
        <w:t xml:space="preserve"> </w:t>
      </w:r>
    </w:p>
    <w:p w14:paraId="5B37B3AC" w14:textId="77777777" w:rsidR="0001413C" w:rsidRPr="0001413C" w:rsidRDefault="0001413C" w:rsidP="0001413C">
      <w:r w:rsidRPr="0001413C">
        <w:t>Being an ally sometimes means we need to have difficult and uncomfortable conversations with our colleagues. Jason’s comment is not supportive of an inclusive environment because it implies that anyone who has an accent or whose first language isn’t English doesn’t belong in the workplace. Speaking up in our own circles, even when people like Laila or other colleagues weren’t around to hear the hurtful comment, is one of the most important things an ally can do, because it sends the message that this kind of behavior is not acceptable, no matter who is or isn’t listening.</w:t>
      </w:r>
    </w:p>
    <w:p w14:paraId="02F4A9E0" w14:textId="77777777" w:rsidR="0001413C" w:rsidRPr="0001413C" w:rsidRDefault="0001413C" w:rsidP="0001413C">
      <w:r w:rsidRPr="0001413C">
        <w:t>Rephrasing the conversation to highlight that miscommunication can happen regardless of your accent or fluency level was the right approach. Directly confronting Jason and attacking him may have been embarrassing and put him on the defensive, which wouldn’t have helped the situation. It’s also a good idea for Daren to have a private conversation with Jason to explain why his comment was problematic, but he should be kind and respectful in his approach. It’s important to keep in mind that we’re all humans who make mistakes sometimes. The aim of the conversation is not to make Jason feel bad, but to understand his perspective and offer him a different one so he might change his viewpoint.</w:t>
      </w:r>
    </w:p>
    <w:p w14:paraId="7F25A86C" w14:textId="77777777" w:rsidR="0001413C" w:rsidRPr="0001413C" w:rsidRDefault="0001413C" w:rsidP="0001413C">
      <w:r w:rsidRPr="0001413C">
        <w:rPr>
          <w:b/>
          <w:bCs/>
        </w:rPr>
        <w:t>Audio Transcript Text:</w:t>
      </w:r>
      <w:r w:rsidRPr="0001413C">
        <w:t xml:space="preserve"> </w:t>
      </w:r>
    </w:p>
    <w:p w14:paraId="62BB4453" w14:textId="77777777" w:rsidR="0001413C" w:rsidRPr="0001413C" w:rsidRDefault="0001413C" w:rsidP="0001413C">
      <w:r w:rsidRPr="0001413C">
        <w:t>Thanks for your advice.</w:t>
      </w:r>
    </w:p>
    <w:p w14:paraId="4539161E" w14:textId="77777777" w:rsidR="0001413C" w:rsidRPr="0001413C" w:rsidRDefault="0001413C" w:rsidP="0001413C">
      <w:r w:rsidRPr="0001413C">
        <w:br w:type="page"/>
      </w:r>
    </w:p>
    <w:p w14:paraId="3A12614E" w14:textId="77777777" w:rsidR="0001413C" w:rsidRPr="0001413C" w:rsidRDefault="0001413C" w:rsidP="0001413C">
      <w:r w:rsidRPr="0001413C">
        <w:rPr>
          <w:b/>
          <w:bCs/>
        </w:rPr>
        <w:t>Lesson 58:</w:t>
      </w:r>
      <w:r w:rsidRPr="0001413C">
        <w:t xml:space="preserve"> Inclusive Leadership </w:t>
      </w:r>
    </w:p>
    <w:p w14:paraId="6E2BB018" w14:textId="77777777" w:rsidR="0001413C" w:rsidRPr="0001413C" w:rsidRDefault="0001413C" w:rsidP="0001413C">
      <w:r w:rsidRPr="0001413C">
        <w:rPr>
          <w:b/>
          <w:bCs/>
        </w:rPr>
        <w:t>Quick Quiz Lesson</w:t>
      </w:r>
      <w:r w:rsidRPr="0001413C">
        <w:t xml:space="preserve"> </w:t>
      </w:r>
    </w:p>
    <w:p w14:paraId="1D0F82DB" w14:textId="77777777" w:rsidR="0001413C" w:rsidRPr="0001413C" w:rsidRDefault="0001413C" w:rsidP="0001413C">
      <w:r w:rsidRPr="0001413C">
        <w:rPr>
          <w:b/>
          <w:bCs/>
        </w:rPr>
        <w:t>Lesson Type :</w:t>
      </w:r>
      <w:r w:rsidRPr="0001413C">
        <w:t xml:space="preserve"> </w:t>
      </w:r>
    </w:p>
    <w:p w14:paraId="771BC207" w14:textId="77777777" w:rsidR="0001413C" w:rsidRPr="0001413C" w:rsidRDefault="0001413C" w:rsidP="0001413C">
      <w:r w:rsidRPr="0001413C">
        <w:t xml:space="preserve">Quick Quiz </w:t>
      </w:r>
    </w:p>
    <w:p w14:paraId="7EEF88C4" w14:textId="77777777" w:rsidR="0001413C" w:rsidRPr="0001413C" w:rsidRDefault="0001413C" w:rsidP="0001413C">
      <w:r w:rsidRPr="0001413C">
        <w:rPr>
          <w:b/>
          <w:bCs/>
        </w:rPr>
        <w:t>Select Type :</w:t>
      </w:r>
      <w:r w:rsidRPr="0001413C">
        <w:t xml:space="preserve"> </w:t>
      </w:r>
    </w:p>
    <w:p w14:paraId="465EBBB7" w14:textId="77777777" w:rsidR="0001413C" w:rsidRPr="0001413C" w:rsidRDefault="0001413C" w:rsidP="0001413C">
      <w:r w:rsidRPr="0001413C">
        <w:t xml:space="preserve">Post Lesson Quick Quiz </w:t>
      </w:r>
    </w:p>
    <w:p w14:paraId="3B5446B4" w14:textId="77777777" w:rsidR="0001413C" w:rsidRPr="0001413C" w:rsidRDefault="0001413C" w:rsidP="0001413C">
      <w:r w:rsidRPr="0001413C">
        <w:rPr>
          <w:b/>
          <w:bCs/>
        </w:rPr>
        <w:t>Page Title :</w:t>
      </w:r>
      <w:r w:rsidRPr="0001413C">
        <w:t xml:space="preserve"> </w:t>
      </w:r>
    </w:p>
    <w:p w14:paraId="2B293E75" w14:textId="77777777" w:rsidR="0001413C" w:rsidRPr="0001413C" w:rsidRDefault="0001413C" w:rsidP="0001413C">
      <w:r w:rsidRPr="0001413C">
        <w:t xml:space="preserve">Ready for a quick assessment? </w:t>
      </w:r>
    </w:p>
    <w:p w14:paraId="684DEAE3" w14:textId="77777777" w:rsidR="0001413C" w:rsidRPr="0001413C" w:rsidRDefault="0001413C" w:rsidP="0001413C">
      <w:r w:rsidRPr="0001413C">
        <w:rPr>
          <w:b/>
          <w:bCs/>
        </w:rPr>
        <w:t>Quick Quiz Assessment</w:t>
      </w:r>
      <w:r w:rsidRPr="0001413C">
        <w:t xml:space="preserve"> </w:t>
      </w:r>
    </w:p>
    <w:p w14:paraId="1039053F" w14:textId="77777777" w:rsidR="0001413C" w:rsidRPr="0001413C" w:rsidRDefault="0001413C" w:rsidP="0001413C">
      <w:r w:rsidRPr="0001413C">
        <w:rPr>
          <w:b/>
          <w:bCs/>
        </w:rPr>
        <w:t>Questions</w:t>
      </w:r>
      <w:r w:rsidRPr="0001413C">
        <w:t xml:space="preserve"> </w:t>
      </w:r>
    </w:p>
    <w:p w14:paraId="768B023F" w14:textId="77777777" w:rsidR="0001413C" w:rsidRPr="0001413C" w:rsidRDefault="0001413C" w:rsidP="0001413C">
      <w:r w:rsidRPr="0001413C">
        <w:rPr>
          <w:b/>
          <w:bCs/>
        </w:rPr>
        <w:t>1. Question :</w:t>
      </w:r>
      <w:r w:rsidRPr="0001413C">
        <w:t xml:space="preserve"> </w:t>
      </w:r>
    </w:p>
    <w:p w14:paraId="4DE22C36" w14:textId="77777777" w:rsidR="0001413C" w:rsidRPr="0001413C" w:rsidRDefault="0001413C" w:rsidP="0001413C">
      <w:r w:rsidRPr="0001413C">
        <w:t>You notice that employees who share similar cultures have formed groups. They are secretive and private about their work and they are not sharing their ideas. Would implementing cultural training procedures to challenge group misperceptions help this situation?</w:t>
      </w:r>
    </w:p>
    <w:p w14:paraId="78C7013C" w14:textId="77777777" w:rsidR="0001413C" w:rsidRPr="0001413C" w:rsidRDefault="0001413C" w:rsidP="0001413C">
      <w:r w:rsidRPr="0001413C">
        <w:rPr>
          <w:b/>
          <w:bCs/>
        </w:rPr>
        <w:t xml:space="preserve">1. Answer: Correct </w:t>
      </w:r>
    </w:p>
    <w:p w14:paraId="0587510A" w14:textId="77777777" w:rsidR="0001413C" w:rsidRPr="0001413C" w:rsidRDefault="0001413C" w:rsidP="0001413C">
      <w:r w:rsidRPr="0001413C">
        <w:t>Yes</w:t>
      </w:r>
    </w:p>
    <w:p w14:paraId="333C9206" w14:textId="77777777" w:rsidR="0001413C" w:rsidRPr="0001413C" w:rsidRDefault="0001413C" w:rsidP="0001413C">
      <w:r w:rsidRPr="0001413C">
        <w:rPr>
          <w:b/>
          <w:bCs/>
        </w:rPr>
        <w:t xml:space="preserve">2. Answer: Incorrect </w:t>
      </w:r>
    </w:p>
    <w:p w14:paraId="35BABC28" w14:textId="77777777" w:rsidR="0001413C" w:rsidRPr="0001413C" w:rsidRDefault="0001413C" w:rsidP="0001413C">
      <w:r w:rsidRPr="0001413C">
        <w:t>No</w:t>
      </w:r>
    </w:p>
    <w:p w14:paraId="57D12B6A" w14:textId="77777777" w:rsidR="0001413C" w:rsidRPr="0001413C" w:rsidRDefault="0001413C" w:rsidP="0001413C">
      <w:r w:rsidRPr="0001413C">
        <w:rPr>
          <w:b/>
          <w:bCs/>
        </w:rPr>
        <w:t>2. Question :</w:t>
      </w:r>
      <w:r w:rsidRPr="0001413C">
        <w:t xml:space="preserve"> </w:t>
      </w:r>
    </w:p>
    <w:p w14:paraId="0E7B5608" w14:textId="77777777" w:rsidR="0001413C" w:rsidRPr="0001413C" w:rsidRDefault="0001413C" w:rsidP="0001413C">
      <w:r w:rsidRPr="0001413C">
        <w:t>Employees should be encouraged to learn about their colleagues and find similarities.</w:t>
      </w:r>
    </w:p>
    <w:p w14:paraId="2CA02030" w14:textId="77777777" w:rsidR="0001413C" w:rsidRPr="0001413C" w:rsidRDefault="0001413C" w:rsidP="0001413C">
      <w:r w:rsidRPr="0001413C">
        <w:rPr>
          <w:b/>
          <w:bCs/>
        </w:rPr>
        <w:t xml:space="preserve">1. Answer: Correct </w:t>
      </w:r>
    </w:p>
    <w:p w14:paraId="15FF9C85" w14:textId="77777777" w:rsidR="0001413C" w:rsidRPr="0001413C" w:rsidRDefault="0001413C" w:rsidP="0001413C">
      <w:r w:rsidRPr="0001413C">
        <w:t>True</w:t>
      </w:r>
    </w:p>
    <w:p w14:paraId="0A244DF2" w14:textId="77777777" w:rsidR="0001413C" w:rsidRPr="0001413C" w:rsidRDefault="0001413C" w:rsidP="0001413C">
      <w:r w:rsidRPr="0001413C">
        <w:rPr>
          <w:b/>
          <w:bCs/>
        </w:rPr>
        <w:t xml:space="preserve">2. Answer: Incorrect </w:t>
      </w:r>
    </w:p>
    <w:p w14:paraId="2DCEF629" w14:textId="77777777" w:rsidR="0001413C" w:rsidRPr="0001413C" w:rsidRDefault="0001413C" w:rsidP="0001413C">
      <w:r w:rsidRPr="0001413C">
        <w:t>False</w:t>
      </w:r>
    </w:p>
    <w:p w14:paraId="77C6540A" w14:textId="77777777" w:rsidR="0001413C" w:rsidRPr="0001413C" w:rsidRDefault="0001413C" w:rsidP="0001413C">
      <w:r w:rsidRPr="0001413C">
        <w:rPr>
          <w:b/>
          <w:bCs/>
        </w:rPr>
        <w:t>3. Question :</w:t>
      </w:r>
      <w:r w:rsidRPr="0001413C">
        <w:t xml:space="preserve"> </w:t>
      </w:r>
    </w:p>
    <w:p w14:paraId="0E92F8F9" w14:textId="77777777" w:rsidR="0001413C" w:rsidRPr="0001413C" w:rsidRDefault="0001413C" w:rsidP="0001413C">
      <w:r w:rsidRPr="0001413C">
        <w:t>Employees should be encouraged to interact outside of work to help them feel more comfortable with one another.</w:t>
      </w:r>
    </w:p>
    <w:p w14:paraId="37662D51" w14:textId="77777777" w:rsidR="0001413C" w:rsidRPr="0001413C" w:rsidRDefault="0001413C" w:rsidP="0001413C">
      <w:r w:rsidRPr="0001413C">
        <w:rPr>
          <w:b/>
          <w:bCs/>
        </w:rPr>
        <w:t xml:space="preserve">1. Answer: Correct </w:t>
      </w:r>
    </w:p>
    <w:p w14:paraId="65E5537E" w14:textId="77777777" w:rsidR="0001413C" w:rsidRPr="0001413C" w:rsidRDefault="0001413C" w:rsidP="0001413C">
      <w:r w:rsidRPr="0001413C">
        <w:t>True</w:t>
      </w:r>
    </w:p>
    <w:p w14:paraId="29C0E529" w14:textId="77777777" w:rsidR="0001413C" w:rsidRPr="0001413C" w:rsidRDefault="0001413C" w:rsidP="0001413C">
      <w:r w:rsidRPr="0001413C">
        <w:rPr>
          <w:b/>
          <w:bCs/>
        </w:rPr>
        <w:t xml:space="preserve">2. Answer: Incorrect </w:t>
      </w:r>
    </w:p>
    <w:p w14:paraId="68242E4F" w14:textId="77777777" w:rsidR="0001413C" w:rsidRPr="0001413C" w:rsidRDefault="0001413C" w:rsidP="0001413C">
      <w:r w:rsidRPr="0001413C">
        <w:t>False</w:t>
      </w:r>
    </w:p>
    <w:p w14:paraId="4F11736D" w14:textId="77777777" w:rsidR="0001413C" w:rsidRPr="0001413C" w:rsidRDefault="0001413C" w:rsidP="0001413C">
      <w:r w:rsidRPr="0001413C">
        <w:rPr>
          <w:b/>
          <w:bCs/>
        </w:rPr>
        <w:t>4. Question :</w:t>
      </w:r>
      <w:r w:rsidRPr="0001413C">
        <w:t xml:space="preserve"> </w:t>
      </w:r>
    </w:p>
    <w:p w14:paraId="6B85F78F" w14:textId="77777777" w:rsidR="0001413C" w:rsidRPr="0001413C" w:rsidRDefault="0001413C" w:rsidP="0001413C">
      <w:r w:rsidRPr="0001413C">
        <w:t>Open channels of communication provide employees with opportunities to participate in decision-making, leading to better, more diverse contributions.</w:t>
      </w:r>
    </w:p>
    <w:p w14:paraId="0D77166C" w14:textId="77777777" w:rsidR="0001413C" w:rsidRPr="0001413C" w:rsidRDefault="0001413C" w:rsidP="0001413C">
      <w:r w:rsidRPr="0001413C">
        <w:rPr>
          <w:b/>
          <w:bCs/>
        </w:rPr>
        <w:t xml:space="preserve">1. Answer: Correct </w:t>
      </w:r>
    </w:p>
    <w:p w14:paraId="2CA3EF3F" w14:textId="77777777" w:rsidR="0001413C" w:rsidRPr="0001413C" w:rsidRDefault="0001413C" w:rsidP="0001413C">
      <w:r w:rsidRPr="0001413C">
        <w:t>True</w:t>
      </w:r>
    </w:p>
    <w:p w14:paraId="281E1EB4" w14:textId="77777777" w:rsidR="0001413C" w:rsidRPr="0001413C" w:rsidRDefault="0001413C" w:rsidP="0001413C">
      <w:r w:rsidRPr="0001413C">
        <w:rPr>
          <w:b/>
          <w:bCs/>
        </w:rPr>
        <w:t xml:space="preserve">2. Answer: Incorrect </w:t>
      </w:r>
    </w:p>
    <w:p w14:paraId="268C9890" w14:textId="77777777" w:rsidR="0001413C" w:rsidRPr="0001413C" w:rsidRDefault="0001413C" w:rsidP="0001413C">
      <w:r w:rsidRPr="0001413C">
        <w:t>False</w:t>
      </w:r>
    </w:p>
    <w:p w14:paraId="7AC5967D" w14:textId="77777777" w:rsidR="0001413C" w:rsidRPr="0001413C" w:rsidRDefault="0001413C" w:rsidP="0001413C">
      <w:r w:rsidRPr="0001413C">
        <w:rPr>
          <w:b/>
          <w:bCs/>
        </w:rPr>
        <w:t>5. Question :</w:t>
      </w:r>
      <w:r w:rsidRPr="0001413C">
        <w:t xml:space="preserve"> </w:t>
      </w:r>
    </w:p>
    <w:p w14:paraId="092B32DF" w14:textId="77777777" w:rsidR="0001413C" w:rsidRPr="0001413C" w:rsidRDefault="0001413C" w:rsidP="0001413C">
      <w:r w:rsidRPr="0001413C">
        <w:t>Managers have no role to play in maintaining a culture of inclusion and creating open and effective channels of communication.</w:t>
      </w:r>
    </w:p>
    <w:p w14:paraId="594B596C" w14:textId="77777777" w:rsidR="0001413C" w:rsidRPr="0001413C" w:rsidRDefault="0001413C" w:rsidP="0001413C">
      <w:r w:rsidRPr="0001413C">
        <w:rPr>
          <w:b/>
          <w:bCs/>
        </w:rPr>
        <w:t xml:space="preserve">1. Answer: Incorrect </w:t>
      </w:r>
    </w:p>
    <w:p w14:paraId="3AB257DB" w14:textId="77777777" w:rsidR="0001413C" w:rsidRPr="0001413C" w:rsidRDefault="0001413C" w:rsidP="0001413C">
      <w:r w:rsidRPr="0001413C">
        <w:t>True</w:t>
      </w:r>
    </w:p>
    <w:p w14:paraId="66E13B4E" w14:textId="77777777" w:rsidR="0001413C" w:rsidRPr="0001413C" w:rsidRDefault="0001413C" w:rsidP="0001413C">
      <w:r w:rsidRPr="0001413C">
        <w:rPr>
          <w:b/>
          <w:bCs/>
        </w:rPr>
        <w:t xml:space="preserve">2. Answer: Correct </w:t>
      </w:r>
    </w:p>
    <w:p w14:paraId="69AD1BDD" w14:textId="77777777" w:rsidR="0001413C" w:rsidRPr="0001413C" w:rsidRDefault="0001413C" w:rsidP="0001413C">
      <w:r w:rsidRPr="0001413C">
        <w:t>False</w:t>
      </w:r>
    </w:p>
    <w:p w14:paraId="3112E925" w14:textId="77777777" w:rsidR="0001413C" w:rsidRPr="0001413C" w:rsidRDefault="0001413C" w:rsidP="0001413C">
      <w:r w:rsidRPr="0001413C">
        <w:rPr>
          <w:b/>
          <w:bCs/>
        </w:rPr>
        <w:t>6. Question :</w:t>
      </w:r>
      <w:r w:rsidRPr="0001413C">
        <w:t xml:space="preserve"> </w:t>
      </w:r>
    </w:p>
    <w:p w14:paraId="3D86ED95" w14:textId="77777777" w:rsidR="0001413C" w:rsidRPr="0001413C" w:rsidRDefault="0001413C" w:rsidP="0001413C">
      <w:r w:rsidRPr="0001413C">
        <w:t>Gavin’s direct report suggests trying to encourage the team to use gender-neutral terms at work like “hey folks” instead of “hey guys” because “guys” is a gender-assuming term that could cause offense. Gavin says that’s a silly idea, because “hey guys” is a term used to describe members of a group regardless of their sex.</w:t>
      </w:r>
    </w:p>
    <w:p w14:paraId="7C554F5B" w14:textId="77777777" w:rsidR="0001413C" w:rsidRPr="0001413C" w:rsidRDefault="0001413C" w:rsidP="0001413C">
      <w:r w:rsidRPr="0001413C">
        <w:t>Is this an example of an inclusive manager?</w:t>
      </w:r>
    </w:p>
    <w:p w14:paraId="6FD25B47" w14:textId="77777777" w:rsidR="0001413C" w:rsidRPr="0001413C" w:rsidRDefault="0001413C" w:rsidP="0001413C">
      <w:r w:rsidRPr="0001413C">
        <w:rPr>
          <w:b/>
          <w:bCs/>
        </w:rPr>
        <w:t xml:space="preserve">1. Answer: Incorrect </w:t>
      </w:r>
    </w:p>
    <w:p w14:paraId="7404B17E" w14:textId="77777777" w:rsidR="0001413C" w:rsidRPr="0001413C" w:rsidRDefault="0001413C" w:rsidP="0001413C">
      <w:r w:rsidRPr="0001413C">
        <w:t>Yes</w:t>
      </w:r>
    </w:p>
    <w:p w14:paraId="731A34F8" w14:textId="77777777" w:rsidR="0001413C" w:rsidRPr="0001413C" w:rsidRDefault="0001413C" w:rsidP="0001413C">
      <w:r w:rsidRPr="0001413C">
        <w:rPr>
          <w:b/>
          <w:bCs/>
        </w:rPr>
        <w:t xml:space="preserve">2. Answer: Correct </w:t>
      </w:r>
    </w:p>
    <w:p w14:paraId="4F6EF438" w14:textId="77777777" w:rsidR="0001413C" w:rsidRPr="0001413C" w:rsidRDefault="0001413C" w:rsidP="0001413C">
      <w:r w:rsidRPr="0001413C">
        <w:t>No</w:t>
      </w:r>
    </w:p>
    <w:p w14:paraId="6E9BF85C" w14:textId="77777777" w:rsidR="0001413C" w:rsidRPr="0001413C" w:rsidRDefault="0001413C" w:rsidP="0001413C">
      <w:r w:rsidRPr="0001413C">
        <w:rPr>
          <w:b/>
          <w:bCs/>
        </w:rPr>
        <w:t>7. Question :</w:t>
      </w:r>
      <w:r w:rsidRPr="0001413C">
        <w:t xml:space="preserve"> </w:t>
      </w:r>
    </w:p>
    <w:p w14:paraId="7093D077" w14:textId="77777777" w:rsidR="0001413C" w:rsidRPr="0001413C" w:rsidRDefault="0001413C" w:rsidP="0001413C">
      <w:r w:rsidRPr="0001413C">
        <w:t>Monica is a manager and notices that Tomaso always interrupts his female colleagues when they are speaking, but never interrupts his male colleagues. Monica doesn’t address the problem, because she believes strong female employees should be able to make themselves heard.</w:t>
      </w:r>
    </w:p>
    <w:p w14:paraId="71B1468F" w14:textId="77777777" w:rsidR="0001413C" w:rsidRPr="0001413C" w:rsidRDefault="0001413C" w:rsidP="0001413C">
      <w:r w:rsidRPr="0001413C">
        <w:t>Is this an example of an inclusive manager?</w:t>
      </w:r>
    </w:p>
    <w:p w14:paraId="38ECDA5B" w14:textId="77777777" w:rsidR="0001413C" w:rsidRPr="0001413C" w:rsidRDefault="0001413C" w:rsidP="0001413C">
      <w:r w:rsidRPr="0001413C">
        <w:rPr>
          <w:b/>
          <w:bCs/>
        </w:rPr>
        <w:t xml:space="preserve">1. Answer: Incorrect </w:t>
      </w:r>
    </w:p>
    <w:p w14:paraId="71819904" w14:textId="77777777" w:rsidR="0001413C" w:rsidRPr="0001413C" w:rsidRDefault="0001413C" w:rsidP="0001413C">
      <w:r w:rsidRPr="0001413C">
        <w:t>Yes</w:t>
      </w:r>
    </w:p>
    <w:p w14:paraId="13D824FE" w14:textId="77777777" w:rsidR="0001413C" w:rsidRPr="0001413C" w:rsidRDefault="0001413C" w:rsidP="0001413C">
      <w:r w:rsidRPr="0001413C">
        <w:rPr>
          <w:b/>
          <w:bCs/>
        </w:rPr>
        <w:t xml:space="preserve">2. Answer: Correct </w:t>
      </w:r>
    </w:p>
    <w:p w14:paraId="660FE589" w14:textId="77777777" w:rsidR="0001413C" w:rsidRPr="0001413C" w:rsidRDefault="0001413C" w:rsidP="0001413C">
      <w:r w:rsidRPr="0001413C">
        <w:t>No</w:t>
      </w:r>
    </w:p>
    <w:p w14:paraId="0AE59AA1" w14:textId="77777777" w:rsidR="0001413C" w:rsidRPr="0001413C" w:rsidRDefault="0001413C" w:rsidP="0001413C">
      <w:r w:rsidRPr="0001413C">
        <w:rPr>
          <w:b/>
          <w:bCs/>
        </w:rPr>
        <w:t>8. Question :</w:t>
      </w:r>
      <w:r w:rsidRPr="0001413C">
        <w:t xml:space="preserve"> </w:t>
      </w:r>
    </w:p>
    <w:p w14:paraId="2569CE82" w14:textId="77777777" w:rsidR="0001413C" w:rsidRPr="0001413C" w:rsidRDefault="0001413C" w:rsidP="0001413C">
      <w:r w:rsidRPr="0001413C">
        <w:t>Kurt has noticed that his direct report, Ethan, hasn’t been fitting in well with the team. Kurt suggests that Ethan should try and change his accent, or the way he speaks, so he sounds more educated. That way, he will appear to be at the same level as everyone else on the team.</w:t>
      </w:r>
    </w:p>
    <w:p w14:paraId="672417A8" w14:textId="77777777" w:rsidR="0001413C" w:rsidRPr="0001413C" w:rsidRDefault="0001413C" w:rsidP="0001413C">
      <w:r w:rsidRPr="0001413C">
        <w:t>Is this an example of an inclusive manager?</w:t>
      </w:r>
    </w:p>
    <w:p w14:paraId="6EAC7E57" w14:textId="77777777" w:rsidR="0001413C" w:rsidRPr="0001413C" w:rsidRDefault="0001413C" w:rsidP="0001413C">
      <w:r w:rsidRPr="0001413C">
        <w:rPr>
          <w:b/>
          <w:bCs/>
        </w:rPr>
        <w:t xml:space="preserve">1. Answer: Incorrect </w:t>
      </w:r>
    </w:p>
    <w:p w14:paraId="6A77C88A" w14:textId="77777777" w:rsidR="0001413C" w:rsidRPr="0001413C" w:rsidRDefault="0001413C" w:rsidP="0001413C">
      <w:r w:rsidRPr="0001413C">
        <w:t>Yes</w:t>
      </w:r>
    </w:p>
    <w:p w14:paraId="10553692" w14:textId="77777777" w:rsidR="0001413C" w:rsidRPr="0001413C" w:rsidRDefault="0001413C" w:rsidP="0001413C">
      <w:r w:rsidRPr="0001413C">
        <w:rPr>
          <w:b/>
          <w:bCs/>
        </w:rPr>
        <w:t xml:space="preserve">2. Answer: Correct </w:t>
      </w:r>
    </w:p>
    <w:p w14:paraId="301B29C0" w14:textId="77777777" w:rsidR="0001413C" w:rsidRPr="0001413C" w:rsidRDefault="0001413C" w:rsidP="0001413C">
      <w:r w:rsidRPr="0001413C">
        <w:t>No</w:t>
      </w:r>
    </w:p>
    <w:p w14:paraId="1D1D72C2" w14:textId="77777777" w:rsidR="0001413C" w:rsidRPr="0001413C" w:rsidRDefault="0001413C" w:rsidP="0001413C">
      <w:r w:rsidRPr="0001413C">
        <w:rPr>
          <w:b/>
          <w:bCs/>
        </w:rPr>
        <w:t>9. Question :</w:t>
      </w:r>
      <w:r w:rsidRPr="0001413C">
        <w:t xml:space="preserve"> </w:t>
      </w:r>
    </w:p>
    <w:p w14:paraId="0DC8454F" w14:textId="77777777" w:rsidR="0001413C" w:rsidRPr="0001413C" w:rsidRDefault="0001413C" w:rsidP="0001413C">
      <w:r w:rsidRPr="0001413C">
        <w:t>Raeen overhears a conversation between her two direct reports, where Daniel described his colleague Gia as non-binary. Gia corrected him and said they’re actually agender, which means they have no gender identity, and that non-binary is actually an umbrella term for a number of gender identities. Daniel then said, “It’s all the same thing. It’s just too confusing to remember.” Raeen doesn’t intervene because she thinks Gia is being too sensitive about it.</w:t>
      </w:r>
    </w:p>
    <w:p w14:paraId="5717B074" w14:textId="77777777" w:rsidR="0001413C" w:rsidRPr="0001413C" w:rsidRDefault="0001413C" w:rsidP="0001413C">
      <w:r w:rsidRPr="0001413C">
        <w:t>Is this an example of an inclusive manager?</w:t>
      </w:r>
    </w:p>
    <w:p w14:paraId="42D93A4B" w14:textId="77777777" w:rsidR="0001413C" w:rsidRPr="0001413C" w:rsidRDefault="0001413C" w:rsidP="0001413C">
      <w:r w:rsidRPr="0001413C">
        <w:rPr>
          <w:b/>
          <w:bCs/>
        </w:rPr>
        <w:t xml:space="preserve">1. Answer: Incorrect </w:t>
      </w:r>
    </w:p>
    <w:p w14:paraId="229E1528" w14:textId="77777777" w:rsidR="0001413C" w:rsidRPr="0001413C" w:rsidRDefault="0001413C" w:rsidP="0001413C">
      <w:r w:rsidRPr="0001413C">
        <w:t>Yes</w:t>
      </w:r>
    </w:p>
    <w:p w14:paraId="259E6511" w14:textId="77777777" w:rsidR="0001413C" w:rsidRPr="0001413C" w:rsidRDefault="0001413C" w:rsidP="0001413C">
      <w:r w:rsidRPr="0001413C">
        <w:rPr>
          <w:b/>
          <w:bCs/>
        </w:rPr>
        <w:t xml:space="preserve">2. Answer: Correct </w:t>
      </w:r>
    </w:p>
    <w:p w14:paraId="4898063B" w14:textId="77777777" w:rsidR="0001413C" w:rsidRPr="0001413C" w:rsidRDefault="0001413C" w:rsidP="0001413C">
      <w:r w:rsidRPr="0001413C">
        <w:t>No</w:t>
      </w:r>
    </w:p>
    <w:p w14:paraId="0B33E319" w14:textId="77777777" w:rsidR="0001413C" w:rsidRPr="0001413C" w:rsidRDefault="0001413C" w:rsidP="0001413C">
      <w:r w:rsidRPr="0001413C">
        <w:rPr>
          <w:b/>
          <w:bCs/>
        </w:rPr>
        <w:t>10. Question :</w:t>
      </w:r>
      <w:r w:rsidRPr="0001413C">
        <w:t xml:space="preserve"> </w:t>
      </w:r>
    </w:p>
    <w:p w14:paraId="609BEB81" w14:textId="77777777" w:rsidR="0001413C" w:rsidRPr="0001413C" w:rsidRDefault="0001413C" w:rsidP="0001413C">
      <w:r w:rsidRPr="0001413C">
        <w:t>Rasmus makes a point of understanding what his colleagues’ faiths and beliefs are, so all of the major religious holidays are celebrated at work.</w:t>
      </w:r>
    </w:p>
    <w:p w14:paraId="58A6A142" w14:textId="77777777" w:rsidR="0001413C" w:rsidRPr="0001413C" w:rsidRDefault="0001413C" w:rsidP="0001413C">
      <w:r w:rsidRPr="0001413C">
        <w:t>Is this an example of an inclusive manager?</w:t>
      </w:r>
    </w:p>
    <w:p w14:paraId="0B854250" w14:textId="77777777" w:rsidR="0001413C" w:rsidRPr="0001413C" w:rsidRDefault="0001413C" w:rsidP="0001413C">
      <w:r w:rsidRPr="0001413C">
        <w:rPr>
          <w:b/>
          <w:bCs/>
        </w:rPr>
        <w:t xml:space="preserve">1. Answer: Correct </w:t>
      </w:r>
    </w:p>
    <w:p w14:paraId="124DA8AB" w14:textId="77777777" w:rsidR="0001413C" w:rsidRPr="0001413C" w:rsidRDefault="0001413C" w:rsidP="0001413C">
      <w:r w:rsidRPr="0001413C">
        <w:t>Yes</w:t>
      </w:r>
    </w:p>
    <w:p w14:paraId="484C650A" w14:textId="77777777" w:rsidR="0001413C" w:rsidRPr="0001413C" w:rsidRDefault="0001413C" w:rsidP="0001413C">
      <w:r w:rsidRPr="0001413C">
        <w:rPr>
          <w:b/>
          <w:bCs/>
        </w:rPr>
        <w:t xml:space="preserve">2. Answer: Incorrect </w:t>
      </w:r>
    </w:p>
    <w:p w14:paraId="35CCFDF6" w14:textId="77777777" w:rsidR="0001413C" w:rsidRPr="0001413C" w:rsidRDefault="0001413C" w:rsidP="0001413C">
      <w:r w:rsidRPr="0001413C">
        <w:t>No</w:t>
      </w:r>
    </w:p>
    <w:p w14:paraId="14378B3B" w14:textId="77777777" w:rsidR="0001413C" w:rsidRPr="0001413C" w:rsidRDefault="0001413C" w:rsidP="0001413C">
      <w:r w:rsidRPr="0001413C">
        <w:rPr>
          <w:b/>
          <w:bCs/>
        </w:rPr>
        <w:t xml:space="preserve">Number of questions needed to pass ? : </w:t>
      </w:r>
    </w:p>
    <w:p w14:paraId="31E50723" w14:textId="77777777" w:rsidR="0001413C" w:rsidRPr="0001413C" w:rsidRDefault="0001413C" w:rsidP="0001413C">
      <w:r w:rsidRPr="0001413C">
        <w:t xml:space="preserve">4 </w:t>
      </w:r>
    </w:p>
    <w:p w14:paraId="3A4FA61A" w14:textId="77777777" w:rsidR="0001413C" w:rsidRPr="0001413C" w:rsidRDefault="0001413C" w:rsidP="0001413C">
      <w:r w:rsidRPr="0001413C">
        <w:rPr>
          <w:b/>
          <w:bCs/>
        </w:rPr>
        <w:t>Passed Message</w:t>
      </w:r>
      <w:r w:rsidRPr="0001413C">
        <w:t xml:space="preserve"> </w:t>
      </w:r>
    </w:p>
    <w:p w14:paraId="1CA40BDD" w14:textId="77777777" w:rsidR="0001413C" w:rsidRPr="0001413C" w:rsidRDefault="0001413C" w:rsidP="0001413C">
      <w:r w:rsidRPr="0001413C">
        <w:rPr>
          <w:b/>
          <w:bCs/>
        </w:rPr>
        <w:t xml:space="preserve">Message text: </w:t>
      </w:r>
    </w:p>
    <w:p w14:paraId="5C67DDA6" w14:textId="77777777" w:rsidR="0001413C" w:rsidRPr="0001413C" w:rsidRDefault="0001413C" w:rsidP="0001413C">
      <w:r w:rsidRPr="0001413C">
        <w:t>Well done!</w:t>
      </w:r>
    </w:p>
    <w:p w14:paraId="17AF0445" w14:textId="77777777" w:rsidR="0001413C" w:rsidRPr="0001413C" w:rsidRDefault="0001413C" w:rsidP="0001413C">
      <w:r w:rsidRPr="0001413C">
        <w:rPr>
          <w:b/>
          <w:bCs/>
        </w:rPr>
        <w:t>Failed Message</w:t>
      </w:r>
      <w:r w:rsidRPr="0001413C">
        <w:t xml:space="preserve"> </w:t>
      </w:r>
    </w:p>
    <w:p w14:paraId="3043922D" w14:textId="77777777" w:rsidR="0001413C" w:rsidRPr="0001413C" w:rsidRDefault="0001413C" w:rsidP="0001413C">
      <w:r w:rsidRPr="0001413C">
        <w:rPr>
          <w:b/>
          <w:bCs/>
        </w:rPr>
        <w:t xml:space="preserve">Message text: </w:t>
      </w:r>
    </w:p>
    <w:p w14:paraId="2B4B8A49" w14:textId="77777777" w:rsidR="0001413C" w:rsidRPr="0001413C" w:rsidRDefault="0001413C" w:rsidP="0001413C">
      <w:r w:rsidRPr="0001413C">
        <w:t>You'll need to review this assessment.</w:t>
      </w:r>
    </w:p>
    <w:p w14:paraId="0C04E65E" w14:textId="77777777" w:rsidR="0001413C" w:rsidRPr="0001413C" w:rsidRDefault="0001413C" w:rsidP="0001413C">
      <w:r w:rsidRPr="0001413C">
        <w:br w:type="page"/>
      </w:r>
    </w:p>
    <w:p w14:paraId="33066171" w14:textId="77777777" w:rsidR="0001413C" w:rsidRPr="0001413C" w:rsidRDefault="0001413C" w:rsidP="0001413C">
      <w:bookmarkStart w:id="470" w:name="Page_1808734369712125922"/>
      <w:bookmarkEnd w:id="470"/>
      <w:r w:rsidRPr="0001413C">
        <w:rPr>
          <w:b/>
          <w:bCs/>
        </w:rPr>
        <w:t>Page Number:</w:t>
      </w:r>
      <w:r w:rsidRPr="0001413C">
        <w:t xml:space="preserve"> 217 </w:t>
      </w:r>
    </w:p>
    <w:p w14:paraId="16D4F5DC" w14:textId="77777777" w:rsidR="0001413C" w:rsidRPr="0001413C" w:rsidRDefault="0001413C" w:rsidP="0001413C">
      <w:r w:rsidRPr="0001413C">
        <w:rPr>
          <w:b/>
          <w:bCs/>
        </w:rPr>
        <w:t>Lesson 58:</w:t>
      </w:r>
      <w:r w:rsidRPr="0001413C">
        <w:t xml:space="preserve"> Inclusive Leadership </w:t>
      </w:r>
    </w:p>
    <w:p w14:paraId="02E8A92E" w14:textId="77777777" w:rsidR="0001413C" w:rsidRPr="0001413C" w:rsidRDefault="0001413C" w:rsidP="0001413C">
      <w:r w:rsidRPr="0001413C">
        <w:rPr>
          <w:b/>
          <w:bCs/>
        </w:rPr>
        <w:t xml:space="preserve">Click and Reveal Template / LTR / Random </w:t>
      </w:r>
    </w:p>
    <w:p w14:paraId="32AEFC4A" w14:textId="77777777" w:rsidR="0001413C" w:rsidRPr="0001413C" w:rsidRDefault="0001413C" w:rsidP="0001413C">
      <w:r w:rsidRPr="0001413C">
        <w:rPr>
          <w:b/>
          <w:bCs/>
        </w:rPr>
        <w:t>Content Title:</w:t>
      </w:r>
      <w:r w:rsidRPr="0001413C">
        <w:t xml:space="preserve"> </w:t>
      </w:r>
    </w:p>
    <w:p w14:paraId="7E116DA9" w14:textId="77777777" w:rsidR="0001413C" w:rsidRPr="0001413C" w:rsidRDefault="0001413C" w:rsidP="0001413C">
      <w:r w:rsidRPr="0001413C">
        <w:t xml:space="preserve">Reaping the Benefits of Diversity </w:t>
      </w:r>
    </w:p>
    <w:p w14:paraId="7DA8E7DF" w14:textId="77777777" w:rsidR="0001413C" w:rsidRPr="0001413C" w:rsidRDefault="0001413C" w:rsidP="0001413C">
      <w:r w:rsidRPr="0001413C">
        <w:rPr>
          <w:b/>
          <w:bCs/>
        </w:rPr>
        <w:t>Content Description:</w:t>
      </w:r>
    </w:p>
    <w:p w14:paraId="53D46367" w14:textId="565C8E9F" w:rsidR="0001413C" w:rsidRPr="0001413C" w:rsidRDefault="0001413C" w:rsidP="0001413C">
      <w:r>
        <w:t xml:space="preserve">Inclusive managers recognize that every person in their team is different and that these differences are comprised of diverse strengths, weaknesses, and perspectives that make each of us unique. Inclusive managers also understand that these unique qualities should be embraced to harness the power that diversity brings, like creativity, innovation, and collaborative problem-solving. But diversity is not a guarantee of any of these highly valued workplace attributes, and managers have a huge role to play in fostering inclusive and </w:t>
      </w:r>
      <w:del w:id="471" w:author="Bauer, Sarah" w:date="2026-03-13T19:19:00Z" w16du:dateUtc="2026-03-13T19:19:40Z">
        <w:r w:rsidDel="0001413C">
          <w:delText>equitable workplace</w:delText>
        </w:r>
      </w:del>
      <w:ins w:id="472" w:author="Bauer, Sarah" w:date="2026-03-13T19:19:00Z" w16du:dateUtc="2026-03-13T19:19:40Z">
        <w:r w:rsidR="474A4DBC">
          <w:t>workplace</w:t>
        </w:r>
      </w:ins>
      <w:r>
        <w:t xml:space="preserve">s that allow innovation to flourish. </w:t>
      </w:r>
    </w:p>
    <w:p w14:paraId="15F636F8" w14:textId="455DBAA3" w:rsidR="0001413C" w:rsidRPr="0001413C" w:rsidRDefault="0001413C" w:rsidP="0001413C">
      <w:r>
        <w:t xml:space="preserve">Select each step to find out how you can create an inclusive and </w:t>
      </w:r>
      <w:del w:id="473" w:author="Bauer, Sarah" w:date="2026-03-13T19:19:00Z" w16du:dateUtc="2026-03-13T19:19:40Z">
        <w:r w:rsidDel="0001413C">
          <w:delText>equitable workplace</w:delText>
        </w:r>
      </w:del>
      <w:ins w:id="474" w:author="Bauer, Sarah" w:date="2026-03-13T19:19:00Z" w16du:dateUtc="2026-03-13T19:19:40Z">
        <w:r w:rsidR="474A4DBC">
          <w:t>workplace</w:t>
        </w:r>
      </w:ins>
      <w:r>
        <w:t xml:space="preserve"> culture and reap the benefits of diversity. </w:t>
      </w:r>
    </w:p>
    <w:p w14:paraId="21A785B0"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109"/>
        <w:gridCol w:w="2704"/>
        <w:gridCol w:w="1405"/>
        <w:gridCol w:w="1134"/>
      </w:tblGrid>
      <w:tr w:rsidR="0001413C" w:rsidRPr="0001413C" w14:paraId="4151DB8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C0704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9F33C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59100D3"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D981B5" w14:textId="77777777" w:rsidR="0001413C" w:rsidRPr="0001413C" w:rsidRDefault="0001413C" w:rsidP="0001413C">
            <w:pPr>
              <w:rPr>
                <w:b/>
                <w:bCs/>
              </w:rPr>
            </w:pPr>
            <w:r w:rsidRPr="0001413C">
              <w:rPr>
                <w:b/>
                <w:bCs/>
              </w:rPr>
              <w:t>Alternate Text</w:t>
            </w:r>
          </w:p>
        </w:tc>
      </w:tr>
      <w:tr w:rsidR="0001413C" w:rsidRPr="0001413C" w14:paraId="66CA578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600E5A" w14:textId="77777777" w:rsidR="0001413C" w:rsidRPr="0001413C" w:rsidRDefault="0001413C" w:rsidP="0001413C">
            <w:r w:rsidRPr="0001413C">
              <w:t xml:space="preserve">Recognize Potential for Bias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138F01" w14:textId="77777777" w:rsidR="0001413C" w:rsidRPr="0001413C" w:rsidRDefault="0001413C" w:rsidP="0001413C">
            <w:r w:rsidRPr="0001413C">
              <w:t>Studies have shown that when presented with two versions of the exact same resume with different names, managers were more likely to reject the CV that had a “non-traditional” name. This likely happens because names can reveal our ethnicity and race, and we might make an assumption about the person.</w:t>
            </w:r>
          </w:p>
          <w:p w14:paraId="6561DA06" w14:textId="77777777" w:rsidR="0001413C" w:rsidRPr="0001413C" w:rsidRDefault="0001413C" w:rsidP="0001413C">
            <w:r w:rsidRPr="0001413C">
              <w:t>These beliefs are based on stereotypes that can inform our opinion about people before we get to know them. This is what we call bias. Bias is neither good nor bad, and all humans have it, but unfortunately, it can cause us to consciously or unconsciously make unfair decisions that mean someone doesn’t get hired, promoted, receive training opportunities, or get assigned an important project.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F60F0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AAE970" w14:textId="77777777" w:rsidR="0001413C" w:rsidRPr="0001413C" w:rsidRDefault="0001413C" w:rsidP="0001413C"/>
        </w:tc>
      </w:tr>
      <w:tr w:rsidR="0001413C" w:rsidRPr="0001413C" w14:paraId="7893986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8DFC1C" w14:textId="77777777" w:rsidR="0001413C" w:rsidRPr="0001413C" w:rsidRDefault="0001413C" w:rsidP="0001413C">
            <w:r w:rsidRPr="0001413C">
              <w:t xml:space="preserve">Look for Culture Adds, Not Culture Fits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0DC558" w14:textId="77777777" w:rsidR="0001413C" w:rsidRPr="0001413C" w:rsidRDefault="0001413C" w:rsidP="0001413C">
            <w:r w:rsidRPr="0001413C">
              <w:t>Managers may be tempted to look for “culture fit” when hiring. This means they’re looking for candidates similar to themselves or the rest of their team because they think the team will work better together. But by doing so, they’re excluding a diverse talent pool that could add something to the team that’s currently missing, which is why we need to look for “culture adds.”</w:t>
            </w:r>
          </w:p>
          <w:p w14:paraId="58588E85" w14:textId="77777777" w:rsidR="0001413C" w:rsidRPr="0001413C" w:rsidRDefault="0001413C" w:rsidP="0001413C">
            <w:r w:rsidRPr="0001413C">
              <w:t>To hire a culture add, do a gap analysis. What unique perspectives are missing from your team? Maybe you need people with disabilities to make sure you’re designing accessible solutions for your customers. What skills are your team lacking? Maybe you need more people who can think outside the box, or are more detail-orientated.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605E1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061656" w14:textId="77777777" w:rsidR="0001413C" w:rsidRPr="0001413C" w:rsidRDefault="0001413C" w:rsidP="0001413C"/>
        </w:tc>
      </w:tr>
      <w:tr w:rsidR="0001413C" w:rsidRPr="0001413C" w14:paraId="5443AD2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4A022E" w14:textId="77777777" w:rsidR="0001413C" w:rsidRPr="0001413C" w:rsidRDefault="0001413C" w:rsidP="0001413C">
            <w:r w:rsidRPr="0001413C">
              <w:t xml:space="preserve">Build Trust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426E10" w14:textId="77777777" w:rsidR="0001413C" w:rsidRPr="0001413C" w:rsidRDefault="0001413C" w:rsidP="0001413C">
            <w:r w:rsidRPr="0001413C">
              <w:t>Having a diverse team is just the first step. Next, you need to create an environment where people feel safe to express their opinions and ideas freely without judgment or ridicule. But that takes trust. To build this trust, we need to show that we are humans who make mistakes and struggle with things too. Be honest and open with your team about the struggles you experience and how you’re working to grow yourself.</w:t>
            </w:r>
          </w:p>
          <w:p w14:paraId="52851D00" w14:textId="77777777" w:rsidR="0001413C" w:rsidRPr="0001413C" w:rsidRDefault="0001413C" w:rsidP="0001413C">
            <w:r w:rsidRPr="0001413C">
              <w:t>Seeing this vulnerability lets your team feel safe being honest with you. When a team member opens up to you, actively listen and ask questions respectfully to further your understanding. This helps you understand the personal or professional struggles that are creating barriers to their success so you can support them to be successful. It also gives insights into their unique perspectives and how these can be harnessed to benefit the team.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B663E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22E1F8" w14:textId="77777777" w:rsidR="0001413C" w:rsidRPr="0001413C" w:rsidRDefault="0001413C" w:rsidP="0001413C"/>
        </w:tc>
      </w:tr>
      <w:tr w:rsidR="0001413C" w:rsidRPr="0001413C" w14:paraId="49C216F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5684A3" w14:textId="77777777" w:rsidR="0001413C" w:rsidRPr="0001413C" w:rsidRDefault="0001413C" w:rsidP="0001413C">
            <w:r w:rsidRPr="0001413C">
              <w:t xml:space="preserve">Make Room for Innovation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2B4864" w14:textId="77777777" w:rsidR="0001413C" w:rsidRPr="0001413C" w:rsidRDefault="0001413C" w:rsidP="0001413C">
            <w:r w:rsidRPr="0001413C">
              <w:t>If we’ve always done things a certain way, we know this way works. While this leaves little room for error, it doesn’t leave a lot of room for original thinking and creativity, and can result in employees being penalized for doing things differently. To create room for innovation, define the vision and values of the team and organization. Use these as the signposts that guide our work, and let everything else be open to innovation.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8502B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C6E167" w14:textId="77777777" w:rsidR="0001413C" w:rsidRPr="0001413C" w:rsidRDefault="0001413C" w:rsidP="0001413C"/>
        </w:tc>
      </w:tr>
      <w:tr w:rsidR="0001413C" w:rsidRPr="0001413C" w14:paraId="3684975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F7E6CF" w14:textId="77777777" w:rsidR="0001413C" w:rsidRPr="0001413C" w:rsidRDefault="0001413C" w:rsidP="0001413C">
            <w:r w:rsidRPr="0001413C">
              <w:t xml:space="preserve">Embrace Failure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5E6E51" w14:textId="77777777" w:rsidR="0001413C" w:rsidRPr="0001413C" w:rsidRDefault="0001413C" w:rsidP="0001413C">
            <w:r w:rsidRPr="0001413C">
              <w:t>Embracing innovation means embracing failure too. Not everything we try is going to work or be successful, but we’ll never discover the innovative solutions that make us stand out from our competitors if we don’t at least try. But we need to make sure that our teams feel safe to make mistakes. So, when mistakes happen, treat them as learning opportunities and praise people for having the courage to try something new.</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BAC81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9B93DE" w14:textId="77777777" w:rsidR="0001413C" w:rsidRPr="0001413C" w:rsidRDefault="0001413C" w:rsidP="0001413C"/>
        </w:tc>
      </w:tr>
      <w:tr w:rsidR="0001413C" w:rsidRPr="0001413C" w14:paraId="4413776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ADFF4E" w14:textId="77777777" w:rsidR="0001413C" w:rsidRPr="0001413C" w:rsidRDefault="0001413C" w:rsidP="0001413C">
            <w:r w:rsidRPr="0001413C">
              <w:t xml:space="preserve">Open Doors of Opportunity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281700" w14:textId="77777777" w:rsidR="0001413C" w:rsidRPr="0001413C" w:rsidRDefault="0001413C" w:rsidP="0001413C">
            <w:r w:rsidRPr="0001413C">
              <w:t>We tend to naturally want to make sure that the people we promote or assign important projects or additional responsibilities are experienced enough to handle it. But experience is often not an indicator of someone’s talent or abilities, and it creates unnecessary barriers, especially for women and minorities.</w:t>
            </w:r>
          </w:p>
          <w:p w14:paraId="62070F4C" w14:textId="77777777" w:rsidR="0001413C" w:rsidRPr="0001413C" w:rsidRDefault="0001413C" w:rsidP="0001413C">
            <w:r w:rsidRPr="0001413C">
              <w:t>It’s always important to work to your team's strengths but also have conversations about their weaknesses, their career ambitions, and what skills they need to develop to get them there. Just because someone hasn’t got the skills to do a job now, it doesn’t mean they won’t in the future. They just probably never had the opportunity to develop those skills.</w:t>
            </w:r>
          </w:p>
          <w:p w14:paraId="43E2CE92"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1B897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754637" w14:textId="77777777" w:rsidR="0001413C" w:rsidRPr="0001413C" w:rsidRDefault="0001413C" w:rsidP="0001413C"/>
        </w:tc>
      </w:tr>
    </w:tbl>
    <w:p w14:paraId="39D9B3C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3CFF9C1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FD33DBF"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5F4C1C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BA864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3BEE262" w14:textId="77777777" w:rsidR="0001413C" w:rsidRPr="0001413C" w:rsidRDefault="0001413C" w:rsidP="0001413C">
            <w:pPr>
              <w:rPr>
                <w:b/>
                <w:bCs/>
              </w:rPr>
            </w:pPr>
            <w:r w:rsidRPr="0001413C">
              <w:rPr>
                <w:b/>
                <w:bCs/>
              </w:rPr>
              <w:t>Alternate Text</w:t>
            </w:r>
          </w:p>
        </w:tc>
      </w:tr>
      <w:tr w:rsidR="0001413C" w:rsidRPr="0001413C" w14:paraId="22B5A3D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144466"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90C44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C800E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D8C2C9" w14:textId="77777777" w:rsidR="0001413C" w:rsidRPr="0001413C" w:rsidRDefault="0001413C" w:rsidP="0001413C"/>
        </w:tc>
      </w:tr>
    </w:tbl>
    <w:p w14:paraId="2D5C1F17" w14:textId="77777777" w:rsidR="0001413C" w:rsidRPr="0001413C" w:rsidRDefault="0001413C" w:rsidP="0001413C">
      <w:r w:rsidRPr="0001413C">
        <w:rPr>
          <w:b/>
          <w:bCs/>
        </w:rPr>
        <w:t>Audio Transcript Text:</w:t>
      </w:r>
      <w:r w:rsidRPr="0001413C">
        <w:t xml:space="preserve"> </w:t>
      </w:r>
    </w:p>
    <w:p w14:paraId="42218BF9" w14:textId="77777777" w:rsidR="0001413C" w:rsidRPr="0001413C" w:rsidRDefault="0001413C" w:rsidP="0001413C">
      <w:r w:rsidRPr="0001413C">
        <w:t>It’s important that you understand the key concepts related to this topic.</w:t>
      </w:r>
    </w:p>
    <w:p w14:paraId="1C03A866" w14:textId="77777777" w:rsidR="0001413C" w:rsidRPr="0001413C" w:rsidRDefault="0001413C" w:rsidP="0001413C">
      <w:r w:rsidRPr="0001413C">
        <w:br w:type="page"/>
      </w:r>
    </w:p>
    <w:p w14:paraId="53601BD5" w14:textId="77777777" w:rsidR="0001413C" w:rsidRPr="0001413C" w:rsidRDefault="0001413C" w:rsidP="0001413C">
      <w:bookmarkStart w:id="475" w:name="Page_526011924831306790"/>
      <w:bookmarkEnd w:id="475"/>
      <w:r w:rsidRPr="0001413C">
        <w:rPr>
          <w:b/>
          <w:bCs/>
        </w:rPr>
        <w:t>Page Number:</w:t>
      </w:r>
      <w:r w:rsidRPr="0001413C">
        <w:t xml:space="preserve"> 218 </w:t>
      </w:r>
    </w:p>
    <w:p w14:paraId="29189EDC" w14:textId="77777777" w:rsidR="0001413C" w:rsidRPr="0001413C" w:rsidRDefault="0001413C" w:rsidP="0001413C">
      <w:r w:rsidRPr="0001413C">
        <w:rPr>
          <w:b/>
          <w:bCs/>
        </w:rPr>
        <w:t>Lesson 58:</w:t>
      </w:r>
      <w:r w:rsidRPr="0001413C">
        <w:t xml:space="preserve"> Inclusive Leadership </w:t>
      </w:r>
    </w:p>
    <w:p w14:paraId="309327A7" w14:textId="77777777" w:rsidR="0001413C" w:rsidRPr="0001413C" w:rsidRDefault="0001413C" w:rsidP="0001413C">
      <w:r w:rsidRPr="0001413C">
        <w:rPr>
          <w:b/>
          <w:bCs/>
        </w:rPr>
        <w:t xml:space="preserve">Question and Answer Template / Text / LTR </w:t>
      </w:r>
    </w:p>
    <w:p w14:paraId="18650152" w14:textId="77777777" w:rsidR="0001413C" w:rsidRPr="0001413C" w:rsidRDefault="0001413C" w:rsidP="0001413C">
      <w:r w:rsidRPr="0001413C">
        <w:rPr>
          <w:b/>
          <w:bCs/>
        </w:rPr>
        <w:t>Content Title:</w:t>
      </w:r>
      <w:r w:rsidRPr="0001413C">
        <w:t xml:space="preserve"> </w:t>
      </w:r>
    </w:p>
    <w:p w14:paraId="75F05D7C" w14:textId="77777777" w:rsidR="0001413C" w:rsidRPr="0001413C" w:rsidRDefault="0001413C" w:rsidP="0001413C">
      <w:r w:rsidRPr="0001413C">
        <w:t xml:space="preserve">Non-inclusive Behavior </w:t>
      </w:r>
    </w:p>
    <w:p w14:paraId="213F4ED1" w14:textId="77777777" w:rsidR="0001413C" w:rsidRPr="0001413C" w:rsidRDefault="0001413C" w:rsidP="0001413C">
      <w:r w:rsidRPr="0001413C">
        <w:rPr>
          <w:b/>
          <w:bCs/>
        </w:rPr>
        <w:t>Content Description:</w:t>
      </w:r>
    </w:p>
    <w:p w14:paraId="14BF69A4" w14:textId="77777777" w:rsidR="0001413C" w:rsidRPr="0001413C" w:rsidRDefault="0001413C" w:rsidP="0001413C">
      <w:r w:rsidRPr="0001413C">
        <w:t xml:space="preserve">Bryson has had several new hires join his team over the past couple of months, which has brought a lot of new, and much-needed, perspectives to the team. For the past few weeks, he’s noticed one team member, Sarah, who’s been with the company for the past five years, displaying some problematic behaviors that are not contributing to the inclusive work environment Bryson is trying to create for his team. Can you spot the non-inclusive behaviors Bryson is worried about? </w:t>
      </w:r>
    </w:p>
    <w:p w14:paraId="0E447785" w14:textId="77777777" w:rsidR="0001413C" w:rsidRPr="0001413C" w:rsidRDefault="0001413C" w:rsidP="0001413C">
      <w:r w:rsidRPr="0001413C">
        <w:rPr>
          <w:b/>
          <w:bCs/>
        </w:rPr>
        <w:t>Question:</w:t>
      </w:r>
      <w:r w:rsidRPr="0001413C">
        <w:t xml:space="preserve"> </w:t>
      </w:r>
    </w:p>
    <w:p w14:paraId="73A9F2F8" w14:textId="77777777" w:rsidR="0001413C" w:rsidRPr="0001413C" w:rsidRDefault="0001413C" w:rsidP="0001413C">
      <w:r w:rsidRPr="0001413C">
        <w:t xml:space="preserve">What are the four problematic behaviors Sarah is displaying?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C909F5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9DB0323"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214370C" w14:textId="77777777" w:rsidR="0001413C" w:rsidRPr="0001413C" w:rsidRDefault="0001413C" w:rsidP="0001413C">
            <w:pPr>
              <w:rPr>
                <w:b/>
                <w:bCs/>
              </w:rPr>
            </w:pPr>
            <w:r w:rsidRPr="0001413C">
              <w:rPr>
                <w:b/>
                <w:bCs/>
              </w:rPr>
              <w:t>Answer</w:t>
            </w:r>
          </w:p>
        </w:tc>
      </w:tr>
      <w:tr w:rsidR="0001413C" w:rsidRPr="0001413C" w14:paraId="5185648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3D166E"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926DA7" w14:textId="77777777" w:rsidR="0001413C" w:rsidRPr="0001413C" w:rsidRDefault="0001413C" w:rsidP="0001413C">
            <w:r w:rsidRPr="0001413C">
              <w:t xml:space="preserve">Sarah regularly asks the team to review her work and provide feedback, but she seems to only request this feedback from a select few and tends to exclude the newer members of the team. </w:t>
            </w:r>
          </w:p>
        </w:tc>
      </w:tr>
      <w:tr w:rsidR="0001413C" w:rsidRPr="0001413C" w14:paraId="5764725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6E661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501C8E" w14:textId="77777777" w:rsidR="0001413C" w:rsidRPr="0001413C" w:rsidRDefault="0001413C" w:rsidP="0001413C">
            <w:r w:rsidRPr="0001413C">
              <w:t xml:space="preserve">Sarah is rude and terse with the newer members of the team and doesn’t engage in friendly chit chat with them like she does with the colleagues she’s worked with for the past five years. </w:t>
            </w:r>
          </w:p>
        </w:tc>
      </w:tr>
      <w:tr w:rsidR="0001413C" w:rsidRPr="0001413C" w14:paraId="2E6D5AB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844083"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ABBC8E" w14:textId="77777777" w:rsidR="0001413C" w:rsidRPr="0001413C" w:rsidRDefault="0001413C" w:rsidP="0001413C">
            <w:r w:rsidRPr="0001413C">
              <w:t xml:space="preserve">In team brainstorming sessions, Sarah regularly interrupts, talks over, and criticizes some of the new team members whenever they try to contribute new ideas that are different to Sarah’s. </w:t>
            </w:r>
          </w:p>
        </w:tc>
      </w:tr>
      <w:tr w:rsidR="0001413C" w:rsidRPr="0001413C" w14:paraId="501E340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43D209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1887CB" w14:textId="77777777" w:rsidR="0001413C" w:rsidRPr="0001413C" w:rsidRDefault="0001413C" w:rsidP="0001413C">
            <w:r w:rsidRPr="0001413C">
              <w:t>Sarah often copies Bryson on emails for “visibility” whenever there’s a minor issue and regularly makes comments like, “It’s clear you do not have the necessary skills to complete this task.”</w:t>
            </w:r>
          </w:p>
        </w:tc>
      </w:tr>
      <w:tr w:rsidR="0001413C" w:rsidRPr="0001413C" w14:paraId="20C8A1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BF2D7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E3EF84F" w14:textId="77777777" w:rsidR="0001413C" w:rsidRPr="0001413C" w:rsidRDefault="0001413C" w:rsidP="0001413C">
            <w:r w:rsidRPr="0001413C">
              <w:t xml:space="preserve">Before a work outing, Sarah quickly booked another venue when she learned the original wasn’t accessible for a colleague who has difficulty climbing stairs due to having prosthetic legs. </w:t>
            </w:r>
          </w:p>
        </w:tc>
      </w:tr>
    </w:tbl>
    <w:p w14:paraId="4BDFEB92"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85D2484" w14:textId="77777777" w:rsidR="0001413C" w:rsidRPr="0001413C" w:rsidRDefault="0001413C" w:rsidP="0001413C">
      <w:r w:rsidRPr="0001413C">
        <w:br w:type="page"/>
      </w:r>
    </w:p>
    <w:p w14:paraId="584ECC0B" w14:textId="77777777" w:rsidR="0001413C" w:rsidRPr="0001413C" w:rsidRDefault="0001413C" w:rsidP="0001413C">
      <w:bookmarkStart w:id="476" w:name="Page_123865974386025490"/>
      <w:bookmarkEnd w:id="476"/>
      <w:r w:rsidRPr="0001413C">
        <w:rPr>
          <w:b/>
          <w:bCs/>
        </w:rPr>
        <w:t>Page Number:</w:t>
      </w:r>
      <w:r w:rsidRPr="0001413C">
        <w:t xml:space="preserve"> 219 </w:t>
      </w:r>
    </w:p>
    <w:p w14:paraId="61F6B802" w14:textId="77777777" w:rsidR="0001413C" w:rsidRPr="0001413C" w:rsidRDefault="0001413C" w:rsidP="0001413C">
      <w:r w:rsidRPr="0001413C">
        <w:rPr>
          <w:b/>
          <w:bCs/>
        </w:rPr>
        <w:t>Lesson 58:</w:t>
      </w:r>
      <w:r w:rsidRPr="0001413C">
        <w:t xml:space="preserve"> Inclusive Leadership </w:t>
      </w:r>
    </w:p>
    <w:p w14:paraId="50FE01C9" w14:textId="77777777" w:rsidR="0001413C" w:rsidRPr="0001413C" w:rsidRDefault="0001413C" w:rsidP="0001413C">
      <w:r w:rsidRPr="0001413C">
        <w:rPr>
          <w:b/>
          <w:bCs/>
        </w:rPr>
        <w:t xml:space="preserve">Text and Image Template / Text Only </w:t>
      </w:r>
    </w:p>
    <w:p w14:paraId="3B976CCA" w14:textId="77777777" w:rsidR="0001413C" w:rsidRPr="0001413C" w:rsidRDefault="0001413C" w:rsidP="0001413C">
      <w:r w:rsidRPr="0001413C">
        <w:rPr>
          <w:b/>
          <w:bCs/>
        </w:rPr>
        <w:t>Content Title:</w:t>
      </w:r>
      <w:r w:rsidRPr="0001413C">
        <w:t xml:space="preserve"> </w:t>
      </w:r>
    </w:p>
    <w:p w14:paraId="3B354305" w14:textId="77777777" w:rsidR="0001413C" w:rsidRPr="0001413C" w:rsidRDefault="0001413C" w:rsidP="0001413C">
      <w:r w:rsidRPr="0001413C">
        <w:t xml:space="preserve">Remember… </w:t>
      </w:r>
    </w:p>
    <w:p w14:paraId="0558F528" w14:textId="77777777" w:rsidR="0001413C" w:rsidRPr="0001413C" w:rsidRDefault="0001413C" w:rsidP="0001413C">
      <w:r w:rsidRPr="0001413C">
        <w:br/>
      </w:r>
      <w:r w:rsidRPr="0001413C">
        <w:rPr>
          <w:b/>
          <w:bCs/>
        </w:rPr>
        <w:t>Column 1 Text:</w:t>
      </w:r>
      <w:r w:rsidRPr="0001413C">
        <w:t xml:space="preserve"> </w:t>
      </w:r>
    </w:p>
    <w:p w14:paraId="40C1A6F2" w14:textId="77777777" w:rsidR="0001413C" w:rsidRPr="0001413C" w:rsidRDefault="0001413C" w:rsidP="0001413C">
      <w:r w:rsidRPr="0001413C">
        <w:t>As a manager trying to create an inclusive environment, it’s important to pay attention to and manage non-inclusive team behavior. Adding new people and new perspectives to a team can bring a lot of change to the team’s dynamics. While most employees appreciate and understand the value of having diverse perspectives, even positive change can make people uncomfortable, so they may seem resistant.</w:t>
      </w:r>
    </w:p>
    <w:p w14:paraId="602E5A38" w14:textId="77777777" w:rsidR="0001413C" w:rsidRPr="0001413C" w:rsidRDefault="0001413C" w:rsidP="0001413C">
      <w:r w:rsidRPr="0001413C">
        <w:t>People resist change for lots of reasons. Perhaps they were the “go-to” person on the team whenever anyone needed help, and maybe that’s changed now that there are new people on the team. As a manager, it’s important to manage these feelings by assuring your team members of the unique value they bring to the team.</w:t>
      </w:r>
    </w:p>
    <w:p w14:paraId="6D47FB0C" w14:textId="77777777" w:rsidR="0001413C" w:rsidRPr="0001413C" w:rsidRDefault="0001413C" w:rsidP="0001413C">
      <w:r w:rsidRPr="0001413C">
        <w:rPr>
          <w:b/>
          <w:bCs/>
        </w:rPr>
        <w:t>Audio Transcript Text:</w:t>
      </w:r>
      <w:r w:rsidRPr="0001413C">
        <w:t xml:space="preserve"> </w:t>
      </w:r>
    </w:p>
    <w:p w14:paraId="7D76D9FE" w14:textId="77777777" w:rsidR="0001413C" w:rsidRPr="0001413C" w:rsidRDefault="0001413C" w:rsidP="0001413C">
      <w:r w:rsidRPr="0001413C">
        <w:t>Here are some key considerations.</w:t>
      </w:r>
    </w:p>
    <w:p w14:paraId="5395CEFF" w14:textId="77777777" w:rsidR="0001413C" w:rsidRPr="0001413C" w:rsidRDefault="0001413C" w:rsidP="0001413C">
      <w:r w:rsidRPr="0001413C">
        <w:br w:type="page"/>
      </w:r>
    </w:p>
    <w:p w14:paraId="3532F1DE" w14:textId="77777777" w:rsidR="0001413C" w:rsidRPr="0001413C" w:rsidRDefault="0001413C" w:rsidP="0001413C">
      <w:bookmarkStart w:id="477" w:name="Page_3052330790705990978"/>
      <w:bookmarkEnd w:id="477"/>
      <w:r w:rsidRPr="0001413C">
        <w:rPr>
          <w:b/>
          <w:bCs/>
        </w:rPr>
        <w:t>Page Number:</w:t>
      </w:r>
      <w:r w:rsidRPr="0001413C">
        <w:t xml:space="preserve"> 220 </w:t>
      </w:r>
    </w:p>
    <w:p w14:paraId="7E759455" w14:textId="77777777" w:rsidR="0001413C" w:rsidRPr="0001413C" w:rsidRDefault="0001413C" w:rsidP="0001413C">
      <w:r w:rsidRPr="0001413C">
        <w:rPr>
          <w:b/>
          <w:bCs/>
        </w:rPr>
        <w:t>Lesson 58:</w:t>
      </w:r>
      <w:r w:rsidRPr="0001413C">
        <w:t xml:space="preserve"> Inclusive Leadership </w:t>
      </w:r>
    </w:p>
    <w:p w14:paraId="7FC8740A" w14:textId="77777777" w:rsidR="0001413C" w:rsidRPr="0001413C" w:rsidRDefault="0001413C" w:rsidP="0001413C">
      <w:r w:rsidRPr="0001413C">
        <w:rPr>
          <w:b/>
          <w:bCs/>
        </w:rPr>
        <w:t xml:space="preserve">Question and Answer Template / Text / LTR </w:t>
      </w:r>
    </w:p>
    <w:p w14:paraId="4818AAE1" w14:textId="77777777" w:rsidR="0001413C" w:rsidRPr="0001413C" w:rsidRDefault="0001413C" w:rsidP="0001413C">
      <w:r w:rsidRPr="0001413C">
        <w:rPr>
          <w:b/>
          <w:bCs/>
        </w:rPr>
        <w:t>Content Title:</w:t>
      </w:r>
      <w:r w:rsidRPr="0001413C">
        <w:t xml:space="preserve"> </w:t>
      </w:r>
    </w:p>
    <w:p w14:paraId="75604E54" w14:textId="77777777" w:rsidR="0001413C" w:rsidRPr="0001413C" w:rsidRDefault="0001413C" w:rsidP="0001413C">
      <w:r w:rsidRPr="0001413C">
        <w:t xml:space="preserve">A Heated Discussion </w:t>
      </w:r>
    </w:p>
    <w:p w14:paraId="0AA9EF7E" w14:textId="77777777" w:rsidR="0001413C" w:rsidRPr="0001413C" w:rsidRDefault="0001413C" w:rsidP="0001413C">
      <w:r w:rsidRPr="0001413C">
        <w:rPr>
          <w:b/>
          <w:bCs/>
        </w:rPr>
        <w:t>Content Description:</w:t>
      </w:r>
    </w:p>
    <w:p w14:paraId="34557BBB" w14:textId="77777777" w:rsidR="0001413C" w:rsidRPr="0001413C" w:rsidRDefault="0001413C" w:rsidP="0001413C">
      <w:r w:rsidRPr="0001413C">
        <w:t>Bryson is thinking about what he should do about Sarah’s recent behavior toward her colleagues, when he suddenly hears raised voices. The commotion is coming from Sarah’s desk, where a visibly frustrated Sarah is having a heated discussion with Ramesh, who looks bewildered. The next thing Bryson hears is Sarah shouting, “You need to let that go! This is how we’ve always done it. I’ve been working here for five years so I have a lot more experience than you.” Bryson isn’t sure how he should handle the situation.</w:t>
      </w:r>
    </w:p>
    <w:p w14:paraId="4E788F4C" w14:textId="77777777" w:rsidR="0001413C" w:rsidRPr="0001413C" w:rsidRDefault="0001413C" w:rsidP="0001413C">
      <w:r w:rsidRPr="0001413C">
        <w:rPr>
          <w:b/>
          <w:bCs/>
        </w:rPr>
        <w:t>Question:</w:t>
      </w:r>
      <w:r w:rsidRPr="0001413C">
        <w:t xml:space="preserve"> </w:t>
      </w:r>
    </w:p>
    <w:p w14:paraId="021E32B3" w14:textId="77777777" w:rsidR="0001413C" w:rsidRPr="0001413C" w:rsidRDefault="0001413C" w:rsidP="0001413C">
      <w:r w:rsidRPr="0001413C">
        <w:t>What three things should Bryson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C5882E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B8BB991"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5AE6E4" w14:textId="77777777" w:rsidR="0001413C" w:rsidRPr="0001413C" w:rsidRDefault="0001413C" w:rsidP="0001413C">
            <w:pPr>
              <w:rPr>
                <w:b/>
                <w:bCs/>
              </w:rPr>
            </w:pPr>
            <w:r w:rsidRPr="0001413C">
              <w:rPr>
                <w:b/>
                <w:bCs/>
              </w:rPr>
              <w:t>Answer</w:t>
            </w:r>
          </w:p>
        </w:tc>
      </w:tr>
      <w:tr w:rsidR="0001413C" w:rsidRPr="0001413C" w14:paraId="18D4E65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A3D6F3"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7A1718" w14:textId="77777777" w:rsidR="0001413C" w:rsidRPr="0001413C" w:rsidRDefault="0001413C" w:rsidP="0001413C">
            <w:r w:rsidRPr="0001413C">
              <w:t xml:space="preserve">Bryson should ignore it for now. It’s normal for teams to have conflict and Bryson should treat them like professionals by giving them a fair opportunity to resolve the issue between themselves. </w:t>
            </w:r>
          </w:p>
        </w:tc>
      </w:tr>
      <w:tr w:rsidR="0001413C" w:rsidRPr="0001413C" w14:paraId="7775AA8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962DD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686EF6" w14:textId="77777777" w:rsidR="0001413C" w:rsidRPr="0001413C" w:rsidRDefault="0001413C" w:rsidP="0001413C">
            <w:r w:rsidRPr="0001413C">
              <w:t xml:space="preserve">He should disrupt the conversation by approaching Sarah and Ramesh and calmly asking them both to come join him in a private room or office for a chat to find out what the cause of the argument was. </w:t>
            </w:r>
          </w:p>
        </w:tc>
      </w:tr>
      <w:tr w:rsidR="0001413C" w:rsidRPr="0001413C" w14:paraId="62C47E2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1B209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BDC893" w14:textId="77777777" w:rsidR="0001413C" w:rsidRPr="0001413C" w:rsidRDefault="0001413C" w:rsidP="0001413C">
            <w:r w:rsidRPr="0001413C">
              <w:t xml:space="preserve">He should take steps to resolve the conflict by acknowledging Sarah and Ramesh’s positive intentions and invite them both to express their worries or issues with the other person, but respectfully. </w:t>
            </w:r>
          </w:p>
        </w:tc>
      </w:tr>
      <w:tr w:rsidR="0001413C" w:rsidRPr="0001413C" w14:paraId="6D37FBC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287456"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603DCBC" w14:textId="77777777" w:rsidR="0001413C" w:rsidRPr="0001413C" w:rsidRDefault="0001413C" w:rsidP="0001413C">
            <w:r w:rsidRPr="0001413C">
              <w:t xml:space="preserve">Suggest a solution that may help resolve both of their concerns, explain how he thinks this change will benefit them both, and invite Sarah and Ramesh to provide their thoughts on the next steps. </w:t>
            </w:r>
          </w:p>
        </w:tc>
      </w:tr>
      <w:tr w:rsidR="0001413C" w:rsidRPr="0001413C" w14:paraId="0DC0985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C3C9B5"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1DDD53" w14:textId="77777777" w:rsidR="0001413C" w:rsidRPr="0001413C" w:rsidRDefault="0001413C" w:rsidP="0001413C">
            <w:r w:rsidRPr="0001413C">
              <w:t xml:space="preserve">In front of the team, Bryson should directly address the conflict by berating Sarah for her behavior toward Ramesh and the rest of the team so everyone is fully aware that Bryson will not tolerate this kind of behavior. </w:t>
            </w:r>
          </w:p>
        </w:tc>
      </w:tr>
    </w:tbl>
    <w:p w14:paraId="30A002C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596DA8B" w14:textId="77777777" w:rsidR="0001413C" w:rsidRPr="0001413C" w:rsidRDefault="0001413C" w:rsidP="0001413C">
      <w:r w:rsidRPr="0001413C">
        <w:br w:type="page"/>
      </w:r>
    </w:p>
    <w:p w14:paraId="074AC8F6" w14:textId="77777777" w:rsidR="0001413C" w:rsidRPr="0001413C" w:rsidRDefault="0001413C" w:rsidP="0001413C">
      <w:bookmarkStart w:id="478" w:name="Page_2473369058766096649"/>
      <w:bookmarkEnd w:id="478"/>
      <w:r w:rsidRPr="0001413C">
        <w:rPr>
          <w:b/>
          <w:bCs/>
        </w:rPr>
        <w:t>Page Number:</w:t>
      </w:r>
      <w:r w:rsidRPr="0001413C">
        <w:t xml:space="preserve"> 221 </w:t>
      </w:r>
    </w:p>
    <w:p w14:paraId="5B0C3D43" w14:textId="77777777" w:rsidR="0001413C" w:rsidRPr="0001413C" w:rsidRDefault="0001413C" w:rsidP="0001413C">
      <w:r w:rsidRPr="0001413C">
        <w:rPr>
          <w:b/>
          <w:bCs/>
        </w:rPr>
        <w:t>Lesson 58:</w:t>
      </w:r>
      <w:r w:rsidRPr="0001413C">
        <w:t xml:space="preserve"> Inclusive Leadership </w:t>
      </w:r>
    </w:p>
    <w:p w14:paraId="7F972082" w14:textId="77777777" w:rsidR="0001413C" w:rsidRPr="0001413C" w:rsidRDefault="0001413C" w:rsidP="0001413C">
      <w:r w:rsidRPr="0001413C">
        <w:rPr>
          <w:b/>
          <w:bCs/>
        </w:rPr>
        <w:t xml:space="preserve">Text and Image Template / Text Only </w:t>
      </w:r>
    </w:p>
    <w:p w14:paraId="63C70E04" w14:textId="77777777" w:rsidR="0001413C" w:rsidRPr="0001413C" w:rsidRDefault="0001413C" w:rsidP="0001413C">
      <w:r w:rsidRPr="0001413C">
        <w:rPr>
          <w:b/>
          <w:bCs/>
        </w:rPr>
        <w:t>Content Title:</w:t>
      </w:r>
      <w:r w:rsidRPr="0001413C">
        <w:t xml:space="preserve"> </w:t>
      </w:r>
    </w:p>
    <w:p w14:paraId="667193C8" w14:textId="77777777" w:rsidR="0001413C" w:rsidRPr="0001413C" w:rsidRDefault="0001413C" w:rsidP="0001413C">
      <w:r w:rsidRPr="0001413C">
        <w:t xml:space="preserve">Remember… </w:t>
      </w:r>
    </w:p>
    <w:p w14:paraId="2E3F41D0" w14:textId="77777777" w:rsidR="0001413C" w:rsidRPr="0001413C" w:rsidRDefault="0001413C" w:rsidP="0001413C">
      <w:r w:rsidRPr="0001413C">
        <w:br/>
      </w:r>
      <w:r w:rsidRPr="0001413C">
        <w:rPr>
          <w:b/>
          <w:bCs/>
        </w:rPr>
        <w:t>Column 1 Text:</w:t>
      </w:r>
      <w:r w:rsidRPr="0001413C">
        <w:t xml:space="preserve"> </w:t>
      </w:r>
    </w:p>
    <w:p w14:paraId="4BCCA074" w14:textId="77777777" w:rsidR="0001413C" w:rsidRPr="0001413C" w:rsidRDefault="0001413C" w:rsidP="0001413C">
      <w:r w:rsidRPr="0001413C">
        <w:t>Conflict at work is uncomfortable, and we’re often tempted to ignore it or react poorly to it. But neither of these is the right way to address conflict. Ignoring the problem only allows these issues to fester and undermines efforts to create an inclusive workplace, while berating someone in front of the team will only foster resentment and distrust.</w:t>
      </w:r>
    </w:p>
    <w:p w14:paraId="04345E75" w14:textId="77777777" w:rsidR="0001413C" w:rsidRPr="0001413C" w:rsidRDefault="0001413C" w:rsidP="0001413C">
      <w:r w:rsidRPr="0001413C">
        <w:t>With the right approach, conflict can be resolved in a way where everyone leaves the discussion feeling heard, valued, and respected. To do this, it’s important that you stay calm, emotionally neutral, don’t take sides, and listen more than you speak. To facilitate these kinds of conversations:</w:t>
      </w:r>
    </w:p>
    <w:p w14:paraId="68185996" w14:textId="77777777" w:rsidR="0001413C" w:rsidRPr="0001413C" w:rsidRDefault="0001413C" w:rsidP="0001413C">
      <w:pPr>
        <w:numPr>
          <w:ilvl w:val="0"/>
          <w:numId w:val="111"/>
        </w:numPr>
      </w:pPr>
      <w:r w:rsidRPr="0001413C">
        <w:t>Have them in private and ensure everyone has a clear understanding of the issue and discuss the purpose of the conversation to come.</w:t>
      </w:r>
    </w:p>
    <w:p w14:paraId="0931BA58" w14:textId="77777777" w:rsidR="0001413C" w:rsidRPr="0001413C" w:rsidRDefault="0001413C" w:rsidP="0001413C">
      <w:pPr>
        <w:numPr>
          <w:ilvl w:val="0"/>
          <w:numId w:val="111"/>
        </w:numPr>
      </w:pPr>
      <w:r w:rsidRPr="0001413C">
        <w:t>Encourage everyone to separate the person from the conflict by trying to understand the other person’s perspective and intentions.</w:t>
      </w:r>
    </w:p>
    <w:p w14:paraId="53C67631" w14:textId="77777777" w:rsidR="0001413C" w:rsidRPr="0001413C" w:rsidRDefault="0001413C" w:rsidP="0001413C">
      <w:pPr>
        <w:numPr>
          <w:ilvl w:val="0"/>
          <w:numId w:val="111"/>
        </w:numPr>
      </w:pPr>
      <w:r w:rsidRPr="0001413C">
        <w:t>Give everyone a chance to express their feelings, worries, and concerns, but make sure to avoid assigning blame by encouraging the use of “I feel” statements instead of “you did” statements.</w:t>
      </w:r>
    </w:p>
    <w:p w14:paraId="7FB126CA" w14:textId="77777777" w:rsidR="0001413C" w:rsidRPr="0001413C" w:rsidRDefault="0001413C" w:rsidP="0001413C">
      <w:pPr>
        <w:numPr>
          <w:ilvl w:val="0"/>
          <w:numId w:val="111"/>
        </w:numPr>
      </w:pPr>
      <w:r w:rsidRPr="0001413C">
        <w:t>Get everyone involved in finding a solution going forward and addressing the issues raised.</w:t>
      </w:r>
    </w:p>
    <w:p w14:paraId="4A2A104A" w14:textId="77777777" w:rsidR="0001413C" w:rsidRPr="0001413C" w:rsidRDefault="0001413C" w:rsidP="0001413C">
      <w:r w:rsidRPr="0001413C">
        <w:rPr>
          <w:b/>
          <w:bCs/>
        </w:rPr>
        <w:t>Audio Transcript Text:</w:t>
      </w:r>
      <w:r w:rsidRPr="0001413C">
        <w:t xml:space="preserve"> </w:t>
      </w:r>
    </w:p>
    <w:p w14:paraId="4ABFB8EE" w14:textId="77777777" w:rsidR="0001413C" w:rsidRPr="0001413C" w:rsidRDefault="0001413C" w:rsidP="0001413C">
      <w:r w:rsidRPr="0001413C">
        <w:t>Your advice was very much appreciated.</w:t>
      </w:r>
    </w:p>
    <w:p w14:paraId="38265854" w14:textId="77777777" w:rsidR="0001413C" w:rsidRPr="0001413C" w:rsidRDefault="0001413C" w:rsidP="0001413C">
      <w:r w:rsidRPr="0001413C">
        <w:br w:type="page"/>
      </w:r>
    </w:p>
    <w:p w14:paraId="32176E80" w14:textId="77777777" w:rsidR="0001413C" w:rsidRPr="0001413C" w:rsidRDefault="0001413C" w:rsidP="0001413C">
      <w:bookmarkStart w:id="479" w:name="Page_2319279022392212960"/>
      <w:bookmarkEnd w:id="479"/>
      <w:r w:rsidRPr="0001413C">
        <w:rPr>
          <w:b/>
          <w:bCs/>
        </w:rPr>
        <w:t>Page Number:</w:t>
      </w:r>
      <w:r w:rsidRPr="0001413C">
        <w:t xml:space="preserve"> 222 </w:t>
      </w:r>
    </w:p>
    <w:p w14:paraId="47F6F220" w14:textId="77777777" w:rsidR="0001413C" w:rsidRPr="0001413C" w:rsidRDefault="0001413C" w:rsidP="0001413C">
      <w:r w:rsidRPr="0001413C">
        <w:rPr>
          <w:b/>
          <w:bCs/>
        </w:rPr>
        <w:t>Lesson 59:</w:t>
      </w:r>
      <w:r w:rsidRPr="0001413C">
        <w:t xml:space="preserve"> Speaking Up </w:t>
      </w:r>
    </w:p>
    <w:p w14:paraId="67B3965B" w14:textId="77777777" w:rsidR="0001413C" w:rsidRPr="0001413C" w:rsidRDefault="0001413C" w:rsidP="0001413C">
      <w:r w:rsidRPr="0001413C">
        <w:rPr>
          <w:b/>
          <w:bCs/>
        </w:rPr>
        <w:t xml:space="preserve">Text and Image Template / Text Only </w:t>
      </w:r>
    </w:p>
    <w:p w14:paraId="6F9C0E00" w14:textId="77777777" w:rsidR="0001413C" w:rsidRPr="0001413C" w:rsidRDefault="0001413C" w:rsidP="0001413C">
      <w:r w:rsidRPr="0001413C">
        <w:rPr>
          <w:b/>
          <w:bCs/>
        </w:rPr>
        <w:t>Content Title:</w:t>
      </w:r>
      <w:r w:rsidRPr="0001413C">
        <w:t xml:space="preserve"> </w:t>
      </w:r>
    </w:p>
    <w:p w14:paraId="50D21A3F" w14:textId="77777777" w:rsidR="0001413C" w:rsidRPr="0001413C" w:rsidRDefault="0001413C" w:rsidP="0001413C">
      <w:r w:rsidRPr="0001413C">
        <w:t xml:space="preserve">Speaking Up </w:t>
      </w:r>
    </w:p>
    <w:p w14:paraId="2745D3A8" w14:textId="77777777" w:rsidR="0001413C" w:rsidRPr="0001413C" w:rsidRDefault="0001413C" w:rsidP="0001413C">
      <w:r w:rsidRPr="0001413C">
        <w:br/>
      </w:r>
      <w:r w:rsidRPr="0001413C">
        <w:rPr>
          <w:b/>
          <w:bCs/>
        </w:rPr>
        <w:t>Column 1 Text:</w:t>
      </w:r>
      <w:r w:rsidRPr="0001413C">
        <w:t xml:space="preserve"> </w:t>
      </w:r>
    </w:p>
    <w:p w14:paraId="3CD595AB" w14:textId="77777777" w:rsidR="0001413C" w:rsidRPr="0001413C" w:rsidRDefault="0001413C" w:rsidP="0001413C">
      <w:r w:rsidRPr="0001413C">
        <w:t>Our company has policies and procedures in place to prevent harassment and discrimination. It's up to you to make sure you know what to do. </w:t>
      </w:r>
    </w:p>
    <w:p w14:paraId="68DB9F74" w14:textId="77777777" w:rsidR="0001413C" w:rsidRPr="0001413C" w:rsidRDefault="0001413C" w:rsidP="0001413C">
      <w:pPr>
        <w:numPr>
          <w:ilvl w:val="0"/>
          <w:numId w:val="112"/>
        </w:numPr>
      </w:pPr>
      <w:r w:rsidRPr="0001413C">
        <w:t>Pause</w:t>
      </w:r>
    </w:p>
    <w:p w14:paraId="4C811947" w14:textId="77777777" w:rsidR="0001413C" w:rsidRPr="0001413C" w:rsidRDefault="0001413C" w:rsidP="0001413C">
      <w:pPr>
        <w:numPr>
          <w:ilvl w:val="0"/>
          <w:numId w:val="112"/>
        </w:numPr>
      </w:pPr>
      <w:r w:rsidRPr="0001413C">
        <w:t>Check Yourself</w:t>
      </w:r>
    </w:p>
    <w:p w14:paraId="0FB3A777" w14:textId="77777777" w:rsidR="0001413C" w:rsidRPr="0001413C" w:rsidRDefault="0001413C" w:rsidP="0001413C">
      <w:pPr>
        <w:numPr>
          <w:ilvl w:val="0"/>
          <w:numId w:val="112"/>
        </w:numPr>
      </w:pPr>
      <w:r w:rsidRPr="0001413C">
        <w:t>Prevent Harassment &amp; Discrimination</w:t>
      </w:r>
    </w:p>
    <w:p w14:paraId="7A2C3E91" w14:textId="77777777" w:rsidR="0001413C" w:rsidRPr="0001413C" w:rsidRDefault="0001413C" w:rsidP="0001413C">
      <w:r w:rsidRPr="0001413C">
        <w:rPr>
          <w:b/>
          <w:bCs/>
        </w:rPr>
        <w:t>Column 2 Text:</w:t>
      </w:r>
      <w:r w:rsidRPr="0001413C">
        <w:t xml:space="preserve"> </w:t>
      </w:r>
    </w:p>
    <w:p w14:paraId="0E6945AD" w14:textId="77777777" w:rsidR="0001413C" w:rsidRPr="0001413C" w:rsidRDefault="0001413C" w:rsidP="0001413C">
      <w:r w:rsidRPr="0001413C">
        <w:t>Remember, to help create a socially inclusive and accepting work environment, you should:</w:t>
      </w:r>
    </w:p>
    <w:p w14:paraId="77A2C135" w14:textId="77777777" w:rsidR="0001413C" w:rsidRPr="0001413C" w:rsidRDefault="0001413C" w:rsidP="0001413C">
      <w:pPr>
        <w:numPr>
          <w:ilvl w:val="0"/>
          <w:numId w:val="113"/>
        </w:numPr>
      </w:pPr>
      <w:r w:rsidRPr="0001413C">
        <w:t>Guard against harassment and discrimination.</w:t>
      </w:r>
    </w:p>
    <w:p w14:paraId="39DAF368" w14:textId="77777777" w:rsidR="0001413C" w:rsidRPr="0001413C" w:rsidRDefault="0001413C" w:rsidP="0001413C">
      <w:pPr>
        <w:numPr>
          <w:ilvl w:val="0"/>
          <w:numId w:val="113"/>
        </w:numPr>
      </w:pPr>
      <w:r w:rsidRPr="0001413C">
        <w:t>Know you are protected from retaliation.</w:t>
      </w:r>
    </w:p>
    <w:p w14:paraId="1FB8BF04" w14:textId="77777777" w:rsidR="0001413C" w:rsidRPr="0001413C" w:rsidRDefault="0001413C" w:rsidP="0001413C">
      <w:pPr>
        <w:numPr>
          <w:ilvl w:val="0"/>
          <w:numId w:val="113"/>
        </w:numPr>
      </w:pPr>
      <w:r w:rsidRPr="0001413C">
        <w:t>Report harassment and discrimination.</w:t>
      </w:r>
    </w:p>
    <w:p w14:paraId="0D84B4F4" w14:textId="77777777" w:rsidR="0001413C" w:rsidRPr="0001413C" w:rsidRDefault="0001413C" w:rsidP="0001413C">
      <w:r w:rsidRPr="0001413C">
        <w:t>If you ever have any queries on who to report instances of harassment and discrimination to, you can find out who you can contact in the Contact Details section.</w:t>
      </w:r>
    </w:p>
    <w:p w14:paraId="371EA678" w14:textId="77777777" w:rsidR="0001413C" w:rsidRPr="0001413C" w:rsidRDefault="0001413C" w:rsidP="0001413C">
      <w:r w:rsidRPr="0001413C">
        <w:rPr>
          <w:b/>
          <w:bCs/>
        </w:rPr>
        <w:t>Audio Transcript Text:</w:t>
      </w:r>
      <w:r w:rsidRPr="0001413C">
        <w:t xml:space="preserve"> </w:t>
      </w:r>
    </w:p>
    <w:p w14:paraId="2DE51B6B" w14:textId="77777777" w:rsidR="0001413C" w:rsidRPr="0001413C" w:rsidRDefault="0001413C" w:rsidP="0001413C">
      <w:r w:rsidRPr="0001413C">
        <w:t>Here are some key points to remember.</w:t>
      </w:r>
    </w:p>
    <w:p w14:paraId="495998D5" w14:textId="77777777" w:rsidR="0001413C" w:rsidRPr="0001413C" w:rsidRDefault="0001413C" w:rsidP="0001413C">
      <w:r w:rsidRPr="0001413C">
        <w:br w:type="page"/>
      </w:r>
    </w:p>
    <w:p w14:paraId="0D490FBB" w14:textId="77777777" w:rsidR="0001413C" w:rsidRPr="0001413C" w:rsidRDefault="0001413C" w:rsidP="0001413C">
      <w:bookmarkStart w:id="480" w:name="Page_652982857132792524"/>
      <w:bookmarkEnd w:id="480"/>
      <w:r w:rsidRPr="0001413C">
        <w:rPr>
          <w:b/>
          <w:bCs/>
        </w:rPr>
        <w:t>Page Number:</w:t>
      </w:r>
      <w:r w:rsidRPr="0001413C">
        <w:t xml:space="preserve"> 223 </w:t>
      </w:r>
    </w:p>
    <w:p w14:paraId="46ED1F12" w14:textId="77777777" w:rsidR="0001413C" w:rsidRPr="0001413C" w:rsidRDefault="0001413C" w:rsidP="0001413C">
      <w:r w:rsidRPr="0001413C">
        <w:rPr>
          <w:b/>
          <w:bCs/>
        </w:rPr>
        <w:t>Lesson 59:</w:t>
      </w:r>
      <w:r w:rsidRPr="0001413C">
        <w:t xml:space="preserve"> Speaking Up </w:t>
      </w:r>
    </w:p>
    <w:p w14:paraId="11CDE0D7" w14:textId="77777777" w:rsidR="0001413C" w:rsidRPr="0001413C" w:rsidRDefault="0001413C" w:rsidP="0001413C">
      <w:r w:rsidRPr="0001413C">
        <w:rPr>
          <w:b/>
          <w:bCs/>
        </w:rPr>
        <w:t xml:space="preserve">Consent Template </w:t>
      </w:r>
    </w:p>
    <w:p w14:paraId="22374FC8" w14:textId="77777777" w:rsidR="0001413C" w:rsidRPr="0001413C" w:rsidRDefault="0001413C" w:rsidP="0001413C">
      <w:r w:rsidRPr="0001413C">
        <w:rPr>
          <w:b/>
          <w:bCs/>
        </w:rPr>
        <w:t>Content Title:</w:t>
      </w:r>
      <w:r w:rsidRPr="0001413C">
        <w:t xml:space="preserve"> </w:t>
      </w:r>
    </w:p>
    <w:p w14:paraId="3EFC5D8F" w14:textId="77777777" w:rsidR="0001413C" w:rsidRPr="0001413C" w:rsidRDefault="0001413C" w:rsidP="0001413C">
      <w:r w:rsidRPr="0001413C">
        <w:t xml:space="preserve">Before You Go... </w:t>
      </w:r>
    </w:p>
    <w:p w14:paraId="729E0FBD" w14:textId="77777777" w:rsidR="0001413C" w:rsidRPr="0001413C" w:rsidRDefault="0001413C" w:rsidP="0001413C">
      <w:r w:rsidRPr="0001413C">
        <w:rPr>
          <w:b/>
          <w:bCs/>
        </w:rPr>
        <w:t>Content Description:</w:t>
      </w:r>
    </w:p>
    <w:p w14:paraId="34CEA8DE" w14:textId="77777777" w:rsidR="0001413C" w:rsidRPr="0001413C" w:rsidRDefault="0001413C" w:rsidP="0001413C">
      <w:r w:rsidRPr="0001413C">
        <w:t>Select each statement to confirm that you will always act respectfully in the workplace. Then, select Submit.</w:t>
      </w:r>
    </w:p>
    <w:p w14:paraId="77311301" w14:textId="77777777" w:rsidR="0001413C" w:rsidRPr="0001413C" w:rsidRDefault="0001413C" w:rsidP="0001413C">
      <w:r w:rsidRPr="0001413C">
        <w:t xml:space="preserve">Submit </w:t>
      </w:r>
    </w:p>
    <w:p w14:paraId="30B2FCB5" w14:textId="77777777" w:rsidR="0001413C" w:rsidRPr="0001413C" w:rsidRDefault="0001413C" w:rsidP="0001413C">
      <w:r w:rsidRPr="0001413C">
        <w:rPr>
          <w:b/>
          <w:bCs/>
        </w:rPr>
        <w:t>Consent Checklist:</w:t>
      </w:r>
      <w:r w:rsidRPr="0001413C">
        <w:t xml:space="preserve"> </w:t>
      </w:r>
    </w:p>
    <w:p w14:paraId="5D958298" w14:textId="77777777" w:rsidR="0001413C" w:rsidRPr="0001413C" w:rsidRDefault="0001413C" w:rsidP="0001413C">
      <w:r w:rsidRPr="0001413C">
        <w:rPr>
          <w:b/>
          <w:bCs/>
        </w:rPr>
        <w:t>Item 1:</w:t>
      </w:r>
      <w:r w:rsidRPr="0001413C">
        <w:t xml:space="preserve"> </w:t>
      </w:r>
    </w:p>
    <w:p w14:paraId="4BBFEF10" w14:textId="77777777" w:rsidR="0001413C" w:rsidRPr="0001413C" w:rsidRDefault="0001413C" w:rsidP="0001413C">
      <w:r w:rsidRPr="0001413C">
        <w:t>I have read, and will follow, all policies related to harassment and discrimination.</w:t>
      </w:r>
    </w:p>
    <w:p w14:paraId="1D431D98" w14:textId="77777777" w:rsidR="0001413C" w:rsidRPr="0001413C" w:rsidRDefault="0001413C" w:rsidP="0001413C">
      <w:r w:rsidRPr="0001413C">
        <w:rPr>
          <w:b/>
          <w:bCs/>
        </w:rPr>
        <w:t>Item 2:</w:t>
      </w:r>
      <w:r w:rsidRPr="0001413C">
        <w:t xml:space="preserve"> </w:t>
      </w:r>
    </w:p>
    <w:p w14:paraId="32D30F76" w14:textId="77777777" w:rsidR="0001413C" w:rsidRPr="0001413C" w:rsidRDefault="0001413C" w:rsidP="0001413C">
      <w:r w:rsidRPr="0001413C">
        <w:t>I will report any instances of harassment or discrimination that I witness, suspect, or am subject to.</w:t>
      </w:r>
    </w:p>
    <w:p w14:paraId="6604E108" w14:textId="77777777" w:rsidR="0001413C" w:rsidRPr="0001413C" w:rsidRDefault="0001413C" w:rsidP="0001413C">
      <w:r w:rsidRPr="0001413C">
        <w:rPr>
          <w:b/>
          <w:bCs/>
        </w:rPr>
        <w:t>Item 3:</w:t>
      </w:r>
      <w:r w:rsidRPr="0001413C">
        <w:t xml:space="preserve"> </w:t>
      </w:r>
    </w:p>
    <w:p w14:paraId="6439CE77" w14:textId="77777777" w:rsidR="0001413C" w:rsidRPr="0001413C" w:rsidRDefault="0001413C" w:rsidP="0001413C">
      <w:r w:rsidRPr="0001413C">
        <w:t xml:space="preserve">I will not partake in any form of harassment, discrimination, bullying, or retaliation. </w:t>
      </w:r>
    </w:p>
    <w:p w14:paraId="18B28DEA" w14:textId="77777777" w:rsidR="0001413C" w:rsidRPr="0001413C" w:rsidRDefault="0001413C" w:rsidP="0001413C">
      <w:r w:rsidRPr="0001413C">
        <w:rPr>
          <w:b/>
          <w:bCs/>
        </w:rPr>
        <w:t>Audio Transcript Text:</w:t>
      </w:r>
      <w:r w:rsidRPr="0001413C">
        <w:t xml:space="preserve"> </w:t>
      </w:r>
    </w:p>
    <w:p w14:paraId="14FB05F4" w14:textId="77777777" w:rsidR="0001413C" w:rsidRPr="0001413C" w:rsidRDefault="0001413C" w:rsidP="0001413C">
      <w:r w:rsidRPr="0001413C">
        <w:t>Your role in keeping us compliant is vital.</w:t>
      </w:r>
    </w:p>
    <w:p w14:paraId="7D20211A" w14:textId="77777777" w:rsidR="0001413C" w:rsidRPr="0001413C" w:rsidRDefault="0001413C" w:rsidP="0001413C">
      <w:r w:rsidRPr="0001413C">
        <w:br w:type="page"/>
      </w:r>
    </w:p>
    <w:p w14:paraId="54A2DCE1" w14:textId="77777777" w:rsidR="0001413C" w:rsidRPr="0001413C" w:rsidRDefault="0001413C" w:rsidP="0001413C">
      <w:bookmarkStart w:id="481" w:name="Page_722022229570859219"/>
      <w:bookmarkEnd w:id="481"/>
      <w:r w:rsidRPr="0001413C">
        <w:rPr>
          <w:b/>
          <w:bCs/>
        </w:rPr>
        <w:t>Page Number:</w:t>
      </w:r>
      <w:r w:rsidRPr="0001413C">
        <w:t xml:space="preserve"> 224 </w:t>
      </w:r>
    </w:p>
    <w:p w14:paraId="07007617" w14:textId="77777777" w:rsidR="0001413C" w:rsidRPr="0001413C" w:rsidRDefault="0001413C" w:rsidP="0001413C">
      <w:r w:rsidRPr="0001413C">
        <w:rPr>
          <w:b/>
          <w:bCs/>
        </w:rPr>
        <w:t>Lesson 60:</w:t>
      </w:r>
      <w:r w:rsidRPr="0001413C">
        <w:t xml:space="preserve"> Nebraska State Law </w:t>
      </w:r>
    </w:p>
    <w:p w14:paraId="37BEF55F" w14:textId="77777777" w:rsidR="0001413C" w:rsidRPr="0001413C" w:rsidRDefault="0001413C" w:rsidP="0001413C">
      <w:r w:rsidRPr="0001413C">
        <w:rPr>
          <w:b/>
          <w:bCs/>
        </w:rPr>
        <w:t xml:space="preserve">Text and Image Template / Text Only </w:t>
      </w:r>
    </w:p>
    <w:p w14:paraId="33D80D03" w14:textId="77777777" w:rsidR="0001413C" w:rsidRPr="0001413C" w:rsidRDefault="0001413C" w:rsidP="0001413C">
      <w:r w:rsidRPr="0001413C">
        <w:rPr>
          <w:b/>
          <w:bCs/>
        </w:rPr>
        <w:t>Content Title:</w:t>
      </w:r>
      <w:r w:rsidRPr="0001413C">
        <w:t xml:space="preserve"> </w:t>
      </w:r>
    </w:p>
    <w:p w14:paraId="0277FB38" w14:textId="77777777" w:rsidR="0001413C" w:rsidRPr="0001413C" w:rsidRDefault="0001413C" w:rsidP="0001413C">
      <w:r w:rsidRPr="0001413C">
        <w:t xml:space="preserve">Nebraska Law </w:t>
      </w:r>
    </w:p>
    <w:p w14:paraId="4FED3FA0" w14:textId="77777777" w:rsidR="0001413C" w:rsidRPr="0001413C" w:rsidRDefault="0001413C" w:rsidP="0001413C">
      <w:r w:rsidRPr="0001413C">
        <w:br/>
      </w:r>
      <w:r w:rsidRPr="0001413C">
        <w:rPr>
          <w:b/>
          <w:bCs/>
        </w:rPr>
        <w:t>Column 1 Text:</w:t>
      </w:r>
      <w:r w:rsidRPr="0001413C">
        <w:t xml:space="preserve"> </w:t>
      </w:r>
    </w:p>
    <w:p w14:paraId="5BAEC461" w14:textId="77777777" w:rsidR="0001413C" w:rsidRPr="0001413C" w:rsidRDefault="0001413C" w:rsidP="0001413C">
      <w:r w:rsidRPr="0001413C">
        <w:t>Sexual harassment training is not mandated by law in Nebraska. However, the</w:t>
      </w:r>
      <w:r w:rsidRPr="0001413C">
        <w:rPr>
          <w:rFonts w:ascii="Arial" w:hAnsi="Arial" w:cs="Arial"/>
        </w:rPr>
        <w:t> </w:t>
      </w:r>
      <w:r w:rsidRPr="0001413C">
        <w:t>Nebraska Equal Opportunity Commission (NEOC) recommends that employers implement preventative measures, such as anti-harassment policies, and provide regular anti-harassment training to all employees.</w:t>
      </w:r>
    </w:p>
    <w:p w14:paraId="5AB09341" w14:textId="77777777" w:rsidR="0001413C" w:rsidRPr="0001413C" w:rsidRDefault="0001413C" w:rsidP="0001413C">
      <w:r w:rsidRPr="0001413C">
        <w:t>Additionally, the NEOC also recommends that employers implement a complaint-handling process, allowing employers to take immediate and appropriate action when an employee raises a harassment-related complaint.</w:t>
      </w:r>
    </w:p>
    <w:p w14:paraId="430E1289" w14:textId="77777777" w:rsidR="0001413C" w:rsidRPr="0001413C" w:rsidRDefault="0001413C" w:rsidP="0001413C">
      <w:r w:rsidRPr="0001413C">
        <w:rPr>
          <w:b/>
          <w:bCs/>
        </w:rPr>
        <w:t>Audio Transcript Text:</w:t>
      </w:r>
      <w:r w:rsidRPr="0001413C">
        <w:t xml:space="preserve"> </w:t>
      </w:r>
    </w:p>
    <w:p w14:paraId="0DE9D728" w14:textId="77777777" w:rsidR="0001413C" w:rsidRPr="0001413C" w:rsidRDefault="0001413C" w:rsidP="0001413C">
      <w:r w:rsidRPr="0001413C">
        <w:t>Here are some key considerations.</w:t>
      </w:r>
    </w:p>
    <w:p w14:paraId="5EEFD4A6" w14:textId="77777777" w:rsidR="0001413C" w:rsidRPr="0001413C" w:rsidRDefault="0001413C" w:rsidP="0001413C">
      <w:r w:rsidRPr="0001413C">
        <w:br w:type="page"/>
      </w:r>
    </w:p>
    <w:p w14:paraId="31BDCA35" w14:textId="77777777" w:rsidR="0001413C" w:rsidRPr="0001413C" w:rsidRDefault="0001413C" w:rsidP="0001413C">
      <w:bookmarkStart w:id="482" w:name="Page_1981807343137357725"/>
      <w:bookmarkEnd w:id="482"/>
      <w:r w:rsidRPr="0001413C">
        <w:rPr>
          <w:b/>
          <w:bCs/>
        </w:rPr>
        <w:t>Page Number:</w:t>
      </w:r>
      <w:r w:rsidRPr="0001413C">
        <w:t xml:space="preserve"> 225 </w:t>
      </w:r>
    </w:p>
    <w:p w14:paraId="59032E4A" w14:textId="77777777" w:rsidR="0001413C" w:rsidRPr="0001413C" w:rsidRDefault="0001413C" w:rsidP="0001413C">
      <w:r w:rsidRPr="0001413C">
        <w:rPr>
          <w:b/>
          <w:bCs/>
        </w:rPr>
        <w:t>Lesson 61:</w:t>
      </w:r>
      <w:r w:rsidRPr="0001413C">
        <w:t xml:space="preserve"> Oklahoma State Law </w:t>
      </w:r>
    </w:p>
    <w:p w14:paraId="6A13C152" w14:textId="77777777" w:rsidR="0001413C" w:rsidRPr="0001413C" w:rsidRDefault="0001413C" w:rsidP="0001413C">
      <w:r w:rsidRPr="0001413C">
        <w:rPr>
          <w:b/>
          <w:bCs/>
        </w:rPr>
        <w:t xml:space="preserve">Text and Image Template / Text Only </w:t>
      </w:r>
    </w:p>
    <w:p w14:paraId="12EC4AF9" w14:textId="77777777" w:rsidR="0001413C" w:rsidRPr="0001413C" w:rsidRDefault="0001413C" w:rsidP="0001413C">
      <w:r w:rsidRPr="0001413C">
        <w:rPr>
          <w:b/>
          <w:bCs/>
        </w:rPr>
        <w:t>Content Title:</w:t>
      </w:r>
      <w:r w:rsidRPr="0001413C">
        <w:t xml:space="preserve"> </w:t>
      </w:r>
    </w:p>
    <w:p w14:paraId="0E04E051" w14:textId="77777777" w:rsidR="0001413C" w:rsidRPr="0001413C" w:rsidRDefault="0001413C" w:rsidP="0001413C">
      <w:r w:rsidRPr="0001413C">
        <w:t xml:space="preserve">Oklahoma Law </w:t>
      </w:r>
    </w:p>
    <w:p w14:paraId="6C1E3D31" w14:textId="77777777" w:rsidR="0001413C" w:rsidRPr="0001413C" w:rsidRDefault="0001413C" w:rsidP="0001413C">
      <w:r w:rsidRPr="0001413C">
        <w:br/>
      </w:r>
      <w:r w:rsidRPr="0001413C">
        <w:rPr>
          <w:b/>
          <w:bCs/>
        </w:rPr>
        <w:t>Column 1 Text:</w:t>
      </w:r>
      <w:r w:rsidRPr="0001413C">
        <w:t xml:space="preserve"> </w:t>
      </w:r>
    </w:p>
    <w:p w14:paraId="5F1E82BA" w14:textId="77777777" w:rsidR="0001413C" w:rsidRPr="0001413C" w:rsidRDefault="0001413C" w:rsidP="0001413C">
      <w:r w:rsidRPr="0001413C">
        <w:t>In Oklahoma, sexual harassment training is not mandated by law for private-sector employees, but employers are responsible for preventing and addressing sexual harassment in their organizations.</w:t>
      </w:r>
    </w:p>
    <w:p w14:paraId="3089F236" w14:textId="77777777" w:rsidR="0001413C" w:rsidRPr="0001413C" w:rsidRDefault="0001413C" w:rsidP="0001413C">
      <w:r w:rsidRPr="0001413C">
        <w:t>Employers must have policies and procedures in place for the reporting and investigation of any sexual harassment complaints brought by employees. Additionally, employers may be held liable for acts of harassment they knew or should have known about if they failed to take immediate and appropriate corrective action.</w:t>
      </w:r>
    </w:p>
    <w:p w14:paraId="371DD6E3" w14:textId="77777777" w:rsidR="0001413C" w:rsidRPr="0001413C" w:rsidRDefault="0001413C" w:rsidP="0001413C">
      <w:r w:rsidRPr="0001413C">
        <w:rPr>
          <w:b/>
          <w:bCs/>
        </w:rPr>
        <w:t>Audio Transcript Text:</w:t>
      </w:r>
      <w:r w:rsidRPr="0001413C">
        <w:t xml:space="preserve"> </w:t>
      </w:r>
    </w:p>
    <w:p w14:paraId="0EC99111" w14:textId="77777777" w:rsidR="0001413C" w:rsidRPr="0001413C" w:rsidRDefault="0001413C" w:rsidP="0001413C">
      <w:r w:rsidRPr="0001413C">
        <w:t>Here are some key considerations.</w:t>
      </w:r>
    </w:p>
    <w:p w14:paraId="65CF0168" w14:textId="77777777" w:rsidR="0001413C" w:rsidRPr="0001413C" w:rsidRDefault="0001413C" w:rsidP="0001413C">
      <w:r w:rsidRPr="0001413C">
        <w:br w:type="page"/>
      </w:r>
    </w:p>
    <w:p w14:paraId="5175D084" w14:textId="77777777" w:rsidR="0001413C" w:rsidRPr="0001413C" w:rsidRDefault="0001413C" w:rsidP="0001413C">
      <w:bookmarkStart w:id="483" w:name="Page_551670620305701458"/>
      <w:bookmarkEnd w:id="483"/>
      <w:r w:rsidRPr="0001413C">
        <w:rPr>
          <w:b/>
          <w:bCs/>
        </w:rPr>
        <w:t>Page Number:</w:t>
      </w:r>
      <w:r w:rsidRPr="0001413C">
        <w:t xml:space="preserve"> 226 </w:t>
      </w:r>
    </w:p>
    <w:p w14:paraId="2FCD3AB6" w14:textId="77777777" w:rsidR="0001413C" w:rsidRPr="0001413C" w:rsidRDefault="0001413C" w:rsidP="0001413C">
      <w:r w:rsidRPr="0001413C">
        <w:rPr>
          <w:b/>
          <w:bCs/>
        </w:rPr>
        <w:t>Lesson 62:</w:t>
      </w:r>
      <w:r w:rsidRPr="0001413C">
        <w:t xml:space="preserve"> Oregon State Law </w:t>
      </w:r>
    </w:p>
    <w:p w14:paraId="6F521B07" w14:textId="77777777" w:rsidR="0001413C" w:rsidRPr="0001413C" w:rsidRDefault="0001413C" w:rsidP="0001413C">
      <w:r w:rsidRPr="0001413C">
        <w:rPr>
          <w:b/>
          <w:bCs/>
        </w:rPr>
        <w:t xml:space="preserve">Text and Image Template / Text Only </w:t>
      </w:r>
    </w:p>
    <w:p w14:paraId="3BE3BD40" w14:textId="77777777" w:rsidR="0001413C" w:rsidRPr="0001413C" w:rsidRDefault="0001413C" w:rsidP="0001413C">
      <w:r w:rsidRPr="0001413C">
        <w:rPr>
          <w:b/>
          <w:bCs/>
        </w:rPr>
        <w:t>Content Title:</w:t>
      </w:r>
      <w:r w:rsidRPr="0001413C">
        <w:t xml:space="preserve"> </w:t>
      </w:r>
    </w:p>
    <w:p w14:paraId="2AE014B2" w14:textId="77777777" w:rsidR="0001413C" w:rsidRPr="0001413C" w:rsidRDefault="0001413C" w:rsidP="0001413C">
      <w:r w:rsidRPr="0001413C">
        <w:t xml:space="preserve">Oregon Law </w:t>
      </w:r>
    </w:p>
    <w:p w14:paraId="7186BF56" w14:textId="77777777" w:rsidR="0001413C" w:rsidRPr="0001413C" w:rsidRDefault="0001413C" w:rsidP="0001413C">
      <w:r w:rsidRPr="0001413C">
        <w:br/>
      </w:r>
      <w:r w:rsidRPr="0001413C">
        <w:rPr>
          <w:b/>
          <w:bCs/>
        </w:rPr>
        <w:t>Column 1 Text:</w:t>
      </w:r>
      <w:r w:rsidRPr="0001413C">
        <w:t xml:space="preserve"> </w:t>
      </w:r>
    </w:p>
    <w:p w14:paraId="59673BCE" w14:textId="77777777" w:rsidR="0001413C" w:rsidRPr="0001413C" w:rsidRDefault="0001413C" w:rsidP="0001413C">
      <w:r w:rsidRPr="0001413C">
        <w:t>While both state and federal laws prohibit sexual harassment in the workplace, sexual harassment training is not mandated by law in Oregon.</w:t>
      </w:r>
    </w:p>
    <w:p w14:paraId="686E2786" w14:textId="77777777" w:rsidR="0001413C" w:rsidRPr="0001413C" w:rsidRDefault="0001413C" w:rsidP="0001413C">
      <w:r w:rsidRPr="0001413C">
        <w:t>Instead, the Oregon Workplace Fairness Act and the Bureau of Labor and Industries (BOLI) mandate that employers implement clear policies prohibiting harassment, discrimination, and sexual assault.</w:t>
      </w:r>
    </w:p>
    <w:p w14:paraId="64EF29C7" w14:textId="77777777" w:rsidR="0001413C" w:rsidRPr="0001413C" w:rsidRDefault="0001413C" w:rsidP="0001413C">
      <w:r w:rsidRPr="0001413C">
        <w:t>These policies should include several key items, including multiple reporting paths for any complaints raised and a reporting mechanism that bypasses the complainant’s immediate supervisor if they are the alleged harasser.</w:t>
      </w:r>
    </w:p>
    <w:p w14:paraId="462298ED" w14:textId="77777777" w:rsidR="0001413C" w:rsidRPr="0001413C" w:rsidRDefault="0001413C" w:rsidP="0001413C">
      <w:r w:rsidRPr="0001413C">
        <w:rPr>
          <w:b/>
          <w:bCs/>
        </w:rPr>
        <w:t>Audio Transcript Text:</w:t>
      </w:r>
      <w:r w:rsidRPr="0001413C">
        <w:t xml:space="preserve"> </w:t>
      </w:r>
    </w:p>
    <w:p w14:paraId="38518993" w14:textId="77777777" w:rsidR="0001413C" w:rsidRPr="0001413C" w:rsidRDefault="0001413C" w:rsidP="0001413C">
      <w:r w:rsidRPr="0001413C">
        <w:t>Here are some key considerations.</w:t>
      </w:r>
    </w:p>
    <w:p w14:paraId="2B179F33" w14:textId="77777777" w:rsidR="0001413C" w:rsidRPr="0001413C" w:rsidRDefault="0001413C" w:rsidP="0001413C">
      <w:r w:rsidRPr="0001413C">
        <w:br w:type="page"/>
      </w:r>
    </w:p>
    <w:p w14:paraId="4443365A" w14:textId="77777777" w:rsidR="0001413C" w:rsidRPr="0001413C" w:rsidRDefault="0001413C" w:rsidP="0001413C">
      <w:bookmarkStart w:id="484" w:name="Page_5177638408340126525"/>
      <w:bookmarkEnd w:id="484"/>
      <w:r w:rsidRPr="0001413C">
        <w:rPr>
          <w:b/>
          <w:bCs/>
        </w:rPr>
        <w:t>Page Number:</w:t>
      </w:r>
      <w:r w:rsidRPr="0001413C">
        <w:t xml:space="preserve"> 227 </w:t>
      </w:r>
    </w:p>
    <w:p w14:paraId="6188F7D4" w14:textId="77777777" w:rsidR="0001413C" w:rsidRPr="0001413C" w:rsidRDefault="0001413C" w:rsidP="0001413C">
      <w:r w:rsidRPr="0001413C">
        <w:rPr>
          <w:b/>
          <w:bCs/>
        </w:rPr>
        <w:t>Lesson 63:</w:t>
      </w:r>
      <w:r w:rsidRPr="0001413C">
        <w:t xml:space="preserve"> Massachusetts State Law </w:t>
      </w:r>
    </w:p>
    <w:p w14:paraId="5E9877C0" w14:textId="77777777" w:rsidR="0001413C" w:rsidRPr="0001413C" w:rsidRDefault="0001413C" w:rsidP="0001413C">
      <w:r w:rsidRPr="0001413C">
        <w:rPr>
          <w:b/>
          <w:bCs/>
        </w:rPr>
        <w:t xml:space="preserve">Click and Reveal Template / LTR / Random </w:t>
      </w:r>
    </w:p>
    <w:p w14:paraId="1A36E4A2" w14:textId="77777777" w:rsidR="0001413C" w:rsidRPr="0001413C" w:rsidRDefault="0001413C" w:rsidP="0001413C">
      <w:r w:rsidRPr="0001413C">
        <w:rPr>
          <w:b/>
          <w:bCs/>
        </w:rPr>
        <w:t>Content Title:</w:t>
      </w:r>
      <w:r w:rsidRPr="0001413C">
        <w:t xml:space="preserve"> </w:t>
      </w:r>
    </w:p>
    <w:p w14:paraId="46EDD333" w14:textId="77777777" w:rsidR="0001413C" w:rsidRPr="0001413C" w:rsidRDefault="0001413C" w:rsidP="0001413C">
      <w:r w:rsidRPr="0001413C">
        <w:t xml:space="preserve">Massachusetts Law </w:t>
      </w:r>
    </w:p>
    <w:p w14:paraId="2CCC15C8" w14:textId="77777777" w:rsidR="0001413C" w:rsidRPr="0001413C" w:rsidRDefault="0001413C" w:rsidP="0001413C">
      <w:r w:rsidRPr="0001413C">
        <w:rPr>
          <w:b/>
          <w:bCs/>
        </w:rPr>
        <w:t>Content Description:</w:t>
      </w:r>
    </w:p>
    <w:p w14:paraId="2C6C73B9" w14:textId="77777777" w:rsidR="0001413C" w:rsidRPr="0001413C" w:rsidRDefault="0001413C" w:rsidP="0001413C">
      <w:r w:rsidRPr="0001413C">
        <w:t>Under the Massachusetts Fair Employment Practices Law, all employees are protected against sexual harassment in the workplace. It is also recommended that employers provide annual sexual harassment training for all employees.</w:t>
      </w:r>
    </w:p>
    <w:p w14:paraId="57A0406B" w14:textId="77777777" w:rsidR="0001413C" w:rsidRPr="0001413C" w:rsidRDefault="0001413C" w:rsidP="0001413C">
      <w:r w:rsidRPr="0001413C">
        <w:t>Select each item to learn more about how sexual harassment is defined under Massachusetts law and the protections available.</w:t>
      </w:r>
    </w:p>
    <w:p w14:paraId="39D43C4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87"/>
        <w:gridCol w:w="2266"/>
        <w:gridCol w:w="1381"/>
        <w:gridCol w:w="1118"/>
      </w:tblGrid>
      <w:tr w:rsidR="0001413C" w:rsidRPr="0001413C" w14:paraId="6E28DE9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E18A5B1"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299387D"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18EE4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67AC01C" w14:textId="77777777" w:rsidR="0001413C" w:rsidRPr="0001413C" w:rsidRDefault="0001413C" w:rsidP="0001413C">
            <w:pPr>
              <w:rPr>
                <w:b/>
                <w:bCs/>
              </w:rPr>
            </w:pPr>
            <w:r w:rsidRPr="0001413C">
              <w:rPr>
                <w:b/>
                <w:bCs/>
              </w:rPr>
              <w:t>Alternate Text</w:t>
            </w:r>
          </w:p>
        </w:tc>
      </w:tr>
      <w:tr w:rsidR="0001413C" w:rsidRPr="0001413C" w14:paraId="759A29E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F040B1"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EE8744" w14:textId="77777777" w:rsidR="0001413C" w:rsidRPr="0001413C" w:rsidRDefault="0001413C" w:rsidP="0001413C">
            <w:r w:rsidRPr="0001413C">
              <w:t>Massachusetts law prohibits sex discrimination in the workplace. Sexual harassment is a form of sex discrimination and includes behaviors like:</w:t>
            </w:r>
          </w:p>
          <w:p w14:paraId="58C801AF" w14:textId="77777777" w:rsidR="0001413C" w:rsidRPr="0001413C" w:rsidRDefault="0001413C" w:rsidP="0001413C">
            <w:pPr>
              <w:numPr>
                <w:ilvl w:val="0"/>
                <w:numId w:val="114"/>
              </w:numPr>
            </w:pPr>
            <w:r w:rsidRPr="0001413C">
              <w:t>Unwelcome sexual advances.</w:t>
            </w:r>
          </w:p>
          <w:p w14:paraId="0BF58971" w14:textId="77777777" w:rsidR="0001413C" w:rsidRPr="0001413C" w:rsidRDefault="0001413C" w:rsidP="0001413C">
            <w:pPr>
              <w:numPr>
                <w:ilvl w:val="0"/>
                <w:numId w:val="114"/>
              </w:numPr>
            </w:pPr>
            <w:r w:rsidRPr="0001413C">
              <w:t>Requests for sexual favors.</w:t>
            </w:r>
          </w:p>
          <w:p w14:paraId="65A678FC" w14:textId="77777777" w:rsidR="0001413C" w:rsidRPr="0001413C" w:rsidRDefault="0001413C" w:rsidP="0001413C">
            <w:pPr>
              <w:numPr>
                <w:ilvl w:val="0"/>
                <w:numId w:val="114"/>
              </w:numPr>
            </w:pPr>
            <w:r w:rsidRPr="0001413C">
              <w:t>Other verbal or physical conduct of sexual nature.</w:t>
            </w:r>
          </w:p>
          <w:p w14:paraId="3E7C3995" w14:textId="77777777" w:rsidR="0001413C" w:rsidRPr="0001413C" w:rsidRDefault="0001413C" w:rsidP="0001413C">
            <w:r w:rsidRPr="0001413C">
              <w:t>Additionally, sexual harassment can occur between individuals of the same gender and can also occur between colleagues outside of the workplace.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B9E16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08B87A" w14:textId="77777777" w:rsidR="0001413C" w:rsidRPr="0001413C" w:rsidRDefault="0001413C" w:rsidP="0001413C"/>
        </w:tc>
      </w:tr>
      <w:tr w:rsidR="0001413C" w:rsidRPr="0001413C" w14:paraId="37ABE4C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45D630" w14:textId="77777777" w:rsidR="0001413C" w:rsidRPr="0001413C" w:rsidRDefault="0001413C" w:rsidP="0001413C">
            <w:r w:rsidRPr="0001413C">
              <w:t xml:space="preserve">When Are Behaviors Considered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36B87E" w14:textId="77777777" w:rsidR="0001413C" w:rsidRPr="0001413C" w:rsidRDefault="0001413C" w:rsidP="0001413C">
            <w:r w:rsidRPr="0001413C">
              <w:t>These behaviors constitute sexual harassment when:</w:t>
            </w:r>
          </w:p>
          <w:p w14:paraId="3E50976F" w14:textId="77777777" w:rsidR="0001413C" w:rsidRPr="0001413C" w:rsidRDefault="0001413C" w:rsidP="0001413C">
            <w:pPr>
              <w:numPr>
                <w:ilvl w:val="0"/>
                <w:numId w:val="115"/>
              </w:numPr>
            </w:pPr>
            <w:r w:rsidRPr="0001413C">
              <w:t>Submission to or rejection of such conduct is made either explicitly or implicitly a term or condition of an individual’s employment or as a basis for employment decisions.</w:t>
            </w:r>
          </w:p>
          <w:p w14:paraId="34CE591D" w14:textId="77777777" w:rsidR="0001413C" w:rsidRPr="0001413C" w:rsidRDefault="0001413C" w:rsidP="0001413C">
            <w:pPr>
              <w:numPr>
                <w:ilvl w:val="0"/>
                <w:numId w:val="115"/>
              </w:numPr>
            </w:pPr>
            <w:r w:rsidRPr="0001413C">
              <w:t>Such conduct has the purpose or effect of unreasonably interfering with an individual’s work performance or creating an intimidating, hostile, or offensive working environment.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3D749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ADC002" w14:textId="77777777" w:rsidR="0001413C" w:rsidRPr="0001413C" w:rsidRDefault="0001413C" w:rsidP="0001413C"/>
        </w:tc>
      </w:tr>
      <w:tr w:rsidR="0001413C" w:rsidRPr="0001413C" w14:paraId="3E4B070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741D73" w14:textId="77777777" w:rsidR="0001413C" w:rsidRPr="0001413C" w:rsidRDefault="0001413C" w:rsidP="0001413C">
            <w:r w:rsidRPr="0001413C">
              <w:t xml:space="preserve">Who Is Protected Under the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9AB458" w14:textId="77777777" w:rsidR="0001413C" w:rsidRPr="0001413C" w:rsidRDefault="0001413C" w:rsidP="0001413C">
            <w:r w:rsidRPr="0001413C">
              <w:t>Massachusetts’ sexual harassment protections extend across a broad range of individuals and include:</w:t>
            </w:r>
          </w:p>
          <w:p w14:paraId="3F057F91" w14:textId="77777777" w:rsidR="0001413C" w:rsidRPr="0001413C" w:rsidRDefault="0001413C" w:rsidP="0001413C">
            <w:pPr>
              <w:numPr>
                <w:ilvl w:val="0"/>
                <w:numId w:val="116"/>
              </w:numPr>
            </w:pPr>
            <w:r w:rsidRPr="0001413C">
              <w:t>Employees</w:t>
            </w:r>
          </w:p>
          <w:p w14:paraId="50FBB138" w14:textId="77777777" w:rsidR="0001413C" w:rsidRPr="0001413C" w:rsidRDefault="0001413C" w:rsidP="0001413C">
            <w:pPr>
              <w:numPr>
                <w:ilvl w:val="0"/>
                <w:numId w:val="116"/>
              </w:numPr>
            </w:pPr>
            <w:r w:rsidRPr="0001413C">
              <w:t>Applicants</w:t>
            </w:r>
          </w:p>
          <w:p w14:paraId="62CA9F7D" w14:textId="77777777" w:rsidR="0001413C" w:rsidRPr="0001413C" w:rsidRDefault="0001413C" w:rsidP="0001413C">
            <w:pPr>
              <w:numPr>
                <w:ilvl w:val="0"/>
                <w:numId w:val="116"/>
              </w:numPr>
            </w:pPr>
            <w:r w:rsidRPr="0001413C">
              <w:t>Interns and volunteers</w:t>
            </w:r>
          </w:p>
          <w:p w14:paraId="125558B4" w14:textId="77777777" w:rsidR="0001413C" w:rsidRPr="0001413C" w:rsidRDefault="0001413C" w:rsidP="0001413C">
            <w:pPr>
              <w:numPr>
                <w:ilvl w:val="0"/>
                <w:numId w:val="116"/>
              </w:numPr>
            </w:pPr>
            <w:r w:rsidRPr="0001413C">
              <w:t>Independent contractors</w:t>
            </w:r>
          </w:p>
          <w:p w14:paraId="6F38A025" w14:textId="77777777" w:rsidR="0001413C" w:rsidRPr="0001413C" w:rsidRDefault="0001413C" w:rsidP="0001413C">
            <w:r w:rsidRPr="0001413C">
              <w:t>This list is comprehensive and ensures that the majority of workers in Massachusetts are protected from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A64927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53D625" w14:textId="77777777" w:rsidR="0001413C" w:rsidRPr="0001413C" w:rsidRDefault="0001413C" w:rsidP="0001413C"/>
        </w:tc>
      </w:tr>
      <w:tr w:rsidR="0001413C" w:rsidRPr="0001413C" w14:paraId="47E7A24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59A395"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E577A1" w14:textId="77777777" w:rsidR="0001413C" w:rsidRPr="0001413C" w:rsidRDefault="0001413C" w:rsidP="0001413C">
            <w:r w:rsidRPr="0001413C">
              <w:t>If you ever experience, witness, or suspect sexual harassment, report it by filing a complaint. You should document all incidents and communications regarding the harassment to support your complaint. Find out who to report to by visiting the Contact Details section. Keep in mind, managers and supervisors are required to report such situations immediately.</w:t>
            </w:r>
          </w:p>
          <w:p w14:paraId="5A2B0F90" w14:textId="77777777" w:rsidR="0001413C" w:rsidRPr="0001413C" w:rsidRDefault="0001413C" w:rsidP="0001413C">
            <w:r w:rsidRPr="0001413C">
              <w:t>Massachusetts law requires employers to have a written policy outlining the procedure for filing internal complaints, which you can find in the Complaint Process section.</w:t>
            </w:r>
          </w:p>
          <w:p w14:paraId="4100EA5E" w14:textId="77777777" w:rsidR="0001413C" w:rsidRPr="0001413C" w:rsidRDefault="0001413C" w:rsidP="0001413C">
            <w:r w:rsidRPr="0001413C">
              <w:t>All complaints will be treated with confidentiality and promptly and thoroughly investigated. While the investigation process will vary by case, all parties involved will receive due process.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2BF6E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AD000C" w14:textId="77777777" w:rsidR="0001413C" w:rsidRPr="0001413C" w:rsidRDefault="0001413C" w:rsidP="0001413C"/>
        </w:tc>
      </w:tr>
      <w:tr w:rsidR="0001413C" w:rsidRPr="0001413C" w14:paraId="64C68B1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4A4AED" w14:textId="77777777" w:rsidR="0001413C" w:rsidRPr="0001413C" w:rsidRDefault="0001413C" w:rsidP="0001413C">
            <w:r w:rsidRPr="0001413C">
              <w:t xml:space="preserve">What Is the Policy on 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292F9A" w14:textId="77777777" w:rsidR="0001413C" w:rsidRPr="0001413C" w:rsidRDefault="0001413C" w:rsidP="0001413C">
            <w:r w:rsidRPr="0001413C">
              <w:t>Retaliation is defined as any action taken against an employee that could discourage someone from resisting or complaining about discrimination or harassment.</w:t>
            </w:r>
          </w:p>
          <w:p w14:paraId="6C14080D" w14:textId="77777777" w:rsidR="0001413C" w:rsidRPr="0001413C" w:rsidRDefault="0001413C" w:rsidP="0001413C">
            <w:r w:rsidRPr="0001413C">
              <w:t>Retaliation for any complaints filed in good faith is prohibited under both Massachusetts law and company policy. If you witness or suspect retaliation, you should report it immediately via the appropriate channel.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85C42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C2AF29" w14:textId="77777777" w:rsidR="0001413C" w:rsidRPr="0001413C" w:rsidRDefault="0001413C" w:rsidP="0001413C"/>
        </w:tc>
      </w:tr>
      <w:tr w:rsidR="0001413C" w:rsidRPr="0001413C" w14:paraId="161535D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D1D67B"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1DF537" w14:textId="77777777" w:rsidR="0001413C" w:rsidRPr="0001413C" w:rsidRDefault="0001413C" w:rsidP="0001413C">
            <w:r w:rsidRPr="0001413C">
              <w:t>In addition to internal reporting, victims of sexual harassment may also file complaints with the Massachusetts Commission Against Discrimination or at the federal level with the Equal Employment Opportunity Commission (EEOC).</w:t>
            </w:r>
          </w:p>
          <w:p w14:paraId="3855123A"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A90D5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71AD62" w14:textId="77777777" w:rsidR="0001413C" w:rsidRPr="0001413C" w:rsidRDefault="0001413C" w:rsidP="0001413C"/>
        </w:tc>
      </w:tr>
    </w:tbl>
    <w:p w14:paraId="46C007A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535FD97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F327A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E45072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30936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7939249" w14:textId="77777777" w:rsidR="0001413C" w:rsidRPr="0001413C" w:rsidRDefault="0001413C" w:rsidP="0001413C">
            <w:pPr>
              <w:rPr>
                <w:b/>
                <w:bCs/>
              </w:rPr>
            </w:pPr>
            <w:r w:rsidRPr="0001413C">
              <w:rPr>
                <w:b/>
                <w:bCs/>
              </w:rPr>
              <w:t>Alternate Text</w:t>
            </w:r>
          </w:p>
        </w:tc>
      </w:tr>
      <w:tr w:rsidR="0001413C" w:rsidRPr="0001413C" w14:paraId="5AB8E3D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26164D"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3255A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0D8F3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3AE6E6" w14:textId="77777777" w:rsidR="0001413C" w:rsidRPr="0001413C" w:rsidRDefault="0001413C" w:rsidP="0001413C"/>
        </w:tc>
      </w:tr>
    </w:tbl>
    <w:p w14:paraId="02088FBD" w14:textId="77777777" w:rsidR="0001413C" w:rsidRPr="0001413C" w:rsidRDefault="0001413C" w:rsidP="0001413C">
      <w:r w:rsidRPr="0001413C">
        <w:rPr>
          <w:b/>
          <w:bCs/>
        </w:rPr>
        <w:t>Audio Transcript Text:</w:t>
      </w:r>
      <w:r w:rsidRPr="0001413C">
        <w:t xml:space="preserve"> </w:t>
      </w:r>
    </w:p>
    <w:p w14:paraId="1D7EEBBA" w14:textId="77777777" w:rsidR="0001413C" w:rsidRPr="0001413C" w:rsidRDefault="0001413C" w:rsidP="0001413C">
      <w:r w:rsidRPr="0001413C">
        <w:t>Let’s take a look at some key elements of this topic.</w:t>
      </w:r>
    </w:p>
    <w:p w14:paraId="2925FC8A" w14:textId="77777777" w:rsidR="0001413C" w:rsidRPr="0001413C" w:rsidRDefault="0001413C" w:rsidP="0001413C">
      <w:r w:rsidRPr="0001413C">
        <w:br w:type="page"/>
      </w:r>
    </w:p>
    <w:p w14:paraId="31560CEE" w14:textId="77777777" w:rsidR="0001413C" w:rsidRPr="0001413C" w:rsidRDefault="0001413C" w:rsidP="0001413C">
      <w:bookmarkStart w:id="485" w:name="Page_7939787631810697631"/>
      <w:bookmarkEnd w:id="485"/>
      <w:r w:rsidRPr="0001413C">
        <w:rPr>
          <w:b/>
          <w:bCs/>
        </w:rPr>
        <w:t>Page Number:</w:t>
      </w:r>
      <w:r w:rsidRPr="0001413C">
        <w:t xml:space="preserve"> 228 </w:t>
      </w:r>
    </w:p>
    <w:p w14:paraId="4D3AD549" w14:textId="77777777" w:rsidR="0001413C" w:rsidRPr="0001413C" w:rsidRDefault="0001413C" w:rsidP="0001413C">
      <w:r w:rsidRPr="0001413C">
        <w:rPr>
          <w:b/>
          <w:bCs/>
        </w:rPr>
        <w:t>Lesson 64:</w:t>
      </w:r>
      <w:r w:rsidRPr="0001413C">
        <w:t xml:space="preserve"> Rhode Island State Law </w:t>
      </w:r>
    </w:p>
    <w:p w14:paraId="65152EA7" w14:textId="77777777" w:rsidR="0001413C" w:rsidRPr="0001413C" w:rsidRDefault="0001413C" w:rsidP="0001413C">
      <w:r w:rsidRPr="0001413C">
        <w:rPr>
          <w:b/>
          <w:bCs/>
        </w:rPr>
        <w:t xml:space="preserve">Click and Reveal Template / LTR / Random </w:t>
      </w:r>
    </w:p>
    <w:p w14:paraId="78ABB466" w14:textId="77777777" w:rsidR="0001413C" w:rsidRPr="0001413C" w:rsidRDefault="0001413C" w:rsidP="0001413C">
      <w:r w:rsidRPr="0001413C">
        <w:rPr>
          <w:b/>
          <w:bCs/>
        </w:rPr>
        <w:t>Content Title:</w:t>
      </w:r>
      <w:r w:rsidRPr="0001413C">
        <w:t xml:space="preserve"> </w:t>
      </w:r>
    </w:p>
    <w:p w14:paraId="6E34B74B" w14:textId="77777777" w:rsidR="0001413C" w:rsidRPr="0001413C" w:rsidRDefault="0001413C" w:rsidP="0001413C">
      <w:r w:rsidRPr="0001413C">
        <w:t xml:space="preserve">Rhode Island Law </w:t>
      </w:r>
    </w:p>
    <w:p w14:paraId="7768BD64" w14:textId="77777777" w:rsidR="0001413C" w:rsidRPr="0001413C" w:rsidRDefault="0001413C" w:rsidP="0001413C">
      <w:r w:rsidRPr="0001413C">
        <w:rPr>
          <w:b/>
          <w:bCs/>
        </w:rPr>
        <w:t>Content Description:</w:t>
      </w:r>
    </w:p>
    <w:p w14:paraId="08369CFE" w14:textId="77777777" w:rsidR="0001413C" w:rsidRPr="0001413C" w:rsidRDefault="0001413C" w:rsidP="0001413C">
      <w:r w:rsidRPr="0001413C">
        <w:t>Rhode Island’s Fair Employment Practices Act (FEPA) protects all individuals against sexual harassment in the workplace and recommends that employers provide annual sexual harassment training for all employees.</w:t>
      </w:r>
    </w:p>
    <w:p w14:paraId="323172E6" w14:textId="77777777" w:rsidR="0001413C" w:rsidRPr="0001413C" w:rsidRDefault="0001413C" w:rsidP="0001413C">
      <w:r w:rsidRPr="0001413C">
        <w:t>Select each item to learn more about how sexual harassment is defined under Rhode Island law and the protections available.</w:t>
      </w:r>
    </w:p>
    <w:p w14:paraId="2E11A4FE"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87"/>
        <w:gridCol w:w="2266"/>
        <w:gridCol w:w="1381"/>
        <w:gridCol w:w="1118"/>
      </w:tblGrid>
      <w:tr w:rsidR="0001413C" w:rsidRPr="0001413C" w14:paraId="5A274C6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5F36A0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63792DF"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D0A201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87E2391" w14:textId="77777777" w:rsidR="0001413C" w:rsidRPr="0001413C" w:rsidRDefault="0001413C" w:rsidP="0001413C">
            <w:pPr>
              <w:rPr>
                <w:b/>
                <w:bCs/>
              </w:rPr>
            </w:pPr>
            <w:r w:rsidRPr="0001413C">
              <w:rPr>
                <w:b/>
                <w:bCs/>
              </w:rPr>
              <w:t>Alternate Text</w:t>
            </w:r>
          </w:p>
        </w:tc>
      </w:tr>
      <w:tr w:rsidR="0001413C" w:rsidRPr="0001413C" w14:paraId="3CC5BAF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AB5713"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8384234" w14:textId="77777777" w:rsidR="0001413C" w:rsidRPr="0001413C" w:rsidRDefault="0001413C" w:rsidP="0001413C">
            <w:r w:rsidRPr="0001413C">
              <w:t>According to Rhode Island Law, sexual harassment includes:</w:t>
            </w:r>
          </w:p>
          <w:p w14:paraId="6150979C" w14:textId="77777777" w:rsidR="0001413C" w:rsidRPr="0001413C" w:rsidRDefault="0001413C" w:rsidP="0001413C">
            <w:pPr>
              <w:numPr>
                <w:ilvl w:val="0"/>
                <w:numId w:val="117"/>
              </w:numPr>
            </w:pPr>
            <w:r w:rsidRPr="0001413C">
              <w:t>Unwelcome sexual advances.</w:t>
            </w:r>
          </w:p>
          <w:p w14:paraId="6BD529E4" w14:textId="77777777" w:rsidR="0001413C" w:rsidRPr="0001413C" w:rsidRDefault="0001413C" w:rsidP="0001413C">
            <w:pPr>
              <w:numPr>
                <w:ilvl w:val="0"/>
                <w:numId w:val="117"/>
              </w:numPr>
            </w:pPr>
            <w:r w:rsidRPr="0001413C">
              <w:t>Requests for sexual favors.</w:t>
            </w:r>
          </w:p>
          <w:p w14:paraId="6BB4F115" w14:textId="77777777" w:rsidR="0001413C" w:rsidRPr="0001413C" w:rsidRDefault="0001413C" w:rsidP="0001413C">
            <w:pPr>
              <w:numPr>
                <w:ilvl w:val="0"/>
                <w:numId w:val="117"/>
              </w:numPr>
            </w:pPr>
            <w:r w:rsidRPr="0001413C">
              <w:t>Other verbal or physical conduct of sexual nature.</w:t>
            </w:r>
          </w:p>
          <w:p w14:paraId="1791AA24" w14:textId="77777777" w:rsidR="0001413C" w:rsidRPr="0001413C" w:rsidRDefault="0001413C" w:rsidP="0001413C">
            <w:r w:rsidRPr="0001413C">
              <w:t>This definition aligns with federal guidelines and highlights that harassment can occur regardless of the genders involved.</w:t>
            </w:r>
          </w:p>
          <w:p w14:paraId="4A38F621" w14:textId="77777777" w:rsidR="0001413C" w:rsidRPr="0001413C" w:rsidRDefault="0001413C" w:rsidP="0001413C">
            <w:r w:rsidRPr="0001413C">
              <w:t>Additionally, perpetrators of sexual harassment may be liable for compensatory damages, punitive damages, and attorney fees.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471BA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FD3421" w14:textId="77777777" w:rsidR="0001413C" w:rsidRPr="0001413C" w:rsidRDefault="0001413C" w:rsidP="0001413C"/>
        </w:tc>
      </w:tr>
      <w:tr w:rsidR="0001413C" w:rsidRPr="0001413C" w14:paraId="620326E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A3766C" w14:textId="77777777" w:rsidR="0001413C" w:rsidRPr="0001413C" w:rsidRDefault="0001413C" w:rsidP="0001413C">
            <w:r w:rsidRPr="0001413C">
              <w:t xml:space="preserve">When Do These Behaviors Become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02C00A" w14:textId="77777777" w:rsidR="0001413C" w:rsidRPr="0001413C" w:rsidRDefault="0001413C" w:rsidP="0001413C">
            <w:r w:rsidRPr="0001413C">
              <w:t>The behaviors listed above constitute sexual harassment when:</w:t>
            </w:r>
          </w:p>
          <w:p w14:paraId="3E8DF8F4" w14:textId="77777777" w:rsidR="0001413C" w:rsidRPr="0001413C" w:rsidRDefault="0001413C" w:rsidP="0001413C">
            <w:pPr>
              <w:numPr>
                <w:ilvl w:val="0"/>
                <w:numId w:val="118"/>
              </w:numPr>
            </w:pPr>
            <w:r w:rsidRPr="0001413C">
              <w:t>Submission to such conduct is made either explicitly or implicitly a term or condition of an individual’s employment.</w:t>
            </w:r>
          </w:p>
          <w:p w14:paraId="679480C2" w14:textId="77777777" w:rsidR="0001413C" w:rsidRPr="0001413C" w:rsidRDefault="0001413C" w:rsidP="0001413C">
            <w:pPr>
              <w:numPr>
                <w:ilvl w:val="0"/>
                <w:numId w:val="118"/>
              </w:numPr>
            </w:pPr>
            <w:r w:rsidRPr="0001413C">
              <w:t>Submission to or rejection of such conduct by an individual is used as the basis for employment decisions affecting such individual.</w:t>
            </w:r>
          </w:p>
          <w:p w14:paraId="471C7455" w14:textId="77777777" w:rsidR="0001413C" w:rsidRPr="0001413C" w:rsidRDefault="0001413C" w:rsidP="0001413C">
            <w:pPr>
              <w:numPr>
                <w:ilvl w:val="0"/>
                <w:numId w:val="118"/>
              </w:numPr>
            </w:pPr>
            <w:r w:rsidRPr="0001413C">
              <w:t>Such conduct has the purpose or effect of unreasonably interfering with an individual’s work performance or creating an intimidating, hostile, or offensive working environment.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A7C34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FAA7C6" w14:textId="77777777" w:rsidR="0001413C" w:rsidRPr="0001413C" w:rsidRDefault="0001413C" w:rsidP="0001413C"/>
        </w:tc>
      </w:tr>
      <w:tr w:rsidR="0001413C" w:rsidRPr="0001413C" w14:paraId="77C2801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F75850" w14:textId="77777777" w:rsidR="0001413C" w:rsidRPr="0001413C" w:rsidRDefault="0001413C" w:rsidP="0001413C">
            <w:r w:rsidRPr="0001413C">
              <w:t xml:space="preserve">Who Is Protected Under the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03AEFC" w14:textId="77777777" w:rsidR="0001413C" w:rsidRPr="0001413C" w:rsidRDefault="0001413C" w:rsidP="0001413C">
            <w:r w:rsidRPr="0001413C">
              <w:t>Regardless of an organization’s size, Rhode Island’s sexual harassment protections extend across a broad range of individuals and include:</w:t>
            </w:r>
          </w:p>
          <w:p w14:paraId="795CBCAE" w14:textId="77777777" w:rsidR="0001413C" w:rsidRPr="0001413C" w:rsidRDefault="0001413C" w:rsidP="0001413C">
            <w:pPr>
              <w:numPr>
                <w:ilvl w:val="0"/>
                <w:numId w:val="119"/>
              </w:numPr>
            </w:pPr>
            <w:r w:rsidRPr="0001413C">
              <w:t>Employees</w:t>
            </w:r>
          </w:p>
          <w:p w14:paraId="75BF55D2" w14:textId="77777777" w:rsidR="0001413C" w:rsidRPr="0001413C" w:rsidRDefault="0001413C" w:rsidP="0001413C">
            <w:pPr>
              <w:numPr>
                <w:ilvl w:val="0"/>
                <w:numId w:val="119"/>
              </w:numPr>
            </w:pPr>
            <w:r w:rsidRPr="0001413C">
              <w:t>Independent contractors</w:t>
            </w:r>
          </w:p>
          <w:p w14:paraId="484C47CF" w14:textId="77777777" w:rsidR="0001413C" w:rsidRPr="0001413C" w:rsidRDefault="0001413C" w:rsidP="0001413C">
            <w:pPr>
              <w:numPr>
                <w:ilvl w:val="0"/>
                <w:numId w:val="119"/>
              </w:numPr>
            </w:pPr>
            <w:r w:rsidRPr="0001413C">
              <w:t>Interns and volunteers</w:t>
            </w:r>
          </w:p>
          <w:p w14:paraId="316BA70B" w14:textId="77777777" w:rsidR="0001413C" w:rsidRPr="0001413C" w:rsidRDefault="0001413C" w:rsidP="0001413C">
            <w:pPr>
              <w:numPr>
                <w:ilvl w:val="0"/>
                <w:numId w:val="119"/>
              </w:numPr>
            </w:pPr>
            <w:r w:rsidRPr="0001413C">
              <w:t>Service providers</w:t>
            </w:r>
          </w:p>
          <w:p w14:paraId="09F4187B" w14:textId="77777777" w:rsidR="0001413C" w:rsidRPr="0001413C" w:rsidRDefault="0001413C" w:rsidP="0001413C">
            <w:r w:rsidRPr="0001413C">
              <w:t>This list is comprehensive and ensures that the majority of workers in Rhode Island are protected from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45BE51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70D5B0" w14:textId="77777777" w:rsidR="0001413C" w:rsidRPr="0001413C" w:rsidRDefault="0001413C" w:rsidP="0001413C"/>
        </w:tc>
      </w:tr>
      <w:tr w:rsidR="0001413C" w:rsidRPr="0001413C" w14:paraId="379536C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B94400"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D72BD32" w14:textId="77777777" w:rsidR="0001413C" w:rsidRPr="0001413C" w:rsidRDefault="0001413C" w:rsidP="0001413C">
            <w:r w:rsidRPr="0001413C">
              <w:t>If you ever experience, witness, or suspect sexual harassment, you should report it, and managers and supervisors are required to report these behaviors immediately.</w:t>
            </w:r>
          </w:p>
          <w:p w14:paraId="05D0F11F" w14:textId="77777777" w:rsidR="0001413C" w:rsidRPr="0001413C" w:rsidRDefault="0001413C" w:rsidP="0001413C">
            <w:r w:rsidRPr="0001413C">
              <w:t>You can do this by filing a complaint by following the steps outlined in the Complaint Process section. Additionally, you can find out who to report to by visiting the Contact Details section.</w:t>
            </w:r>
          </w:p>
          <w:p w14:paraId="3BBEF074" w14:textId="77777777" w:rsidR="0001413C" w:rsidRPr="0001413C" w:rsidRDefault="0001413C" w:rsidP="0001413C">
            <w:r w:rsidRPr="0001413C">
              <w:t>All complaints will be treated with confidentiality and promptly and thoroughly investigated. While the investigation process will vary by case, all parties involved will receive due process.</w:t>
            </w:r>
          </w:p>
          <w:p w14:paraId="271B62D7" w14:textId="77777777" w:rsidR="0001413C" w:rsidRPr="0001413C" w:rsidRDefault="0001413C" w:rsidP="0001413C">
            <w:r w:rsidRPr="0001413C">
              <w:t>Remember, behavior does not need to violate the law to be in violation of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AB9DA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CB2D4A" w14:textId="77777777" w:rsidR="0001413C" w:rsidRPr="0001413C" w:rsidRDefault="0001413C" w:rsidP="0001413C"/>
        </w:tc>
      </w:tr>
      <w:tr w:rsidR="0001413C" w:rsidRPr="0001413C" w14:paraId="7AE8A44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62D098" w14:textId="77777777" w:rsidR="0001413C" w:rsidRPr="0001413C" w:rsidRDefault="0001413C" w:rsidP="0001413C">
            <w:r w:rsidRPr="0001413C">
              <w:t xml:space="preserve">What Is the Policy on 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3E95DCA" w14:textId="77777777" w:rsidR="0001413C" w:rsidRPr="0001413C" w:rsidRDefault="0001413C" w:rsidP="0001413C">
            <w:r w:rsidRPr="0001413C">
              <w:t>Retaliation is defined as any action taken against an employee that could discourage someone from resisting or complaining about discrimination or harassment.</w:t>
            </w:r>
          </w:p>
          <w:p w14:paraId="3ABFF0EA" w14:textId="77777777" w:rsidR="0001413C" w:rsidRPr="0001413C" w:rsidRDefault="0001413C" w:rsidP="0001413C">
            <w:r w:rsidRPr="0001413C">
              <w:t>Retaliation for any complaints filed in good faith is prohibited under both law and company policy. If you witness or suspect retaliation, you should report it immediately via the appropriate channel.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8A156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62F1F1" w14:textId="77777777" w:rsidR="0001413C" w:rsidRPr="0001413C" w:rsidRDefault="0001413C" w:rsidP="0001413C"/>
        </w:tc>
      </w:tr>
      <w:tr w:rsidR="0001413C" w:rsidRPr="0001413C" w14:paraId="2F9C121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F44AFB"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ED68C2" w14:textId="77777777" w:rsidR="0001413C" w:rsidRPr="0001413C" w:rsidRDefault="0001413C" w:rsidP="0001413C">
            <w:r w:rsidRPr="0001413C">
              <w:t>In addition to internal reporting, victims of sexual harassment may also file complaints with the Rhode Island Commission for Human Rights or at the Federal level with the Equal Employment Opportunity Commission (EEOC).</w:t>
            </w:r>
          </w:p>
          <w:p w14:paraId="1DD8B1B2"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25BDA0"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E8734C" w14:textId="77777777" w:rsidR="0001413C" w:rsidRPr="0001413C" w:rsidRDefault="0001413C" w:rsidP="0001413C"/>
        </w:tc>
      </w:tr>
    </w:tbl>
    <w:p w14:paraId="116EA9EA"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A2C839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D793A4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BD2EC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AB752B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EE1871" w14:textId="77777777" w:rsidR="0001413C" w:rsidRPr="0001413C" w:rsidRDefault="0001413C" w:rsidP="0001413C">
            <w:pPr>
              <w:rPr>
                <w:b/>
                <w:bCs/>
              </w:rPr>
            </w:pPr>
            <w:r w:rsidRPr="0001413C">
              <w:rPr>
                <w:b/>
                <w:bCs/>
              </w:rPr>
              <w:t>Alternate Text</w:t>
            </w:r>
          </w:p>
        </w:tc>
      </w:tr>
      <w:tr w:rsidR="0001413C" w:rsidRPr="0001413C" w14:paraId="249020B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C0F7D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F0F7F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65275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A38E20" w14:textId="77777777" w:rsidR="0001413C" w:rsidRPr="0001413C" w:rsidRDefault="0001413C" w:rsidP="0001413C"/>
        </w:tc>
      </w:tr>
    </w:tbl>
    <w:p w14:paraId="4843E412" w14:textId="77777777" w:rsidR="0001413C" w:rsidRPr="0001413C" w:rsidRDefault="0001413C" w:rsidP="0001413C">
      <w:r w:rsidRPr="0001413C">
        <w:rPr>
          <w:b/>
          <w:bCs/>
        </w:rPr>
        <w:t>Audio Transcript Text:</w:t>
      </w:r>
      <w:r w:rsidRPr="0001413C">
        <w:t xml:space="preserve"> </w:t>
      </w:r>
    </w:p>
    <w:p w14:paraId="6F916D57" w14:textId="77777777" w:rsidR="0001413C" w:rsidRPr="0001413C" w:rsidRDefault="0001413C" w:rsidP="0001413C">
      <w:r w:rsidRPr="0001413C">
        <w:t>Now we’ll examine the key elements of this topic.</w:t>
      </w:r>
    </w:p>
    <w:p w14:paraId="391C848A" w14:textId="77777777" w:rsidR="0001413C" w:rsidRPr="0001413C" w:rsidRDefault="0001413C" w:rsidP="0001413C">
      <w:r w:rsidRPr="0001413C">
        <w:br w:type="page"/>
      </w:r>
    </w:p>
    <w:p w14:paraId="16156532" w14:textId="77777777" w:rsidR="0001413C" w:rsidRPr="0001413C" w:rsidRDefault="0001413C" w:rsidP="0001413C">
      <w:bookmarkStart w:id="486" w:name="Page_8679287198853411674"/>
      <w:bookmarkEnd w:id="486"/>
      <w:r w:rsidRPr="0001413C">
        <w:rPr>
          <w:b/>
          <w:bCs/>
        </w:rPr>
        <w:t>Page Number:</w:t>
      </w:r>
      <w:r w:rsidRPr="0001413C">
        <w:t xml:space="preserve"> 229 </w:t>
      </w:r>
    </w:p>
    <w:p w14:paraId="4DD7F872" w14:textId="77777777" w:rsidR="0001413C" w:rsidRPr="0001413C" w:rsidRDefault="0001413C" w:rsidP="0001413C">
      <w:r w:rsidRPr="0001413C">
        <w:rPr>
          <w:b/>
          <w:bCs/>
        </w:rPr>
        <w:t>Lesson 65:</w:t>
      </w:r>
      <w:r w:rsidRPr="0001413C">
        <w:t xml:space="preserve"> Vermont State Law </w:t>
      </w:r>
    </w:p>
    <w:p w14:paraId="7162F99D" w14:textId="77777777" w:rsidR="0001413C" w:rsidRPr="0001413C" w:rsidRDefault="0001413C" w:rsidP="0001413C">
      <w:r w:rsidRPr="0001413C">
        <w:rPr>
          <w:b/>
          <w:bCs/>
        </w:rPr>
        <w:t xml:space="preserve">Click and Reveal Template / LTR / Random </w:t>
      </w:r>
    </w:p>
    <w:p w14:paraId="7D0EF1D2" w14:textId="77777777" w:rsidR="0001413C" w:rsidRPr="0001413C" w:rsidRDefault="0001413C" w:rsidP="0001413C">
      <w:r w:rsidRPr="0001413C">
        <w:rPr>
          <w:b/>
          <w:bCs/>
        </w:rPr>
        <w:t>Content Title:</w:t>
      </w:r>
      <w:r w:rsidRPr="0001413C">
        <w:t xml:space="preserve"> </w:t>
      </w:r>
    </w:p>
    <w:p w14:paraId="415FF3CF" w14:textId="77777777" w:rsidR="0001413C" w:rsidRPr="0001413C" w:rsidRDefault="0001413C" w:rsidP="0001413C">
      <w:r w:rsidRPr="0001413C">
        <w:t xml:space="preserve">Vermont Law </w:t>
      </w:r>
    </w:p>
    <w:p w14:paraId="1919230B" w14:textId="77777777" w:rsidR="0001413C" w:rsidRPr="0001413C" w:rsidRDefault="0001413C" w:rsidP="0001413C">
      <w:r w:rsidRPr="0001413C">
        <w:rPr>
          <w:b/>
          <w:bCs/>
        </w:rPr>
        <w:t>Content Description:</w:t>
      </w:r>
    </w:p>
    <w:p w14:paraId="7462247A" w14:textId="77777777" w:rsidR="0001413C" w:rsidRPr="0001413C" w:rsidRDefault="0001413C" w:rsidP="0001413C">
      <w:r w:rsidRPr="0001413C">
        <w:t>In Vermont, the Fair Employment Practices Act (FEPA) protects all individuals against sexual harassment in the workplace and recommends that employers provide annual sexual harassment training for all employees.</w:t>
      </w:r>
    </w:p>
    <w:p w14:paraId="741E4119" w14:textId="77777777" w:rsidR="0001413C" w:rsidRPr="0001413C" w:rsidRDefault="0001413C" w:rsidP="0001413C">
      <w:r w:rsidRPr="0001413C">
        <w:t>Select each item to learn more about how sexual harassment is defined under Vermont Law and the protections available.</w:t>
      </w:r>
    </w:p>
    <w:p w14:paraId="47B441C2"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87"/>
        <w:gridCol w:w="2266"/>
        <w:gridCol w:w="1381"/>
        <w:gridCol w:w="1118"/>
      </w:tblGrid>
      <w:tr w:rsidR="0001413C" w:rsidRPr="0001413C" w14:paraId="5EF15339"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4B9C0C"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4AE59C5"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FB69322"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3784E0" w14:textId="77777777" w:rsidR="0001413C" w:rsidRPr="0001413C" w:rsidRDefault="0001413C" w:rsidP="0001413C">
            <w:pPr>
              <w:rPr>
                <w:b/>
                <w:bCs/>
              </w:rPr>
            </w:pPr>
            <w:r w:rsidRPr="0001413C">
              <w:rPr>
                <w:b/>
                <w:bCs/>
              </w:rPr>
              <w:t>Alternate Text</w:t>
            </w:r>
          </w:p>
        </w:tc>
      </w:tr>
      <w:tr w:rsidR="0001413C" w:rsidRPr="0001413C" w14:paraId="7DEB033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12A758" w14:textId="77777777" w:rsidR="0001413C" w:rsidRPr="0001413C" w:rsidRDefault="0001413C" w:rsidP="0001413C">
            <w:r w:rsidRPr="0001413C">
              <w:t xml:space="preserve">How Is Sexual Harassment Defined?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AABB8D" w14:textId="77777777" w:rsidR="0001413C" w:rsidRPr="0001413C" w:rsidRDefault="0001413C" w:rsidP="0001413C">
            <w:r w:rsidRPr="0001413C">
              <w:t>According to Vermont Law, sexual harassment includes:</w:t>
            </w:r>
          </w:p>
          <w:p w14:paraId="41E9EF4F" w14:textId="77777777" w:rsidR="0001413C" w:rsidRPr="0001413C" w:rsidRDefault="0001413C" w:rsidP="0001413C">
            <w:pPr>
              <w:numPr>
                <w:ilvl w:val="0"/>
                <w:numId w:val="120"/>
              </w:numPr>
            </w:pPr>
            <w:r w:rsidRPr="0001413C">
              <w:t>Unwelcome sexual advances.</w:t>
            </w:r>
          </w:p>
          <w:p w14:paraId="468E706E" w14:textId="77777777" w:rsidR="0001413C" w:rsidRPr="0001413C" w:rsidRDefault="0001413C" w:rsidP="0001413C">
            <w:pPr>
              <w:numPr>
                <w:ilvl w:val="0"/>
                <w:numId w:val="120"/>
              </w:numPr>
            </w:pPr>
            <w:r w:rsidRPr="0001413C">
              <w:t>Requests for sexual favors.</w:t>
            </w:r>
          </w:p>
          <w:p w14:paraId="617C17C8" w14:textId="77777777" w:rsidR="0001413C" w:rsidRPr="0001413C" w:rsidRDefault="0001413C" w:rsidP="0001413C">
            <w:pPr>
              <w:numPr>
                <w:ilvl w:val="0"/>
                <w:numId w:val="120"/>
              </w:numPr>
            </w:pPr>
            <w:r w:rsidRPr="0001413C">
              <w:t>Other verbal or physical conduct of sexual nature.</w:t>
            </w:r>
          </w:p>
          <w:p w14:paraId="70A93C1B" w14:textId="77777777" w:rsidR="0001413C" w:rsidRPr="0001413C" w:rsidRDefault="0001413C" w:rsidP="0001413C">
            <w:pPr>
              <w:numPr>
                <w:ilvl w:val="0"/>
                <w:numId w:val="120"/>
              </w:numPr>
            </w:pPr>
            <w:r w:rsidRPr="0001413C">
              <w:t>Harassment on the basis of sex, or conformance or non-conformance with sex-based stereotypes.</w:t>
            </w:r>
          </w:p>
          <w:p w14:paraId="2773B998" w14:textId="77777777" w:rsidR="0001413C" w:rsidRPr="0001413C" w:rsidRDefault="0001413C" w:rsidP="0001413C">
            <w:r w:rsidRPr="0001413C">
              <w:t>This definition aligns with federal guidelines and highlights that harassment can occur regardless of the genders involved.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DA3B15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D74E7E" w14:textId="77777777" w:rsidR="0001413C" w:rsidRPr="0001413C" w:rsidRDefault="0001413C" w:rsidP="0001413C"/>
        </w:tc>
      </w:tr>
      <w:tr w:rsidR="0001413C" w:rsidRPr="0001413C" w14:paraId="48CF777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BE79E8A" w14:textId="77777777" w:rsidR="0001413C" w:rsidRPr="0001413C" w:rsidRDefault="0001413C" w:rsidP="0001413C">
            <w:r w:rsidRPr="0001413C">
              <w:t xml:space="preserve">When Do These Behaviors Become Sexual Harassment?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B9DF49" w14:textId="77777777" w:rsidR="0001413C" w:rsidRPr="0001413C" w:rsidRDefault="0001413C" w:rsidP="0001413C">
            <w:r w:rsidRPr="0001413C">
              <w:t>The behaviors listed above constitute as sexual harassment when:</w:t>
            </w:r>
          </w:p>
          <w:p w14:paraId="58B7D47A" w14:textId="77777777" w:rsidR="0001413C" w:rsidRPr="0001413C" w:rsidRDefault="0001413C" w:rsidP="0001413C">
            <w:pPr>
              <w:numPr>
                <w:ilvl w:val="0"/>
                <w:numId w:val="121"/>
              </w:numPr>
            </w:pPr>
            <w:r w:rsidRPr="0001413C">
              <w:t>Submission to such conduct is made either explicitly or implicitly a term or condition of an individual’s employment.</w:t>
            </w:r>
          </w:p>
          <w:p w14:paraId="1F5F27CF" w14:textId="77777777" w:rsidR="0001413C" w:rsidRPr="0001413C" w:rsidRDefault="0001413C" w:rsidP="0001413C">
            <w:pPr>
              <w:numPr>
                <w:ilvl w:val="0"/>
                <w:numId w:val="121"/>
              </w:numPr>
            </w:pPr>
            <w:r w:rsidRPr="0001413C">
              <w:t>Submission to or rejection of such conduct by an individual is used as the basis for employment decisions affecting such individual.</w:t>
            </w:r>
          </w:p>
          <w:p w14:paraId="208701B9" w14:textId="77777777" w:rsidR="0001413C" w:rsidRPr="0001413C" w:rsidRDefault="0001413C" w:rsidP="0001413C">
            <w:pPr>
              <w:numPr>
                <w:ilvl w:val="0"/>
                <w:numId w:val="121"/>
              </w:numPr>
            </w:pPr>
            <w:r w:rsidRPr="0001413C">
              <w:t>Such conduct has the purpose or effect of unreasonably interfering with an individual’s work performance or creating an intimidating, hostile, or offensive working environment.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59E1A8"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32E6DC" w14:textId="77777777" w:rsidR="0001413C" w:rsidRPr="0001413C" w:rsidRDefault="0001413C" w:rsidP="0001413C"/>
        </w:tc>
      </w:tr>
      <w:tr w:rsidR="0001413C" w:rsidRPr="0001413C" w14:paraId="54B2156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25E4B8" w14:textId="77777777" w:rsidR="0001413C" w:rsidRPr="0001413C" w:rsidRDefault="0001413C" w:rsidP="0001413C">
            <w:r w:rsidRPr="0001413C">
              <w:t xml:space="preserve">Who Is Protected Under the Law?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C4494C" w14:textId="77777777" w:rsidR="0001413C" w:rsidRPr="0001413C" w:rsidRDefault="0001413C" w:rsidP="0001413C">
            <w:r w:rsidRPr="0001413C">
              <w:t>Vermont’s sexual harassment protections extend across a broad range of individuals and include:</w:t>
            </w:r>
          </w:p>
          <w:p w14:paraId="573CDC5F" w14:textId="77777777" w:rsidR="0001413C" w:rsidRPr="0001413C" w:rsidRDefault="0001413C" w:rsidP="0001413C">
            <w:pPr>
              <w:numPr>
                <w:ilvl w:val="0"/>
                <w:numId w:val="122"/>
              </w:numPr>
            </w:pPr>
            <w:r w:rsidRPr="0001413C">
              <w:t>Employees</w:t>
            </w:r>
          </w:p>
          <w:p w14:paraId="54DF1AC7" w14:textId="77777777" w:rsidR="0001413C" w:rsidRPr="0001413C" w:rsidRDefault="0001413C" w:rsidP="0001413C">
            <w:pPr>
              <w:numPr>
                <w:ilvl w:val="0"/>
                <w:numId w:val="122"/>
              </w:numPr>
            </w:pPr>
            <w:r w:rsidRPr="0001413C">
              <w:t>Independent contractors</w:t>
            </w:r>
          </w:p>
          <w:p w14:paraId="0E131E36" w14:textId="77777777" w:rsidR="0001413C" w:rsidRPr="0001413C" w:rsidRDefault="0001413C" w:rsidP="0001413C">
            <w:pPr>
              <w:numPr>
                <w:ilvl w:val="0"/>
                <w:numId w:val="122"/>
              </w:numPr>
            </w:pPr>
            <w:r w:rsidRPr="0001413C">
              <w:t>Interns and volunteers</w:t>
            </w:r>
          </w:p>
          <w:p w14:paraId="0E7AAFE6" w14:textId="77777777" w:rsidR="0001413C" w:rsidRPr="0001413C" w:rsidRDefault="0001413C" w:rsidP="0001413C">
            <w:pPr>
              <w:numPr>
                <w:ilvl w:val="0"/>
                <w:numId w:val="122"/>
              </w:numPr>
            </w:pPr>
            <w:r w:rsidRPr="0001413C">
              <w:t>Service providers</w:t>
            </w:r>
          </w:p>
          <w:p w14:paraId="13BAB976" w14:textId="77777777" w:rsidR="0001413C" w:rsidRPr="0001413C" w:rsidRDefault="0001413C" w:rsidP="0001413C">
            <w:r w:rsidRPr="0001413C">
              <w:t>This list is comprehensive and ensures that the majority of workers in Vermont are protected from sexual harassment.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69B27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F06DD3" w14:textId="77777777" w:rsidR="0001413C" w:rsidRPr="0001413C" w:rsidRDefault="0001413C" w:rsidP="0001413C"/>
        </w:tc>
      </w:tr>
      <w:tr w:rsidR="0001413C" w:rsidRPr="0001413C" w14:paraId="6C20B5B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EB59B8" w14:textId="77777777" w:rsidR="0001413C" w:rsidRPr="0001413C" w:rsidRDefault="0001413C" w:rsidP="0001413C">
            <w:r w:rsidRPr="0001413C">
              <w:t xml:space="preserve">What Is the Complaint Process?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DDD11E" w14:textId="77777777" w:rsidR="0001413C" w:rsidRPr="0001413C" w:rsidRDefault="0001413C" w:rsidP="0001413C">
            <w:r w:rsidRPr="0001413C">
              <w:t>If you ever experience, witness, or suspect sexual harassment, you should report it immediately. You can do this by filing a complaint by following the steps outlined in the Complaint Process section. Additionally, you can find out who to report to by visiting the Contact Details section.</w:t>
            </w:r>
          </w:p>
          <w:p w14:paraId="19AC4D9C" w14:textId="77777777" w:rsidR="0001413C" w:rsidRPr="0001413C" w:rsidRDefault="0001413C" w:rsidP="0001413C">
            <w:r w:rsidRPr="0001413C">
              <w:t>All complaints will be treated with confidentiality and will be promptly and thoroughly investigated. While the investigation process will vary by case, all parties involved will receive due process.</w:t>
            </w:r>
          </w:p>
          <w:p w14:paraId="022A07C2" w14:textId="77777777" w:rsidR="0001413C" w:rsidRPr="0001413C" w:rsidRDefault="0001413C" w:rsidP="0001413C">
            <w:r w:rsidRPr="0001413C">
              <w:t>Remember, behavior does not need to violate the law to be in violation of company policy.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7845C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1A2596" w14:textId="77777777" w:rsidR="0001413C" w:rsidRPr="0001413C" w:rsidRDefault="0001413C" w:rsidP="0001413C"/>
        </w:tc>
      </w:tr>
      <w:tr w:rsidR="0001413C" w:rsidRPr="0001413C" w14:paraId="28E9F9C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E93A73" w14:textId="77777777" w:rsidR="0001413C" w:rsidRPr="0001413C" w:rsidRDefault="0001413C" w:rsidP="0001413C">
            <w:r w:rsidRPr="0001413C">
              <w:t xml:space="preserve">What Is the Policy on Retaliation?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743481" w14:textId="77777777" w:rsidR="0001413C" w:rsidRPr="0001413C" w:rsidRDefault="0001413C" w:rsidP="0001413C">
            <w:r w:rsidRPr="0001413C">
              <w:t>Retaliation is defined as any action taken against an employee that could discourage someone from resisting or complaining about discrimination or harassment.</w:t>
            </w:r>
          </w:p>
          <w:p w14:paraId="000F13D5" w14:textId="77777777" w:rsidR="0001413C" w:rsidRPr="0001413C" w:rsidRDefault="0001413C" w:rsidP="0001413C">
            <w:r w:rsidRPr="0001413C">
              <w:t>Retaliation for any complaints filed in good faith is prohibited under both law and company policy. If you witness or suspect retaliation, you should report it immediately via the appropriate channel.</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78731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E55490" w14:textId="77777777" w:rsidR="0001413C" w:rsidRPr="0001413C" w:rsidRDefault="0001413C" w:rsidP="0001413C"/>
        </w:tc>
      </w:tr>
      <w:tr w:rsidR="0001413C" w:rsidRPr="0001413C" w14:paraId="745930B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320C6B9" w14:textId="77777777" w:rsidR="0001413C" w:rsidRPr="0001413C" w:rsidRDefault="0001413C" w:rsidP="0001413C">
            <w:r w:rsidRPr="0001413C">
              <w:t xml:space="preserve">What Are My External Rights?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748937" w14:textId="77777777" w:rsidR="0001413C" w:rsidRPr="0001413C" w:rsidRDefault="0001413C" w:rsidP="0001413C">
            <w:r w:rsidRPr="0001413C">
              <w:t>In addition to internal reporting, victims of sexual harassment may also file complaints with the Vermont Attorney General’s Office, the Vermont Human Rights Commission, or at the federal level with the Equal Employment Opportunity Commission (EEOC).</w:t>
            </w:r>
          </w:p>
          <w:p w14:paraId="10C0CCF0"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82D16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A746EF" w14:textId="77777777" w:rsidR="0001413C" w:rsidRPr="0001413C" w:rsidRDefault="0001413C" w:rsidP="0001413C"/>
        </w:tc>
      </w:tr>
    </w:tbl>
    <w:p w14:paraId="1CAEB9E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D152D9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61F3353"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600F7E2"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E324EF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0C974D" w14:textId="77777777" w:rsidR="0001413C" w:rsidRPr="0001413C" w:rsidRDefault="0001413C" w:rsidP="0001413C">
            <w:pPr>
              <w:rPr>
                <w:b/>
                <w:bCs/>
              </w:rPr>
            </w:pPr>
            <w:r w:rsidRPr="0001413C">
              <w:rPr>
                <w:b/>
                <w:bCs/>
              </w:rPr>
              <w:t>Alternate Text</w:t>
            </w:r>
          </w:p>
        </w:tc>
      </w:tr>
      <w:tr w:rsidR="0001413C" w:rsidRPr="0001413C" w14:paraId="69A7BF1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8260FA"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CF4B5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89E70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70C7A5" w14:textId="77777777" w:rsidR="0001413C" w:rsidRPr="0001413C" w:rsidRDefault="0001413C" w:rsidP="0001413C"/>
        </w:tc>
      </w:tr>
    </w:tbl>
    <w:p w14:paraId="635A8708" w14:textId="77777777" w:rsidR="0001413C" w:rsidRPr="0001413C" w:rsidRDefault="0001413C" w:rsidP="0001413C">
      <w:r w:rsidRPr="0001413C">
        <w:rPr>
          <w:b/>
          <w:bCs/>
        </w:rPr>
        <w:t>Audio Transcript Text:</w:t>
      </w:r>
      <w:r w:rsidRPr="0001413C">
        <w:t xml:space="preserve"> </w:t>
      </w:r>
    </w:p>
    <w:p w14:paraId="22FB2828" w14:textId="77777777" w:rsidR="0001413C" w:rsidRPr="0001413C" w:rsidRDefault="0001413C" w:rsidP="0001413C">
      <w:r w:rsidRPr="0001413C">
        <w:t>Now we’ll examine the key elements of this topic.</w:t>
      </w:r>
    </w:p>
    <w:p w14:paraId="18404FBD" w14:textId="77777777" w:rsidR="0001413C" w:rsidRPr="0001413C" w:rsidRDefault="0001413C" w:rsidP="0001413C">
      <w:r w:rsidRPr="0001413C">
        <w:br w:type="page"/>
      </w:r>
    </w:p>
    <w:p w14:paraId="763FCAE4" w14:textId="77777777" w:rsidR="0001413C" w:rsidRPr="0001413C" w:rsidRDefault="0001413C" w:rsidP="0001413C">
      <w:r w:rsidRPr="0001413C">
        <w:rPr>
          <w:b/>
          <w:bCs/>
        </w:rPr>
        <w:t>Lesson 66:</w:t>
      </w:r>
      <w:r w:rsidRPr="0001413C">
        <w:t xml:space="preserve"> Preventing Harassment and Discrimination in the UK </w:t>
      </w:r>
    </w:p>
    <w:p w14:paraId="085786BD" w14:textId="77777777" w:rsidR="0001413C" w:rsidRPr="0001413C" w:rsidRDefault="0001413C" w:rsidP="0001413C">
      <w:r w:rsidRPr="0001413C">
        <w:rPr>
          <w:b/>
          <w:bCs/>
        </w:rPr>
        <w:t>Quick Quiz Lesson</w:t>
      </w:r>
      <w:r w:rsidRPr="0001413C">
        <w:t xml:space="preserve"> </w:t>
      </w:r>
    </w:p>
    <w:p w14:paraId="20D8C885" w14:textId="77777777" w:rsidR="0001413C" w:rsidRPr="0001413C" w:rsidRDefault="0001413C" w:rsidP="0001413C">
      <w:r w:rsidRPr="0001413C">
        <w:rPr>
          <w:b/>
          <w:bCs/>
        </w:rPr>
        <w:t>Lesson Type :</w:t>
      </w:r>
      <w:r w:rsidRPr="0001413C">
        <w:t xml:space="preserve"> </w:t>
      </w:r>
    </w:p>
    <w:p w14:paraId="37915136" w14:textId="77777777" w:rsidR="0001413C" w:rsidRPr="0001413C" w:rsidRDefault="0001413C" w:rsidP="0001413C">
      <w:r w:rsidRPr="0001413C">
        <w:t xml:space="preserve">Quick Quiz </w:t>
      </w:r>
    </w:p>
    <w:p w14:paraId="5CE5559D" w14:textId="77777777" w:rsidR="0001413C" w:rsidRPr="0001413C" w:rsidRDefault="0001413C" w:rsidP="0001413C">
      <w:r w:rsidRPr="0001413C">
        <w:rPr>
          <w:b/>
          <w:bCs/>
        </w:rPr>
        <w:t>Select Type :</w:t>
      </w:r>
      <w:r w:rsidRPr="0001413C">
        <w:t xml:space="preserve"> </w:t>
      </w:r>
    </w:p>
    <w:p w14:paraId="65124F6F" w14:textId="77777777" w:rsidR="0001413C" w:rsidRPr="0001413C" w:rsidRDefault="0001413C" w:rsidP="0001413C">
      <w:r w:rsidRPr="0001413C">
        <w:t xml:space="preserve">Post Lesson Quick Quiz </w:t>
      </w:r>
    </w:p>
    <w:p w14:paraId="0A7E48A4" w14:textId="77777777" w:rsidR="0001413C" w:rsidRPr="0001413C" w:rsidRDefault="0001413C" w:rsidP="0001413C">
      <w:r w:rsidRPr="0001413C">
        <w:rPr>
          <w:b/>
          <w:bCs/>
        </w:rPr>
        <w:t>Page Title :</w:t>
      </w:r>
      <w:r w:rsidRPr="0001413C">
        <w:t xml:space="preserve"> </w:t>
      </w:r>
    </w:p>
    <w:p w14:paraId="29B583F6" w14:textId="77777777" w:rsidR="0001413C" w:rsidRPr="0001413C" w:rsidRDefault="0001413C" w:rsidP="0001413C">
      <w:r w:rsidRPr="0001413C">
        <w:t xml:space="preserve">Ready for a quick assessment? </w:t>
      </w:r>
    </w:p>
    <w:p w14:paraId="339439AD" w14:textId="77777777" w:rsidR="0001413C" w:rsidRPr="0001413C" w:rsidRDefault="0001413C" w:rsidP="0001413C">
      <w:r w:rsidRPr="0001413C">
        <w:rPr>
          <w:b/>
          <w:bCs/>
        </w:rPr>
        <w:t>Quick Quiz Assessment</w:t>
      </w:r>
      <w:r w:rsidRPr="0001413C">
        <w:t xml:space="preserve"> </w:t>
      </w:r>
    </w:p>
    <w:p w14:paraId="58757C5C" w14:textId="77777777" w:rsidR="0001413C" w:rsidRPr="0001413C" w:rsidRDefault="0001413C" w:rsidP="0001413C">
      <w:r w:rsidRPr="0001413C">
        <w:rPr>
          <w:b/>
          <w:bCs/>
        </w:rPr>
        <w:t>Questions</w:t>
      </w:r>
      <w:r w:rsidRPr="0001413C">
        <w:t xml:space="preserve"> </w:t>
      </w:r>
    </w:p>
    <w:p w14:paraId="2E30BF72" w14:textId="77777777" w:rsidR="0001413C" w:rsidRPr="0001413C" w:rsidRDefault="0001413C" w:rsidP="0001413C">
      <w:r w:rsidRPr="0001413C">
        <w:rPr>
          <w:b/>
          <w:bCs/>
        </w:rPr>
        <w:t>1. Question :</w:t>
      </w:r>
      <w:r w:rsidRPr="0001413C">
        <w:t xml:space="preserve"> </w:t>
      </w:r>
    </w:p>
    <w:p w14:paraId="1F2D5314" w14:textId="77777777" w:rsidR="0001413C" w:rsidRPr="0001413C" w:rsidRDefault="0001413C" w:rsidP="0001413C">
      <w:r w:rsidRPr="0001413C">
        <w:t>You should always encourage your team to approach you if they have any concerns about harassment and discrimination.</w:t>
      </w:r>
    </w:p>
    <w:p w14:paraId="28D8F7DD" w14:textId="77777777" w:rsidR="0001413C" w:rsidRPr="0001413C" w:rsidRDefault="0001413C" w:rsidP="0001413C">
      <w:r w:rsidRPr="0001413C">
        <w:rPr>
          <w:b/>
          <w:bCs/>
        </w:rPr>
        <w:t xml:space="preserve">1. Answer: Correct </w:t>
      </w:r>
    </w:p>
    <w:p w14:paraId="26A9ABB5" w14:textId="77777777" w:rsidR="0001413C" w:rsidRPr="0001413C" w:rsidRDefault="0001413C" w:rsidP="0001413C">
      <w:r w:rsidRPr="0001413C">
        <w:t>True</w:t>
      </w:r>
    </w:p>
    <w:p w14:paraId="562D1119" w14:textId="77777777" w:rsidR="0001413C" w:rsidRPr="0001413C" w:rsidRDefault="0001413C" w:rsidP="0001413C">
      <w:r w:rsidRPr="0001413C">
        <w:rPr>
          <w:b/>
          <w:bCs/>
        </w:rPr>
        <w:t xml:space="preserve">2. Answer: Incorrect </w:t>
      </w:r>
    </w:p>
    <w:p w14:paraId="19F5DDD3" w14:textId="77777777" w:rsidR="0001413C" w:rsidRPr="0001413C" w:rsidRDefault="0001413C" w:rsidP="0001413C">
      <w:r w:rsidRPr="0001413C">
        <w:t>False</w:t>
      </w:r>
    </w:p>
    <w:p w14:paraId="084BB728" w14:textId="77777777" w:rsidR="0001413C" w:rsidRPr="0001413C" w:rsidRDefault="0001413C" w:rsidP="0001413C">
      <w:r w:rsidRPr="0001413C">
        <w:rPr>
          <w:b/>
          <w:bCs/>
        </w:rPr>
        <w:t>2. Question :</w:t>
      </w:r>
      <w:r w:rsidRPr="0001413C">
        <w:t xml:space="preserve"> </w:t>
      </w:r>
    </w:p>
    <w:p w14:paraId="5BBE224A" w14:textId="77777777" w:rsidR="0001413C" w:rsidRPr="0001413C" w:rsidRDefault="0001413C" w:rsidP="0001413C">
      <w:r w:rsidRPr="0001413C">
        <w:t>You need to educate your team on the impact of harassment and discrimination in the workplace and emphasize that we operate a zero-tolerance policy.</w:t>
      </w:r>
    </w:p>
    <w:p w14:paraId="283669E5" w14:textId="77777777" w:rsidR="0001413C" w:rsidRPr="0001413C" w:rsidRDefault="0001413C" w:rsidP="0001413C">
      <w:r w:rsidRPr="0001413C">
        <w:rPr>
          <w:b/>
          <w:bCs/>
        </w:rPr>
        <w:t xml:space="preserve">1. Answer: Correct </w:t>
      </w:r>
    </w:p>
    <w:p w14:paraId="4A893714" w14:textId="77777777" w:rsidR="0001413C" w:rsidRPr="0001413C" w:rsidRDefault="0001413C" w:rsidP="0001413C">
      <w:r w:rsidRPr="0001413C">
        <w:t>True</w:t>
      </w:r>
    </w:p>
    <w:p w14:paraId="0D12DFA6" w14:textId="77777777" w:rsidR="0001413C" w:rsidRPr="0001413C" w:rsidRDefault="0001413C" w:rsidP="0001413C">
      <w:r w:rsidRPr="0001413C">
        <w:rPr>
          <w:b/>
          <w:bCs/>
        </w:rPr>
        <w:t xml:space="preserve">2. Answer: Incorrect </w:t>
      </w:r>
    </w:p>
    <w:p w14:paraId="281A8D91" w14:textId="77777777" w:rsidR="0001413C" w:rsidRPr="0001413C" w:rsidRDefault="0001413C" w:rsidP="0001413C">
      <w:r w:rsidRPr="0001413C">
        <w:t>False</w:t>
      </w:r>
    </w:p>
    <w:p w14:paraId="1DB5B83D" w14:textId="77777777" w:rsidR="0001413C" w:rsidRPr="0001413C" w:rsidRDefault="0001413C" w:rsidP="0001413C">
      <w:r w:rsidRPr="0001413C">
        <w:rPr>
          <w:b/>
          <w:bCs/>
        </w:rPr>
        <w:t>3. Question :</w:t>
      </w:r>
      <w:r w:rsidRPr="0001413C">
        <w:t xml:space="preserve"> </w:t>
      </w:r>
    </w:p>
    <w:p w14:paraId="5F69B75A" w14:textId="77777777" w:rsidR="0001413C" w:rsidRPr="0001413C" w:rsidRDefault="0001413C" w:rsidP="0001413C">
      <w:r w:rsidRPr="0001413C">
        <w:t>Employees should never be assigned tasks based on their ethnicity or cultural background. Assignments should be based on skills and qualifications.</w:t>
      </w:r>
    </w:p>
    <w:p w14:paraId="75ABE490" w14:textId="77777777" w:rsidR="0001413C" w:rsidRPr="0001413C" w:rsidRDefault="0001413C" w:rsidP="0001413C">
      <w:r w:rsidRPr="0001413C">
        <w:rPr>
          <w:b/>
          <w:bCs/>
        </w:rPr>
        <w:t xml:space="preserve">1. Answer: Correct </w:t>
      </w:r>
    </w:p>
    <w:p w14:paraId="5E6C6597" w14:textId="77777777" w:rsidR="0001413C" w:rsidRPr="0001413C" w:rsidRDefault="0001413C" w:rsidP="0001413C">
      <w:r w:rsidRPr="0001413C">
        <w:t>True</w:t>
      </w:r>
    </w:p>
    <w:p w14:paraId="7F8246AA" w14:textId="77777777" w:rsidR="0001413C" w:rsidRPr="0001413C" w:rsidRDefault="0001413C" w:rsidP="0001413C">
      <w:r w:rsidRPr="0001413C">
        <w:rPr>
          <w:b/>
          <w:bCs/>
        </w:rPr>
        <w:t xml:space="preserve">2. Answer: Incorrect </w:t>
      </w:r>
    </w:p>
    <w:p w14:paraId="43DDEEC7" w14:textId="77777777" w:rsidR="0001413C" w:rsidRPr="0001413C" w:rsidRDefault="0001413C" w:rsidP="0001413C">
      <w:r w:rsidRPr="0001413C">
        <w:t>False</w:t>
      </w:r>
    </w:p>
    <w:p w14:paraId="341E2E6C" w14:textId="77777777" w:rsidR="0001413C" w:rsidRPr="0001413C" w:rsidRDefault="0001413C" w:rsidP="0001413C">
      <w:r w:rsidRPr="0001413C">
        <w:rPr>
          <w:b/>
          <w:bCs/>
        </w:rPr>
        <w:t>4. Question :</w:t>
      </w:r>
      <w:r w:rsidRPr="0001413C">
        <w:t xml:space="preserve"> </w:t>
      </w:r>
    </w:p>
    <w:p w14:paraId="04E7AED1" w14:textId="77777777" w:rsidR="0001413C" w:rsidRPr="0001413C" w:rsidRDefault="0001413C" w:rsidP="0001413C">
      <w:r w:rsidRPr="0001413C">
        <w:t>You should never stereotype a particular group or gender, or exclude people with disabilities from projects and workplace duties.</w:t>
      </w:r>
    </w:p>
    <w:p w14:paraId="472A49A3" w14:textId="77777777" w:rsidR="0001413C" w:rsidRPr="0001413C" w:rsidRDefault="0001413C" w:rsidP="0001413C">
      <w:r w:rsidRPr="0001413C">
        <w:rPr>
          <w:b/>
          <w:bCs/>
        </w:rPr>
        <w:t xml:space="preserve">1. Answer: Correct </w:t>
      </w:r>
    </w:p>
    <w:p w14:paraId="3C57D785" w14:textId="77777777" w:rsidR="0001413C" w:rsidRPr="0001413C" w:rsidRDefault="0001413C" w:rsidP="0001413C">
      <w:r w:rsidRPr="0001413C">
        <w:t>True</w:t>
      </w:r>
    </w:p>
    <w:p w14:paraId="10F3D2F9" w14:textId="77777777" w:rsidR="0001413C" w:rsidRPr="0001413C" w:rsidRDefault="0001413C" w:rsidP="0001413C">
      <w:r w:rsidRPr="0001413C">
        <w:rPr>
          <w:b/>
          <w:bCs/>
        </w:rPr>
        <w:t xml:space="preserve">2. Answer: Incorrect </w:t>
      </w:r>
    </w:p>
    <w:p w14:paraId="74F16322" w14:textId="77777777" w:rsidR="0001413C" w:rsidRPr="0001413C" w:rsidRDefault="0001413C" w:rsidP="0001413C">
      <w:r w:rsidRPr="0001413C">
        <w:t>False</w:t>
      </w:r>
    </w:p>
    <w:p w14:paraId="6B7516E5" w14:textId="77777777" w:rsidR="0001413C" w:rsidRPr="0001413C" w:rsidRDefault="0001413C" w:rsidP="0001413C">
      <w:r w:rsidRPr="0001413C">
        <w:rPr>
          <w:b/>
          <w:bCs/>
        </w:rPr>
        <w:t>5. Question :</w:t>
      </w:r>
      <w:r w:rsidRPr="0001413C">
        <w:t xml:space="preserve"> </w:t>
      </w:r>
    </w:p>
    <w:p w14:paraId="05FC3FAA" w14:textId="77777777" w:rsidR="0001413C" w:rsidRPr="0001413C" w:rsidRDefault="0001413C" w:rsidP="0001413C">
      <w:r w:rsidRPr="0001413C">
        <w:t>Even if complaints seem to come from overly sensitive employees and turn out to be the result of simple misunderstandings, they're worthy of your attention.</w:t>
      </w:r>
    </w:p>
    <w:p w14:paraId="39230299" w14:textId="77777777" w:rsidR="0001413C" w:rsidRPr="0001413C" w:rsidRDefault="0001413C" w:rsidP="0001413C">
      <w:r w:rsidRPr="0001413C">
        <w:rPr>
          <w:b/>
          <w:bCs/>
        </w:rPr>
        <w:t xml:space="preserve">1. Answer: Correct </w:t>
      </w:r>
    </w:p>
    <w:p w14:paraId="0F277702" w14:textId="77777777" w:rsidR="0001413C" w:rsidRPr="0001413C" w:rsidRDefault="0001413C" w:rsidP="0001413C">
      <w:r w:rsidRPr="0001413C">
        <w:t>True</w:t>
      </w:r>
    </w:p>
    <w:p w14:paraId="780D4FE1" w14:textId="77777777" w:rsidR="0001413C" w:rsidRPr="0001413C" w:rsidRDefault="0001413C" w:rsidP="0001413C">
      <w:r w:rsidRPr="0001413C">
        <w:rPr>
          <w:b/>
          <w:bCs/>
        </w:rPr>
        <w:t xml:space="preserve">2. Answer: Incorrect </w:t>
      </w:r>
    </w:p>
    <w:p w14:paraId="31BE67DF" w14:textId="77777777" w:rsidR="0001413C" w:rsidRPr="0001413C" w:rsidRDefault="0001413C" w:rsidP="0001413C">
      <w:r w:rsidRPr="0001413C">
        <w:t>False</w:t>
      </w:r>
    </w:p>
    <w:p w14:paraId="70A396AC" w14:textId="77777777" w:rsidR="0001413C" w:rsidRPr="0001413C" w:rsidRDefault="0001413C" w:rsidP="0001413C">
      <w:r w:rsidRPr="0001413C">
        <w:rPr>
          <w:b/>
          <w:bCs/>
        </w:rPr>
        <w:t>6. Question :</w:t>
      </w:r>
      <w:r w:rsidRPr="0001413C">
        <w:t xml:space="preserve"> </w:t>
      </w:r>
    </w:p>
    <w:p w14:paraId="4ED83B52" w14:textId="77777777" w:rsidR="0001413C" w:rsidRPr="0001413C" w:rsidRDefault="0001413C" w:rsidP="0001413C">
      <w:r w:rsidRPr="0001413C">
        <w:t>Employees must have access to alternative and appropriate reporting channels for harassment or discrimination concerns, so they are not limited to reporting through their manager.</w:t>
      </w:r>
    </w:p>
    <w:p w14:paraId="586895EC" w14:textId="77777777" w:rsidR="0001413C" w:rsidRPr="0001413C" w:rsidRDefault="0001413C" w:rsidP="0001413C">
      <w:r w:rsidRPr="0001413C">
        <w:rPr>
          <w:b/>
          <w:bCs/>
        </w:rPr>
        <w:t xml:space="preserve">1. Answer: Correct </w:t>
      </w:r>
    </w:p>
    <w:p w14:paraId="3F4C7678" w14:textId="77777777" w:rsidR="0001413C" w:rsidRPr="0001413C" w:rsidRDefault="0001413C" w:rsidP="0001413C">
      <w:r w:rsidRPr="0001413C">
        <w:t>True</w:t>
      </w:r>
    </w:p>
    <w:p w14:paraId="7369BD78" w14:textId="77777777" w:rsidR="0001413C" w:rsidRPr="0001413C" w:rsidRDefault="0001413C" w:rsidP="0001413C">
      <w:r w:rsidRPr="0001413C">
        <w:rPr>
          <w:b/>
          <w:bCs/>
        </w:rPr>
        <w:t xml:space="preserve">2. Answer: Incorrect </w:t>
      </w:r>
    </w:p>
    <w:p w14:paraId="3A96A9AB" w14:textId="77777777" w:rsidR="0001413C" w:rsidRPr="0001413C" w:rsidRDefault="0001413C" w:rsidP="0001413C">
      <w:r w:rsidRPr="0001413C">
        <w:t>False</w:t>
      </w:r>
    </w:p>
    <w:p w14:paraId="40F7CF60" w14:textId="77777777" w:rsidR="0001413C" w:rsidRPr="0001413C" w:rsidRDefault="0001413C" w:rsidP="0001413C">
      <w:r w:rsidRPr="0001413C">
        <w:rPr>
          <w:b/>
          <w:bCs/>
        </w:rPr>
        <w:t>7. Question :</w:t>
      </w:r>
      <w:r w:rsidRPr="0001413C">
        <w:t xml:space="preserve"> </w:t>
      </w:r>
    </w:p>
    <w:p w14:paraId="7DDB6FEF" w14:textId="77777777" w:rsidR="0001413C" w:rsidRPr="0001413C" w:rsidRDefault="0001413C" w:rsidP="0001413C">
      <w:r w:rsidRPr="0001413C">
        <w:t>Sofia and Katie are members of Omar's team. Sofia tells Omar that she would like to file a harassment complaint. She tells Omar that Katie sends her lewd emails and openly flirts with her, even after Sofia requested her to stop. Omar makes a note of Sofia's complaint and tells her that he will investigate it himself and ensure that Katie is appropriately disciplined.</w:t>
      </w:r>
    </w:p>
    <w:p w14:paraId="666230C3" w14:textId="77777777" w:rsidR="0001413C" w:rsidRPr="0001413C" w:rsidRDefault="0001413C" w:rsidP="0001413C">
      <w:r w:rsidRPr="0001413C">
        <w:t>Is this an appropriate course of action for Omar to take?</w:t>
      </w:r>
    </w:p>
    <w:p w14:paraId="5FF59C4D" w14:textId="77777777" w:rsidR="0001413C" w:rsidRPr="0001413C" w:rsidRDefault="0001413C" w:rsidP="0001413C">
      <w:r w:rsidRPr="0001413C">
        <w:rPr>
          <w:b/>
          <w:bCs/>
        </w:rPr>
        <w:t xml:space="preserve">1. Answer: Incorrect </w:t>
      </w:r>
    </w:p>
    <w:p w14:paraId="6C7A32A7" w14:textId="77777777" w:rsidR="0001413C" w:rsidRPr="0001413C" w:rsidRDefault="0001413C" w:rsidP="0001413C">
      <w:r w:rsidRPr="0001413C">
        <w:t>Yes</w:t>
      </w:r>
    </w:p>
    <w:p w14:paraId="26F6141A" w14:textId="77777777" w:rsidR="0001413C" w:rsidRPr="0001413C" w:rsidRDefault="0001413C" w:rsidP="0001413C">
      <w:r w:rsidRPr="0001413C">
        <w:rPr>
          <w:b/>
          <w:bCs/>
        </w:rPr>
        <w:t xml:space="preserve">2. Answer: Correct </w:t>
      </w:r>
    </w:p>
    <w:p w14:paraId="496DDE6B" w14:textId="77777777" w:rsidR="0001413C" w:rsidRPr="0001413C" w:rsidRDefault="0001413C" w:rsidP="0001413C">
      <w:r w:rsidRPr="0001413C">
        <w:t>No</w:t>
      </w:r>
    </w:p>
    <w:p w14:paraId="16FA98D3" w14:textId="77777777" w:rsidR="0001413C" w:rsidRPr="0001413C" w:rsidRDefault="0001413C" w:rsidP="0001413C">
      <w:r w:rsidRPr="0001413C">
        <w:rPr>
          <w:b/>
          <w:bCs/>
        </w:rPr>
        <w:t>8. Question :</w:t>
      </w:r>
      <w:r w:rsidRPr="0001413C">
        <w:t xml:space="preserve"> </w:t>
      </w:r>
    </w:p>
    <w:p w14:paraId="26C583FC" w14:textId="77777777" w:rsidR="0001413C" w:rsidRPr="0001413C" w:rsidRDefault="0001413C" w:rsidP="0001413C">
      <w:r w:rsidRPr="0001413C">
        <w:t>Gerald is a team lead. His team has been assigned a major project that will involve frequent travel for all team members. Marci, a member of Gerald's team, uses a wheelchair. Because of the frequent travel requirements, Gerald is considering replacing Marci, as he feels that the travel would be difficult for her.</w:t>
      </w:r>
    </w:p>
    <w:p w14:paraId="02653045" w14:textId="77777777" w:rsidR="0001413C" w:rsidRPr="0001413C" w:rsidRDefault="0001413C" w:rsidP="0001413C">
      <w:r w:rsidRPr="0001413C">
        <w:t>Would this be an appropriate action to take?</w:t>
      </w:r>
    </w:p>
    <w:p w14:paraId="7EF972BF" w14:textId="77777777" w:rsidR="0001413C" w:rsidRPr="0001413C" w:rsidRDefault="0001413C" w:rsidP="0001413C">
      <w:r w:rsidRPr="0001413C">
        <w:rPr>
          <w:b/>
          <w:bCs/>
        </w:rPr>
        <w:t xml:space="preserve">1. Answer: Incorrect </w:t>
      </w:r>
    </w:p>
    <w:p w14:paraId="42B4059F" w14:textId="77777777" w:rsidR="0001413C" w:rsidRPr="0001413C" w:rsidRDefault="0001413C" w:rsidP="0001413C">
      <w:r w:rsidRPr="0001413C">
        <w:t>Yes</w:t>
      </w:r>
    </w:p>
    <w:p w14:paraId="0F487576" w14:textId="77777777" w:rsidR="0001413C" w:rsidRPr="0001413C" w:rsidRDefault="0001413C" w:rsidP="0001413C">
      <w:r w:rsidRPr="0001413C">
        <w:rPr>
          <w:b/>
          <w:bCs/>
        </w:rPr>
        <w:t xml:space="preserve">2. Answer: Correct </w:t>
      </w:r>
    </w:p>
    <w:p w14:paraId="69CEFB65" w14:textId="77777777" w:rsidR="0001413C" w:rsidRPr="0001413C" w:rsidRDefault="0001413C" w:rsidP="0001413C">
      <w:r w:rsidRPr="0001413C">
        <w:t>No</w:t>
      </w:r>
    </w:p>
    <w:p w14:paraId="448F2F21" w14:textId="77777777" w:rsidR="0001413C" w:rsidRPr="0001413C" w:rsidRDefault="0001413C" w:rsidP="0001413C">
      <w:r w:rsidRPr="0001413C">
        <w:rPr>
          <w:b/>
          <w:bCs/>
        </w:rPr>
        <w:t>9. Question :</w:t>
      </w:r>
      <w:r w:rsidRPr="0001413C">
        <w:t xml:space="preserve"> </w:t>
      </w:r>
    </w:p>
    <w:p w14:paraId="440FCBDF" w14:textId="77777777" w:rsidR="0001413C" w:rsidRPr="0001413C" w:rsidRDefault="0001413C" w:rsidP="0001413C">
      <w:r w:rsidRPr="0001413C">
        <w:t>A member of Zoe's team tells her that he feels he's been racially abused by another team member. He asks Zoe if she can do something about it quietly. He says he doesn't want to make a big deal of it. Zoe tells him that she'll keep the matter confidential to the fullest extent possible under the law, but that she'll have to report his complaint to the appropriate department as she's not permitted to investigate concerns herself.</w:t>
      </w:r>
    </w:p>
    <w:p w14:paraId="2D0CFD69" w14:textId="77777777" w:rsidR="0001413C" w:rsidRPr="0001413C" w:rsidRDefault="0001413C" w:rsidP="0001413C">
      <w:r w:rsidRPr="0001413C">
        <w:t>Is this the correct course of action?</w:t>
      </w:r>
    </w:p>
    <w:p w14:paraId="66625EFD" w14:textId="77777777" w:rsidR="0001413C" w:rsidRPr="0001413C" w:rsidRDefault="0001413C" w:rsidP="0001413C">
      <w:r w:rsidRPr="0001413C">
        <w:rPr>
          <w:b/>
          <w:bCs/>
        </w:rPr>
        <w:t xml:space="preserve">1. Answer: Correct </w:t>
      </w:r>
    </w:p>
    <w:p w14:paraId="66E2F270" w14:textId="77777777" w:rsidR="0001413C" w:rsidRPr="0001413C" w:rsidRDefault="0001413C" w:rsidP="0001413C">
      <w:r w:rsidRPr="0001413C">
        <w:t>Yes</w:t>
      </w:r>
    </w:p>
    <w:p w14:paraId="2B7BAD6C" w14:textId="77777777" w:rsidR="0001413C" w:rsidRPr="0001413C" w:rsidRDefault="0001413C" w:rsidP="0001413C">
      <w:r w:rsidRPr="0001413C">
        <w:rPr>
          <w:b/>
          <w:bCs/>
        </w:rPr>
        <w:t xml:space="preserve">2. Answer: Incorrect </w:t>
      </w:r>
    </w:p>
    <w:p w14:paraId="42B8CFF1" w14:textId="77777777" w:rsidR="0001413C" w:rsidRPr="0001413C" w:rsidRDefault="0001413C" w:rsidP="0001413C">
      <w:r w:rsidRPr="0001413C">
        <w:t>No</w:t>
      </w:r>
    </w:p>
    <w:p w14:paraId="470E23DF" w14:textId="77777777" w:rsidR="0001413C" w:rsidRPr="0001413C" w:rsidRDefault="0001413C" w:rsidP="0001413C">
      <w:r w:rsidRPr="0001413C">
        <w:rPr>
          <w:b/>
          <w:bCs/>
        </w:rPr>
        <w:t>10. Question :</w:t>
      </w:r>
      <w:r w:rsidRPr="0001413C">
        <w:t xml:space="preserve"> </w:t>
      </w:r>
    </w:p>
    <w:p w14:paraId="0482FB41" w14:textId="77777777" w:rsidR="0001413C" w:rsidRPr="0001413C" w:rsidRDefault="0001413C" w:rsidP="0001413C">
      <w:r w:rsidRPr="0001413C">
        <w:t>Alva has just joined Stuart’s team. She’s a very high performer, but her previous manager has told Stuart that she has a habit of telling inappropriate jokes that some people can find offensive. Stuart doesn’t want to start off on the wrong foot with Alva, so he decides not to mention anything about the inappropriate jokes unless someone in his team makes a complaint about them.</w:t>
      </w:r>
    </w:p>
    <w:p w14:paraId="2FEDACE7" w14:textId="77777777" w:rsidR="0001413C" w:rsidRPr="0001413C" w:rsidRDefault="0001413C" w:rsidP="0001413C">
      <w:r w:rsidRPr="0001413C">
        <w:t>Is this the correct course of action to prevent a potential harassment complaint arising?</w:t>
      </w:r>
    </w:p>
    <w:p w14:paraId="4C0EEDEA" w14:textId="77777777" w:rsidR="0001413C" w:rsidRPr="0001413C" w:rsidRDefault="0001413C" w:rsidP="0001413C">
      <w:r w:rsidRPr="0001413C">
        <w:rPr>
          <w:b/>
          <w:bCs/>
        </w:rPr>
        <w:t xml:space="preserve">1. Answer: Incorrect </w:t>
      </w:r>
    </w:p>
    <w:p w14:paraId="73C9F53C" w14:textId="77777777" w:rsidR="0001413C" w:rsidRPr="0001413C" w:rsidRDefault="0001413C" w:rsidP="0001413C">
      <w:r w:rsidRPr="0001413C">
        <w:t>Yes</w:t>
      </w:r>
    </w:p>
    <w:p w14:paraId="25D1E6B9" w14:textId="77777777" w:rsidR="0001413C" w:rsidRPr="0001413C" w:rsidRDefault="0001413C" w:rsidP="0001413C">
      <w:r w:rsidRPr="0001413C">
        <w:rPr>
          <w:b/>
          <w:bCs/>
        </w:rPr>
        <w:t xml:space="preserve">2. Answer: Correct </w:t>
      </w:r>
    </w:p>
    <w:p w14:paraId="008D1EA7" w14:textId="77777777" w:rsidR="0001413C" w:rsidRPr="0001413C" w:rsidRDefault="0001413C" w:rsidP="0001413C">
      <w:r w:rsidRPr="0001413C">
        <w:t>No</w:t>
      </w:r>
    </w:p>
    <w:p w14:paraId="40DD9F2B" w14:textId="77777777" w:rsidR="0001413C" w:rsidRPr="0001413C" w:rsidRDefault="0001413C" w:rsidP="0001413C">
      <w:r w:rsidRPr="0001413C">
        <w:rPr>
          <w:b/>
          <w:bCs/>
        </w:rPr>
        <w:t xml:space="preserve">Number of questions needed to pass ? : </w:t>
      </w:r>
    </w:p>
    <w:p w14:paraId="11301ECD" w14:textId="77777777" w:rsidR="0001413C" w:rsidRPr="0001413C" w:rsidRDefault="0001413C" w:rsidP="0001413C">
      <w:r w:rsidRPr="0001413C">
        <w:t xml:space="preserve">4 </w:t>
      </w:r>
    </w:p>
    <w:p w14:paraId="7E1A45CE" w14:textId="77777777" w:rsidR="0001413C" w:rsidRPr="0001413C" w:rsidRDefault="0001413C" w:rsidP="0001413C">
      <w:r w:rsidRPr="0001413C">
        <w:rPr>
          <w:b/>
          <w:bCs/>
        </w:rPr>
        <w:t>Passed Message</w:t>
      </w:r>
      <w:r w:rsidRPr="0001413C">
        <w:t xml:space="preserve"> </w:t>
      </w:r>
    </w:p>
    <w:p w14:paraId="50F4FDE6" w14:textId="77777777" w:rsidR="0001413C" w:rsidRPr="0001413C" w:rsidRDefault="0001413C" w:rsidP="0001413C">
      <w:r w:rsidRPr="0001413C">
        <w:rPr>
          <w:b/>
          <w:bCs/>
        </w:rPr>
        <w:t xml:space="preserve">Message text: </w:t>
      </w:r>
    </w:p>
    <w:p w14:paraId="61BD4961" w14:textId="77777777" w:rsidR="0001413C" w:rsidRPr="0001413C" w:rsidRDefault="0001413C" w:rsidP="0001413C">
      <w:r w:rsidRPr="0001413C">
        <w:t>Good job!</w:t>
      </w:r>
    </w:p>
    <w:p w14:paraId="35B4EC80" w14:textId="77777777" w:rsidR="0001413C" w:rsidRPr="0001413C" w:rsidRDefault="0001413C" w:rsidP="0001413C">
      <w:r w:rsidRPr="0001413C">
        <w:rPr>
          <w:b/>
          <w:bCs/>
        </w:rPr>
        <w:t>Failed Message</w:t>
      </w:r>
      <w:r w:rsidRPr="0001413C">
        <w:t xml:space="preserve"> </w:t>
      </w:r>
    </w:p>
    <w:p w14:paraId="78E1B14E" w14:textId="77777777" w:rsidR="0001413C" w:rsidRPr="0001413C" w:rsidRDefault="0001413C" w:rsidP="0001413C">
      <w:r w:rsidRPr="0001413C">
        <w:rPr>
          <w:b/>
          <w:bCs/>
        </w:rPr>
        <w:t xml:space="preserve">Message text: </w:t>
      </w:r>
    </w:p>
    <w:p w14:paraId="055BF021" w14:textId="77777777" w:rsidR="0001413C" w:rsidRPr="0001413C" w:rsidRDefault="0001413C" w:rsidP="0001413C">
      <w:r w:rsidRPr="0001413C">
        <w:t>Sorry, you didn’t pass!</w:t>
      </w:r>
    </w:p>
    <w:p w14:paraId="3317DFF5" w14:textId="77777777" w:rsidR="0001413C" w:rsidRPr="0001413C" w:rsidRDefault="0001413C" w:rsidP="0001413C">
      <w:r w:rsidRPr="0001413C">
        <w:br w:type="page"/>
      </w:r>
    </w:p>
    <w:p w14:paraId="35F775CC" w14:textId="77777777" w:rsidR="0001413C" w:rsidRPr="0001413C" w:rsidRDefault="0001413C" w:rsidP="0001413C">
      <w:bookmarkStart w:id="487" w:name="Page_2208686614781019915"/>
      <w:bookmarkEnd w:id="487"/>
      <w:r w:rsidRPr="0001413C">
        <w:rPr>
          <w:b/>
          <w:bCs/>
        </w:rPr>
        <w:t>Page Number:</w:t>
      </w:r>
      <w:r w:rsidRPr="0001413C">
        <w:t xml:space="preserve"> 230 </w:t>
      </w:r>
    </w:p>
    <w:p w14:paraId="716EEAFF" w14:textId="77777777" w:rsidR="0001413C" w:rsidRPr="0001413C" w:rsidRDefault="0001413C" w:rsidP="0001413C">
      <w:r w:rsidRPr="0001413C">
        <w:rPr>
          <w:b/>
          <w:bCs/>
        </w:rPr>
        <w:t>Lesson 66:</w:t>
      </w:r>
      <w:r w:rsidRPr="0001413C">
        <w:t xml:space="preserve"> Preventing Harassment and Discrimination in the UK </w:t>
      </w:r>
    </w:p>
    <w:p w14:paraId="473A3B50" w14:textId="77777777" w:rsidR="0001413C" w:rsidRPr="0001413C" w:rsidRDefault="0001413C" w:rsidP="0001413C">
      <w:r w:rsidRPr="0001413C">
        <w:rPr>
          <w:b/>
          <w:bCs/>
        </w:rPr>
        <w:t xml:space="preserve">Click and Reveal Template / LTR / Random </w:t>
      </w:r>
    </w:p>
    <w:p w14:paraId="20023D83" w14:textId="77777777" w:rsidR="0001413C" w:rsidRPr="0001413C" w:rsidRDefault="0001413C" w:rsidP="0001413C">
      <w:r w:rsidRPr="0001413C">
        <w:rPr>
          <w:b/>
          <w:bCs/>
        </w:rPr>
        <w:t>Content Title:</w:t>
      </w:r>
      <w:r w:rsidRPr="0001413C">
        <w:t xml:space="preserve"> </w:t>
      </w:r>
    </w:p>
    <w:p w14:paraId="10FE8F14" w14:textId="77777777" w:rsidR="0001413C" w:rsidRPr="0001413C" w:rsidRDefault="0001413C" w:rsidP="0001413C">
      <w:r w:rsidRPr="0001413C">
        <w:t xml:space="preserve">Preventing Harassment and Discrimination </w:t>
      </w:r>
    </w:p>
    <w:p w14:paraId="10C3A67E" w14:textId="77777777" w:rsidR="0001413C" w:rsidRPr="0001413C" w:rsidRDefault="0001413C" w:rsidP="0001413C">
      <w:r w:rsidRPr="0001413C">
        <w:rPr>
          <w:b/>
          <w:bCs/>
        </w:rPr>
        <w:t>Content Description:</w:t>
      </w:r>
    </w:p>
    <w:p w14:paraId="3CD6FA67" w14:textId="77777777" w:rsidR="0001413C" w:rsidRPr="0001413C" w:rsidRDefault="0001413C" w:rsidP="0001413C">
      <w:r w:rsidRPr="0001413C">
        <w:t>As a manager, you have many responsibilities.</w:t>
      </w:r>
    </w:p>
    <w:p w14:paraId="1E5117F6" w14:textId="77777777" w:rsidR="0001413C" w:rsidRPr="0001413C" w:rsidRDefault="0001413C" w:rsidP="0001413C">
      <w:r w:rsidRPr="0001413C">
        <w:t>One of them is preventing harassment and discrimination in the workplace.</w:t>
      </w:r>
    </w:p>
    <w:p w14:paraId="28110A57" w14:textId="77777777" w:rsidR="0001413C" w:rsidRPr="0001413C" w:rsidRDefault="0001413C" w:rsidP="0001413C">
      <w:r w:rsidRPr="0001413C">
        <w:t>Our employee relations expert is here to help us look at some of the key questions when it comes to your role in preventing harassment and discrimination.</w:t>
      </w:r>
    </w:p>
    <w:p w14:paraId="30C67A82" w14:textId="77777777" w:rsidR="0001413C" w:rsidRPr="0001413C" w:rsidRDefault="0001413C" w:rsidP="0001413C">
      <w:r w:rsidRPr="0001413C">
        <w:t>Select each question to learn what she has to say.</w:t>
      </w:r>
    </w:p>
    <w:p w14:paraId="49568AF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665"/>
        <w:gridCol w:w="2188"/>
        <w:gridCol w:w="1381"/>
        <w:gridCol w:w="1118"/>
      </w:tblGrid>
      <w:tr w:rsidR="0001413C" w:rsidRPr="0001413C" w14:paraId="360719D4" w14:textId="77777777" w:rsidTr="1976734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81E195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5BF2939"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19D4AE6"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A4F0F34" w14:textId="77777777" w:rsidR="0001413C" w:rsidRPr="0001413C" w:rsidRDefault="0001413C" w:rsidP="0001413C">
            <w:pPr>
              <w:rPr>
                <w:b/>
                <w:bCs/>
              </w:rPr>
            </w:pPr>
            <w:r w:rsidRPr="0001413C">
              <w:rPr>
                <w:b/>
                <w:bCs/>
              </w:rPr>
              <w:t>Alternate Text</w:t>
            </w:r>
          </w:p>
        </w:tc>
      </w:tr>
      <w:tr w:rsidR="0001413C" w:rsidRPr="0001413C" w14:paraId="25FF505F" w14:textId="77777777" w:rsidTr="1976734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76AEFC" w14:textId="77777777" w:rsidR="0001413C" w:rsidRPr="0001413C" w:rsidRDefault="0001413C" w:rsidP="0001413C">
            <w:r w:rsidRPr="0001413C">
              <w:t xml:space="preserve">What Are My Obligations and Responsibilities?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23D2A2" w14:textId="77777777" w:rsidR="0001413C" w:rsidRPr="0001413C" w:rsidRDefault="0001413C" w:rsidP="0001413C">
            <w:r w:rsidRPr="0001413C">
              <w:t>Employers have a responsibility to maintain a working environment free from harassment and discrimination.</w:t>
            </w:r>
          </w:p>
          <w:p w14:paraId="0D94590C" w14:textId="733397A0" w:rsidR="0001413C" w:rsidRDefault="0001413C" w:rsidP="19767347">
            <w:pPr>
              <w:rPr>
                <w:rFonts w:ascii="Aptos" w:eastAsia="Aptos" w:hAnsi="Aptos" w:cs="Aptos"/>
              </w:rPr>
            </w:pPr>
            <w:del w:id="488" w:author="Bauer, Sarah" w:date="2026-03-13T18:45:00Z" w16du:dateUtc="2026-03-13T18:45:50Z">
              <w:r w:rsidDel="0001413C">
                <w:delText>In addition, the laws of some jurisdictions place a legal obligation on employers to actively prevent sexual harassment. For example, in the UK, employers have a duty to prevent sexual harassment in the workplace. This duty forms part of The Worker Protection Act and is enforceable from October 2024.</w:delText>
              </w:r>
            </w:del>
            <w:ins w:id="489" w:author="Bauer, Sarah" w:date="2026-03-13T18:45:00Z" w16du:dateUtc="2026-03-13T18:45:50Z">
              <w:r w:rsidR="65C80E7E" w:rsidRPr="19767347">
                <w:rPr>
                  <w:rFonts w:ascii="Aptos" w:eastAsia="Aptos" w:hAnsi="Aptos" w:cs="Aptos"/>
                  <w:sz w:val="22"/>
                  <w:szCs w:val="22"/>
                </w:rPr>
                <w:t xml:space="preserve"> In addition, the laws of some jurisdictions place a legal obligation on employers to actively prevent sexual harassment. For example, in the </w:t>
              </w:r>
              <w:r w:rsidR="65C80E7E" w:rsidRPr="19767347">
                <w:rPr>
                  <w:rFonts w:ascii="Aptos" w:eastAsia="Aptos" w:hAnsi="Aptos" w:cs="Aptos"/>
                  <w:sz w:val="22"/>
                  <w:szCs w:val="22"/>
                  <w:u w:val="single"/>
                </w:rPr>
                <w:t>rest of the</w:t>
              </w:r>
              <w:r w:rsidR="65C80E7E" w:rsidRPr="19767347">
                <w:rPr>
                  <w:rFonts w:ascii="Aptos" w:eastAsia="Aptos" w:hAnsi="Aptos" w:cs="Aptos"/>
                  <w:sz w:val="22"/>
                  <w:szCs w:val="22"/>
                </w:rPr>
                <w:t xml:space="preserve"> UK </w:t>
              </w:r>
              <w:r w:rsidR="65C80E7E" w:rsidRPr="19767347">
                <w:rPr>
                  <w:rFonts w:ascii="Aptos" w:eastAsia="Aptos" w:hAnsi="Aptos" w:cs="Aptos"/>
                  <w:sz w:val="22"/>
                  <w:szCs w:val="22"/>
                  <w:u w:val="single"/>
                </w:rPr>
                <w:t>(but not in Northern Ireland),</w:t>
              </w:r>
              <w:r w:rsidR="65C80E7E" w:rsidRPr="19767347">
                <w:rPr>
                  <w:rFonts w:ascii="Aptos" w:eastAsia="Aptos" w:hAnsi="Aptos" w:cs="Aptos"/>
                  <w:sz w:val="22"/>
                  <w:szCs w:val="22"/>
                </w:rPr>
                <w:t xml:space="preserve"> employers have a duty to prevent sexual harassment in the workplace. This duty forms part of The Worker Protection </w:t>
              </w:r>
              <w:r w:rsidR="65C80E7E" w:rsidRPr="19767347">
                <w:rPr>
                  <w:rFonts w:ascii="Aptos" w:eastAsia="Aptos" w:hAnsi="Aptos" w:cs="Aptos"/>
                  <w:sz w:val="22"/>
                  <w:szCs w:val="22"/>
                  <w:u w:val="single"/>
                </w:rPr>
                <w:t>(Amendment of Equality Act 2010)</w:t>
              </w:r>
              <w:r w:rsidR="65C80E7E" w:rsidRPr="19767347">
                <w:rPr>
                  <w:rFonts w:ascii="Aptos" w:eastAsia="Aptos" w:hAnsi="Aptos" w:cs="Aptos"/>
                  <w:sz w:val="22"/>
                  <w:szCs w:val="22"/>
                </w:rPr>
                <w:t xml:space="preserve"> Act </w:t>
              </w:r>
              <w:r w:rsidR="65C80E7E" w:rsidRPr="19767347">
                <w:rPr>
                  <w:rFonts w:ascii="Aptos" w:eastAsia="Aptos" w:hAnsi="Aptos" w:cs="Aptos"/>
                  <w:sz w:val="22"/>
                  <w:szCs w:val="22"/>
                  <w:u w:val="single"/>
                </w:rPr>
                <w:t xml:space="preserve">2023 </w:t>
              </w:r>
              <w:r w:rsidR="65C80E7E" w:rsidRPr="19767347">
                <w:rPr>
                  <w:rFonts w:ascii="Aptos" w:eastAsia="Aptos" w:hAnsi="Aptos" w:cs="Aptos"/>
                  <w:sz w:val="22"/>
                  <w:szCs w:val="22"/>
                </w:rPr>
                <w:t>and is enforceable from October 2024</w:t>
              </w:r>
            </w:ins>
          </w:p>
          <w:p w14:paraId="2D2279B3" w14:textId="77777777" w:rsidR="0001413C" w:rsidRPr="0001413C" w:rsidRDefault="0001413C" w:rsidP="0001413C">
            <w:r w:rsidRPr="0001413C">
              <w:t>One of the ways in which UK employers can prevent sexual harassment is to ensure the implementation of adequate policies and procedures.</w:t>
            </w:r>
          </w:p>
          <w:p w14:paraId="1EA39282" w14:textId="77777777" w:rsidR="0001413C" w:rsidRPr="0001413C" w:rsidRDefault="0001413C" w:rsidP="0001413C">
            <w:r w:rsidRPr="0001413C">
              <w:t>Our preventing abusive conduct, anti-harassment, and anti-discrimination policies make our company a safe and comfortable place to work.</w:t>
            </w:r>
          </w:p>
          <w:p w14:paraId="04384DD6" w14:textId="77777777" w:rsidR="0001413C" w:rsidRPr="0001413C" w:rsidRDefault="0001413C" w:rsidP="0001413C">
            <w:r w:rsidRPr="0001413C">
              <w:t>It is vital that you know where they are, what they are, and how to implement them. These policies make it clear that we will not tolerate harassment, discrimination, or abusive conduct.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0EBE9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3B29B5E" w14:textId="77777777" w:rsidR="0001413C" w:rsidRPr="0001413C" w:rsidRDefault="0001413C" w:rsidP="0001413C"/>
        </w:tc>
      </w:tr>
      <w:tr w:rsidR="0001413C" w:rsidRPr="0001413C" w14:paraId="446631AD" w14:textId="77777777" w:rsidTr="1976734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BB23A7" w14:textId="77777777" w:rsidR="0001413C" w:rsidRPr="0001413C" w:rsidRDefault="0001413C" w:rsidP="0001413C">
            <w:r w:rsidRPr="0001413C">
              <w:t xml:space="preserve">What Are My Reporting Obligations?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C53A105" w14:textId="77777777" w:rsidR="0001413C" w:rsidRPr="0001413C" w:rsidRDefault="0001413C" w:rsidP="0001413C">
            <w:r w:rsidRPr="0001413C">
              <w:t>In addition to knowing and implementing the company policies, it is your obligation to report any conduct that violates the law or company policy – whether the violation is actual or suspected.</w:t>
            </w:r>
          </w:p>
          <w:p w14:paraId="2F55377A" w14:textId="77777777" w:rsidR="0001413C" w:rsidRPr="0001413C" w:rsidRDefault="0001413C" w:rsidP="0001413C">
            <w:r w:rsidRPr="0001413C">
              <w:t>You must not investigate any concerns or complaints that are brought to your attention, even though your efforts might be well-intentioned. Doing so might create additional issues or could undermine the company’s ability to investigate and address the concerns.</w:t>
            </w:r>
          </w:p>
          <w:p w14:paraId="733E0421" w14:textId="77777777" w:rsidR="0001413C" w:rsidRPr="0001413C" w:rsidRDefault="0001413C" w:rsidP="0001413C">
            <w:r w:rsidRPr="0001413C">
              <w:t>You should escalate any concerns to the appropriate department. You can find out who to escalate concerns to in the Contact Details section.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D316AC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D98F95" w14:textId="77777777" w:rsidR="0001413C" w:rsidRPr="0001413C" w:rsidRDefault="0001413C" w:rsidP="0001413C"/>
        </w:tc>
      </w:tr>
      <w:tr w:rsidR="0001413C" w:rsidRPr="0001413C" w14:paraId="3AC78CCD" w14:textId="77777777" w:rsidTr="1976734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8C9EEE" w14:textId="77777777" w:rsidR="0001413C" w:rsidRPr="0001413C" w:rsidRDefault="0001413C" w:rsidP="0001413C">
            <w:r w:rsidRPr="0001413C">
              <w:t xml:space="preserve">What Is Our Policy?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B9C535" w14:textId="77777777" w:rsidR="0001413C" w:rsidRPr="0001413C" w:rsidRDefault="0001413C" w:rsidP="0001413C">
            <w:r w:rsidRPr="0001413C">
              <w:t>We implement a zero-tolerance policy, and you need to communicate this to your team to help prevent harassment and discrimination.</w:t>
            </w:r>
          </w:p>
          <w:p w14:paraId="21CF7DAA" w14:textId="77777777" w:rsidR="0001413C" w:rsidRPr="0001413C" w:rsidRDefault="0001413C" w:rsidP="0001413C">
            <w:r w:rsidRPr="0001413C">
              <w:t>Remember, harassment and discrimination lead to poor employee morale, low productivity, and potentially, legal action.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149C8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C5C29C" w14:textId="77777777" w:rsidR="0001413C" w:rsidRPr="0001413C" w:rsidRDefault="0001413C" w:rsidP="0001413C"/>
        </w:tc>
      </w:tr>
      <w:tr w:rsidR="0001413C" w:rsidRPr="0001413C" w14:paraId="0121C1DF" w14:textId="77777777" w:rsidTr="1976734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4715BCF" w14:textId="77777777" w:rsidR="0001413C" w:rsidRPr="0001413C" w:rsidRDefault="0001413C" w:rsidP="0001413C">
            <w:r w:rsidRPr="0001413C">
              <w:t xml:space="preserve">How Do We Deal with 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DBC4AD" w14:textId="77777777" w:rsidR="0001413C" w:rsidRPr="0001413C" w:rsidRDefault="0001413C" w:rsidP="0001413C">
            <w:r w:rsidRPr="0001413C">
              <w:t>Even if complaints seem to come from overly sensitive employees and turn out to be the result of simple misunderstandings, they’re worthy of your attention.</w:t>
            </w:r>
            <w:r w:rsidRPr="0001413C">
              <w:br/>
            </w:r>
            <w:r w:rsidRPr="0001413C">
              <w:br/>
              <w:t>Treat every complaint with the same level of attention and detail. What may seem like a harmless situation can sometimes escalate into a clear case of harassment or discrimination.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150EB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E18114" w14:textId="77777777" w:rsidR="0001413C" w:rsidRPr="0001413C" w:rsidRDefault="0001413C" w:rsidP="0001413C"/>
        </w:tc>
      </w:tr>
      <w:tr w:rsidR="0001413C" w:rsidRPr="0001413C" w14:paraId="3B74A2A7" w14:textId="77777777" w:rsidTr="1976734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17472E" w14:textId="77777777" w:rsidR="0001413C" w:rsidRPr="0001413C" w:rsidRDefault="0001413C" w:rsidP="0001413C">
            <w:r w:rsidRPr="0001413C">
              <w:t xml:space="preserve">What Else Should I Do?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1267E9" w14:textId="77777777" w:rsidR="0001413C" w:rsidRPr="0001413C" w:rsidRDefault="0001413C" w:rsidP="0001413C">
            <w:r w:rsidRPr="0001413C">
              <w:t>You need to ensure you treat everybody fairly. Don’t reserve particular tasks for specific ethnic groups or deny women the same opportunities as men – to do so would be discrimination.</w:t>
            </w:r>
          </w:p>
          <w:p w14:paraId="14291D77" w14:textId="77777777" w:rsidR="0001413C" w:rsidRPr="0001413C" w:rsidRDefault="0001413C" w:rsidP="0001413C">
            <w:r w:rsidRPr="0001413C">
              <w:t>Never stereotype a particular group or gender, and don’t exclude people with disabilities from projects and workplace duties – stereotyping itself is a form of discrimination.</w:t>
            </w:r>
          </w:p>
          <w:p w14:paraId="085C28D3"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296E68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16B043" w14:textId="77777777" w:rsidR="0001413C" w:rsidRPr="0001413C" w:rsidRDefault="0001413C" w:rsidP="0001413C"/>
        </w:tc>
      </w:tr>
    </w:tbl>
    <w:p w14:paraId="0490AFE0"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70D540E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DB7C844"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E8AB2C4"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9F8EFC8"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E1398AF" w14:textId="77777777" w:rsidR="0001413C" w:rsidRPr="0001413C" w:rsidRDefault="0001413C" w:rsidP="0001413C">
            <w:pPr>
              <w:rPr>
                <w:b/>
                <w:bCs/>
              </w:rPr>
            </w:pPr>
            <w:r w:rsidRPr="0001413C">
              <w:rPr>
                <w:b/>
                <w:bCs/>
              </w:rPr>
              <w:t>Alternate Text</w:t>
            </w:r>
          </w:p>
        </w:tc>
      </w:tr>
      <w:tr w:rsidR="0001413C" w:rsidRPr="0001413C" w14:paraId="10F2677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288549"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8E1C8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FEA680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EA59282" w14:textId="77777777" w:rsidR="0001413C" w:rsidRPr="0001413C" w:rsidRDefault="0001413C" w:rsidP="0001413C"/>
        </w:tc>
      </w:tr>
    </w:tbl>
    <w:p w14:paraId="3E77D25D" w14:textId="77777777" w:rsidR="0001413C" w:rsidRPr="0001413C" w:rsidRDefault="0001413C" w:rsidP="0001413C">
      <w:r w:rsidRPr="0001413C">
        <w:rPr>
          <w:b/>
          <w:bCs/>
        </w:rPr>
        <w:t>Audio Transcript Text:</w:t>
      </w:r>
      <w:r w:rsidRPr="0001413C">
        <w:t xml:space="preserve"> </w:t>
      </w:r>
    </w:p>
    <w:p w14:paraId="15CE11FB" w14:textId="77777777" w:rsidR="0001413C" w:rsidRPr="0001413C" w:rsidRDefault="0001413C" w:rsidP="0001413C">
      <w:r w:rsidRPr="0001413C">
        <w:t>Let’s examine some key concepts in this area.</w:t>
      </w:r>
    </w:p>
    <w:p w14:paraId="1D9475A5" w14:textId="77777777" w:rsidR="0001413C" w:rsidRPr="0001413C" w:rsidRDefault="0001413C" w:rsidP="0001413C">
      <w:r w:rsidRPr="0001413C">
        <w:br w:type="page"/>
      </w:r>
    </w:p>
    <w:p w14:paraId="6371FBE7" w14:textId="77777777" w:rsidR="0001413C" w:rsidRPr="0001413C" w:rsidRDefault="0001413C" w:rsidP="0001413C">
      <w:bookmarkStart w:id="490" w:name="Page_2193814257240928170"/>
      <w:bookmarkEnd w:id="490"/>
      <w:r w:rsidRPr="0001413C">
        <w:rPr>
          <w:b/>
          <w:bCs/>
        </w:rPr>
        <w:t>Page Number:</w:t>
      </w:r>
      <w:r w:rsidRPr="0001413C">
        <w:t xml:space="preserve"> 231 </w:t>
      </w:r>
    </w:p>
    <w:p w14:paraId="26D9B944" w14:textId="77777777" w:rsidR="0001413C" w:rsidRPr="0001413C" w:rsidRDefault="0001413C" w:rsidP="0001413C">
      <w:r w:rsidRPr="0001413C">
        <w:rPr>
          <w:b/>
          <w:bCs/>
        </w:rPr>
        <w:t>Lesson 66:</w:t>
      </w:r>
      <w:r w:rsidRPr="0001413C">
        <w:t xml:space="preserve"> Preventing Harassment and Discrimination in the UK </w:t>
      </w:r>
    </w:p>
    <w:p w14:paraId="09A53235" w14:textId="77777777" w:rsidR="0001413C" w:rsidRPr="0001413C" w:rsidRDefault="0001413C" w:rsidP="0001413C">
      <w:r w:rsidRPr="0001413C">
        <w:rPr>
          <w:b/>
          <w:bCs/>
        </w:rPr>
        <w:t xml:space="preserve">Question and Answer Template / Text / LTR </w:t>
      </w:r>
    </w:p>
    <w:p w14:paraId="2183E031" w14:textId="77777777" w:rsidR="0001413C" w:rsidRPr="0001413C" w:rsidRDefault="0001413C" w:rsidP="0001413C">
      <w:r w:rsidRPr="0001413C">
        <w:rPr>
          <w:b/>
          <w:bCs/>
        </w:rPr>
        <w:t>Content Title:</w:t>
      </w:r>
      <w:r w:rsidRPr="0001413C">
        <w:t xml:space="preserve"> </w:t>
      </w:r>
    </w:p>
    <w:p w14:paraId="5B3C6F79" w14:textId="77777777" w:rsidR="0001413C" w:rsidRPr="0001413C" w:rsidRDefault="0001413C" w:rsidP="0001413C">
      <w:r w:rsidRPr="0001413C">
        <w:t xml:space="preserve">Education </w:t>
      </w:r>
    </w:p>
    <w:p w14:paraId="388D4D39" w14:textId="77777777" w:rsidR="0001413C" w:rsidRPr="0001413C" w:rsidRDefault="0001413C" w:rsidP="0001413C">
      <w:r w:rsidRPr="0001413C">
        <w:rPr>
          <w:b/>
          <w:bCs/>
        </w:rPr>
        <w:t>Content Description:</w:t>
      </w:r>
    </w:p>
    <w:p w14:paraId="1FD85C80" w14:textId="77777777" w:rsidR="0001413C" w:rsidRPr="0001413C" w:rsidRDefault="0001413C" w:rsidP="0001413C">
      <w:r w:rsidRPr="0001413C">
        <w:t>Alana has just been promoted to a managerial role.</w:t>
      </w:r>
      <w:r w:rsidRPr="0001413C">
        <w:br/>
      </w:r>
      <w:r w:rsidRPr="0001413C">
        <w:br/>
        <w:t>Alana asks you what she can do to educate her team and prevent harassment and discrimination.</w:t>
      </w:r>
    </w:p>
    <w:p w14:paraId="4A615757" w14:textId="77777777" w:rsidR="0001413C" w:rsidRPr="0001413C" w:rsidRDefault="0001413C" w:rsidP="0001413C">
      <w:r w:rsidRPr="0001413C">
        <w:rPr>
          <w:b/>
          <w:bCs/>
        </w:rPr>
        <w:t>Question:</w:t>
      </w:r>
      <w:r w:rsidRPr="0001413C">
        <w:t xml:space="preserve"> </w:t>
      </w:r>
    </w:p>
    <w:p w14:paraId="13609154" w14:textId="77777777" w:rsidR="0001413C" w:rsidRPr="0001413C" w:rsidRDefault="0001413C" w:rsidP="0001413C">
      <w:r w:rsidRPr="0001413C">
        <w:t xml:space="preserve">What three actions would you suggest?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8EDB6F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AB40C7E"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8503AD4" w14:textId="77777777" w:rsidR="0001413C" w:rsidRPr="0001413C" w:rsidRDefault="0001413C" w:rsidP="0001413C">
            <w:pPr>
              <w:rPr>
                <w:b/>
                <w:bCs/>
              </w:rPr>
            </w:pPr>
            <w:r w:rsidRPr="0001413C">
              <w:rPr>
                <w:b/>
                <w:bCs/>
              </w:rPr>
              <w:t>Answer</w:t>
            </w:r>
          </w:p>
        </w:tc>
      </w:tr>
      <w:tr w:rsidR="0001413C" w:rsidRPr="0001413C" w14:paraId="2BEF788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9248A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F902DC" w14:textId="77777777" w:rsidR="0001413C" w:rsidRPr="0001413C" w:rsidRDefault="0001413C" w:rsidP="0001413C">
            <w:r w:rsidRPr="0001413C">
              <w:t>Emphasize to her team that they can approach her at any time with any concerns they may have regarding harassment or discrimination and that every complaint will be thoroughly investigated.</w:t>
            </w:r>
          </w:p>
        </w:tc>
      </w:tr>
      <w:tr w:rsidR="0001413C" w:rsidRPr="0001413C" w14:paraId="1B98C6B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EEE1C1"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576A61" w14:textId="77777777" w:rsidR="0001413C" w:rsidRPr="0001413C" w:rsidRDefault="0001413C" w:rsidP="0001413C">
            <w:r w:rsidRPr="0001413C">
              <w:t>Ensure that her team are aware of the procedures for filing complaints.</w:t>
            </w:r>
          </w:p>
        </w:tc>
      </w:tr>
      <w:tr w:rsidR="0001413C" w:rsidRPr="0001413C" w14:paraId="5AE272D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0CD65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A86A7DC" w14:textId="77777777" w:rsidR="0001413C" w:rsidRPr="0001413C" w:rsidRDefault="0001413C" w:rsidP="0001413C">
            <w:r w:rsidRPr="0001413C">
              <w:t>Tell her team that she’s going to measure each individual on the number of complaints they file or issues they raise.</w:t>
            </w:r>
          </w:p>
        </w:tc>
      </w:tr>
      <w:tr w:rsidR="0001413C" w:rsidRPr="0001413C" w14:paraId="5371A8A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5DA795"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F2DF69" w14:textId="77777777" w:rsidR="0001413C" w:rsidRPr="0001413C" w:rsidRDefault="0001413C" w:rsidP="0001413C">
            <w:r w:rsidRPr="0001413C">
              <w:t>Discuss the impact that harassment and discrimination can have on team morale, and emphasize that it will never be tolerated.</w:t>
            </w:r>
          </w:p>
        </w:tc>
      </w:tr>
    </w:tbl>
    <w:p w14:paraId="4A5F9230"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4F7829E2" w14:textId="77777777" w:rsidR="0001413C" w:rsidRPr="0001413C" w:rsidRDefault="0001413C" w:rsidP="0001413C">
      <w:r w:rsidRPr="0001413C">
        <w:br w:type="page"/>
      </w:r>
    </w:p>
    <w:p w14:paraId="4FEB92E6" w14:textId="77777777" w:rsidR="0001413C" w:rsidRPr="0001413C" w:rsidRDefault="0001413C" w:rsidP="0001413C">
      <w:bookmarkStart w:id="491" w:name="Page_2119452478130404041"/>
      <w:bookmarkEnd w:id="491"/>
      <w:r w:rsidRPr="0001413C">
        <w:rPr>
          <w:b/>
          <w:bCs/>
        </w:rPr>
        <w:t>Page Number:</w:t>
      </w:r>
      <w:r w:rsidRPr="0001413C">
        <w:t xml:space="preserve"> 232 </w:t>
      </w:r>
    </w:p>
    <w:p w14:paraId="1B6F6C8E" w14:textId="77777777" w:rsidR="0001413C" w:rsidRPr="0001413C" w:rsidRDefault="0001413C" w:rsidP="0001413C">
      <w:r w:rsidRPr="0001413C">
        <w:rPr>
          <w:b/>
          <w:bCs/>
        </w:rPr>
        <w:t>Lesson 66:</w:t>
      </w:r>
      <w:r w:rsidRPr="0001413C">
        <w:t xml:space="preserve"> Preventing Harassment and Discrimination in the UK </w:t>
      </w:r>
    </w:p>
    <w:p w14:paraId="1CA445C0" w14:textId="77777777" w:rsidR="0001413C" w:rsidRPr="0001413C" w:rsidRDefault="0001413C" w:rsidP="0001413C">
      <w:r w:rsidRPr="0001413C">
        <w:rPr>
          <w:b/>
          <w:bCs/>
        </w:rPr>
        <w:t xml:space="preserve">Text and Image Template / Text Only </w:t>
      </w:r>
    </w:p>
    <w:p w14:paraId="65149922" w14:textId="77777777" w:rsidR="0001413C" w:rsidRPr="0001413C" w:rsidRDefault="0001413C" w:rsidP="0001413C">
      <w:r w:rsidRPr="0001413C">
        <w:rPr>
          <w:b/>
          <w:bCs/>
        </w:rPr>
        <w:t>Content Title:</w:t>
      </w:r>
      <w:r w:rsidRPr="0001413C">
        <w:t xml:space="preserve"> </w:t>
      </w:r>
    </w:p>
    <w:p w14:paraId="6243AB01" w14:textId="77777777" w:rsidR="0001413C" w:rsidRPr="0001413C" w:rsidRDefault="0001413C" w:rsidP="0001413C">
      <w:r w:rsidRPr="0001413C">
        <w:t xml:space="preserve">Remember… </w:t>
      </w:r>
    </w:p>
    <w:p w14:paraId="590436A7" w14:textId="77777777" w:rsidR="0001413C" w:rsidRPr="0001413C" w:rsidRDefault="0001413C" w:rsidP="0001413C">
      <w:r w:rsidRPr="0001413C">
        <w:br/>
      </w:r>
      <w:r w:rsidRPr="0001413C">
        <w:rPr>
          <w:b/>
          <w:bCs/>
        </w:rPr>
        <w:t>Column 1 Text:</w:t>
      </w:r>
      <w:r w:rsidRPr="0001413C">
        <w:t xml:space="preserve"> </w:t>
      </w:r>
    </w:p>
    <w:p w14:paraId="11B19716" w14:textId="77777777" w:rsidR="0001413C" w:rsidRPr="0001413C" w:rsidRDefault="0001413C" w:rsidP="0001413C">
      <w:r w:rsidRPr="0001413C">
        <w:t>It’s important that employees are aware that we do not tolerate harassment or discrimination of any kind.</w:t>
      </w:r>
    </w:p>
    <w:p w14:paraId="64FDE87A" w14:textId="77777777" w:rsidR="0001413C" w:rsidRPr="0001413C" w:rsidRDefault="0001413C" w:rsidP="0001413C">
      <w:r w:rsidRPr="0001413C">
        <w:t>You should ensure that all of the members of your team are aware of our harassment and discrimination policy, know that we don’t tolerate retaliation, and are comfortable coming to you with any complaints.</w:t>
      </w:r>
    </w:p>
    <w:p w14:paraId="7BCC8714" w14:textId="77777777" w:rsidR="0001413C" w:rsidRPr="0001413C" w:rsidRDefault="0001413C" w:rsidP="0001413C">
      <w:r w:rsidRPr="0001413C">
        <w:t>You should also ensure that all of the members of your team are aware that there are multiple channels for raising concerns. They don’t have to raise concerns through you.</w:t>
      </w:r>
    </w:p>
    <w:p w14:paraId="706706A5" w14:textId="77777777" w:rsidR="0001413C" w:rsidRPr="0001413C" w:rsidRDefault="0001413C" w:rsidP="0001413C">
      <w:r w:rsidRPr="0001413C">
        <w:t>You can view the various reporting channels in the Contact Details section.</w:t>
      </w:r>
    </w:p>
    <w:p w14:paraId="3B76D5DD" w14:textId="77777777" w:rsidR="0001413C" w:rsidRPr="0001413C" w:rsidRDefault="0001413C" w:rsidP="0001413C">
      <w:r w:rsidRPr="0001413C">
        <w:rPr>
          <w:b/>
          <w:bCs/>
        </w:rPr>
        <w:t>Audio Transcript Text:</w:t>
      </w:r>
      <w:r w:rsidRPr="0001413C">
        <w:t xml:space="preserve"> </w:t>
      </w:r>
    </w:p>
    <w:p w14:paraId="58F744BE" w14:textId="77777777" w:rsidR="0001413C" w:rsidRPr="0001413C" w:rsidRDefault="0001413C" w:rsidP="0001413C">
      <w:r w:rsidRPr="0001413C">
        <w:t>Here are some key points to remember.</w:t>
      </w:r>
    </w:p>
    <w:p w14:paraId="2115157A" w14:textId="77777777" w:rsidR="0001413C" w:rsidRPr="0001413C" w:rsidRDefault="0001413C" w:rsidP="0001413C">
      <w:r w:rsidRPr="0001413C">
        <w:br w:type="page"/>
      </w:r>
    </w:p>
    <w:p w14:paraId="40E5A4BD" w14:textId="77777777" w:rsidR="0001413C" w:rsidRPr="0001413C" w:rsidRDefault="0001413C" w:rsidP="0001413C">
      <w:bookmarkStart w:id="492" w:name="Page_2157459613588975465"/>
      <w:bookmarkEnd w:id="492"/>
      <w:r w:rsidRPr="0001413C">
        <w:rPr>
          <w:b/>
          <w:bCs/>
        </w:rPr>
        <w:t>Page Number:</w:t>
      </w:r>
      <w:r w:rsidRPr="0001413C">
        <w:t xml:space="preserve"> 233 </w:t>
      </w:r>
    </w:p>
    <w:p w14:paraId="44EDC213" w14:textId="77777777" w:rsidR="0001413C" w:rsidRPr="0001413C" w:rsidRDefault="0001413C" w:rsidP="0001413C">
      <w:r w:rsidRPr="0001413C">
        <w:rPr>
          <w:b/>
          <w:bCs/>
        </w:rPr>
        <w:t>Lesson 66:</w:t>
      </w:r>
      <w:r w:rsidRPr="0001413C">
        <w:t xml:space="preserve"> Preventing Harassment and Discrimination in the UK </w:t>
      </w:r>
    </w:p>
    <w:p w14:paraId="703B1D74" w14:textId="77777777" w:rsidR="0001413C" w:rsidRPr="0001413C" w:rsidRDefault="0001413C" w:rsidP="0001413C">
      <w:r w:rsidRPr="0001413C">
        <w:rPr>
          <w:b/>
          <w:bCs/>
        </w:rPr>
        <w:t xml:space="preserve">Question and Answer Template / Text / LTR </w:t>
      </w:r>
    </w:p>
    <w:p w14:paraId="26E5E114" w14:textId="77777777" w:rsidR="0001413C" w:rsidRPr="0001413C" w:rsidRDefault="0001413C" w:rsidP="0001413C">
      <w:r w:rsidRPr="0001413C">
        <w:rPr>
          <w:b/>
          <w:bCs/>
        </w:rPr>
        <w:t>Content Title:</w:t>
      </w:r>
      <w:r w:rsidRPr="0001413C">
        <w:t xml:space="preserve"> </w:t>
      </w:r>
    </w:p>
    <w:p w14:paraId="5BF89282" w14:textId="77777777" w:rsidR="0001413C" w:rsidRPr="0001413C" w:rsidRDefault="0001413C" w:rsidP="0001413C">
      <w:r w:rsidRPr="0001413C">
        <w:t xml:space="preserve">Taking Action </w:t>
      </w:r>
    </w:p>
    <w:p w14:paraId="6A1961B0" w14:textId="77777777" w:rsidR="0001413C" w:rsidRPr="0001413C" w:rsidRDefault="0001413C" w:rsidP="0001413C">
      <w:r w:rsidRPr="0001413C">
        <w:rPr>
          <w:b/>
          <w:bCs/>
        </w:rPr>
        <w:t>Content Description:</w:t>
      </w:r>
    </w:p>
    <w:p w14:paraId="6AC57C52" w14:textId="77777777" w:rsidR="0001413C" w:rsidRPr="0001413C" w:rsidRDefault="0001413C" w:rsidP="0001413C">
      <w:r w:rsidRPr="0001413C">
        <w:t>Akim is a new member of Becky’s team. Akim has settled into the team well, but recently Becky has noticed that he’s become a bit withdrawn and doesn’t engage in team meetings the way he initially did.</w:t>
      </w:r>
    </w:p>
    <w:p w14:paraId="353F3865" w14:textId="77777777" w:rsidR="0001413C" w:rsidRPr="0001413C" w:rsidRDefault="0001413C" w:rsidP="0001413C">
      <w:r w:rsidRPr="0001413C">
        <w:t>Becky asks him if everything is okay, and he tells her that another team member, Lamar, has begun to make derogatory remarks about Akim’s religion and also about his ethnic background.</w:t>
      </w:r>
    </w:p>
    <w:p w14:paraId="55635607" w14:textId="77777777" w:rsidR="0001413C" w:rsidRPr="0001413C" w:rsidRDefault="0001413C" w:rsidP="0001413C">
      <w:r w:rsidRPr="0001413C">
        <w:t>Becky asks your advice on how to handle the situation.</w:t>
      </w:r>
    </w:p>
    <w:p w14:paraId="5EE8347D" w14:textId="77777777" w:rsidR="0001413C" w:rsidRPr="0001413C" w:rsidRDefault="0001413C" w:rsidP="0001413C">
      <w:r w:rsidRPr="0001413C">
        <w:rPr>
          <w:b/>
          <w:bCs/>
        </w:rPr>
        <w:t>Question:</w:t>
      </w:r>
      <w:r w:rsidRPr="0001413C">
        <w:t xml:space="preserve"> </w:t>
      </w:r>
    </w:p>
    <w:p w14:paraId="0D329979" w14:textId="77777777" w:rsidR="0001413C" w:rsidRPr="0001413C" w:rsidRDefault="0001413C" w:rsidP="0001413C">
      <w:r w:rsidRPr="0001413C">
        <w:t xml:space="preserve">What three actions would you suggest?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00D2510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36664F"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6FFDD1B" w14:textId="77777777" w:rsidR="0001413C" w:rsidRPr="0001413C" w:rsidRDefault="0001413C" w:rsidP="0001413C">
            <w:pPr>
              <w:rPr>
                <w:b/>
                <w:bCs/>
              </w:rPr>
            </w:pPr>
            <w:r w:rsidRPr="0001413C">
              <w:rPr>
                <w:b/>
                <w:bCs/>
              </w:rPr>
              <w:t>Answer</w:t>
            </w:r>
          </w:p>
        </w:tc>
      </w:tr>
      <w:tr w:rsidR="0001413C" w:rsidRPr="0001413C" w14:paraId="335FAD6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7BCC9E"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659706" w14:textId="77777777" w:rsidR="0001413C" w:rsidRPr="0001413C" w:rsidRDefault="0001413C" w:rsidP="0001413C">
            <w:r w:rsidRPr="0001413C">
              <w:t>Empathize with Akim and tell him that she understands how the comments could impact him. Assure him that the matter will be fully investigated.</w:t>
            </w:r>
          </w:p>
        </w:tc>
      </w:tr>
      <w:tr w:rsidR="0001413C" w:rsidRPr="0001413C" w14:paraId="185EB37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88C90D9"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9DD0C3" w14:textId="77777777" w:rsidR="0001413C" w:rsidRPr="0001413C" w:rsidRDefault="0001413C" w:rsidP="0001413C">
            <w:r w:rsidRPr="0001413C">
              <w:t>Report the conversation to the appropriate department so that they can investigate Akim’s claim in more detail.</w:t>
            </w:r>
          </w:p>
        </w:tc>
      </w:tr>
      <w:tr w:rsidR="0001413C" w:rsidRPr="0001413C" w14:paraId="5F4E866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17A1E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9AB6501" w14:textId="77777777" w:rsidR="0001413C" w:rsidRPr="0001413C" w:rsidRDefault="0001413C" w:rsidP="0001413C">
            <w:r w:rsidRPr="0001413C">
              <w:t>Tell Akim that she’ll investigate his claim and ensure that Lamar is appropriately disciplined.</w:t>
            </w:r>
          </w:p>
        </w:tc>
      </w:tr>
      <w:tr w:rsidR="0001413C" w:rsidRPr="0001413C" w14:paraId="4FCC6DD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287936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2EE323" w14:textId="77777777" w:rsidR="0001413C" w:rsidRPr="0001413C" w:rsidRDefault="0001413C" w:rsidP="0001413C">
            <w:r w:rsidRPr="0001413C">
              <w:t>Tell Akim that she’ll report his complaint to the appropriate department, who will investigate the issue and keep the matter confidential to the fullest extent possible under the law.</w:t>
            </w:r>
          </w:p>
        </w:tc>
      </w:tr>
    </w:tbl>
    <w:p w14:paraId="709E867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0C98F692" w14:textId="77777777" w:rsidR="0001413C" w:rsidRPr="0001413C" w:rsidRDefault="0001413C" w:rsidP="0001413C">
      <w:r w:rsidRPr="0001413C">
        <w:br w:type="page"/>
      </w:r>
    </w:p>
    <w:p w14:paraId="6337FE34" w14:textId="77777777" w:rsidR="0001413C" w:rsidRPr="0001413C" w:rsidRDefault="0001413C" w:rsidP="0001413C">
      <w:bookmarkStart w:id="493" w:name="Page_2149197188915620233"/>
      <w:bookmarkEnd w:id="493"/>
      <w:r w:rsidRPr="0001413C">
        <w:rPr>
          <w:b/>
          <w:bCs/>
        </w:rPr>
        <w:t>Page Number:</w:t>
      </w:r>
      <w:r w:rsidRPr="0001413C">
        <w:t xml:space="preserve"> 234 </w:t>
      </w:r>
    </w:p>
    <w:p w14:paraId="761FEF72" w14:textId="77777777" w:rsidR="0001413C" w:rsidRPr="0001413C" w:rsidRDefault="0001413C" w:rsidP="0001413C">
      <w:r w:rsidRPr="0001413C">
        <w:rPr>
          <w:b/>
          <w:bCs/>
        </w:rPr>
        <w:t>Lesson 66:</w:t>
      </w:r>
      <w:r w:rsidRPr="0001413C">
        <w:t xml:space="preserve"> Preventing Harassment and Discrimination in the UK </w:t>
      </w:r>
    </w:p>
    <w:p w14:paraId="4231F175" w14:textId="77777777" w:rsidR="0001413C" w:rsidRPr="0001413C" w:rsidRDefault="0001413C" w:rsidP="0001413C">
      <w:r w:rsidRPr="0001413C">
        <w:rPr>
          <w:b/>
          <w:bCs/>
        </w:rPr>
        <w:t xml:space="preserve">Text and Image Template / Text Only </w:t>
      </w:r>
    </w:p>
    <w:p w14:paraId="1108F7E3" w14:textId="77777777" w:rsidR="0001413C" w:rsidRPr="0001413C" w:rsidRDefault="0001413C" w:rsidP="0001413C">
      <w:r w:rsidRPr="0001413C">
        <w:rPr>
          <w:b/>
          <w:bCs/>
        </w:rPr>
        <w:t>Content Title:</w:t>
      </w:r>
      <w:r w:rsidRPr="0001413C">
        <w:t xml:space="preserve"> </w:t>
      </w:r>
    </w:p>
    <w:p w14:paraId="201A85E6" w14:textId="77777777" w:rsidR="0001413C" w:rsidRPr="0001413C" w:rsidRDefault="0001413C" w:rsidP="0001413C">
      <w:r w:rsidRPr="0001413C">
        <w:t xml:space="preserve">Remember… </w:t>
      </w:r>
    </w:p>
    <w:p w14:paraId="348F9881" w14:textId="77777777" w:rsidR="0001413C" w:rsidRPr="0001413C" w:rsidRDefault="0001413C" w:rsidP="0001413C">
      <w:r w:rsidRPr="0001413C">
        <w:br/>
      </w:r>
      <w:r w:rsidRPr="0001413C">
        <w:rPr>
          <w:b/>
          <w:bCs/>
        </w:rPr>
        <w:t>Column 1 Text:</w:t>
      </w:r>
      <w:r w:rsidRPr="0001413C">
        <w:t xml:space="preserve"> </w:t>
      </w:r>
    </w:p>
    <w:p w14:paraId="03DA5F70" w14:textId="77777777" w:rsidR="0001413C" w:rsidRPr="0001413C" w:rsidRDefault="0001413C" w:rsidP="0001413C">
      <w:r w:rsidRPr="0001413C">
        <w:t>When an employee makes a complaint, it’s important that you empathize with the employee and assure them that the company will investigate the complaint.</w:t>
      </w:r>
    </w:p>
    <w:p w14:paraId="6B8C059B" w14:textId="77777777" w:rsidR="0001413C" w:rsidRPr="0001413C" w:rsidRDefault="0001413C" w:rsidP="0001413C">
      <w:r w:rsidRPr="0001413C">
        <w:t>Never tell an employee that you will investigate their complaint yourself. Ensure that the accused is appropriately dealt with.</w:t>
      </w:r>
    </w:p>
    <w:p w14:paraId="75BFF4CE" w14:textId="77777777" w:rsidR="0001413C" w:rsidRPr="0001413C" w:rsidRDefault="0001413C" w:rsidP="0001413C">
      <w:r w:rsidRPr="0001413C">
        <w:t>Remember, you must not investigate any concerns or complaints that are brought to your attention, even though your efforts might be well-intentioned.</w:t>
      </w:r>
    </w:p>
    <w:p w14:paraId="601F7972" w14:textId="77777777" w:rsidR="0001413C" w:rsidRPr="0001413C" w:rsidRDefault="0001413C" w:rsidP="0001413C">
      <w:r w:rsidRPr="0001413C">
        <w:t>Doing so might create additional issues or could undermine the company’s ability to investigate and address the concerns.</w:t>
      </w:r>
    </w:p>
    <w:p w14:paraId="3282F8EF" w14:textId="77777777" w:rsidR="0001413C" w:rsidRPr="0001413C" w:rsidRDefault="0001413C" w:rsidP="0001413C">
      <w:r w:rsidRPr="0001413C">
        <w:rPr>
          <w:b/>
          <w:bCs/>
        </w:rPr>
        <w:t>Audio Transcript Text:</w:t>
      </w:r>
      <w:r w:rsidRPr="0001413C">
        <w:t xml:space="preserve"> </w:t>
      </w:r>
    </w:p>
    <w:p w14:paraId="6594BF97" w14:textId="77777777" w:rsidR="0001413C" w:rsidRPr="0001413C" w:rsidRDefault="0001413C" w:rsidP="0001413C">
      <w:r w:rsidRPr="0001413C">
        <w:t>Here are some things you always need to consider.</w:t>
      </w:r>
    </w:p>
    <w:p w14:paraId="1686EABC" w14:textId="77777777" w:rsidR="0001413C" w:rsidRPr="0001413C" w:rsidRDefault="0001413C" w:rsidP="0001413C">
      <w:r w:rsidRPr="0001413C">
        <w:br w:type="page"/>
      </w:r>
    </w:p>
    <w:p w14:paraId="50E7F0D5" w14:textId="77777777" w:rsidR="0001413C" w:rsidRPr="0001413C" w:rsidRDefault="0001413C" w:rsidP="0001413C">
      <w:bookmarkStart w:id="494" w:name="Page_2081445351261767208"/>
      <w:bookmarkEnd w:id="494"/>
      <w:r w:rsidRPr="0001413C">
        <w:rPr>
          <w:b/>
          <w:bCs/>
        </w:rPr>
        <w:t>Page Number:</w:t>
      </w:r>
      <w:r w:rsidRPr="0001413C">
        <w:t xml:space="preserve"> 235 </w:t>
      </w:r>
    </w:p>
    <w:p w14:paraId="6D0F009B" w14:textId="77777777" w:rsidR="0001413C" w:rsidRPr="0001413C" w:rsidRDefault="0001413C" w:rsidP="0001413C">
      <w:r w:rsidRPr="0001413C">
        <w:rPr>
          <w:b/>
          <w:bCs/>
        </w:rPr>
        <w:t>Lesson 66:</w:t>
      </w:r>
      <w:r w:rsidRPr="0001413C">
        <w:t xml:space="preserve"> Preventing Harassment and Discrimination in the UK </w:t>
      </w:r>
    </w:p>
    <w:p w14:paraId="7397235B" w14:textId="77777777" w:rsidR="0001413C" w:rsidRPr="0001413C" w:rsidRDefault="0001413C" w:rsidP="0001413C">
      <w:r w:rsidRPr="0001413C">
        <w:rPr>
          <w:b/>
          <w:bCs/>
        </w:rPr>
        <w:t xml:space="preserve">Question and Answer Template / Text / LTR </w:t>
      </w:r>
    </w:p>
    <w:p w14:paraId="08344D61" w14:textId="77777777" w:rsidR="0001413C" w:rsidRPr="0001413C" w:rsidRDefault="0001413C" w:rsidP="0001413C">
      <w:r w:rsidRPr="0001413C">
        <w:rPr>
          <w:b/>
          <w:bCs/>
        </w:rPr>
        <w:t>Content Title:</w:t>
      </w:r>
      <w:r w:rsidRPr="0001413C">
        <w:t xml:space="preserve"> </w:t>
      </w:r>
    </w:p>
    <w:p w14:paraId="59892454" w14:textId="77777777" w:rsidR="0001413C" w:rsidRPr="0001413C" w:rsidRDefault="0001413C" w:rsidP="0001413C">
      <w:r w:rsidRPr="0001413C">
        <w:t xml:space="preserve">Offensive Joke </w:t>
      </w:r>
    </w:p>
    <w:p w14:paraId="7D439D27" w14:textId="77777777" w:rsidR="0001413C" w:rsidRPr="0001413C" w:rsidRDefault="0001413C" w:rsidP="0001413C">
      <w:r w:rsidRPr="0001413C">
        <w:rPr>
          <w:b/>
          <w:bCs/>
        </w:rPr>
        <w:t>Content Description:</w:t>
      </w:r>
    </w:p>
    <w:p w14:paraId="25F0DDED" w14:textId="77777777" w:rsidR="0001413C" w:rsidRPr="0001413C" w:rsidRDefault="0001413C" w:rsidP="0001413C">
      <w:r w:rsidRPr="0001413C">
        <w:t>Kavi tells a joke that Susan finds offensive. Laura has known Kavi for years and knows that this is out of character for him.</w:t>
      </w:r>
      <w:r w:rsidRPr="0001413C">
        <w:br/>
      </w:r>
      <w:r w:rsidRPr="0001413C">
        <w:br/>
        <w:t>Laura asks you for advice on what can be done to resolve this situation and prevent it from happening again.</w:t>
      </w:r>
    </w:p>
    <w:p w14:paraId="247E9136" w14:textId="77777777" w:rsidR="0001413C" w:rsidRPr="0001413C" w:rsidRDefault="0001413C" w:rsidP="0001413C">
      <w:r w:rsidRPr="0001413C">
        <w:rPr>
          <w:b/>
          <w:bCs/>
        </w:rPr>
        <w:t>Question:</w:t>
      </w:r>
      <w:r w:rsidRPr="0001413C">
        <w:t xml:space="preserve"> </w:t>
      </w:r>
    </w:p>
    <w:p w14:paraId="26957C5E" w14:textId="77777777" w:rsidR="0001413C" w:rsidRPr="0001413C" w:rsidRDefault="0001413C" w:rsidP="0001413C">
      <w:r w:rsidRPr="0001413C">
        <w:t xml:space="preserve">What three actions should Laura take?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4B12FA1"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FD0DB05"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A6F237D" w14:textId="77777777" w:rsidR="0001413C" w:rsidRPr="0001413C" w:rsidRDefault="0001413C" w:rsidP="0001413C">
            <w:pPr>
              <w:rPr>
                <w:b/>
                <w:bCs/>
              </w:rPr>
            </w:pPr>
            <w:r w:rsidRPr="0001413C">
              <w:rPr>
                <w:b/>
                <w:bCs/>
              </w:rPr>
              <w:t>Answer</w:t>
            </w:r>
          </w:p>
        </w:tc>
      </w:tr>
      <w:tr w:rsidR="0001413C" w:rsidRPr="0001413C" w14:paraId="4E160B6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7CF654"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02A8E4" w14:textId="77777777" w:rsidR="0001413C" w:rsidRPr="0001413C" w:rsidRDefault="0001413C" w:rsidP="0001413C">
            <w:r w:rsidRPr="0001413C">
              <w:t>Laura should advise Kavi that his “joke” could be interpreted as harassment, and he should be more sensitive in the future.</w:t>
            </w:r>
          </w:p>
        </w:tc>
      </w:tr>
      <w:tr w:rsidR="0001413C" w:rsidRPr="0001413C" w14:paraId="5360BF7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BFEFFE"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66B5FE" w14:textId="77777777" w:rsidR="0001413C" w:rsidRPr="0001413C" w:rsidRDefault="0001413C" w:rsidP="0001413C">
            <w:r w:rsidRPr="0001413C">
              <w:t>Laura should tell Susan not to be so sensitive about what was just a joke.</w:t>
            </w:r>
          </w:p>
        </w:tc>
      </w:tr>
      <w:tr w:rsidR="0001413C" w:rsidRPr="0001413C" w14:paraId="62BB725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19F260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82D1E8" w14:textId="77777777" w:rsidR="0001413C" w:rsidRPr="0001413C" w:rsidRDefault="0001413C" w:rsidP="0001413C">
            <w:r w:rsidRPr="0001413C">
              <w:t>Laura should tell Susan that she’ll have a word with Kavi to ensure this doesn’t happen again.</w:t>
            </w:r>
          </w:p>
        </w:tc>
      </w:tr>
      <w:tr w:rsidR="0001413C" w:rsidRPr="0001413C" w14:paraId="2368781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1D80B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E0C168" w14:textId="77777777" w:rsidR="0001413C" w:rsidRPr="0001413C" w:rsidRDefault="0001413C" w:rsidP="0001413C">
            <w:r w:rsidRPr="0001413C">
              <w:t>Laura should tell Susan they are entitled to file a complaint, but that she thinks this was just a one-off incident, and she’ll talk with Kavi to explain how he offended them.</w:t>
            </w:r>
          </w:p>
        </w:tc>
      </w:tr>
    </w:tbl>
    <w:p w14:paraId="79D3E4DE"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510002AC" w14:textId="77777777" w:rsidR="0001413C" w:rsidRPr="0001413C" w:rsidRDefault="0001413C" w:rsidP="0001413C">
      <w:r w:rsidRPr="0001413C">
        <w:br w:type="page"/>
      </w:r>
    </w:p>
    <w:p w14:paraId="08735B3A" w14:textId="77777777" w:rsidR="0001413C" w:rsidRPr="0001413C" w:rsidRDefault="0001413C" w:rsidP="0001413C">
      <w:bookmarkStart w:id="495" w:name="Page_2059963060854938951"/>
      <w:bookmarkEnd w:id="495"/>
      <w:r w:rsidRPr="0001413C">
        <w:rPr>
          <w:b/>
          <w:bCs/>
        </w:rPr>
        <w:t>Page Number:</w:t>
      </w:r>
      <w:r w:rsidRPr="0001413C">
        <w:t xml:space="preserve"> 236 </w:t>
      </w:r>
    </w:p>
    <w:p w14:paraId="4C7F7246" w14:textId="77777777" w:rsidR="0001413C" w:rsidRPr="0001413C" w:rsidRDefault="0001413C" w:rsidP="0001413C">
      <w:r w:rsidRPr="0001413C">
        <w:rPr>
          <w:b/>
          <w:bCs/>
        </w:rPr>
        <w:t>Lesson 66:</w:t>
      </w:r>
      <w:r w:rsidRPr="0001413C">
        <w:t xml:space="preserve"> Preventing Harassment and Discrimination in the UK </w:t>
      </w:r>
    </w:p>
    <w:p w14:paraId="504FB5BB" w14:textId="77777777" w:rsidR="0001413C" w:rsidRPr="0001413C" w:rsidRDefault="0001413C" w:rsidP="0001413C">
      <w:r w:rsidRPr="0001413C">
        <w:rPr>
          <w:b/>
          <w:bCs/>
        </w:rPr>
        <w:t xml:space="preserve">Text and Image Template / Text Only </w:t>
      </w:r>
    </w:p>
    <w:p w14:paraId="1CFB99A8" w14:textId="77777777" w:rsidR="0001413C" w:rsidRPr="0001413C" w:rsidRDefault="0001413C" w:rsidP="0001413C">
      <w:r w:rsidRPr="0001413C">
        <w:rPr>
          <w:b/>
          <w:bCs/>
        </w:rPr>
        <w:t>Content Title:</w:t>
      </w:r>
      <w:r w:rsidRPr="0001413C">
        <w:t xml:space="preserve"> </w:t>
      </w:r>
    </w:p>
    <w:p w14:paraId="7B4289E2" w14:textId="77777777" w:rsidR="0001413C" w:rsidRPr="0001413C" w:rsidRDefault="0001413C" w:rsidP="0001413C">
      <w:r w:rsidRPr="0001413C">
        <w:t xml:space="preserve">Thanks for helping your colleagues. </w:t>
      </w:r>
    </w:p>
    <w:p w14:paraId="42B0AAB9" w14:textId="77777777" w:rsidR="0001413C" w:rsidRPr="0001413C" w:rsidRDefault="0001413C" w:rsidP="0001413C">
      <w:r w:rsidRPr="0001413C">
        <w:br/>
      </w:r>
      <w:r w:rsidRPr="0001413C">
        <w:rPr>
          <w:b/>
          <w:bCs/>
        </w:rPr>
        <w:t>Column 1 Text:</w:t>
      </w:r>
      <w:r w:rsidRPr="0001413C">
        <w:t xml:space="preserve"> </w:t>
      </w:r>
    </w:p>
    <w:p w14:paraId="0E924C5C" w14:textId="77777777" w:rsidR="0001413C" w:rsidRPr="0001413C" w:rsidRDefault="0001413C" w:rsidP="0001413C">
      <w:r w:rsidRPr="0001413C">
        <w:t>A key factor in preventing harassment and discrimination in the workplace is the faith an employee has in their manager to deal with such matters.</w:t>
      </w:r>
    </w:p>
    <w:p w14:paraId="1D880E09" w14:textId="77777777" w:rsidR="0001413C" w:rsidRPr="0001413C" w:rsidRDefault="0001413C" w:rsidP="0001413C">
      <w:r w:rsidRPr="0001413C">
        <w:t>Remember:</w:t>
      </w:r>
    </w:p>
    <w:p w14:paraId="078F33FC" w14:textId="77777777" w:rsidR="0001413C" w:rsidRPr="0001413C" w:rsidRDefault="0001413C" w:rsidP="0001413C">
      <w:pPr>
        <w:numPr>
          <w:ilvl w:val="0"/>
          <w:numId w:val="123"/>
        </w:numPr>
      </w:pPr>
      <w:r w:rsidRPr="0001413C">
        <w:t>You need to understand and follow our anti-harassment and discrimination policy.</w:t>
      </w:r>
    </w:p>
    <w:p w14:paraId="1BC9ED51" w14:textId="77777777" w:rsidR="0001413C" w:rsidRPr="0001413C" w:rsidRDefault="0001413C" w:rsidP="0001413C">
      <w:pPr>
        <w:numPr>
          <w:ilvl w:val="0"/>
          <w:numId w:val="123"/>
        </w:numPr>
      </w:pPr>
      <w:r w:rsidRPr="0001413C">
        <w:t>You need to be able to recognize, manage, and prevent any form of harassment or discrimination.</w:t>
      </w:r>
    </w:p>
    <w:p w14:paraId="2CA1FAB1" w14:textId="77777777" w:rsidR="0001413C" w:rsidRPr="0001413C" w:rsidRDefault="0001413C" w:rsidP="0001413C">
      <w:pPr>
        <w:numPr>
          <w:ilvl w:val="0"/>
          <w:numId w:val="123"/>
        </w:numPr>
      </w:pPr>
      <w:r w:rsidRPr="0001413C">
        <w:t>Our company has a responsibility to provide a working environment free of harassment and discrimination.</w:t>
      </w:r>
    </w:p>
    <w:p w14:paraId="5D1B2FF7" w14:textId="77777777" w:rsidR="0001413C" w:rsidRPr="0001413C" w:rsidRDefault="0001413C" w:rsidP="0001413C">
      <w:pPr>
        <w:numPr>
          <w:ilvl w:val="0"/>
          <w:numId w:val="123"/>
        </w:numPr>
      </w:pPr>
      <w:r w:rsidRPr="0001413C">
        <w:t>Never tolerate harassment or discrimination.</w:t>
      </w:r>
    </w:p>
    <w:p w14:paraId="770C047F" w14:textId="77777777" w:rsidR="0001413C" w:rsidRPr="0001413C" w:rsidRDefault="0001413C" w:rsidP="0001413C">
      <w:pPr>
        <w:numPr>
          <w:ilvl w:val="0"/>
          <w:numId w:val="123"/>
        </w:numPr>
      </w:pPr>
      <w:r w:rsidRPr="0001413C">
        <w:t>You must not investigate any concerns or complaints that are brought to your attention, even though your efforts might be well-intentioned. Doing so might create additional issues or could undermine the company’s ability to investigate and address the concerns.</w:t>
      </w:r>
    </w:p>
    <w:p w14:paraId="23158050" w14:textId="77777777" w:rsidR="0001413C" w:rsidRPr="0001413C" w:rsidRDefault="0001413C" w:rsidP="0001413C">
      <w:r w:rsidRPr="0001413C">
        <w:t>Remember, if you are ever unsure of what action to take, you can find out who you need to contact in the Contact Details section before making a decision.</w:t>
      </w:r>
    </w:p>
    <w:p w14:paraId="0AE8406D" w14:textId="77777777" w:rsidR="0001413C" w:rsidRPr="0001413C" w:rsidRDefault="0001413C" w:rsidP="0001413C">
      <w:r w:rsidRPr="0001413C">
        <w:rPr>
          <w:b/>
          <w:bCs/>
        </w:rPr>
        <w:t>Audio Transcript Text:</w:t>
      </w:r>
      <w:r w:rsidRPr="0001413C">
        <w:t xml:space="preserve"> </w:t>
      </w:r>
    </w:p>
    <w:p w14:paraId="0AFC5464" w14:textId="77777777" w:rsidR="0001413C" w:rsidRPr="0001413C" w:rsidRDefault="0001413C" w:rsidP="0001413C">
      <w:r w:rsidRPr="0001413C">
        <w:t>Your help was appreciated.</w:t>
      </w:r>
    </w:p>
    <w:p w14:paraId="0D3E3C0D" w14:textId="77777777" w:rsidR="0001413C" w:rsidRPr="0001413C" w:rsidRDefault="0001413C" w:rsidP="0001413C">
      <w:r w:rsidRPr="0001413C">
        <w:br w:type="page"/>
      </w:r>
    </w:p>
    <w:p w14:paraId="27926949" w14:textId="77777777" w:rsidR="0001413C" w:rsidRPr="0001413C" w:rsidRDefault="0001413C" w:rsidP="0001413C">
      <w:r w:rsidRPr="0001413C">
        <w:rPr>
          <w:b/>
          <w:bCs/>
        </w:rPr>
        <w:t>Lesson 67:</w:t>
      </w:r>
      <w:r w:rsidRPr="0001413C">
        <w:t xml:space="preserve"> Managing Harassment and Discrimination in the UK </w:t>
      </w:r>
    </w:p>
    <w:p w14:paraId="36DDCF97" w14:textId="77777777" w:rsidR="0001413C" w:rsidRPr="0001413C" w:rsidRDefault="0001413C" w:rsidP="0001413C">
      <w:r w:rsidRPr="0001413C">
        <w:rPr>
          <w:b/>
          <w:bCs/>
        </w:rPr>
        <w:t>Quick Quiz Lesson</w:t>
      </w:r>
      <w:r w:rsidRPr="0001413C">
        <w:t xml:space="preserve"> </w:t>
      </w:r>
    </w:p>
    <w:p w14:paraId="7671A4ED" w14:textId="77777777" w:rsidR="0001413C" w:rsidRPr="0001413C" w:rsidRDefault="0001413C" w:rsidP="0001413C">
      <w:r w:rsidRPr="0001413C">
        <w:rPr>
          <w:b/>
          <w:bCs/>
        </w:rPr>
        <w:t>Lesson Type :</w:t>
      </w:r>
      <w:r w:rsidRPr="0001413C">
        <w:t xml:space="preserve"> </w:t>
      </w:r>
    </w:p>
    <w:p w14:paraId="00D10679" w14:textId="77777777" w:rsidR="0001413C" w:rsidRPr="0001413C" w:rsidRDefault="0001413C" w:rsidP="0001413C">
      <w:r w:rsidRPr="0001413C">
        <w:t xml:space="preserve">Quick Quiz </w:t>
      </w:r>
    </w:p>
    <w:p w14:paraId="6DF1F27F" w14:textId="77777777" w:rsidR="0001413C" w:rsidRPr="0001413C" w:rsidRDefault="0001413C" w:rsidP="0001413C">
      <w:r w:rsidRPr="0001413C">
        <w:rPr>
          <w:b/>
          <w:bCs/>
        </w:rPr>
        <w:t>Select Type :</w:t>
      </w:r>
      <w:r w:rsidRPr="0001413C">
        <w:t xml:space="preserve"> </w:t>
      </w:r>
    </w:p>
    <w:p w14:paraId="75F0E839" w14:textId="77777777" w:rsidR="0001413C" w:rsidRPr="0001413C" w:rsidRDefault="0001413C" w:rsidP="0001413C">
      <w:r w:rsidRPr="0001413C">
        <w:t xml:space="preserve">Post Lesson Quick Quiz </w:t>
      </w:r>
    </w:p>
    <w:p w14:paraId="3609C247" w14:textId="77777777" w:rsidR="0001413C" w:rsidRPr="0001413C" w:rsidRDefault="0001413C" w:rsidP="0001413C">
      <w:r w:rsidRPr="0001413C">
        <w:rPr>
          <w:b/>
          <w:bCs/>
        </w:rPr>
        <w:t>Page Title :</w:t>
      </w:r>
      <w:r w:rsidRPr="0001413C">
        <w:t xml:space="preserve"> </w:t>
      </w:r>
    </w:p>
    <w:p w14:paraId="2F6EE31A" w14:textId="77777777" w:rsidR="0001413C" w:rsidRPr="0001413C" w:rsidRDefault="0001413C" w:rsidP="0001413C">
      <w:r w:rsidRPr="0001413C">
        <w:t xml:space="preserve">Time for a quick assessment. </w:t>
      </w:r>
    </w:p>
    <w:p w14:paraId="4C0B36F5" w14:textId="77777777" w:rsidR="0001413C" w:rsidRPr="0001413C" w:rsidRDefault="0001413C" w:rsidP="0001413C">
      <w:r w:rsidRPr="0001413C">
        <w:rPr>
          <w:b/>
          <w:bCs/>
        </w:rPr>
        <w:t>Quick Quiz Assessment</w:t>
      </w:r>
      <w:r w:rsidRPr="0001413C">
        <w:t xml:space="preserve"> </w:t>
      </w:r>
    </w:p>
    <w:p w14:paraId="65483F07" w14:textId="77777777" w:rsidR="0001413C" w:rsidRPr="0001413C" w:rsidRDefault="0001413C" w:rsidP="0001413C">
      <w:r w:rsidRPr="0001413C">
        <w:rPr>
          <w:b/>
          <w:bCs/>
        </w:rPr>
        <w:t>Questions</w:t>
      </w:r>
      <w:r w:rsidRPr="0001413C">
        <w:t xml:space="preserve"> </w:t>
      </w:r>
    </w:p>
    <w:p w14:paraId="1FA6CA35" w14:textId="77777777" w:rsidR="0001413C" w:rsidRPr="0001413C" w:rsidRDefault="0001413C" w:rsidP="0001413C">
      <w:r w:rsidRPr="0001413C">
        <w:rPr>
          <w:b/>
          <w:bCs/>
        </w:rPr>
        <w:t>1. Question :</w:t>
      </w:r>
      <w:r w:rsidRPr="0001413C">
        <w:t xml:space="preserve"> </w:t>
      </w:r>
    </w:p>
    <w:p w14:paraId="5CA824D9" w14:textId="77777777" w:rsidR="0001413C" w:rsidRPr="0001413C" w:rsidRDefault="0001413C" w:rsidP="0001413C">
      <w:r w:rsidRPr="0001413C">
        <w:t>When someone comes to you with a harassment or discrimination complaint, you should always keep an open mind and never jump to conclusions.</w:t>
      </w:r>
    </w:p>
    <w:p w14:paraId="399A919E" w14:textId="77777777" w:rsidR="0001413C" w:rsidRPr="0001413C" w:rsidRDefault="0001413C" w:rsidP="0001413C">
      <w:r w:rsidRPr="0001413C">
        <w:rPr>
          <w:b/>
          <w:bCs/>
        </w:rPr>
        <w:t xml:space="preserve">1. Answer: Correct </w:t>
      </w:r>
    </w:p>
    <w:p w14:paraId="79D12CBE" w14:textId="77777777" w:rsidR="0001413C" w:rsidRPr="0001413C" w:rsidRDefault="0001413C" w:rsidP="0001413C">
      <w:r w:rsidRPr="0001413C">
        <w:t>True</w:t>
      </w:r>
    </w:p>
    <w:p w14:paraId="68AE66C3" w14:textId="77777777" w:rsidR="0001413C" w:rsidRPr="0001413C" w:rsidRDefault="0001413C" w:rsidP="0001413C">
      <w:r w:rsidRPr="0001413C">
        <w:rPr>
          <w:b/>
          <w:bCs/>
        </w:rPr>
        <w:t xml:space="preserve">2. Answer: Incorrect </w:t>
      </w:r>
    </w:p>
    <w:p w14:paraId="05A93CDB" w14:textId="77777777" w:rsidR="0001413C" w:rsidRPr="0001413C" w:rsidRDefault="0001413C" w:rsidP="0001413C">
      <w:r w:rsidRPr="0001413C">
        <w:t>False</w:t>
      </w:r>
    </w:p>
    <w:p w14:paraId="48905442" w14:textId="77777777" w:rsidR="0001413C" w:rsidRPr="0001413C" w:rsidRDefault="0001413C" w:rsidP="0001413C">
      <w:r w:rsidRPr="0001413C">
        <w:rPr>
          <w:b/>
          <w:bCs/>
        </w:rPr>
        <w:t>2. Question :</w:t>
      </w:r>
      <w:r w:rsidRPr="0001413C">
        <w:t xml:space="preserve"> </w:t>
      </w:r>
    </w:p>
    <w:p w14:paraId="63FD3261" w14:textId="77777777" w:rsidR="0001413C" w:rsidRPr="0001413C" w:rsidRDefault="0001413C" w:rsidP="0001413C">
      <w:r w:rsidRPr="0001413C">
        <w:t>Always take an understanding approach when discussing a complaint with the alleged victim.</w:t>
      </w:r>
    </w:p>
    <w:p w14:paraId="03829B3E" w14:textId="77777777" w:rsidR="0001413C" w:rsidRPr="0001413C" w:rsidRDefault="0001413C" w:rsidP="0001413C">
      <w:r w:rsidRPr="0001413C">
        <w:rPr>
          <w:b/>
          <w:bCs/>
        </w:rPr>
        <w:t xml:space="preserve">1. Answer: Correct </w:t>
      </w:r>
    </w:p>
    <w:p w14:paraId="448A517F" w14:textId="77777777" w:rsidR="0001413C" w:rsidRPr="0001413C" w:rsidRDefault="0001413C" w:rsidP="0001413C">
      <w:r w:rsidRPr="0001413C">
        <w:t>True</w:t>
      </w:r>
    </w:p>
    <w:p w14:paraId="096542EA" w14:textId="77777777" w:rsidR="0001413C" w:rsidRPr="0001413C" w:rsidRDefault="0001413C" w:rsidP="0001413C">
      <w:r w:rsidRPr="0001413C">
        <w:rPr>
          <w:b/>
          <w:bCs/>
        </w:rPr>
        <w:t xml:space="preserve">2. Answer: Incorrect </w:t>
      </w:r>
    </w:p>
    <w:p w14:paraId="0CC4D351" w14:textId="77777777" w:rsidR="0001413C" w:rsidRPr="0001413C" w:rsidRDefault="0001413C" w:rsidP="0001413C">
      <w:r w:rsidRPr="0001413C">
        <w:t>False</w:t>
      </w:r>
    </w:p>
    <w:p w14:paraId="75EB88C3" w14:textId="77777777" w:rsidR="0001413C" w:rsidRPr="0001413C" w:rsidRDefault="0001413C" w:rsidP="0001413C">
      <w:r w:rsidRPr="0001413C">
        <w:rPr>
          <w:b/>
          <w:bCs/>
        </w:rPr>
        <w:t>3. Question :</w:t>
      </w:r>
      <w:r w:rsidRPr="0001413C">
        <w:t xml:space="preserve"> </w:t>
      </w:r>
    </w:p>
    <w:p w14:paraId="67EAA5D6" w14:textId="77777777" w:rsidR="0001413C" w:rsidRPr="0001413C" w:rsidRDefault="0001413C" w:rsidP="0001413C">
      <w:r w:rsidRPr="0001413C">
        <w:t>Always empathize with the victim, assure them that you’re on their side and believe their story, and tell them that the accused will be disciplined.</w:t>
      </w:r>
    </w:p>
    <w:p w14:paraId="2FE8EC78" w14:textId="77777777" w:rsidR="0001413C" w:rsidRPr="0001413C" w:rsidRDefault="0001413C" w:rsidP="0001413C">
      <w:r w:rsidRPr="0001413C">
        <w:rPr>
          <w:b/>
          <w:bCs/>
        </w:rPr>
        <w:t xml:space="preserve">1. Answer: Incorrect </w:t>
      </w:r>
    </w:p>
    <w:p w14:paraId="15C47663" w14:textId="77777777" w:rsidR="0001413C" w:rsidRPr="0001413C" w:rsidRDefault="0001413C" w:rsidP="0001413C">
      <w:r w:rsidRPr="0001413C">
        <w:t>True</w:t>
      </w:r>
    </w:p>
    <w:p w14:paraId="2CFE6FAF" w14:textId="77777777" w:rsidR="0001413C" w:rsidRPr="0001413C" w:rsidRDefault="0001413C" w:rsidP="0001413C">
      <w:r w:rsidRPr="0001413C">
        <w:rPr>
          <w:b/>
          <w:bCs/>
        </w:rPr>
        <w:t xml:space="preserve">2. Answer: Correct </w:t>
      </w:r>
    </w:p>
    <w:p w14:paraId="380F5D7F" w14:textId="77777777" w:rsidR="0001413C" w:rsidRPr="0001413C" w:rsidRDefault="0001413C" w:rsidP="0001413C">
      <w:r w:rsidRPr="0001413C">
        <w:t>False</w:t>
      </w:r>
    </w:p>
    <w:p w14:paraId="4082B192" w14:textId="77777777" w:rsidR="0001413C" w:rsidRPr="0001413C" w:rsidRDefault="0001413C" w:rsidP="0001413C">
      <w:r w:rsidRPr="0001413C">
        <w:rPr>
          <w:b/>
          <w:bCs/>
        </w:rPr>
        <w:t>4. Question :</w:t>
      </w:r>
      <w:r w:rsidRPr="0001413C">
        <w:t xml:space="preserve"> </w:t>
      </w:r>
    </w:p>
    <w:p w14:paraId="70E2FF1C" w14:textId="77777777" w:rsidR="0001413C" w:rsidRPr="0001413C" w:rsidRDefault="0001413C" w:rsidP="0001413C">
      <w:r w:rsidRPr="0001413C">
        <w:t>Always remember that the employee reporting an issue is more than likely a victim and not the cause of a problem.</w:t>
      </w:r>
    </w:p>
    <w:p w14:paraId="4F61C38A" w14:textId="77777777" w:rsidR="0001413C" w:rsidRPr="0001413C" w:rsidRDefault="0001413C" w:rsidP="0001413C">
      <w:r w:rsidRPr="0001413C">
        <w:rPr>
          <w:b/>
          <w:bCs/>
        </w:rPr>
        <w:t xml:space="preserve">1. Answer: Correct </w:t>
      </w:r>
    </w:p>
    <w:p w14:paraId="74977466" w14:textId="77777777" w:rsidR="0001413C" w:rsidRPr="0001413C" w:rsidRDefault="0001413C" w:rsidP="0001413C">
      <w:r w:rsidRPr="0001413C">
        <w:t>True</w:t>
      </w:r>
    </w:p>
    <w:p w14:paraId="71596324" w14:textId="77777777" w:rsidR="0001413C" w:rsidRPr="0001413C" w:rsidRDefault="0001413C" w:rsidP="0001413C">
      <w:r w:rsidRPr="0001413C">
        <w:rPr>
          <w:b/>
          <w:bCs/>
        </w:rPr>
        <w:t xml:space="preserve">2. Answer: Incorrect </w:t>
      </w:r>
    </w:p>
    <w:p w14:paraId="0D3D401C" w14:textId="77777777" w:rsidR="0001413C" w:rsidRPr="0001413C" w:rsidRDefault="0001413C" w:rsidP="0001413C">
      <w:r w:rsidRPr="0001413C">
        <w:t>False</w:t>
      </w:r>
    </w:p>
    <w:p w14:paraId="01D13889" w14:textId="77777777" w:rsidR="0001413C" w:rsidRPr="0001413C" w:rsidRDefault="0001413C" w:rsidP="0001413C">
      <w:r w:rsidRPr="0001413C">
        <w:rPr>
          <w:b/>
          <w:bCs/>
        </w:rPr>
        <w:t>5. Question :</w:t>
      </w:r>
      <w:r w:rsidRPr="0001413C">
        <w:t xml:space="preserve"> </w:t>
      </w:r>
    </w:p>
    <w:p w14:paraId="52728263" w14:textId="77777777" w:rsidR="0001413C" w:rsidRPr="0001413C" w:rsidRDefault="0001413C" w:rsidP="0001413C">
      <w:r w:rsidRPr="0001413C">
        <w:t>Always keep a documented record of any conversations you have in relation to a complaint.</w:t>
      </w:r>
    </w:p>
    <w:p w14:paraId="0E00E6AA" w14:textId="77777777" w:rsidR="0001413C" w:rsidRPr="0001413C" w:rsidRDefault="0001413C" w:rsidP="0001413C">
      <w:r w:rsidRPr="0001413C">
        <w:rPr>
          <w:b/>
          <w:bCs/>
        </w:rPr>
        <w:t xml:space="preserve">1. Answer: Correct </w:t>
      </w:r>
    </w:p>
    <w:p w14:paraId="539DB1F1" w14:textId="77777777" w:rsidR="0001413C" w:rsidRPr="0001413C" w:rsidRDefault="0001413C" w:rsidP="0001413C">
      <w:r w:rsidRPr="0001413C">
        <w:t>True</w:t>
      </w:r>
    </w:p>
    <w:p w14:paraId="63C04E81" w14:textId="77777777" w:rsidR="0001413C" w:rsidRPr="0001413C" w:rsidRDefault="0001413C" w:rsidP="0001413C">
      <w:r w:rsidRPr="0001413C">
        <w:rPr>
          <w:b/>
          <w:bCs/>
        </w:rPr>
        <w:t xml:space="preserve">2. Answer: Incorrect </w:t>
      </w:r>
    </w:p>
    <w:p w14:paraId="6390908A" w14:textId="77777777" w:rsidR="0001413C" w:rsidRPr="0001413C" w:rsidRDefault="0001413C" w:rsidP="0001413C">
      <w:r w:rsidRPr="0001413C">
        <w:t>False</w:t>
      </w:r>
    </w:p>
    <w:p w14:paraId="3C05EAA1" w14:textId="77777777" w:rsidR="0001413C" w:rsidRPr="0001413C" w:rsidRDefault="0001413C" w:rsidP="0001413C">
      <w:r w:rsidRPr="0001413C">
        <w:rPr>
          <w:b/>
          <w:bCs/>
        </w:rPr>
        <w:t>6. Question :</w:t>
      </w:r>
      <w:r w:rsidRPr="0001413C">
        <w:t xml:space="preserve"> </w:t>
      </w:r>
    </w:p>
    <w:p w14:paraId="4A06FCED" w14:textId="77777777" w:rsidR="0001413C" w:rsidRPr="0001413C" w:rsidRDefault="0001413C" w:rsidP="0001413C">
      <w:r w:rsidRPr="0001413C">
        <w:t>Hilda approaches her manager, Felipe, and tells him that she believes her colleague, Isaiah, is sexually harassing her. She explains that he's always flirting with her and this is making her uncomfortable. Felipe knows Isaiah well and feels that this type of behavior would be out of character for him. He thinks that Hilda is overreacting to what are probably innocent comments from Isaiah, so he decides not to take any action.</w:t>
      </w:r>
    </w:p>
    <w:p w14:paraId="0921F328" w14:textId="77777777" w:rsidR="0001413C" w:rsidRPr="0001413C" w:rsidRDefault="0001413C" w:rsidP="0001413C">
      <w:r w:rsidRPr="0001413C">
        <w:t>Is this the correct approach in this situation?</w:t>
      </w:r>
    </w:p>
    <w:p w14:paraId="7679FDF3" w14:textId="77777777" w:rsidR="0001413C" w:rsidRPr="0001413C" w:rsidRDefault="0001413C" w:rsidP="0001413C">
      <w:r w:rsidRPr="0001413C">
        <w:rPr>
          <w:b/>
          <w:bCs/>
        </w:rPr>
        <w:t xml:space="preserve">1. Answer: Incorrect </w:t>
      </w:r>
    </w:p>
    <w:p w14:paraId="41104ADD" w14:textId="77777777" w:rsidR="0001413C" w:rsidRPr="0001413C" w:rsidRDefault="0001413C" w:rsidP="0001413C">
      <w:r w:rsidRPr="0001413C">
        <w:t>Yes</w:t>
      </w:r>
    </w:p>
    <w:p w14:paraId="2914D63B" w14:textId="77777777" w:rsidR="0001413C" w:rsidRPr="0001413C" w:rsidRDefault="0001413C" w:rsidP="0001413C">
      <w:r w:rsidRPr="0001413C">
        <w:rPr>
          <w:b/>
          <w:bCs/>
        </w:rPr>
        <w:t xml:space="preserve">2. Answer: Correct </w:t>
      </w:r>
    </w:p>
    <w:p w14:paraId="1F6B5606" w14:textId="77777777" w:rsidR="0001413C" w:rsidRPr="0001413C" w:rsidRDefault="0001413C" w:rsidP="0001413C">
      <w:r w:rsidRPr="0001413C">
        <w:t>No</w:t>
      </w:r>
    </w:p>
    <w:p w14:paraId="73CFEDAE" w14:textId="77777777" w:rsidR="0001413C" w:rsidRPr="0001413C" w:rsidRDefault="0001413C" w:rsidP="0001413C">
      <w:r w:rsidRPr="0001413C">
        <w:rPr>
          <w:b/>
          <w:bCs/>
        </w:rPr>
        <w:t>7. Question :</w:t>
      </w:r>
      <w:r w:rsidRPr="0001413C">
        <w:t xml:space="preserve"> </w:t>
      </w:r>
    </w:p>
    <w:p w14:paraId="0ADE33AF" w14:textId="6985FCC4" w:rsidR="0001413C" w:rsidRPr="0001413C" w:rsidRDefault="0001413C" w:rsidP="0001413C">
      <w:r>
        <w:t xml:space="preserve">Sato informs her manager, Alyssa, that one of her colleagues, Bianca, is harassing her. She says that Bianca regularly shouts at her in meetings, always dismisses her suggestions in team meetings as being stupid, makes comments about her </w:t>
      </w:r>
      <w:del w:id="496" w:author="Bauer, Sarah" w:date="2026-03-13T19:06:00Z" w16du:dateUtc="2026-03-13T19:06:57Z">
        <w:r w:rsidDel="0001413C">
          <w:delText>racialized identity</w:delText>
        </w:r>
      </w:del>
      <w:ins w:id="497" w:author="Bauer, Sarah" w:date="2026-03-13T19:06:00Z" w16du:dateUtc="2026-03-13T19:06:57Z">
        <w:r w:rsidR="1F33F0FA">
          <w:t>race</w:t>
        </w:r>
      </w:ins>
      <w:r>
        <w:t xml:space="preserve"> and where she is from, and has recently made veiled threats in relation to a project they are working on. Sato says she’d like to file a complaint but doesn’t want Bianca to find out it was her that lodged the complaint. Alyssa tells Sato that she’ll report her complaint to the appropriate department and promises to make sure Bianca doesn’t find out who filed the complaint.</w:t>
      </w:r>
    </w:p>
    <w:p w14:paraId="097183A4" w14:textId="77777777" w:rsidR="0001413C" w:rsidRPr="0001413C" w:rsidRDefault="0001413C" w:rsidP="0001413C">
      <w:r w:rsidRPr="0001413C">
        <w:t>Is this the correct approach to take in this situation?</w:t>
      </w:r>
    </w:p>
    <w:p w14:paraId="62D3CD7E" w14:textId="77777777" w:rsidR="0001413C" w:rsidRPr="0001413C" w:rsidRDefault="0001413C" w:rsidP="0001413C">
      <w:r w:rsidRPr="0001413C">
        <w:t> </w:t>
      </w:r>
    </w:p>
    <w:p w14:paraId="727F4D56" w14:textId="77777777" w:rsidR="0001413C" w:rsidRPr="0001413C" w:rsidRDefault="0001413C" w:rsidP="0001413C">
      <w:r w:rsidRPr="0001413C">
        <w:rPr>
          <w:b/>
          <w:bCs/>
        </w:rPr>
        <w:t xml:space="preserve">1. Answer: Incorrect </w:t>
      </w:r>
    </w:p>
    <w:p w14:paraId="18C6D208" w14:textId="77777777" w:rsidR="0001413C" w:rsidRPr="0001413C" w:rsidRDefault="0001413C" w:rsidP="0001413C">
      <w:r w:rsidRPr="0001413C">
        <w:t>Yes</w:t>
      </w:r>
    </w:p>
    <w:p w14:paraId="1E744511" w14:textId="77777777" w:rsidR="0001413C" w:rsidRPr="0001413C" w:rsidRDefault="0001413C" w:rsidP="0001413C">
      <w:r w:rsidRPr="0001413C">
        <w:rPr>
          <w:b/>
          <w:bCs/>
        </w:rPr>
        <w:t xml:space="preserve">2. Answer: Correct </w:t>
      </w:r>
    </w:p>
    <w:p w14:paraId="6D8A4D94" w14:textId="77777777" w:rsidR="0001413C" w:rsidRPr="0001413C" w:rsidRDefault="0001413C" w:rsidP="0001413C">
      <w:r w:rsidRPr="0001413C">
        <w:t>No</w:t>
      </w:r>
    </w:p>
    <w:p w14:paraId="6DCF0DA4" w14:textId="77777777" w:rsidR="0001413C" w:rsidRPr="0001413C" w:rsidRDefault="0001413C" w:rsidP="0001413C">
      <w:r w:rsidRPr="0001413C">
        <w:rPr>
          <w:b/>
          <w:bCs/>
        </w:rPr>
        <w:t>8. Question :</w:t>
      </w:r>
      <w:r w:rsidRPr="0001413C">
        <w:t xml:space="preserve"> </w:t>
      </w:r>
    </w:p>
    <w:p w14:paraId="3B4B358E" w14:textId="77777777" w:rsidR="0001413C" w:rsidRPr="0001413C" w:rsidRDefault="0001413C" w:rsidP="0001413C">
      <w:r w:rsidRPr="0001413C">
        <w:t>Ichiro recently filed a complaint against his manager, as he felt he was passed over for high-profile projects because of his ethnicity. The company investigated the complaint and found that there was no merit to his complaint, as more qualified colleagues were assigned the high-profile projects. However, since Ichiro lodged the complaint, Ichiro's manager has increased his workload and also changed his job role, resulting in Ichiro having less responsibility while having to work longer hours.</w:t>
      </w:r>
    </w:p>
    <w:p w14:paraId="4F524E7E" w14:textId="77777777" w:rsidR="0001413C" w:rsidRPr="0001413C" w:rsidRDefault="0001413C" w:rsidP="0001413C">
      <w:r w:rsidRPr="0001413C">
        <w:t>Could this be seen as his manager retaliating against Ichiro for lodging the complaint?</w:t>
      </w:r>
    </w:p>
    <w:p w14:paraId="239A23AC" w14:textId="77777777" w:rsidR="0001413C" w:rsidRPr="0001413C" w:rsidRDefault="0001413C" w:rsidP="0001413C">
      <w:r w:rsidRPr="0001413C">
        <w:rPr>
          <w:b/>
          <w:bCs/>
        </w:rPr>
        <w:t xml:space="preserve">1. Answer: Correct </w:t>
      </w:r>
    </w:p>
    <w:p w14:paraId="6B57468A" w14:textId="77777777" w:rsidR="0001413C" w:rsidRPr="0001413C" w:rsidRDefault="0001413C" w:rsidP="0001413C">
      <w:r w:rsidRPr="0001413C">
        <w:t>Yes</w:t>
      </w:r>
    </w:p>
    <w:p w14:paraId="0E39F9CC" w14:textId="77777777" w:rsidR="0001413C" w:rsidRPr="0001413C" w:rsidRDefault="0001413C" w:rsidP="0001413C">
      <w:r w:rsidRPr="0001413C">
        <w:rPr>
          <w:b/>
          <w:bCs/>
        </w:rPr>
        <w:t xml:space="preserve">2. Answer: Incorrect </w:t>
      </w:r>
    </w:p>
    <w:p w14:paraId="6130BCAE" w14:textId="77777777" w:rsidR="0001413C" w:rsidRPr="0001413C" w:rsidRDefault="0001413C" w:rsidP="0001413C">
      <w:r w:rsidRPr="0001413C">
        <w:t>No</w:t>
      </w:r>
    </w:p>
    <w:p w14:paraId="25C35A8B" w14:textId="77777777" w:rsidR="0001413C" w:rsidRPr="0001413C" w:rsidRDefault="0001413C" w:rsidP="0001413C">
      <w:r w:rsidRPr="0001413C">
        <w:rPr>
          <w:b/>
          <w:bCs/>
        </w:rPr>
        <w:t>9. Question :</w:t>
      </w:r>
      <w:r w:rsidRPr="0001413C">
        <w:t xml:space="preserve"> </w:t>
      </w:r>
    </w:p>
    <w:p w14:paraId="52755F96" w14:textId="77777777" w:rsidR="0001413C" w:rsidRPr="0001413C" w:rsidRDefault="0001413C" w:rsidP="0001413C">
      <w:r w:rsidRPr="0001413C">
        <w:t>Kayla tells her manager, Madison, that she'd like to file a sexual harassment complaint against her colleague, Ignacio. She tells Madison that Ignacio has been flirting with her, even though she's repeatedly told him she's not interested. Madison tells Kayla that she'll take note of the complaint and make sure it's passed on to the appropriate department to investigate. Later that week, in a meeting with Ignacio, she mentions that Kayla has filed a complaint against him.</w:t>
      </w:r>
    </w:p>
    <w:p w14:paraId="7BE0D634" w14:textId="77777777" w:rsidR="0001413C" w:rsidRPr="0001413C" w:rsidRDefault="0001413C" w:rsidP="0001413C">
      <w:r w:rsidRPr="0001413C">
        <w:t>Is this an appropriate action?</w:t>
      </w:r>
    </w:p>
    <w:p w14:paraId="7B868B7D" w14:textId="77777777" w:rsidR="0001413C" w:rsidRPr="0001413C" w:rsidRDefault="0001413C" w:rsidP="0001413C">
      <w:r w:rsidRPr="0001413C">
        <w:rPr>
          <w:b/>
          <w:bCs/>
        </w:rPr>
        <w:t xml:space="preserve">1. Answer: Incorrect </w:t>
      </w:r>
    </w:p>
    <w:p w14:paraId="73A22B53" w14:textId="77777777" w:rsidR="0001413C" w:rsidRPr="0001413C" w:rsidRDefault="0001413C" w:rsidP="0001413C">
      <w:r w:rsidRPr="0001413C">
        <w:t>Yes</w:t>
      </w:r>
    </w:p>
    <w:p w14:paraId="2F65052A" w14:textId="77777777" w:rsidR="0001413C" w:rsidRPr="0001413C" w:rsidRDefault="0001413C" w:rsidP="0001413C">
      <w:r w:rsidRPr="0001413C">
        <w:rPr>
          <w:b/>
          <w:bCs/>
        </w:rPr>
        <w:t xml:space="preserve">2. Answer: Correct </w:t>
      </w:r>
    </w:p>
    <w:p w14:paraId="5183F965" w14:textId="77777777" w:rsidR="0001413C" w:rsidRPr="0001413C" w:rsidRDefault="0001413C" w:rsidP="0001413C">
      <w:r w:rsidRPr="0001413C">
        <w:t>No</w:t>
      </w:r>
    </w:p>
    <w:p w14:paraId="4F036910" w14:textId="77777777" w:rsidR="0001413C" w:rsidRPr="0001413C" w:rsidRDefault="0001413C" w:rsidP="0001413C">
      <w:r w:rsidRPr="0001413C">
        <w:rPr>
          <w:b/>
          <w:bCs/>
        </w:rPr>
        <w:t>10. Question :</w:t>
      </w:r>
      <w:r w:rsidRPr="0001413C">
        <w:t xml:space="preserve"> </w:t>
      </w:r>
    </w:p>
    <w:p w14:paraId="50E26EB1" w14:textId="77777777" w:rsidR="0001413C" w:rsidRPr="0001413C" w:rsidRDefault="0001413C" w:rsidP="0001413C">
      <w:r w:rsidRPr="0001413C">
        <w:t>Dara’s direct report, Thea, filed a sexual harassment complaint against her colleague, Anton. Dara was shocked to hear the complaint; he just couldn’t believe that Anton was that type of person. Dara escalated the complaint to HR, but he’s also been discussing it with other managers. Dara thinks Thea is lying, and people are beginning to whisper around the office that Thea has filed a false sexual harassment complaint.</w:t>
      </w:r>
    </w:p>
    <w:p w14:paraId="19BD5B03" w14:textId="77777777" w:rsidR="0001413C" w:rsidRPr="0001413C" w:rsidRDefault="0001413C" w:rsidP="0001413C">
      <w:r w:rsidRPr="0001413C">
        <w:t>Was this the correct approach in this situation?</w:t>
      </w:r>
    </w:p>
    <w:p w14:paraId="10594C59" w14:textId="77777777" w:rsidR="0001413C" w:rsidRPr="0001413C" w:rsidRDefault="0001413C" w:rsidP="0001413C">
      <w:r w:rsidRPr="0001413C">
        <w:rPr>
          <w:b/>
          <w:bCs/>
        </w:rPr>
        <w:t xml:space="preserve">1. Answer: Incorrect </w:t>
      </w:r>
    </w:p>
    <w:p w14:paraId="4CD2A608" w14:textId="77777777" w:rsidR="0001413C" w:rsidRPr="0001413C" w:rsidRDefault="0001413C" w:rsidP="0001413C">
      <w:r w:rsidRPr="0001413C">
        <w:t>Yes</w:t>
      </w:r>
    </w:p>
    <w:p w14:paraId="4838677C" w14:textId="77777777" w:rsidR="0001413C" w:rsidRPr="0001413C" w:rsidRDefault="0001413C" w:rsidP="0001413C">
      <w:r w:rsidRPr="0001413C">
        <w:rPr>
          <w:b/>
          <w:bCs/>
        </w:rPr>
        <w:t xml:space="preserve">2. Answer: Correct </w:t>
      </w:r>
    </w:p>
    <w:p w14:paraId="36E6CD13" w14:textId="77777777" w:rsidR="0001413C" w:rsidRPr="0001413C" w:rsidRDefault="0001413C" w:rsidP="0001413C">
      <w:r w:rsidRPr="0001413C">
        <w:t>No</w:t>
      </w:r>
    </w:p>
    <w:p w14:paraId="4F562140" w14:textId="77777777" w:rsidR="0001413C" w:rsidRPr="0001413C" w:rsidRDefault="0001413C" w:rsidP="0001413C">
      <w:r w:rsidRPr="0001413C">
        <w:rPr>
          <w:b/>
          <w:bCs/>
        </w:rPr>
        <w:t xml:space="preserve">Number of questions needed to pass ? : </w:t>
      </w:r>
    </w:p>
    <w:p w14:paraId="36467BCD" w14:textId="77777777" w:rsidR="0001413C" w:rsidRPr="0001413C" w:rsidRDefault="0001413C" w:rsidP="0001413C">
      <w:r w:rsidRPr="0001413C">
        <w:t xml:space="preserve">4 </w:t>
      </w:r>
    </w:p>
    <w:p w14:paraId="4908425C" w14:textId="77777777" w:rsidR="0001413C" w:rsidRPr="0001413C" w:rsidRDefault="0001413C" w:rsidP="0001413C">
      <w:r w:rsidRPr="0001413C">
        <w:rPr>
          <w:b/>
          <w:bCs/>
        </w:rPr>
        <w:t>Passed Message</w:t>
      </w:r>
      <w:r w:rsidRPr="0001413C">
        <w:t xml:space="preserve"> </w:t>
      </w:r>
    </w:p>
    <w:p w14:paraId="5CE6A9EC" w14:textId="77777777" w:rsidR="0001413C" w:rsidRPr="0001413C" w:rsidRDefault="0001413C" w:rsidP="0001413C">
      <w:r w:rsidRPr="0001413C">
        <w:rPr>
          <w:b/>
          <w:bCs/>
        </w:rPr>
        <w:t xml:space="preserve">Message text: </w:t>
      </w:r>
    </w:p>
    <w:p w14:paraId="1811AF29" w14:textId="77777777" w:rsidR="0001413C" w:rsidRPr="0001413C" w:rsidRDefault="0001413C" w:rsidP="0001413C">
      <w:r w:rsidRPr="0001413C">
        <w:t>You’ve got it!</w:t>
      </w:r>
    </w:p>
    <w:p w14:paraId="79796500" w14:textId="77777777" w:rsidR="0001413C" w:rsidRPr="0001413C" w:rsidRDefault="0001413C" w:rsidP="0001413C">
      <w:r w:rsidRPr="0001413C">
        <w:rPr>
          <w:b/>
          <w:bCs/>
        </w:rPr>
        <w:t>Failed Message</w:t>
      </w:r>
      <w:r w:rsidRPr="0001413C">
        <w:t xml:space="preserve"> </w:t>
      </w:r>
    </w:p>
    <w:p w14:paraId="4124982D" w14:textId="77777777" w:rsidR="0001413C" w:rsidRPr="0001413C" w:rsidRDefault="0001413C" w:rsidP="0001413C">
      <w:r w:rsidRPr="0001413C">
        <w:rPr>
          <w:b/>
          <w:bCs/>
        </w:rPr>
        <w:t xml:space="preserve">Message text: </w:t>
      </w:r>
    </w:p>
    <w:p w14:paraId="33EED4D5" w14:textId="77777777" w:rsidR="0001413C" w:rsidRPr="0001413C" w:rsidRDefault="0001413C" w:rsidP="0001413C">
      <w:r w:rsidRPr="0001413C">
        <w:t>You're not there yet!</w:t>
      </w:r>
    </w:p>
    <w:p w14:paraId="6C67CB17" w14:textId="77777777" w:rsidR="0001413C" w:rsidRPr="0001413C" w:rsidRDefault="0001413C" w:rsidP="0001413C">
      <w:r w:rsidRPr="0001413C">
        <w:br w:type="page"/>
      </w:r>
    </w:p>
    <w:p w14:paraId="64E717C8" w14:textId="77777777" w:rsidR="0001413C" w:rsidRPr="0001413C" w:rsidRDefault="0001413C" w:rsidP="0001413C">
      <w:bookmarkStart w:id="498" w:name="Page_1260943572036742936"/>
      <w:bookmarkEnd w:id="498"/>
      <w:r w:rsidRPr="0001413C">
        <w:rPr>
          <w:b/>
          <w:bCs/>
        </w:rPr>
        <w:t>Page Number:</w:t>
      </w:r>
      <w:r w:rsidRPr="0001413C">
        <w:t xml:space="preserve"> 237 </w:t>
      </w:r>
    </w:p>
    <w:p w14:paraId="10883930" w14:textId="77777777" w:rsidR="0001413C" w:rsidRPr="0001413C" w:rsidRDefault="0001413C" w:rsidP="0001413C">
      <w:r w:rsidRPr="0001413C">
        <w:rPr>
          <w:b/>
          <w:bCs/>
        </w:rPr>
        <w:t>Lesson 67:</w:t>
      </w:r>
      <w:r w:rsidRPr="0001413C">
        <w:t xml:space="preserve"> Managing Harassment and Discrimination in the UK </w:t>
      </w:r>
    </w:p>
    <w:p w14:paraId="55069EA2" w14:textId="77777777" w:rsidR="0001413C" w:rsidRPr="0001413C" w:rsidRDefault="0001413C" w:rsidP="0001413C">
      <w:r w:rsidRPr="0001413C">
        <w:rPr>
          <w:b/>
          <w:bCs/>
        </w:rPr>
        <w:t xml:space="preserve">Click and Reveal Template / LTR / Random </w:t>
      </w:r>
    </w:p>
    <w:p w14:paraId="7A008F87" w14:textId="77777777" w:rsidR="0001413C" w:rsidRPr="0001413C" w:rsidRDefault="0001413C" w:rsidP="0001413C">
      <w:r w:rsidRPr="0001413C">
        <w:rPr>
          <w:b/>
          <w:bCs/>
        </w:rPr>
        <w:t>Content Title:</w:t>
      </w:r>
      <w:r w:rsidRPr="0001413C">
        <w:t xml:space="preserve"> </w:t>
      </w:r>
    </w:p>
    <w:p w14:paraId="028F36B7" w14:textId="77777777" w:rsidR="0001413C" w:rsidRPr="0001413C" w:rsidRDefault="0001413C" w:rsidP="0001413C">
      <w:r w:rsidRPr="0001413C">
        <w:t xml:space="preserve">Managing Harassment and Discrimination </w:t>
      </w:r>
    </w:p>
    <w:p w14:paraId="4B32C9F2" w14:textId="77777777" w:rsidR="0001413C" w:rsidRPr="0001413C" w:rsidRDefault="0001413C" w:rsidP="0001413C">
      <w:r w:rsidRPr="0001413C">
        <w:rPr>
          <w:b/>
          <w:bCs/>
        </w:rPr>
        <w:t>Content Description:</w:t>
      </w:r>
    </w:p>
    <w:p w14:paraId="767A1CFC" w14:textId="77777777" w:rsidR="0001413C" w:rsidRPr="0001413C" w:rsidRDefault="0001413C" w:rsidP="0001413C">
      <w:r w:rsidRPr="0001413C">
        <w:t>Our employee relations expert is here with some advice on how to handle complaints.</w:t>
      </w:r>
    </w:p>
    <w:p w14:paraId="45B6D8BF" w14:textId="77777777" w:rsidR="0001413C" w:rsidRPr="0001413C" w:rsidRDefault="0001413C" w:rsidP="0001413C">
      <w:r w:rsidRPr="0001413C">
        <w:t>Select each topic to find out what her advice is.</w:t>
      </w:r>
    </w:p>
    <w:p w14:paraId="12A5F221"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3940"/>
        <w:gridCol w:w="2913"/>
        <w:gridCol w:w="1381"/>
        <w:gridCol w:w="1118"/>
      </w:tblGrid>
      <w:tr w:rsidR="0001413C" w:rsidRPr="0001413C" w14:paraId="15CC7AE1" w14:textId="77777777" w:rsidTr="1EEBFF08">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468E32"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4C9BC1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A42042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1A6C47C" w14:textId="77777777" w:rsidR="0001413C" w:rsidRPr="0001413C" w:rsidRDefault="0001413C" w:rsidP="0001413C">
            <w:pPr>
              <w:rPr>
                <w:b/>
                <w:bCs/>
              </w:rPr>
            </w:pPr>
            <w:r w:rsidRPr="0001413C">
              <w:rPr>
                <w:b/>
                <w:bCs/>
              </w:rPr>
              <w:t>Alternate Text</w:t>
            </w:r>
          </w:p>
        </w:tc>
      </w:tr>
      <w:tr w:rsidR="0001413C" w:rsidRPr="0001413C" w14:paraId="345A61B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092B532" w14:textId="77777777" w:rsidR="0001413C" w:rsidRPr="0001413C" w:rsidRDefault="0001413C" w:rsidP="0001413C">
            <w:r w:rsidRPr="0001413C">
              <w:t xml:space="preserve">How Do You Handle a Complaint?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73E267D" w14:textId="77777777" w:rsidR="0001413C" w:rsidRPr="0001413C" w:rsidRDefault="0001413C" w:rsidP="0001413C">
            <w:r w:rsidRPr="0001413C">
              <w:t>Complaints that aren’t handled properly can have a negative impact on employee morale and productivity.</w:t>
            </w:r>
          </w:p>
          <w:p w14:paraId="265775C2" w14:textId="77777777" w:rsidR="0001413C" w:rsidRPr="0001413C" w:rsidRDefault="0001413C" w:rsidP="0001413C">
            <w:r w:rsidRPr="0001413C">
              <w:t>Provide, in confidence, advice and assistance to employees subjected to harassment or discrimination in the resolution of any problems, whether through informal or formal means. There are a number of considerations and steps you need to take when you receive a complaint.</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4D602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6DA4DC" w14:textId="77777777" w:rsidR="0001413C" w:rsidRPr="0001413C" w:rsidRDefault="0001413C" w:rsidP="0001413C"/>
        </w:tc>
      </w:tr>
      <w:tr w:rsidR="0001413C" w:rsidRPr="0001413C" w14:paraId="62C850CA"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638280" w14:textId="77777777" w:rsidR="0001413C" w:rsidRPr="0001413C" w:rsidRDefault="0001413C" w:rsidP="0001413C">
            <w:r>
              <w:t>Complaints Handling Process</w:t>
            </w:r>
            <w:del w:id="499" w:author="Bauer, Sarah" w:date="2026-03-13T18:46:00Z" w16du:dateUtc="2026-03-13T18:46:24Z">
              <w:r w:rsidDel="0001413C">
                <w:delText xml:space="preserve"> Under The Worker Protection Act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9213E3" w14:textId="77777777" w:rsidR="0001413C" w:rsidRPr="0001413C" w:rsidRDefault="0001413C" w:rsidP="0001413C">
            <w:r w:rsidRPr="0001413C">
              <w:t>When you become aware that harassment is taking place or may have taken place, it is important that it is dealt with promptly, efficiently, and sensitively.</w:t>
            </w:r>
          </w:p>
          <w:p w14:paraId="4D11A575" w14:textId="77777777" w:rsidR="0001413C" w:rsidRPr="0001413C" w:rsidRDefault="0001413C" w:rsidP="0001413C">
            <w:r w:rsidRPr="0001413C">
              <w:t>To deal effectively with complaints of harassment, your anti-harassment procedure should tell workers how to make a complaint. This should not be too restrictive. For example, they should not be required to make a complaint on a specific form. The procedure should also:</w:t>
            </w:r>
          </w:p>
          <w:p w14:paraId="390569F9" w14:textId="77777777" w:rsidR="0001413C" w:rsidRPr="0001413C" w:rsidRDefault="0001413C" w:rsidP="0001413C">
            <w:pPr>
              <w:numPr>
                <w:ilvl w:val="0"/>
                <w:numId w:val="124"/>
              </w:numPr>
            </w:pPr>
            <w:r w:rsidRPr="0001413C">
              <w:t>Define multiple reporting channels for workers who wish to report harassment.</w:t>
            </w:r>
          </w:p>
          <w:p w14:paraId="1FBF4196" w14:textId="77777777" w:rsidR="0001413C" w:rsidRPr="0001413C" w:rsidRDefault="0001413C" w:rsidP="0001413C">
            <w:pPr>
              <w:numPr>
                <w:ilvl w:val="0"/>
                <w:numId w:val="124"/>
              </w:numPr>
            </w:pPr>
            <w:r w:rsidRPr="0001413C">
              <w:t>Set out a range of approaches for dealing with harassment, including both formal and informal solutions.</w:t>
            </w:r>
          </w:p>
          <w:p w14:paraId="0743DFF4" w14:textId="77777777" w:rsidR="0001413C" w:rsidRPr="0001413C" w:rsidRDefault="0001413C" w:rsidP="0001413C">
            <w:pPr>
              <w:numPr>
                <w:ilvl w:val="0"/>
                <w:numId w:val="124"/>
              </w:numPr>
            </w:pPr>
            <w:r w:rsidRPr="0001413C">
              <w:t>Set out a range of appropriate consequences and sanctions if harassment or victimization occur.</w:t>
            </w:r>
          </w:p>
          <w:p w14:paraId="51F3398E" w14:textId="77777777" w:rsidR="0001413C" w:rsidRPr="0001413C" w:rsidRDefault="0001413C" w:rsidP="0001413C">
            <w:pPr>
              <w:numPr>
                <w:ilvl w:val="0"/>
                <w:numId w:val="124"/>
              </w:numPr>
            </w:pPr>
            <w:r w:rsidRPr="0001413C">
              <w:t>Outline a zero-tolerance approach toward victimization or retaliation against complainants.</w:t>
            </w:r>
          </w:p>
          <w:p w14:paraId="7AF3D2FA" w14:textId="77777777" w:rsidR="0001413C" w:rsidRPr="0001413C" w:rsidRDefault="0001413C" w:rsidP="0001413C">
            <w:pPr>
              <w:numPr>
                <w:ilvl w:val="0"/>
                <w:numId w:val="124"/>
              </w:numPr>
            </w:pPr>
            <w:r w:rsidRPr="0001413C">
              <w:t xml:space="preserve">Provide contact details for and information about support and advice services available to the complainant or alleged harasser, such as: </w:t>
            </w:r>
          </w:p>
          <w:p w14:paraId="76F1AB37" w14:textId="77777777" w:rsidR="0001413C" w:rsidRPr="0001413C" w:rsidRDefault="0001413C" w:rsidP="0001413C">
            <w:pPr>
              <w:numPr>
                <w:ilvl w:val="1"/>
                <w:numId w:val="124"/>
              </w:numPr>
            </w:pPr>
            <w:r w:rsidRPr="0001413C">
              <w:t>Employee assistance programs.</w:t>
            </w:r>
          </w:p>
          <w:p w14:paraId="30425A7D" w14:textId="77777777" w:rsidR="0001413C" w:rsidRPr="0001413C" w:rsidRDefault="0001413C" w:rsidP="0001413C">
            <w:pPr>
              <w:numPr>
                <w:ilvl w:val="1"/>
                <w:numId w:val="124"/>
              </w:numPr>
            </w:pPr>
            <w:r w:rsidRPr="0001413C">
              <w:t>Appropriate contact points within your organization.</w:t>
            </w:r>
          </w:p>
          <w:p w14:paraId="7C962A79" w14:textId="77777777" w:rsidR="0001413C" w:rsidRPr="0001413C" w:rsidRDefault="0001413C" w:rsidP="0001413C">
            <w:pPr>
              <w:numPr>
                <w:ilvl w:val="1"/>
                <w:numId w:val="124"/>
              </w:numPr>
            </w:pPr>
            <w:r w:rsidRPr="0001413C">
              <w:t>Recognised trade unions.</w:t>
            </w:r>
          </w:p>
          <w:p w14:paraId="27E86596" w14:textId="77777777" w:rsidR="0001413C" w:rsidRPr="0001413C" w:rsidRDefault="0001413C" w:rsidP="0001413C">
            <w:pPr>
              <w:numPr>
                <w:ilvl w:val="0"/>
                <w:numId w:val="124"/>
              </w:numPr>
            </w:pPr>
            <w:r w:rsidRPr="0001413C">
              <w:t>Provide contact details for and information about external sources of support and advice both locally and nationally.</w:t>
            </w:r>
          </w:p>
          <w:p w14:paraId="198DE843" w14:textId="77777777" w:rsidR="0001413C" w:rsidRPr="0001413C" w:rsidRDefault="0001413C" w:rsidP="0001413C">
            <w:r w:rsidRPr="0001413C">
              <w:t>Your anti-harassment procedure should inform the complainant of how they can raise an issue informally. However, the policy should not place the onus on the complainant to resolve an issue personally.</w:t>
            </w:r>
          </w:p>
          <w:p w14:paraId="741411BA" w14:textId="77777777" w:rsidR="0001413C" w:rsidRPr="0001413C" w:rsidRDefault="0001413C" w:rsidP="0001413C">
            <w:r w:rsidRPr="0001413C">
              <w:t>It should also provide the complainant with guidance on how to raise the issue directly with the harasser if that is their preferred method, they feel able to and it is appropriate to do so.</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F9000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832FAA" w14:textId="77777777" w:rsidR="0001413C" w:rsidRPr="0001413C" w:rsidRDefault="0001413C" w:rsidP="0001413C"/>
        </w:tc>
      </w:tr>
      <w:tr w:rsidR="0001413C" w:rsidRPr="0001413C" w14:paraId="5F77935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D052E3" w14:textId="77777777" w:rsidR="0001413C" w:rsidRPr="0001413C" w:rsidRDefault="0001413C" w:rsidP="0001413C">
            <w:r>
              <w:t xml:space="preserve">Formal Complaints </w:t>
            </w:r>
            <w:del w:id="500" w:author="Bauer, Sarah" w:date="2026-03-13T18:46:00Z" w16du:dateUtc="2026-03-13T18:46:43Z">
              <w:r w:rsidDel="0001413C">
                <w:delText xml:space="preserve">Under The Worker Protection Act </w:delText>
              </w:r>
            </w:del>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08B1D3" w14:textId="77777777" w:rsidR="0001413C" w:rsidRPr="0001413C" w:rsidRDefault="0001413C" w:rsidP="0001413C">
            <w:r w:rsidRPr="0001413C">
              <w:rPr>
                <w:b/>
                <w:bCs/>
              </w:rPr>
              <w:t>Investigation Process</w:t>
            </w:r>
          </w:p>
          <w:p w14:paraId="509A9995" w14:textId="77777777" w:rsidR="0001413C" w:rsidRPr="0001413C" w:rsidRDefault="0001413C" w:rsidP="0001413C">
            <w:r w:rsidRPr="0001413C">
              <w:t>You should not set a time limit within which complaints must be made. If complaints are raised about historical matters, these should be investigated in line with normal processes.</w:t>
            </w:r>
          </w:p>
          <w:p w14:paraId="5602D03B" w14:textId="77777777" w:rsidR="0001413C" w:rsidRPr="0001413C" w:rsidRDefault="0001413C" w:rsidP="0001413C">
            <w:r w:rsidRPr="0001413C">
              <w:t>Roles and responsibilities during the process should be clearly defined, ensuring independence and objectivity at each stage of the process. You should always avoid appointing people to carry out these roles who have been involved in the issue.</w:t>
            </w:r>
          </w:p>
          <w:p w14:paraId="44FB3EE0" w14:textId="77777777" w:rsidR="0001413C" w:rsidRPr="0001413C" w:rsidRDefault="0001413C" w:rsidP="0001413C">
            <w:r w:rsidRPr="0001413C">
              <w:t>You should ensure that investigators have appropriate expertise to conduct an investigation and that they have access to appropriate advice, taking into account the nature of the particular complaint to be handled.</w:t>
            </w:r>
          </w:p>
          <w:p w14:paraId="75A7F03D" w14:textId="77777777" w:rsidR="0001413C" w:rsidRPr="0001413C" w:rsidRDefault="0001413C" w:rsidP="0001413C">
            <w:r w:rsidRPr="0001413C">
              <w:t>You must inform the complainant and alleged harasser of their statutory right to be accompanied to formal grievance hearings by a trade union representative or colleague.</w:t>
            </w:r>
          </w:p>
          <w:p w14:paraId="46B83E55" w14:textId="77777777" w:rsidR="0001413C" w:rsidRPr="0001413C" w:rsidRDefault="0001413C" w:rsidP="0001413C">
            <w:r w:rsidRPr="0001413C">
              <w:rPr>
                <w:b/>
                <w:bCs/>
              </w:rPr>
              <w:t>Investigation Outcome</w:t>
            </w:r>
          </w:p>
          <w:p w14:paraId="253C2B8E" w14:textId="77777777" w:rsidR="0001413C" w:rsidRPr="0001413C" w:rsidRDefault="0001413C" w:rsidP="0001413C">
            <w:r w:rsidRPr="0001413C">
              <w:t>The outcome of a formal complaint of harassment should be as transparent as possible. If a complaint is upheld, the complainant should be told what action has been taken and any measures taken to prevent a similar event happening again in the future.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5FB6EA"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F8D7B2" w14:textId="77777777" w:rsidR="0001413C" w:rsidRPr="0001413C" w:rsidRDefault="0001413C" w:rsidP="0001413C"/>
        </w:tc>
      </w:tr>
      <w:tr w:rsidR="0001413C" w:rsidRPr="0001413C" w14:paraId="2471D2D0"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5C5BFB" w14:textId="77777777" w:rsidR="0001413C" w:rsidRPr="0001413C" w:rsidRDefault="0001413C" w:rsidP="0001413C">
            <w:r w:rsidRPr="0001413C">
              <w:t xml:space="preserve">Requests Not to Take Action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416AD3" w14:textId="77777777" w:rsidR="0001413C" w:rsidRPr="0001413C" w:rsidRDefault="0001413C" w:rsidP="0001413C">
            <w:r w:rsidRPr="0001413C">
              <w:t>If an employee raises a complaint but asks you not to take the matter any further, you should still take steps to ensure that the matter is resolved, for example:</w:t>
            </w:r>
          </w:p>
          <w:p w14:paraId="63ABF4CC" w14:textId="77777777" w:rsidR="0001413C" w:rsidRPr="0001413C" w:rsidRDefault="0001413C" w:rsidP="0001413C">
            <w:pPr>
              <w:numPr>
                <w:ilvl w:val="0"/>
                <w:numId w:val="125"/>
              </w:numPr>
            </w:pPr>
            <w:r w:rsidRPr="0001413C">
              <w:t>By keeping a record of the complaint and the employee’s request to keep the matter confidential.</w:t>
            </w:r>
          </w:p>
          <w:p w14:paraId="56DB0F46" w14:textId="77777777" w:rsidR="0001413C" w:rsidRPr="0001413C" w:rsidRDefault="0001413C" w:rsidP="0001413C">
            <w:pPr>
              <w:numPr>
                <w:ilvl w:val="0"/>
                <w:numId w:val="125"/>
              </w:numPr>
            </w:pPr>
            <w:r w:rsidRPr="0001413C">
              <w:t>By encouraging the employee to address the issue informally, either directly themselves or with support.</w:t>
            </w:r>
          </w:p>
          <w:p w14:paraId="2CE5D01D" w14:textId="77777777" w:rsidR="0001413C" w:rsidRPr="0001413C" w:rsidRDefault="0001413C" w:rsidP="0001413C">
            <w:pPr>
              <w:numPr>
                <w:ilvl w:val="0"/>
                <w:numId w:val="125"/>
              </w:numPr>
            </w:pPr>
            <w:r w:rsidRPr="0001413C">
              <w:t>By providing the employee with any necessary support and guidance on how to address the issue informally.</w:t>
            </w:r>
          </w:p>
          <w:p w14:paraId="076DC0A8" w14:textId="77777777" w:rsidR="0001413C" w:rsidRPr="0001413C" w:rsidRDefault="0001413C" w:rsidP="0001413C">
            <w:pPr>
              <w:numPr>
                <w:ilvl w:val="0"/>
                <w:numId w:val="125"/>
              </w:numPr>
            </w:pPr>
            <w:r w:rsidRPr="0001413C">
              <w:t>By keeping the situation under review by checking in with the employee to find out if the situation has improved, and where the situation has not improved, explain to the employee that it is necessary to address the issue both for their well-being and that of their colleagues.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884918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0CF86C4" w14:textId="77777777" w:rsidR="0001413C" w:rsidRPr="0001413C" w:rsidRDefault="0001413C" w:rsidP="0001413C"/>
        </w:tc>
      </w:tr>
      <w:tr w:rsidR="0001413C" w:rsidRPr="0001413C" w14:paraId="1D456142"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B14596" w14:textId="77777777" w:rsidR="0001413C" w:rsidRPr="0001413C" w:rsidRDefault="0001413C" w:rsidP="0001413C">
            <w:r w:rsidRPr="0001413C">
              <w:t xml:space="preserve">Keep an Open Mind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4C76508" w14:textId="77777777" w:rsidR="0001413C" w:rsidRPr="0001413C" w:rsidRDefault="0001413C" w:rsidP="0001413C">
            <w:r w:rsidRPr="0001413C">
              <w:t>Keep an open mind when an employee raises a complaint with you. Some managers believe that harassment or discrimination could never happen in their workplace, but it can happen anywhere.</w:t>
            </w:r>
          </w:p>
          <w:p w14:paraId="007BC012" w14:textId="77777777" w:rsidR="0001413C" w:rsidRPr="0001413C" w:rsidRDefault="0001413C" w:rsidP="0001413C">
            <w:r w:rsidRPr="0001413C">
              <w:t>Escalate every complaint you receive and don’t jump to any conclusions until the investigation is complete.</w:t>
            </w:r>
          </w:p>
          <w:p w14:paraId="2684360D" w14:textId="77777777" w:rsidR="0001413C" w:rsidRPr="0001413C" w:rsidRDefault="0001413C" w:rsidP="0001413C">
            <w:r w:rsidRPr="0001413C">
              <w:t>You can find out who to escalate complaints to in the Contact Details section. They will conduct the investigation and inform you of any role you need to play.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1A5D7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37FEA1E" w14:textId="77777777" w:rsidR="0001413C" w:rsidRPr="0001413C" w:rsidRDefault="0001413C" w:rsidP="0001413C"/>
        </w:tc>
      </w:tr>
      <w:tr w:rsidR="0001413C" w:rsidRPr="0001413C" w14:paraId="296A7ED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9B0EB16" w14:textId="77777777" w:rsidR="0001413C" w:rsidRPr="0001413C" w:rsidRDefault="0001413C" w:rsidP="0001413C">
            <w:r w:rsidRPr="0001413C">
              <w:t xml:space="preserve">Understanding Approach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3750C1" w14:textId="77777777" w:rsidR="0001413C" w:rsidRPr="0001413C" w:rsidRDefault="0001413C" w:rsidP="0001413C">
            <w:r w:rsidRPr="0001413C">
              <w:t>Sometimes, employees can find it very difficult to raise harassment or discrimination issues, so it’s vital that you act in an understanding manner.</w:t>
            </w:r>
            <w:r w:rsidRPr="0001413C">
              <w:br/>
            </w:r>
            <w:r w:rsidRPr="0001413C">
              <w:br/>
              <w:t>If employees are afraid to raise issues, this will have a negative impact on team morale and the quality of their work. Taking an understanding approach to all complaints will help allay the fears of employees and encourage them to come forward when they have an issue. If employees know that you treat complaints seriously, they will be less likely to look for outside intervention to resolve their issues.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C21EAE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3E9F1B" w14:textId="77777777" w:rsidR="0001413C" w:rsidRPr="0001413C" w:rsidRDefault="0001413C" w:rsidP="0001413C"/>
        </w:tc>
      </w:tr>
      <w:tr w:rsidR="0001413C" w:rsidRPr="0001413C" w14:paraId="6F2892C7"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90C223" w14:textId="77777777" w:rsidR="0001413C" w:rsidRPr="0001413C" w:rsidRDefault="0001413C" w:rsidP="0001413C">
            <w:r w:rsidRPr="0001413C">
              <w:t xml:space="preserve">Don’t Shoot the Messenger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74B638" w14:textId="77777777" w:rsidR="0001413C" w:rsidRPr="0001413C" w:rsidRDefault="0001413C" w:rsidP="0001413C">
            <w:r w:rsidRPr="0001413C">
              <w:t>Always remember that the employee reporting an issue is more than likely the victim and not the cause of the problem. It could be easy to resent the employee because you now have a potential harassment or discrimination issue in your department.</w:t>
            </w:r>
            <w:r w:rsidRPr="0001413C">
              <w:br/>
            </w:r>
            <w:r w:rsidRPr="0001413C">
              <w:br/>
              <w:t>If you come across as resentful, you risk exposing yourself and the company to a claim of victimization.</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7F65C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703831" w14:textId="77777777" w:rsidR="0001413C" w:rsidRPr="0001413C" w:rsidRDefault="0001413C" w:rsidP="0001413C"/>
        </w:tc>
      </w:tr>
      <w:tr w:rsidR="0001413C" w:rsidRPr="0001413C" w14:paraId="4E05FAEE" w14:textId="77777777" w:rsidTr="1EEBFF08">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293DA7A" w14:textId="77777777" w:rsidR="0001413C" w:rsidRPr="0001413C" w:rsidRDefault="0001413C" w:rsidP="0001413C">
            <w:r w:rsidRPr="0001413C">
              <w:t xml:space="preserve">Never Victimize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31294C" w14:textId="77777777" w:rsidR="0001413C" w:rsidRPr="0001413C" w:rsidRDefault="0001413C" w:rsidP="0001413C">
            <w:r w:rsidRPr="0001413C">
              <w:t>Punishing an employee for complaining about harassment or discrimination is not only wrong, it violates our company’s policy and is also unlawful. Examples of actions that may constitute victimization may include, among other things, demotion, salary reductions, and refusing promotion.</w:t>
            </w:r>
          </w:p>
          <w:p w14:paraId="620A448B" w14:textId="77777777" w:rsidR="0001413C" w:rsidRPr="0001413C" w:rsidRDefault="0001413C" w:rsidP="0001413C">
            <w:r w:rsidRPr="0001413C">
              <w:t>More subtle forms of victimization include changing job responsibilities, increasing workload, isolating the accuser, and excluding them from group activities.</w:t>
            </w:r>
          </w:p>
          <w:p w14:paraId="3EF463AF"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A10C9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D6CB26D" w14:textId="77777777" w:rsidR="0001413C" w:rsidRPr="0001413C" w:rsidRDefault="0001413C" w:rsidP="0001413C"/>
        </w:tc>
      </w:tr>
    </w:tbl>
    <w:p w14:paraId="567855B3"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3C484F0A"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7C9AAD"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46D93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D07917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665039D" w14:textId="77777777" w:rsidR="0001413C" w:rsidRPr="0001413C" w:rsidRDefault="0001413C" w:rsidP="0001413C">
            <w:pPr>
              <w:rPr>
                <w:b/>
                <w:bCs/>
              </w:rPr>
            </w:pPr>
            <w:r w:rsidRPr="0001413C">
              <w:rPr>
                <w:b/>
                <w:bCs/>
              </w:rPr>
              <w:t>Alternate Text</w:t>
            </w:r>
          </w:p>
        </w:tc>
      </w:tr>
      <w:tr w:rsidR="0001413C" w:rsidRPr="0001413C" w14:paraId="1D06FF5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0D0488"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739D5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67D47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F4ECC78" w14:textId="77777777" w:rsidR="0001413C" w:rsidRPr="0001413C" w:rsidRDefault="0001413C" w:rsidP="0001413C"/>
        </w:tc>
      </w:tr>
    </w:tbl>
    <w:p w14:paraId="307FA8F1" w14:textId="77777777" w:rsidR="0001413C" w:rsidRPr="0001413C" w:rsidRDefault="0001413C" w:rsidP="0001413C">
      <w:r w:rsidRPr="0001413C">
        <w:rPr>
          <w:b/>
          <w:bCs/>
        </w:rPr>
        <w:t>Audio Transcript Text:</w:t>
      </w:r>
      <w:r w:rsidRPr="0001413C">
        <w:t xml:space="preserve"> </w:t>
      </w:r>
    </w:p>
    <w:p w14:paraId="2C80FFB1" w14:textId="77777777" w:rsidR="0001413C" w:rsidRPr="0001413C" w:rsidRDefault="0001413C" w:rsidP="0001413C">
      <w:r w:rsidRPr="0001413C">
        <w:t>Let’s examine some key concepts in this area.</w:t>
      </w:r>
    </w:p>
    <w:p w14:paraId="6BDDF07B" w14:textId="77777777" w:rsidR="0001413C" w:rsidRPr="0001413C" w:rsidRDefault="0001413C" w:rsidP="0001413C">
      <w:r w:rsidRPr="0001413C">
        <w:br w:type="page"/>
      </w:r>
    </w:p>
    <w:p w14:paraId="3C5F8DF4" w14:textId="77777777" w:rsidR="0001413C" w:rsidRPr="0001413C" w:rsidRDefault="0001413C" w:rsidP="0001413C">
      <w:bookmarkStart w:id="501" w:name="Page_1193191725792955318"/>
      <w:bookmarkEnd w:id="501"/>
      <w:r w:rsidRPr="0001413C">
        <w:rPr>
          <w:b/>
          <w:bCs/>
        </w:rPr>
        <w:t>Page Number:</w:t>
      </w:r>
      <w:r w:rsidRPr="0001413C">
        <w:t xml:space="preserve"> 238 </w:t>
      </w:r>
    </w:p>
    <w:p w14:paraId="38D59971" w14:textId="77777777" w:rsidR="0001413C" w:rsidRPr="0001413C" w:rsidRDefault="0001413C" w:rsidP="0001413C">
      <w:r w:rsidRPr="0001413C">
        <w:rPr>
          <w:b/>
          <w:bCs/>
        </w:rPr>
        <w:t>Lesson 67:</w:t>
      </w:r>
      <w:r w:rsidRPr="0001413C">
        <w:t xml:space="preserve"> Managing Harassment and Discrimination in the UK </w:t>
      </w:r>
    </w:p>
    <w:p w14:paraId="756C48AF" w14:textId="77777777" w:rsidR="0001413C" w:rsidRPr="0001413C" w:rsidRDefault="0001413C" w:rsidP="0001413C">
      <w:r w:rsidRPr="0001413C">
        <w:rPr>
          <w:b/>
          <w:bCs/>
        </w:rPr>
        <w:t xml:space="preserve">Click and Reveal Template / LTR / Random </w:t>
      </w:r>
    </w:p>
    <w:p w14:paraId="562D4A19" w14:textId="77777777" w:rsidR="0001413C" w:rsidRPr="0001413C" w:rsidRDefault="0001413C" w:rsidP="0001413C">
      <w:r w:rsidRPr="0001413C">
        <w:rPr>
          <w:b/>
          <w:bCs/>
        </w:rPr>
        <w:t>Content Title:</w:t>
      </w:r>
      <w:r w:rsidRPr="0001413C">
        <w:t xml:space="preserve"> </w:t>
      </w:r>
    </w:p>
    <w:p w14:paraId="228089E9" w14:textId="77777777" w:rsidR="0001413C" w:rsidRPr="0001413C" w:rsidRDefault="0001413C" w:rsidP="0001413C">
      <w:r w:rsidRPr="0001413C">
        <w:t xml:space="preserve">Handling Complaints </w:t>
      </w:r>
    </w:p>
    <w:p w14:paraId="3837678B" w14:textId="77777777" w:rsidR="0001413C" w:rsidRPr="0001413C" w:rsidRDefault="0001413C" w:rsidP="0001413C">
      <w:r w:rsidRPr="0001413C">
        <w:rPr>
          <w:b/>
          <w:bCs/>
        </w:rPr>
        <w:t>Content Description:</w:t>
      </w:r>
    </w:p>
    <w:p w14:paraId="408C064E" w14:textId="77777777" w:rsidR="0001413C" w:rsidRPr="0001413C" w:rsidRDefault="0001413C" w:rsidP="0001413C">
      <w:r w:rsidRPr="0001413C">
        <w:t>Let’s look at some additional considerations when handling complaints.</w:t>
      </w:r>
    </w:p>
    <w:p w14:paraId="56DAAAC3" w14:textId="77777777" w:rsidR="0001413C" w:rsidRPr="0001413C" w:rsidRDefault="0001413C" w:rsidP="0001413C">
      <w:r w:rsidRPr="0001413C">
        <w:t>Select each topic to learn more.</w:t>
      </w:r>
    </w:p>
    <w:p w14:paraId="1DD5DF2C"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398"/>
        <w:gridCol w:w="4323"/>
        <w:gridCol w:w="1460"/>
        <w:gridCol w:w="1171"/>
      </w:tblGrid>
      <w:tr w:rsidR="0001413C" w:rsidRPr="0001413C" w14:paraId="58B24FF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DF56C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310E83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AA82F63"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12EBA6A" w14:textId="77777777" w:rsidR="0001413C" w:rsidRPr="0001413C" w:rsidRDefault="0001413C" w:rsidP="0001413C">
            <w:pPr>
              <w:rPr>
                <w:b/>
                <w:bCs/>
              </w:rPr>
            </w:pPr>
            <w:r w:rsidRPr="0001413C">
              <w:rPr>
                <w:b/>
                <w:bCs/>
              </w:rPr>
              <w:t>Alternate Text</w:t>
            </w:r>
          </w:p>
        </w:tc>
      </w:tr>
      <w:tr w:rsidR="0001413C" w:rsidRPr="0001413C" w14:paraId="7E3F995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B3BB29" w14:textId="77777777" w:rsidR="0001413C" w:rsidRPr="0001413C" w:rsidRDefault="0001413C" w:rsidP="0001413C">
            <w:r w:rsidRPr="0001413C">
              <w:t xml:space="preserve">Follow Our Policies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1FDF59" w14:textId="77777777" w:rsidR="0001413C" w:rsidRPr="0001413C" w:rsidRDefault="0001413C" w:rsidP="0001413C">
            <w:r w:rsidRPr="0001413C">
              <w:t>Always follow our anti-harassment and discrimination policies. Don’t expose yourself or our company to claims of unfair treatment by not following our policies.</w:t>
            </w:r>
            <w:r w:rsidRPr="0001413C">
              <w:br/>
            </w:r>
            <w:r w:rsidRPr="0001413C">
              <w:br/>
              <w:t>Contact HR or Legal for advice and guidance regarding the investigation process.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6C82FC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8DE967A" w14:textId="77777777" w:rsidR="0001413C" w:rsidRPr="0001413C" w:rsidRDefault="0001413C" w:rsidP="0001413C"/>
        </w:tc>
      </w:tr>
      <w:tr w:rsidR="0001413C" w:rsidRPr="0001413C" w14:paraId="03B1DEA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8EA8255" w14:textId="77777777" w:rsidR="0001413C" w:rsidRPr="0001413C" w:rsidRDefault="0001413C" w:rsidP="0001413C">
            <w:r w:rsidRPr="0001413C">
              <w:t xml:space="preserve">Confidentiality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96EE18" w14:textId="77777777" w:rsidR="0001413C" w:rsidRPr="0001413C" w:rsidRDefault="0001413C" w:rsidP="0001413C">
            <w:r w:rsidRPr="0001413C">
              <w:t>During an investigation of either a formal or informal complaint, you should ensure that the complaint is kept confidential (subject to any legal or regulatory obligations).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38C1D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706A7B" w14:textId="77777777" w:rsidR="0001413C" w:rsidRPr="0001413C" w:rsidRDefault="0001413C" w:rsidP="0001413C"/>
        </w:tc>
      </w:tr>
      <w:tr w:rsidR="0001413C" w:rsidRPr="0001413C" w14:paraId="1D7DD8B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B88590" w14:textId="77777777" w:rsidR="0001413C" w:rsidRPr="0001413C" w:rsidRDefault="0001413C" w:rsidP="0001413C">
            <w:r w:rsidRPr="0001413C">
              <w:t xml:space="preserve">Malicious Complaints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E8C2AD" w14:textId="77777777" w:rsidR="0001413C" w:rsidRPr="0001413C" w:rsidRDefault="0001413C" w:rsidP="0001413C">
            <w:r w:rsidRPr="0001413C">
              <w:t>Malicious complaints of harassment and/or discrimination can have a serious and detrimental effect upon a colleague and the workplace generally.</w:t>
            </w:r>
          </w:p>
          <w:p w14:paraId="7A8126C2" w14:textId="77777777" w:rsidR="0001413C" w:rsidRPr="0001413C" w:rsidRDefault="0001413C" w:rsidP="0001413C">
            <w:r w:rsidRPr="0001413C">
              <w:t>Any unwarranted allegation of harassment and/or discrimination made in bad faith may be dealt with through disciplinary action, if necessary. Employees will appreciate that this is necessary to protect the integrity of the complaints policy and mechanism.</w:t>
            </w:r>
          </w:p>
          <w:p w14:paraId="47B8DE5B"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3728E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2898E1" w14:textId="77777777" w:rsidR="0001413C" w:rsidRPr="0001413C" w:rsidRDefault="0001413C" w:rsidP="0001413C"/>
        </w:tc>
      </w:tr>
    </w:tbl>
    <w:p w14:paraId="7FEFAA4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0C73E71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65A3FE"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51148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78D3CEF"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0677803" w14:textId="77777777" w:rsidR="0001413C" w:rsidRPr="0001413C" w:rsidRDefault="0001413C" w:rsidP="0001413C">
            <w:pPr>
              <w:rPr>
                <w:b/>
                <w:bCs/>
              </w:rPr>
            </w:pPr>
            <w:r w:rsidRPr="0001413C">
              <w:rPr>
                <w:b/>
                <w:bCs/>
              </w:rPr>
              <w:t>Alternate Text</w:t>
            </w:r>
          </w:p>
        </w:tc>
      </w:tr>
      <w:tr w:rsidR="0001413C" w:rsidRPr="0001413C" w14:paraId="3C1F41A1"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75AC62"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E63009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19BA2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065CB5" w14:textId="77777777" w:rsidR="0001413C" w:rsidRPr="0001413C" w:rsidRDefault="0001413C" w:rsidP="0001413C"/>
        </w:tc>
      </w:tr>
    </w:tbl>
    <w:p w14:paraId="162587F8" w14:textId="77777777" w:rsidR="0001413C" w:rsidRPr="0001413C" w:rsidRDefault="0001413C" w:rsidP="0001413C">
      <w:r w:rsidRPr="0001413C">
        <w:rPr>
          <w:b/>
          <w:bCs/>
        </w:rPr>
        <w:t>Audio Transcript Text:</w:t>
      </w:r>
      <w:r w:rsidRPr="0001413C">
        <w:t xml:space="preserve"> </w:t>
      </w:r>
    </w:p>
    <w:p w14:paraId="38DDFDB3" w14:textId="77777777" w:rsidR="0001413C" w:rsidRPr="0001413C" w:rsidRDefault="0001413C" w:rsidP="0001413C">
      <w:r w:rsidRPr="0001413C">
        <w:t>Let’s take a look at some key elements of this topic.</w:t>
      </w:r>
    </w:p>
    <w:p w14:paraId="375A963E" w14:textId="77777777" w:rsidR="0001413C" w:rsidRPr="0001413C" w:rsidRDefault="0001413C" w:rsidP="0001413C">
      <w:r w:rsidRPr="0001413C">
        <w:br w:type="page"/>
      </w:r>
    </w:p>
    <w:p w14:paraId="294296AD" w14:textId="77777777" w:rsidR="0001413C" w:rsidRPr="0001413C" w:rsidRDefault="0001413C" w:rsidP="0001413C">
      <w:bookmarkStart w:id="502" w:name="Page_1183276826492850550"/>
      <w:bookmarkEnd w:id="502"/>
      <w:r w:rsidRPr="0001413C">
        <w:rPr>
          <w:b/>
          <w:bCs/>
        </w:rPr>
        <w:t>Page Number:</w:t>
      </w:r>
      <w:r w:rsidRPr="0001413C">
        <w:t xml:space="preserve"> 239 </w:t>
      </w:r>
    </w:p>
    <w:p w14:paraId="7A9B2FA1" w14:textId="77777777" w:rsidR="0001413C" w:rsidRPr="0001413C" w:rsidRDefault="0001413C" w:rsidP="0001413C">
      <w:r w:rsidRPr="0001413C">
        <w:rPr>
          <w:b/>
          <w:bCs/>
        </w:rPr>
        <w:t>Lesson 67:</w:t>
      </w:r>
      <w:r w:rsidRPr="0001413C">
        <w:t xml:space="preserve"> Managing Harassment and Discrimination in the UK </w:t>
      </w:r>
    </w:p>
    <w:p w14:paraId="2E7F29F4" w14:textId="77777777" w:rsidR="0001413C" w:rsidRPr="0001413C" w:rsidRDefault="0001413C" w:rsidP="0001413C">
      <w:r w:rsidRPr="0001413C">
        <w:rPr>
          <w:b/>
          <w:bCs/>
        </w:rPr>
        <w:t xml:space="preserve">Question and Answer Template / Text / LTR </w:t>
      </w:r>
    </w:p>
    <w:p w14:paraId="5F792FDC" w14:textId="77777777" w:rsidR="0001413C" w:rsidRPr="0001413C" w:rsidRDefault="0001413C" w:rsidP="0001413C">
      <w:r w:rsidRPr="0001413C">
        <w:rPr>
          <w:b/>
          <w:bCs/>
        </w:rPr>
        <w:t>Content Title:</w:t>
      </w:r>
      <w:r w:rsidRPr="0001413C">
        <w:t xml:space="preserve"> </w:t>
      </w:r>
    </w:p>
    <w:p w14:paraId="472DE9EE" w14:textId="77777777" w:rsidR="0001413C" w:rsidRPr="0001413C" w:rsidRDefault="0001413C" w:rsidP="0001413C">
      <w:r w:rsidRPr="0001413C">
        <w:t xml:space="preserve">Sexual Harassment </w:t>
      </w:r>
    </w:p>
    <w:p w14:paraId="47743597" w14:textId="77777777" w:rsidR="0001413C" w:rsidRPr="0001413C" w:rsidRDefault="0001413C" w:rsidP="0001413C">
      <w:r w:rsidRPr="0001413C">
        <w:rPr>
          <w:b/>
          <w:bCs/>
        </w:rPr>
        <w:t>Content Description:</w:t>
      </w:r>
    </w:p>
    <w:p w14:paraId="5038AB6F" w14:textId="77777777" w:rsidR="0001413C" w:rsidRPr="0001413C" w:rsidRDefault="0001413C" w:rsidP="0001413C">
      <w:r w:rsidRPr="0001413C">
        <w:t>Nathan is a member of your team. He recently approached you and mentioned that another team member, Sunee, has been constantly asking him out and openly flirting with him.</w:t>
      </w:r>
      <w:r w:rsidRPr="0001413C">
        <w:br/>
      </w:r>
      <w:r w:rsidRPr="0001413C">
        <w:br/>
        <w:t>This has made Nathan feel uncomfortable, so he asks you for advice on how to handle the situation.</w:t>
      </w:r>
    </w:p>
    <w:p w14:paraId="2915A967" w14:textId="77777777" w:rsidR="0001413C" w:rsidRPr="0001413C" w:rsidRDefault="0001413C" w:rsidP="0001413C">
      <w:r w:rsidRPr="0001413C">
        <w:rPr>
          <w:b/>
          <w:bCs/>
        </w:rPr>
        <w:t>Question:</w:t>
      </w:r>
      <w:r w:rsidRPr="0001413C">
        <w:t xml:space="preserve"> </w:t>
      </w:r>
    </w:p>
    <w:p w14:paraId="3F10935C" w14:textId="77777777" w:rsidR="0001413C" w:rsidRPr="0001413C" w:rsidRDefault="0001413C" w:rsidP="0001413C">
      <w:r w:rsidRPr="0001413C">
        <w:t>Select the two pieces of advice you would give him.</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205BA3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9F1FA13"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31399F2" w14:textId="77777777" w:rsidR="0001413C" w:rsidRPr="0001413C" w:rsidRDefault="0001413C" w:rsidP="0001413C">
            <w:pPr>
              <w:rPr>
                <w:b/>
                <w:bCs/>
              </w:rPr>
            </w:pPr>
            <w:r w:rsidRPr="0001413C">
              <w:rPr>
                <w:b/>
                <w:bCs/>
              </w:rPr>
              <w:t>Answer</w:t>
            </w:r>
          </w:p>
        </w:tc>
      </w:tr>
      <w:tr w:rsidR="0001413C" w:rsidRPr="0001413C" w14:paraId="6ED2D5A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0C6DAD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7C6C07B" w14:textId="77777777" w:rsidR="0001413C" w:rsidRPr="0001413C" w:rsidRDefault="0001413C" w:rsidP="0001413C">
            <w:r w:rsidRPr="0001413C">
              <w:t>Tell Nathan that you’ll launch a harassment investigation that will lead to disciplinary action against Sunee.</w:t>
            </w:r>
          </w:p>
        </w:tc>
      </w:tr>
      <w:tr w:rsidR="0001413C" w:rsidRPr="0001413C" w14:paraId="6E013C6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5B062A"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4085067" w14:textId="77777777" w:rsidR="0001413C" w:rsidRPr="0001413C" w:rsidRDefault="0001413C" w:rsidP="0001413C">
            <w:r w:rsidRPr="0001413C">
              <w:t>Assure Nathan that you understand the position he is in and that you’ll speak to Sunee privately to say that you’ve noticed her behavior lately has been unacceptable and needs to stop.</w:t>
            </w:r>
          </w:p>
        </w:tc>
      </w:tr>
      <w:tr w:rsidR="0001413C" w:rsidRPr="0001413C" w14:paraId="3D93CBB2"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775C7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221BDD" w14:textId="77777777" w:rsidR="0001413C" w:rsidRPr="0001413C" w:rsidRDefault="0001413C" w:rsidP="0001413C">
            <w:r w:rsidRPr="0001413C">
              <w:t>Tell Nathan that he should be flattered that Sunee finds him attractive and leave him to deal with the situation.</w:t>
            </w:r>
          </w:p>
        </w:tc>
      </w:tr>
      <w:tr w:rsidR="0001413C" w:rsidRPr="0001413C" w14:paraId="66303B9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FA4068"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085C054" w14:textId="77777777" w:rsidR="0001413C" w:rsidRPr="0001413C" w:rsidRDefault="0001413C" w:rsidP="0001413C">
            <w:r w:rsidRPr="0001413C">
              <w:t>Inform HR of the conversation you had with Nathan so that they are aware of the situation, and explain that you’ll speak to Sunee about her behavior.</w:t>
            </w:r>
          </w:p>
        </w:tc>
      </w:tr>
    </w:tbl>
    <w:p w14:paraId="636B1154"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1D84BEED" w14:textId="77777777" w:rsidR="0001413C" w:rsidRPr="0001413C" w:rsidRDefault="0001413C" w:rsidP="0001413C">
      <w:r w:rsidRPr="0001413C">
        <w:br w:type="page"/>
      </w:r>
    </w:p>
    <w:p w14:paraId="089D43CC" w14:textId="77777777" w:rsidR="0001413C" w:rsidRPr="0001413C" w:rsidRDefault="0001413C" w:rsidP="0001413C">
      <w:bookmarkStart w:id="503" w:name="Page_1214674020494750870"/>
      <w:bookmarkEnd w:id="503"/>
      <w:r w:rsidRPr="0001413C">
        <w:rPr>
          <w:b/>
          <w:bCs/>
        </w:rPr>
        <w:t>Page Number:</w:t>
      </w:r>
      <w:r w:rsidRPr="0001413C">
        <w:t xml:space="preserve"> 240 </w:t>
      </w:r>
    </w:p>
    <w:p w14:paraId="143E9758" w14:textId="77777777" w:rsidR="0001413C" w:rsidRPr="0001413C" w:rsidRDefault="0001413C" w:rsidP="0001413C">
      <w:r w:rsidRPr="0001413C">
        <w:rPr>
          <w:b/>
          <w:bCs/>
        </w:rPr>
        <w:t>Lesson 67:</w:t>
      </w:r>
      <w:r w:rsidRPr="0001413C">
        <w:t xml:space="preserve"> Managing Harassment and Discrimination in the UK </w:t>
      </w:r>
    </w:p>
    <w:p w14:paraId="4040C138" w14:textId="77777777" w:rsidR="0001413C" w:rsidRPr="0001413C" w:rsidRDefault="0001413C" w:rsidP="0001413C">
      <w:r w:rsidRPr="0001413C">
        <w:rPr>
          <w:b/>
          <w:bCs/>
        </w:rPr>
        <w:t xml:space="preserve">Text and Image Template / Text Only </w:t>
      </w:r>
    </w:p>
    <w:p w14:paraId="0F41484E" w14:textId="77777777" w:rsidR="0001413C" w:rsidRPr="0001413C" w:rsidRDefault="0001413C" w:rsidP="0001413C">
      <w:r w:rsidRPr="0001413C">
        <w:rPr>
          <w:b/>
          <w:bCs/>
        </w:rPr>
        <w:t>Content Title:</w:t>
      </w:r>
      <w:r w:rsidRPr="0001413C">
        <w:t xml:space="preserve"> </w:t>
      </w:r>
    </w:p>
    <w:p w14:paraId="567F8C56" w14:textId="77777777" w:rsidR="0001413C" w:rsidRPr="0001413C" w:rsidRDefault="0001413C" w:rsidP="0001413C">
      <w:r w:rsidRPr="0001413C">
        <w:t xml:space="preserve">Remember… </w:t>
      </w:r>
    </w:p>
    <w:p w14:paraId="76379B53" w14:textId="77777777" w:rsidR="0001413C" w:rsidRPr="0001413C" w:rsidRDefault="0001413C" w:rsidP="0001413C">
      <w:r w:rsidRPr="0001413C">
        <w:br/>
      </w:r>
      <w:r w:rsidRPr="0001413C">
        <w:rPr>
          <w:b/>
          <w:bCs/>
        </w:rPr>
        <w:t>Column 1 Text:</w:t>
      </w:r>
      <w:r w:rsidRPr="0001413C">
        <w:t xml:space="preserve"> </w:t>
      </w:r>
    </w:p>
    <w:p w14:paraId="4E4EC86C" w14:textId="77777777" w:rsidR="0001413C" w:rsidRPr="0001413C" w:rsidRDefault="0001413C" w:rsidP="0001413C">
      <w:r w:rsidRPr="0001413C">
        <w:t>Certain situations don’t immediately warrant launching a formal investigation.</w:t>
      </w:r>
    </w:p>
    <w:p w14:paraId="3F6BA815" w14:textId="77777777" w:rsidR="0001413C" w:rsidRPr="0001413C" w:rsidRDefault="0001413C" w:rsidP="0001413C">
      <w:r w:rsidRPr="0001413C">
        <w:t>By talking to the parties involved, you can try to prevent the situation escalating to a point where one of the parties feels they need to lodge a formal complaint.</w:t>
      </w:r>
    </w:p>
    <w:p w14:paraId="201C0718" w14:textId="77777777" w:rsidR="0001413C" w:rsidRPr="0001413C" w:rsidRDefault="0001413C" w:rsidP="0001413C">
      <w:r w:rsidRPr="0001413C">
        <w:t>However, if talking to both parties doesn’t result in the required behavior change, you’ll need to inform the appropriate department, and they will launch a formal investigation.</w:t>
      </w:r>
    </w:p>
    <w:p w14:paraId="6E48F8E9" w14:textId="77777777" w:rsidR="0001413C" w:rsidRPr="0001413C" w:rsidRDefault="0001413C" w:rsidP="0001413C">
      <w:r w:rsidRPr="0001413C">
        <w:t>You can find out who to contact to report harassment or discrimination in the Contact Details section.</w:t>
      </w:r>
    </w:p>
    <w:p w14:paraId="0081F0A5" w14:textId="77777777" w:rsidR="0001413C" w:rsidRPr="0001413C" w:rsidRDefault="0001413C" w:rsidP="0001413C">
      <w:r w:rsidRPr="0001413C">
        <w:rPr>
          <w:b/>
          <w:bCs/>
        </w:rPr>
        <w:t>Audio Transcript Text:</w:t>
      </w:r>
      <w:r w:rsidRPr="0001413C">
        <w:t xml:space="preserve"> </w:t>
      </w:r>
    </w:p>
    <w:p w14:paraId="13F98FEF" w14:textId="77777777" w:rsidR="0001413C" w:rsidRPr="0001413C" w:rsidRDefault="0001413C" w:rsidP="0001413C">
      <w:r w:rsidRPr="0001413C">
        <w:t>Here are some key points to remember.</w:t>
      </w:r>
    </w:p>
    <w:p w14:paraId="68137AD2" w14:textId="77777777" w:rsidR="0001413C" w:rsidRPr="0001413C" w:rsidRDefault="0001413C" w:rsidP="0001413C">
      <w:r w:rsidRPr="0001413C">
        <w:br w:type="page"/>
      </w:r>
    </w:p>
    <w:p w14:paraId="4E5BBC11" w14:textId="77777777" w:rsidR="0001413C" w:rsidRPr="0001413C" w:rsidRDefault="0001413C" w:rsidP="0001413C">
      <w:bookmarkStart w:id="504" w:name="Page_1199801667249626422"/>
      <w:bookmarkEnd w:id="504"/>
      <w:r w:rsidRPr="0001413C">
        <w:rPr>
          <w:b/>
          <w:bCs/>
        </w:rPr>
        <w:t>Page Number:</w:t>
      </w:r>
      <w:r w:rsidRPr="0001413C">
        <w:t xml:space="preserve"> 241 </w:t>
      </w:r>
    </w:p>
    <w:p w14:paraId="304ABE61" w14:textId="77777777" w:rsidR="0001413C" w:rsidRPr="0001413C" w:rsidRDefault="0001413C" w:rsidP="0001413C">
      <w:r w:rsidRPr="0001413C">
        <w:rPr>
          <w:b/>
          <w:bCs/>
        </w:rPr>
        <w:t>Lesson 67:</w:t>
      </w:r>
      <w:r w:rsidRPr="0001413C">
        <w:t xml:space="preserve"> Managing Harassment and Discrimination in the UK </w:t>
      </w:r>
    </w:p>
    <w:p w14:paraId="3E765FC9" w14:textId="77777777" w:rsidR="0001413C" w:rsidRPr="0001413C" w:rsidRDefault="0001413C" w:rsidP="0001413C">
      <w:r w:rsidRPr="0001413C">
        <w:rPr>
          <w:b/>
          <w:bCs/>
        </w:rPr>
        <w:t xml:space="preserve">Question and Answer Template / Text / LTR </w:t>
      </w:r>
    </w:p>
    <w:p w14:paraId="5E4585F9" w14:textId="77777777" w:rsidR="0001413C" w:rsidRPr="0001413C" w:rsidRDefault="0001413C" w:rsidP="0001413C">
      <w:r w:rsidRPr="0001413C">
        <w:rPr>
          <w:b/>
          <w:bCs/>
        </w:rPr>
        <w:t>Content Title:</w:t>
      </w:r>
      <w:r w:rsidRPr="0001413C">
        <w:t xml:space="preserve"> </w:t>
      </w:r>
    </w:p>
    <w:p w14:paraId="2C318723" w14:textId="77777777" w:rsidR="0001413C" w:rsidRPr="0001413C" w:rsidRDefault="0001413C" w:rsidP="0001413C">
      <w:r w:rsidRPr="0001413C">
        <w:t xml:space="preserve">What Now? </w:t>
      </w:r>
    </w:p>
    <w:p w14:paraId="031A0FDA" w14:textId="77777777" w:rsidR="0001413C" w:rsidRPr="0001413C" w:rsidRDefault="0001413C" w:rsidP="0001413C">
      <w:r w:rsidRPr="0001413C">
        <w:rPr>
          <w:b/>
          <w:bCs/>
        </w:rPr>
        <w:t>Content Description:</w:t>
      </w:r>
    </w:p>
    <w:p w14:paraId="19DED246" w14:textId="77777777" w:rsidR="0001413C" w:rsidRPr="0001413C" w:rsidRDefault="0001413C" w:rsidP="0001413C">
      <w:r w:rsidRPr="0001413C">
        <w:t>You speak with Sunee and inform her that her behavior is unacceptable and needs to stop. Two weeks pass, and Nathan approaches you again to tell you that not only is Sunee still flirting with him, she’s started to send him lewd and suggestive text messages and emails.</w:t>
      </w:r>
      <w:r w:rsidRPr="0001413C">
        <w:br/>
      </w:r>
      <w:r w:rsidRPr="0001413C">
        <w:br/>
        <w:t>Nathan tells you he wants to file a formal sexual harassment complaint.</w:t>
      </w:r>
    </w:p>
    <w:p w14:paraId="14358420" w14:textId="77777777" w:rsidR="0001413C" w:rsidRPr="0001413C" w:rsidRDefault="0001413C" w:rsidP="0001413C">
      <w:r w:rsidRPr="0001413C">
        <w:rPr>
          <w:b/>
          <w:bCs/>
        </w:rPr>
        <w:t>Question:</w:t>
      </w:r>
      <w:r w:rsidRPr="0001413C">
        <w:t xml:space="preserve"> </w:t>
      </w:r>
    </w:p>
    <w:p w14:paraId="641A8F0C" w14:textId="77777777" w:rsidR="0001413C" w:rsidRPr="0001413C" w:rsidRDefault="0001413C" w:rsidP="0001413C">
      <w:r w:rsidRPr="0001413C">
        <w:t xml:space="preserve">What two actions should you take?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93CA6B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EEADE0"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4916782" w14:textId="77777777" w:rsidR="0001413C" w:rsidRPr="0001413C" w:rsidRDefault="0001413C" w:rsidP="0001413C">
            <w:pPr>
              <w:rPr>
                <w:b/>
                <w:bCs/>
              </w:rPr>
            </w:pPr>
            <w:r w:rsidRPr="0001413C">
              <w:rPr>
                <w:b/>
                <w:bCs/>
              </w:rPr>
              <w:t>Answer</w:t>
            </w:r>
          </w:p>
        </w:tc>
      </w:tr>
      <w:tr w:rsidR="0001413C" w:rsidRPr="0001413C" w14:paraId="49AB5F6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D5899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0B182D" w14:textId="77777777" w:rsidR="0001413C" w:rsidRPr="0001413C" w:rsidRDefault="0001413C" w:rsidP="0001413C">
            <w:r w:rsidRPr="0001413C">
              <w:t>Tell Nathan that you’ll personally conduct a harassment investigation and guarantee him that Sunee will be appropriately disciplined at the end of it.</w:t>
            </w:r>
          </w:p>
        </w:tc>
      </w:tr>
      <w:tr w:rsidR="0001413C" w:rsidRPr="0001413C" w14:paraId="123EE5B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E7798D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2FEA5D" w14:textId="77777777" w:rsidR="0001413C" w:rsidRPr="0001413C" w:rsidRDefault="0001413C" w:rsidP="0001413C">
            <w:r w:rsidRPr="0001413C">
              <w:t>Assure Nathan that this is a serious matter and that you will immediately raise it with the appropriate department, and they will conduct an investigation.</w:t>
            </w:r>
          </w:p>
        </w:tc>
      </w:tr>
      <w:tr w:rsidR="0001413C" w:rsidRPr="0001413C" w14:paraId="11193C4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FEDDCB"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8F7F72" w14:textId="77777777" w:rsidR="0001413C" w:rsidRPr="0001413C" w:rsidRDefault="0001413C" w:rsidP="0001413C">
            <w:r w:rsidRPr="0001413C">
              <w:t>Tell Sunee that you had warned her about her behavior and that she’s now going to be subject to a harassment investigation.</w:t>
            </w:r>
          </w:p>
        </w:tc>
      </w:tr>
      <w:tr w:rsidR="0001413C" w:rsidRPr="0001413C" w14:paraId="13BC20A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2AB0BD"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CAEB92" w14:textId="77777777" w:rsidR="0001413C" w:rsidRPr="0001413C" w:rsidRDefault="0001413C" w:rsidP="0001413C">
            <w:r w:rsidRPr="0001413C">
              <w:t>Tell Nathan that the company will keep the complaint confidential to the fullest extent possible under the law.</w:t>
            </w:r>
          </w:p>
        </w:tc>
      </w:tr>
    </w:tbl>
    <w:p w14:paraId="333C52C6"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2C4035B2" w14:textId="77777777" w:rsidR="0001413C" w:rsidRPr="0001413C" w:rsidRDefault="0001413C" w:rsidP="0001413C">
      <w:r w:rsidRPr="0001413C">
        <w:br w:type="page"/>
      </w:r>
    </w:p>
    <w:p w14:paraId="3658B73F" w14:textId="77777777" w:rsidR="0001413C" w:rsidRPr="0001413C" w:rsidRDefault="0001413C" w:rsidP="0001413C">
      <w:bookmarkStart w:id="505" w:name="Page_1561695646322273119"/>
      <w:bookmarkEnd w:id="505"/>
      <w:r w:rsidRPr="0001413C">
        <w:rPr>
          <w:b/>
          <w:bCs/>
        </w:rPr>
        <w:t>Page Number:</w:t>
      </w:r>
      <w:r w:rsidRPr="0001413C">
        <w:t xml:space="preserve"> 242 </w:t>
      </w:r>
    </w:p>
    <w:p w14:paraId="047AAD9A" w14:textId="77777777" w:rsidR="0001413C" w:rsidRPr="0001413C" w:rsidRDefault="0001413C" w:rsidP="0001413C">
      <w:r w:rsidRPr="0001413C">
        <w:rPr>
          <w:b/>
          <w:bCs/>
        </w:rPr>
        <w:t>Lesson 67:</w:t>
      </w:r>
      <w:r w:rsidRPr="0001413C">
        <w:t xml:space="preserve"> Managing Harassment and Discrimination in the UK </w:t>
      </w:r>
    </w:p>
    <w:p w14:paraId="7162ABE2" w14:textId="77777777" w:rsidR="0001413C" w:rsidRPr="0001413C" w:rsidRDefault="0001413C" w:rsidP="0001413C">
      <w:r w:rsidRPr="0001413C">
        <w:rPr>
          <w:b/>
          <w:bCs/>
        </w:rPr>
        <w:t xml:space="preserve">Text and Image Template / Text Only </w:t>
      </w:r>
    </w:p>
    <w:p w14:paraId="7168ED1E" w14:textId="77777777" w:rsidR="0001413C" w:rsidRPr="0001413C" w:rsidRDefault="0001413C" w:rsidP="0001413C">
      <w:r w:rsidRPr="0001413C">
        <w:rPr>
          <w:b/>
          <w:bCs/>
        </w:rPr>
        <w:t>Content Title:</w:t>
      </w:r>
      <w:r w:rsidRPr="0001413C">
        <w:t xml:space="preserve"> </w:t>
      </w:r>
    </w:p>
    <w:p w14:paraId="615D8704" w14:textId="77777777" w:rsidR="0001413C" w:rsidRPr="0001413C" w:rsidRDefault="0001413C" w:rsidP="0001413C">
      <w:r w:rsidRPr="0001413C">
        <w:t xml:space="preserve">Remember… </w:t>
      </w:r>
    </w:p>
    <w:p w14:paraId="5C118CAD" w14:textId="77777777" w:rsidR="0001413C" w:rsidRPr="0001413C" w:rsidRDefault="0001413C" w:rsidP="0001413C">
      <w:r w:rsidRPr="0001413C">
        <w:br/>
      </w:r>
      <w:r w:rsidRPr="0001413C">
        <w:rPr>
          <w:b/>
          <w:bCs/>
        </w:rPr>
        <w:t>Column 1 Text:</w:t>
      </w:r>
      <w:r w:rsidRPr="0001413C">
        <w:t xml:space="preserve"> </w:t>
      </w:r>
    </w:p>
    <w:p w14:paraId="284EBC17" w14:textId="77777777" w:rsidR="0001413C" w:rsidRPr="0001413C" w:rsidRDefault="0001413C" w:rsidP="0001413C">
      <w:r w:rsidRPr="0001413C">
        <w:t>You should never investigate any concerns or complaints that are brought to your attention, even though your efforts might be well-intentioned. Doing so might create additional issues or could undermine the company’s ability to investigate and address the concerns.</w:t>
      </w:r>
    </w:p>
    <w:p w14:paraId="6F927FC4" w14:textId="77777777" w:rsidR="0001413C" w:rsidRPr="0001413C" w:rsidRDefault="0001413C" w:rsidP="0001413C">
      <w:r w:rsidRPr="0001413C">
        <w:t>Always inform the employee making the complaint that you will keep the complaint confidential to the fullest extent possible under the law.</w:t>
      </w:r>
    </w:p>
    <w:p w14:paraId="623C71FF" w14:textId="77777777" w:rsidR="0001413C" w:rsidRPr="0001413C" w:rsidRDefault="0001413C" w:rsidP="0001413C">
      <w:r w:rsidRPr="0001413C">
        <w:rPr>
          <w:b/>
          <w:bCs/>
        </w:rPr>
        <w:t>Audio Transcript Text:</w:t>
      </w:r>
      <w:r w:rsidRPr="0001413C">
        <w:t xml:space="preserve"> </w:t>
      </w:r>
    </w:p>
    <w:p w14:paraId="43EE1DC7" w14:textId="77777777" w:rsidR="0001413C" w:rsidRPr="0001413C" w:rsidRDefault="0001413C" w:rsidP="0001413C">
      <w:r w:rsidRPr="0001413C">
        <w:t>It’s important that you remember these key points to help you remain compliant.</w:t>
      </w:r>
    </w:p>
    <w:p w14:paraId="20F9227A" w14:textId="77777777" w:rsidR="0001413C" w:rsidRPr="0001413C" w:rsidRDefault="0001413C" w:rsidP="0001413C">
      <w:r w:rsidRPr="0001413C">
        <w:br w:type="page"/>
      </w:r>
    </w:p>
    <w:p w14:paraId="10AC6B3B" w14:textId="77777777" w:rsidR="0001413C" w:rsidRPr="0001413C" w:rsidRDefault="0001413C" w:rsidP="0001413C">
      <w:bookmarkStart w:id="506" w:name="Page_1546823293077148671"/>
      <w:bookmarkEnd w:id="506"/>
      <w:r w:rsidRPr="0001413C">
        <w:rPr>
          <w:b/>
          <w:bCs/>
        </w:rPr>
        <w:t>Page Number:</w:t>
      </w:r>
      <w:r w:rsidRPr="0001413C">
        <w:t xml:space="preserve"> 243 </w:t>
      </w:r>
    </w:p>
    <w:p w14:paraId="419A5FCB" w14:textId="77777777" w:rsidR="0001413C" w:rsidRPr="0001413C" w:rsidRDefault="0001413C" w:rsidP="0001413C">
      <w:r w:rsidRPr="0001413C">
        <w:rPr>
          <w:b/>
          <w:bCs/>
        </w:rPr>
        <w:t>Lesson 67:</w:t>
      </w:r>
      <w:r w:rsidRPr="0001413C">
        <w:t xml:space="preserve"> Managing Harassment and Discrimination in the UK </w:t>
      </w:r>
    </w:p>
    <w:p w14:paraId="5A59D2C6" w14:textId="77777777" w:rsidR="0001413C" w:rsidRPr="0001413C" w:rsidRDefault="0001413C" w:rsidP="0001413C">
      <w:r w:rsidRPr="0001413C">
        <w:rPr>
          <w:b/>
          <w:bCs/>
        </w:rPr>
        <w:t xml:space="preserve">Question and Answer Template / Text / LTR </w:t>
      </w:r>
    </w:p>
    <w:p w14:paraId="42F7E293" w14:textId="77777777" w:rsidR="0001413C" w:rsidRPr="0001413C" w:rsidRDefault="0001413C" w:rsidP="0001413C">
      <w:r w:rsidRPr="0001413C">
        <w:rPr>
          <w:b/>
          <w:bCs/>
        </w:rPr>
        <w:t>Content Title:</w:t>
      </w:r>
      <w:r w:rsidRPr="0001413C">
        <w:t xml:space="preserve"> </w:t>
      </w:r>
    </w:p>
    <w:p w14:paraId="3ABC09C7" w14:textId="77777777" w:rsidR="0001413C" w:rsidRPr="0001413C" w:rsidRDefault="0001413C" w:rsidP="0001413C">
      <w:r w:rsidRPr="0001413C">
        <w:t xml:space="preserve">Promotion </w:t>
      </w:r>
    </w:p>
    <w:p w14:paraId="5ACFF21B" w14:textId="77777777" w:rsidR="0001413C" w:rsidRPr="0001413C" w:rsidRDefault="0001413C" w:rsidP="0001413C">
      <w:r w:rsidRPr="0001413C">
        <w:rPr>
          <w:b/>
          <w:bCs/>
        </w:rPr>
        <w:t>Content Description:</w:t>
      </w:r>
    </w:p>
    <w:p w14:paraId="7687D557" w14:textId="77777777" w:rsidR="0001413C" w:rsidRPr="0001413C" w:rsidRDefault="0001413C" w:rsidP="0001413C">
      <w:r w:rsidRPr="0001413C">
        <w:t>A senior position in another team recently became available. The company decided to fill the position internally and three members of your team applied for the position. None of them were successful. One of the applicants, Tyler, tells you he’s very disappointed that he didn’t get the position and feels he was overlooked because of his age. Tyler is 57. The person that got the position was more qualified than Tyler.</w:t>
      </w:r>
      <w:r w:rsidRPr="0001413C">
        <w:br/>
      </w:r>
      <w:r w:rsidRPr="0001413C">
        <w:br/>
        <w:t>Tyler asks you for advice on what his next action should be.</w:t>
      </w:r>
    </w:p>
    <w:p w14:paraId="54105B26" w14:textId="77777777" w:rsidR="0001413C" w:rsidRPr="0001413C" w:rsidRDefault="0001413C" w:rsidP="0001413C">
      <w:r w:rsidRPr="0001413C">
        <w:rPr>
          <w:b/>
          <w:bCs/>
        </w:rPr>
        <w:t>Question:</w:t>
      </w:r>
      <w:r w:rsidRPr="0001413C">
        <w:t xml:space="preserve"> </w:t>
      </w:r>
    </w:p>
    <w:p w14:paraId="1285940E" w14:textId="77777777" w:rsidR="0001413C" w:rsidRPr="0001413C" w:rsidRDefault="0001413C" w:rsidP="0001413C">
      <w:r w:rsidRPr="0001413C">
        <w:t xml:space="preserve">Which piece of advice would you give him?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35D96F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98D88FF"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5CD630C" w14:textId="77777777" w:rsidR="0001413C" w:rsidRPr="0001413C" w:rsidRDefault="0001413C" w:rsidP="0001413C">
            <w:pPr>
              <w:rPr>
                <w:b/>
                <w:bCs/>
              </w:rPr>
            </w:pPr>
            <w:r w:rsidRPr="0001413C">
              <w:rPr>
                <w:b/>
                <w:bCs/>
              </w:rPr>
              <w:t>Answer</w:t>
            </w:r>
          </w:p>
        </w:tc>
      </w:tr>
      <w:tr w:rsidR="0001413C" w:rsidRPr="0001413C" w14:paraId="0D1C24C5"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75E9EF"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E9C4BFE" w14:textId="77777777" w:rsidR="0001413C" w:rsidRPr="0001413C" w:rsidRDefault="0001413C" w:rsidP="0001413C">
            <w:r w:rsidRPr="0001413C">
              <w:t>Tell Tyler that he could very well have a case for age discrimination and suggest that he seeks legal counsel on the matter.</w:t>
            </w:r>
          </w:p>
        </w:tc>
      </w:tr>
      <w:tr w:rsidR="0001413C" w:rsidRPr="0001413C" w14:paraId="17758569"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BB56B6"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FA3FFD" w14:textId="77777777" w:rsidR="0001413C" w:rsidRPr="0001413C" w:rsidRDefault="0001413C" w:rsidP="0001413C">
            <w:r w:rsidRPr="0001413C">
              <w:t>Explain to Tyler that a more qualified candidate got the position and that the decision wasn’t a reflection on his ability or age.</w:t>
            </w:r>
          </w:p>
        </w:tc>
      </w:tr>
      <w:tr w:rsidR="0001413C" w:rsidRPr="0001413C" w14:paraId="6A58131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8BBEF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62A2848" w14:textId="77777777" w:rsidR="0001413C" w:rsidRPr="0001413C" w:rsidRDefault="0001413C" w:rsidP="0001413C">
            <w:r w:rsidRPr="0001413C">
              <w:t>Tell Tyler that he needs to get over his disappointment, stop complaining, and get on with his job.</w:t>
            </w:r>
          </w:p>
        </w:tc>
      </w:tr>
    </w:tbl>
    <w:p w14:paraId="4FE2523E"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387A0764" w14:textId="77777777" w:rsidR="0001413C" w:rsidRPr="0001413C" w:rsidRDefault="0001413C" w:rsidP="0001413C">
      <w:r w:rsidRPr="0001413C">
        <w:br w:type="page"/>
      </w:r>
    </w:p>
    <w:p w14:paraId="3C7A4C43" w14:textId="77777777" w:rsidR="0001413C" w:rsidRPr="0001413C" w:rsidRDefault="0001413C" w:rsidP="0001413C">
      <w:bookmarkStart w:id="507" w:name="Page_1578220487079048991"/>
      <w:bookmarkEnd w:id="507"/>
      <w:r w:rsidRPr="0001413C">
        <w:rPr>
          <w:b/>
          <w:bCs/>
        </w:rPr>
        <w:t>Page Number:</w:t>
      </w:r>
      <w:r w:rsidRPr="0001413C">
        <w:t xml:space="preserve"> 244 </w:t>
      </w:r>
    </w:p>
    <w:p w14:paraId="3ACC8460" w14:textId="77777777" w:rsidR="0001413C" w:rsidRPr="0001413C" w:rsidRDefault="0001413C" w:rsidP="0001413C">
      <w:r w:rsidRPr="0001413C">
        <w:rPr>
          <w:b/>
          <w:bCs/>
        </w:rPr>
        <w:t>Lesson 67:</w:t>
      </w:r>
      <w:r w:rsidRPr="0001413C">
        <w:t xml:space="preserve"> Managing Harassment and Discrimination in the UK </w:t>
      </w:r>
    </w:p>
    <w:p w14:paraId="52FF2F24" w14:textId="77777777" w:rsidR="0001413C" w:rsidRPr="0001413C" w:rsidRDefault="0001413C" w:rsidP="0001413C">
      <w:r w:rsidRPr="0001413C">
        <w:rPr>
          <w:b/>
          <w:bCs/>
        </w:rPr>
        <w:t xml:space="preserve">Text and Image Template / Text Only </w:t>
      </w:r>
    </w:p>
    <w:p w14:paraId="22C050DF" w14:textId="77777777" w:rsidR="0001413C" w:rsidRPr="0001413C" w:rsidRDefault="0001413C" w:rsidP="0001413C">
      <w:r w:rsidRPr="0001413C">
        <w:rPr>
          <w:b/>
          <w:bCs/>
        </w:rPr>
        <w:t>Content Title:</w:t>
      </w:r>
      <w:r w:rsidRPr="0001413C">
        <w:t xml:space="preserve"> </w:t>
      </w:r>
    </w:p>
    <w:p w14:paraId="46EB37DA" w14:textId="77777777" w:rsidR="0001413C" w:rsidRPr="0001413C" w:rsidRDefault="0001413C" w:rsidP="0001413C">
      <w:r w:rsidRPr="0001413C">
        <w:t xml:space="preserve">Remember… </w:t>
      </w:r>
    </w:p>
    <w:p w14:paraId="48CA92EB" w14:textId="77777777" w:rsidR="0001413C" w:rsidRPr="0001413C" w:rsidRDefault="0001413C" w:rsidP="0001413C">
      <w:r w:rsidRPr="0001413C">
        <w:br/>
      </w:r>
      <w:r w:rsidRPr="0001413C">
        <w:rPr>
          <w:b/>
          <w:bCs/>
        </w:rPr>
        <w:t>Column 1 Text:</w:t>
      </w:r>
      <w:r w:rsidRPr="0001413C">
        <w:t xml:space="preserve"> </w:t>
      </w:r>
    </w:p>
    <w:p w14:paraId="1E730A5B" w14:textId="77777777" w:rsidR="0001413C" w:rsidRPr="0001413C" w:rsidRDefault="0001413C" w:rsidP="0001413C">
      <w:r w:rsidRPr="0001413C">
        <w:t>Failing to gain a promotion can be very disappointing. When an individual fails to gain a promotion, you need to empathize with the individual, while also being honest with them about why they didn't get the position.</w:t>
      </w:r>
    </w:p>
    <w:p w14:paraId="3E60F563" w14:textId="77777777" w:rsidR="0001413C" w:rsidRPr="0001413C" w:rsidRDefault="0001413C" w:rsidP="0001413C">
      <w:r w:rsidRPr="0001413C">
        <w:t>If you fail to handle a situation like this with tact and compassion, it could lead to the employee filing a discrimination complaint. It is also important to keep HR informed of any situations in your team that could potentially escalate into discrimination cases.</w:t>
      </w:r>
    </w:p>
    <w:p w14:paraId="28B2B6E0" w14:textId="77777777" w:rsidR="0001413C" w:rsidRPr="0001413C" w:rsidRDefault="0001413C" w:rsidP="0001413C">
      <w:r w:rsidRPr="0001413C">
        <w:rPr>
          <w:b/>
          <w:bCs/>
        </w:rPr>
        <w:t>Audio Transcript Text:</w:t>
      </w:r>
      <w:r w:rsidRPr="0001413C">
        <w:t xml:space="preserve"> </w:t>
      </w:r>
    </w:p>
    <w:p w14:paraId="6B1E7608" w14:textId="77777777" w:rsidR="0001413C" w:rsidRPr="0001413C" w:rsidRDefault="0001413C" w:rsidP="0001413C">
      <w:r w:rsidRPr="0001413C">
        <w:t>You play a vital role in ensuring we remain compliant.</w:t>
      </w:r>
    </w:p>
    <w:p w14:paraId="0AA2F5C3" w14:textId="77777777" w:rsidR="0001413C" w:rsidRPr="0001413C" w:rsidRDefault="0001413C" w:rsidP="0001413C">
      <w:r w:rsidRPr="0001413C">
        <w:br w:type="page"/>
      </w:r>
    </w:p>
    <w:p w14:paraId="28BB0033" w14:textId="77777777" w:rsidR="0001413C" w:rsidRPr="0001413C" w:rsidRDefault="0001413C" w:rsidP="0001413C">
      <w:bookmarkStart w:id="508" w:name="Page_1510468645130228670"/>
      <w:bookmarkEnd w:id="508"/>
      <w:r w:rsidRPr="0001413C">
        <w:rPr>
          <w:b/>
          <w:bCs/>
        </w:rPr>
        <w:t>Page Number:</w:t>
      </w:r>
      <w:r w:rsidRPr="0001413C">
        <w:t xml:space="preserve"> 245 </w:t>
      </w:r>
    </w:p>
    <w:p w14:paraId="29036D82" w14:textId="77777777" w:rsidR="0001413C" w:rsidRPr="0001413C" w:rsidRDefault="0001413C" w:rsidP="0001413C">
      <w:r w:rsidRPr="0001413C">
        <w:rPr>
          <w:b/>
          <w:bCs/>
        </w:rPr>
        <w:t>Lesson 67:</w:t>
      </w:r>
      <w:r w:rsidRPr="0001413C">
        <w:t xml:space="preserve"> Managing Harassment and Discrimination in the UK </w:t>
      </w:r>
    </w:p>
    <w:p w14:paraId="038CEAEC" w14:textId="77777777" w:rsidR="0001413C" w:rsidRPr="0001413C" w:rsidRDefault="0001413C" w:rsidP="0001413C">
      <w:r w:rsidRPr="0001413C">
        <w:rPr>
          <w:b/>
          <w:bCs/>
        </w:rPr>
        <w:t xml:space="preserve">Question and Answer Template / Text / LTR </w:t>
      </w:r>
    </w:p>
    <w:p w14:paraId="501D1947" w14:textId="77777777" w:rsidR="0001413C" w:rsidRPr="0001413C" w:rsidRDefault="0001413C" w:rsidP="0001413C">
      <w:r w:rsidRPr="0001413C">
        <w:rPr>
          <w:b/>
          <w:bCs/>
        </w:rPr>
        <w:t>Content Title:</w:t>
      </w:r>
      <w:r w:rsidRPr="0001413C">
        <w:t xml:space="preserve"> </w:t>
      </w:r>
    </w:p>
    <w:p w14:paraId="075FA5D1" w14:textId="77777777" w:rsidR="0001413C" w:rsidRPr="0001413C" w:rsidRDefault="0001413C" w:rsidP="0001413C">
      <w:r w:rsidRPr="0001413C">
        <w:t xml:space="preserve">Harassing Behavior </w:t>
      </w:r>
    </w:p>
    <w:p w14:paraId="7B69016A" w14:textId="77777777" w:rsidR="0001413C" w:rsidRPr="0001413C" w:rsidRDefault="0001413C" w:rsidP="0001413C">
      <w:r w:rsidRPr="0001413C">
        <w:rPr>
          <w:b/>
          <w:bCs/>
        </w:rPr>
        <w:t>Content Description:</w:t>
      </w:r>
    </w:p>
    <w:p w14:paraId="06682C15" w14:textId="77777777" w:rsidR="0001413C" w:rsidRPr="0001413C" w:rsidRDefault="0001413C" w:rsidP="0001413C">
      <w:r w:rsidRPr="0001413C">
        <w:t>One of your team members, Izzy, reveals that she’s become a victim of jokes about her nationality and religion from a new team member, Hilda. The jokes have got more hateful in recent weeks, with Hilda directing some very offensive comments at Izzy during team meetings. She’s spoken to Hilda directly about this, but she’s continued her behavior.</w:t>
      </w:r>
    </w:p>
    <w:p w14:paraId="656FDCBF" w14:textId="77777777" w:rsidR="0001413C" w:rsidRPr="0001413C" w:rsidRDefault="0001413C" w:rsidP="0001413C">
      <w:r w:rsidRPr="0001413C">
        <w:t>Izzy feels Hilda’s comments are racist, and she’s considering lodging a formal harassment complaint against her.</w:t>
      </w:r>
    </w:p>
    <w:p w14:paraId="0F74714B" w14:textId="77777777" w:rsidR="0001413C" w:rsidRPr="0001413C" w:rsidRDefault="0001413C" w:rsidP="0001413C">
      <w:r w:rsidRPr="0001413C">
        <w:rPr>
          <w:b/>
          <w:bCs/>
        </w:rPr>
        <w:t>Question:</w:t>
      </w:r>
      <w:r w:rsidRPr="0001413C">
        <w:t xml:space="preserve"> </w:t>
      </w:r>
    </w:p>
    <w:p w14:paraId="012AFEED" w14:textId="77777777" w:rsidR="0001413C" w:rsidRPr="0001413C" w:rsidRDefault="0001413C" w:rsidP="0001413C">
      <w:r w:rsidRPr="0001413C">
        <w:t>What three things would you do?</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27CC6E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98271CF"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4C54F661" w14:textId="77777777" w:rsidR="0001413C" w:rsidRPr="0001413C" w:rsidRDefault="0001413C" w:rsidP="0001413C">
            <w:pPr>
              <w:rPr>
                <w:b/>
                <w:bCs/>
              </w:rPr>
            </w:pPr>
            <w:r w:rsidRPr="0001413C">
              <w:rPr>
                <w:b/>
                <w:bCs/>
              </w:rPr>
              <w:t>Answer</w:t>
            </w:r>
          </w:p>
        </w:tc>
      </w:tr>
      <w:tr w:rsidR="0001413C" w:rsidRPr="0001413C" w14:paraId="1E3110C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7E823DA"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B42D0C" w14:textId="77777777" w:rsidR="0001413C" w:rsidRPr="0001413C" w:rsidRDefault="0001413C" w:rsidP="0001413C">
            <w:r w:rsidRPr="0001413C">
              <w:t>Tell Izzy not to take the comments to heart, as Hilda is only trying to fit in with a new team.</w:t>
            </w:r>
          </w:p>
        </w:tc>
      </w:tr>
      <w:tr w:rsidR="0001413C" w:rsidRPr="0001413C" w14:paraId="7698AF3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5E9ACE"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65C739" w14:textId="77777777" w:rsidR="0001413C" w:rsidRPr="0001413C" w:rsidRDefault="0001413C" w:rsidP="0001413C">
            <w:r w:rsidRPr="0001413C">
              <w:t>Tell Izzy that you understand how Hilda’s comments impact her and that you’ll escalate this issue so that a formal investigation can be launched.</w:t>
            </w:r>
          </w:p>
        </w:tc>
      </w:tr>
      <w:tr w:rsidR="0001413C" w:rsidRPr="0001413C" w14:paraId="2386884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87E00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AB1662" w14:textId="77777777" w:rsidR="0001413C" w:rsidRPr="0001413C" w:rsidRDefault="0001413C" w:rsidP="0001413C">
            <w:r w:rsidRPr="0001413C">
              <w:t>Keep a documented record of your conversation with Izzy.</w:t>
            </w:r>
          </w:p>
        </w:tc>
      </w:tr>
      <w:tr w:rsidR="0001413C" w:rsidRPr="0001413C" w14:paraId="34089B0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266A4C"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BC8DE66" w14:textId="77777777" w:rsidR="0001413C" w:rsidRPr="0001413C" w:rsidRDefault="0001413C" w:rsidP="0001413C">
            <w:r w:rsidRPr="0001413C">
              <w:t>Inform HR so that they can investigate the complaint.</w:t>
            </w:r>
          </w:p>
        </w:tc>
      </w:tr>
    </w:tbl>
    <w:p w14:paraId="49309A03"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8913496" w14:textId="77777777" w:rsidR="0001413C" w:rsidRPr="0001413C" w:rsidRDefault="0001413C" w:rsidP="0001413C">
      <w:r w:rsidRPr="0001413C">
        <w:br w:type="page"/>
      </w:r>
    </w:p>
    <w:p w14:paraId="259B53FB" w14:textId="77777777" w:rsidR="0001413C" w:rsidRPr="0001413C" w:rsidRDefault="0001413C" w:rsidP="0001413C">
      <w:bookmarkStart w:id="509" w:name="Page_1502206224751840734"/>
      <w:bookmarkEnd w:id="509"/>
      <w:r w:rsidRPr="0001413C">
        <w:rPr>
          <w:b/>
          <w:bCs/>
        </w:rPr>
        <w:t>Page Number:</w:t>
      </w:r>
      <w:r w:rsidRPr="0001413C">
        <w:t xml:space="preserve"> 246 </w:t>
      </w:r>
    </w:p>
    <w:p w14:paraId="52F196D4" w14:textId="77777777" w:rsidR="0001413C" w:rsidRPr="0001413C" w:rsidRDefault="0001413C" w:rsidP="0001413C">
      <w:r w:rsidRPr="0001413C">
        <w:rPr>
          <w:b/>
          <w:bCs/>
        </w:rPr>
        <w:t>Lesson 67:</w:t>
      </w:r>
      <w:r w:rsidRPr="0001413C">
        <w:t xml:space="preserve"> Managing Harassment and Discrimination in the UK </w:t>
      </w:r>
    </w:p>
    <w:p w14:paraId="19342A45" w14:textId="77777777" w:rsidR="0001413C" w:rsidRPr="0001413C" w:rsidRDefault="0001413C" w:rsidP="0001413C">
      <w:r w:rsidRPr="0001413C">
        <w:rPr>
          <w:b/>
          <w:bCs/>
        </w:rPr>
        <w:t xml:space="preserve">Text and Image Template / Text Only </w:t>
      </w:r>
    </w:p>
    <w:p w14:paraId="01465816" w14:textId="77777777" w:rsidR="0001413C" w:rsidRPr="0001413C" w:rsidRDefault="0001413C" w:rsidP="0001413C">
      <w:r w:rsidRPr="0001413C">
        <w:rPr>
          <w:b/>
          <w:bCs/>
        </w:rPr>
        <w:t>Content Title:</w:t>
      </w:r>
      <w:r w:rsidRPr="0001413C">
        <w:t xml:space="preserve"> </w:t>
      </w:r>
    </w:p>
    <w:p w14:paraId="02ADEE41" w14:textId="77777777" w:rsidR="0001413C" w:rsidRPr="0001413C" w:rsidRDefault="0001413C" w:rsidP="0001413C">
      <w:r w:rsidRPr="0001413C">
        <w:t xml:space="preserve">Thanks for helping your colleagues. </w:t>
      </w:r>
    </w:p>
    <w:p w14:paraId="6599F82C" w14:textId="77777777" w:rsidR="0001413C" w:rsidRPr="0001413C" w:rsidRDefault="0001413C" w:rsidP="0001413C">
      <w:r w:rsidRPr="0001413C">
        <w:br/>
      </w:r>
      <w:r w:rsidRPr="0001413C">
        <w:rPr>
          <w:b/>
          <w:bCs/>
        </w:rPr>
        <w:t>Column 1 Text:</w:t>
      </w:r>
      <w:r w:rsidRPr="0001413C">
        <w:t xml:space="preserve"> </w:t>
      </w:r>
    </w:p>
    <w:p w14:paraId="5ED29D0A" w14:textId="77777777" w:rsidR="0001413C" w:rsidRPr="0001413C" w:rsidRDefault="0001413C" w:rsidP="0001413C">
      <w:r w:rsidRPr="0001413C">
        <w:t>Sometimes, employees can find it very difficult to raise harassment or discrimination issues, so it’s vital that you act in an understanding manner and let the person know that we will investigate thoroughly. It’s also important that you inform HR of the situation immediately.</w:t>
      </w:r>
    </w:p>
    <w:p w14:paraId="50DF6D30" w14:textId="77777777" w:rsidR="0001413C" w:rsidRPr="0001413C" w:rsidRDefault="0001413C" w:rsidP="0001413C">
      <w:r w:rsidRPr="0001413C">
        <w:t>Remember:</w:t>
      </w:r>
    </w:p>
    <w:p w14:paraId="266C9B23" w14:textId="77777777" w:rsidR="0001413C" w:rsidRPr="0001413C" w:rsidRDefault="0001413C" w:rsidP="0001413C">
      <w:pPr>
        <w:numPr>
          <w:ilvl w:val="0"/>
          <w:numId w:val="126"/>
        </w:numPr>
      </w:pPr>
      <w:r w:rsidRPr="0001413C">
        <w:t>All complaints must be handled in an efficient and timely manner.</w:t>
      </w:r>
    </w:p>
    <w:p w14:paraId="2F88593E" w14:textId="77777777" w:rsidR="0001413C" w:rsidRPr="0001413C" w:rsidRDefault="0001413C" w:rsidP="0001413C">
      <w:pPr>
        <w:numPr>
          <w:ilvl w:val="0"/>
          <w:numId w:val="126"/>
        </w:numPr>
      </w:pPr>
      <w:r w:rsidRPr="0001413C">
        <w:t>Sometimes employees can find it very difficult to raise harassment or discrimination issues, so it’s vital that you act in an understanding manner while also maintaining a degree of neutrality to ensure impartiality.</w:t>
      </w:r>
    </w:p>
    <w:p w14:paraId="1CD47CF6" w14:textId="77777777" w:rsidR="0001413C" w:rsidRPr="0001413C" w:rsidRDefault="0001413C" w:rsidP="0001413C">
      <w:pPr>
        <w:numPr>
          <w:ilvl w:val="0"/>
          <w:numId w:val="126"/>
        </w:numPr>
      </w:pPr>
      <w:r w:rsidRPr="0001413C">
        <w:t>Punishing an employee for complaining about harassment or discrimination is not only wrong, it violates company policy and is also unlawful.</w:t>
      </w:r>
    </w:p>
    <w:p w14:paraId="1ECAB040" w14:textId="77777777" w:rsidR="0001413C" w:rsidRPr="0001413C" w:rsidRDefault="0001413C" w:rsidP="0001413C">
      <w:pPr>
        <w:numPr>
          <w:ilvl w:val="0"/>
          <w:numId w:val="126"/>
        </w:numPr>
      </w:pPr>
      <w:r w:rsidRPr="0001413C">
        <w:t>Always follow our anti-harassment and discrimination policies.</w:t>
      </w:r>
    </w:p>
    <w:p w14:paraId="60D85AA5" w14:textId="77777777" w:rsidR="0001413C" w:rsidRPr="0001413C" w:rsidRDefault="0001413C" w:rsidP="0001413C">
      <w:pPr>
        <w:numPr>
          <w:ilvl w:val="0"/>
          <w:numId w:val="126"/>
        </w:numPr>
      </w:pPr>
      <w:r w:rsidRPr="0001413C">
        <w:t>Contact HR if an investigation is warranted. They will appropriately oversee the investigation process.</w:t>
      </w:r>
    </w:p>
    <w:p w14:paraId="671A4C26" w14:textId="77777777" w:rsidR="0001413C" w:rsidRPr="0001413C" w:rsidRDefault="0001413C" w:rsidP="0001413C">
      <w:r w:rsidRPr="0001413C">
        <w:t>Remember, if you are ever unsure of what action to take, you can find out who you can contact for advice in the Contact Details section.</w:t>
      </w:r>
    </w:p>
    <w:p w14:paraId="76E83055" w14:textId="77777777" w:rsidR="0001413C" w:rsidRPr="0001413C" w:rsidRDefault="0001413C" w:rsidP="0001413C">
      <w:r w:rsidRPr="0001413C">
        <w:rPr>
          <w:b/>
          <w:bCs/>
        </w:rPr>
        <w:t>Audio Transcript Text:</w:t>
      </w:r>
      <w:r w:rsidRPr="0001413C">
        <w:t xml:space="preserve"> </w:t>
      </w:r>
    </w:p>
    <w:p w14:paraId="4493279D" w14:textId="77777777" w:rsidR="0001413C" w:rsidRPr="0001413C" w:rsidRDefault="0001413C" w:rsidP="0001413C">
      <w:r w:rsidRPr="0001413C">
        <w:t>Your colleagues are grateful for your help.</w:t>
      </w:r>
    </w:p>
    <w:p w14:paraId="5C6379E4" w14:textId="77777777" w:rsidR="0001413C" w:rsidRPr="0001413C" w:rsidRDefault="0001413C" w:rsidP="0001413C">
      <w:r w:rsidRPr="0001413C">
        <w:br w:type="page"/>
      </w:r>
    </w:p>
    <w:p w14:paraId="6F480115" w14:textId="77777777" w:rsidR="0001413C" w:rsidRPr="0001413C" w:rsidRDefault="0001413C" w:rsidP="0001413C">
      <w:r w:rsidRPr="0001413C">
        <w:rPr>
          <w:b/>
          <w:bCs/>
        </w:rPr>
        <w:t>Lesson 68:</w:t>
      </w:r>
      <w:r w:rsidRPr="0001413C">
        <w:t xml:space="preserve"> Active Bystander </w:t>
      </w:r>
    </w:p>
    <w:p w14:paraId="385E79FE" w14:textId="77777777" w:rsidR="0001413C" w:rsidRPr="0001413C" w:rsidRDefault="0001413C" w:rsidP="0001413C">
      <w:r w:rsidRPr="0001413C">
        <w:rPr>
          <w:b/>
          <w:bCs/>
        </w:rPr>
        <w:t>Quick Quiz Lesson</w:t>
      </w:r>
      <w:r w:rsidRPr="0001413C">
        <w:t xml:space="preserve"> </w:t>
      </w:r>
    </w:p>
    <w:p w14:paraId="1B7AC664" w14:textId="77777777" w:rsidR="0001413C" w:rsidRPr="0001413C" w:rsidRDefault="0001413C" w:rsidP="0001413C">
      <w:r w:rsidRPr="0001413C">
        <w:rPr>
          <w:b/>
          <w:bCs/>
        </w:rPr>
        <w:t>Lesson Type :</w:t>
      </w:r>
      <w:r w:rsidRPr="0001413C">
        <w:t xml:space="preserve"> </w:t>
      </w:r>
    </w:p>
    <w:p w14:paraId="501997E2" w14:textId="77777777" w:rsidR="0001413C" w:rsidRPr="0001413C" w:rsidRDefault="0001413C" w:rsidP="0001413C">
      <w:r w:rsidRPr="0001413C">
        <w:t xml:space="preserve">Quick Quiz </w:t>
      </w:r>
    </w:p>
    <w:p w14:paraId="00E4A3BB" w14:textId="77777777" w:rsidR="0001413C" w:rsidRPr="0001413C" w:rsidRDefault="0001413C" w:rsidP="0001413C">
      <w:r w:rsidRPr="0001413C">
        <w:rPr>
          <w:b/>
          <w:bCs/>
        </w:rPr>
        <w:t>Select Type :</w:t>
      </w:r>
      <w:r w:rsidRPr="0001413C">
        <w:t xml:space="preserve"> </w:t>
      </w:r>
    </w:p>
    <w:p w14:paraId="5E69DC41" w14:textId="77777777" w:rsidR="0001413C" w:rsidRPr="0001413C" w:rsidRDefault="0001413C" w:rsidP="0001413C">
      <w:r w:rsidRPr="0001413C">
        <w:t xml:space="preserve">Post Lesson Quick Quiz </w:t>
      </w:r>
    </w:p>
    <w:p w14:paraId="1E33809C" w14:textId="77777777" w:rsidR="0001413C" w:rsidRPr="0001413C" w:rsidRDefault="0001413C" w:rsidP="0001413C">
      <w:r w:rsidRPr="0001413C">
        <w:rPr>
          <w:b/>
          <w:bCs/>
        </w:rPr>
        <w:t>Page Title :</w:t>
      </w:r>
      <w:r w:rsidRPr="0001413C">
        <w:t xml:space="preserve"> </w:t>
      </w:r>
    </w:p>
    <w:p w14:paraId="38D99B31" w14:textId="77777777" w:rsidR="0001413C" w:rsidRPr="0001413C" w:rsidRDefault="0001413C" w:rsidP="0001413C">
      <w:r w:rsidRPr="0001413C">
        <w:t xml:space="preserve">Ready to show what you know? </w:t>
      </w:r>
    </w:p>
    <w:p w14:paraId="0F237B53" w14:textId="77777777" w:rsidR="0001413C" w:rsidRPr="0001413C" w:rsidRDefault="0001413C" w:rsidP="0001413C">
      <w:r w:rsidRPr="0001413C">
        <w:rPr>
          <w:b/>
          <w:bCs/>
        </w:rPr>
        <w:t>Quick Quiz Assessment</w:t>
      </w:r>
      <w:r w:rsidRPr="0001413C">
        <w:t xml:space="preserve"> </w:t>
      </w:r>
    </w:p>
    <w:p w14:paraId="5F3ECE6E" w14:textId="77777777" w:rsidR="0001413C" w:rsidRPr="0001413C" w:rsidRDefault="0001413C" w:rsidP="0001413C">
      <w:r w:rsidRPr="0001413C">
        <w:rPr>
          <w:b/>
          <w:bCs/>
        </w:rPr>
        <w:t>Questions</w:t>
      </w:r>
      <w:r w:rsidRPr="0001413C">
        <w:t xml:space="preserve"> </w:t>
      </w:r>
    </w:p>
    <w:p w14:paraId="07824368" w14:textId="77777777" w:rsidR="0001413C" w:rsidRPr="0001413C" w:rsidRDefault="0001413C" w:rsidP="0001413C">
      <w:r w:rsidRPr="0001413C">
        <w:rPr>
          <w:b/>
          <w:bCs/>
        </w:rPr>
        <w:t>1. Question :</w:t>
      </w:r>
      <w:r w:rsidRPr="0001413C">
        <w:t xml:space="preserve"> </w:t>
      </w:r>
    </w:p>
    <w:p w14:paraId="2B60A069" w14:textId="77777777" w:rsidR="0001413C" w:rsidRPr="0001413C" w:rsidRDefault="0001413C" w:rsidP="0001413C">
      <w:r w:rsidRPr="0001413C">
        <w:t>Creating a distraction is a subtle and effective way to intervene in a harassment situation without escalating the conflict.</w:t>
      </w:r>
    </w:p>
    <w:p w14:paraId="34F69564" w14:textId="77777777" w:rsidR="0001413C" w:rsidRPr="0001413C" w:rsidRDefault="0001413C" w:rsidP="0001413C">
      <w:r w:rsidRPr="0001413C">
        <w:rPr>
          <w:b/>
          <w:bCs/>
        </w:rPr>
        <w:t xml:space="preserve">1. Answer: Correct </w:t>
      </w:r>
    </w:p>
    <w:p w14:paraId="72CDEE79" w14:textId="77777777" w:rsidR="0001413C" w:rsidRPr="0001413C" w:rsidRDefault="0001413C" w:rsidP="0001413C">
      <w:r w:rsidRPr="0001413C">
        <w:t>True</w:t>
      </w:r>
    </w:p>
    <w:p w14:paraId="61428D4B" w14:textId="77777777" w:rsidR="0001413C" w:rsidRPr="0001413C" w:rsidRDefault="0001413C" w:rsidP="0001413C">
      <w:r w:rsidRPr="0001413C">
        <w:rPr>
          <w:b/>
          <w:bCs/>
        </w:rPr>
        <w:t xml:space="preserve">2. Answer: Incorrect </w:t>
      </w:r>
    </w:p>
    <w:p w14:paraId="51336178" w14:textId="77777777" w:rsidR="0001413C" w:rsidRPr="0001413C" w:rsidRDefault="0001413C" w:rsidP="0001413C">
      <w:r w:rsidRPr="0001413C">
        <w:t>False</w:t>
      </w:r>
    </w:p>
    <w:p w14:paraId="3B2F0FA9" w14:textId="77777777" w:rsidR="0001413C" w:rsidRPr="0001413C" w:rsidRDefault="0001413C" w:rsidP="0001413C">
      <w:r w:rsidRPr="0001413C">
        <w:rPr>
          <w:b/>
          <w:bCs/>
        </w:rPr>
        <w:t>2. Question :</w:t>
      </w:r>
      <w:r w:rsidRPr="0001413C">
        <w:t xml:space="preserve"> </w:t>
      </w:r>
    </w:p>
    <w:p w14:paraId="1778A2C9" w14:textId="77777777" w:rsidR="0001413C" w:rsidRPr="0001413C" w:rsidRDefault="0001413C" w:rsidP="0001413C">
      <w:r w:rsidRPr="0001413C">
        <w:t>If you witness inappropriate comments being made to a colleague, should you always confront the harasser directly?</w:t>
      </w:r>
    </w:p>
    <w:p w14:paraId="0A09AB13" w14:textId="77777777" w:rsidR="0001413C" w:rsidRPr="0001413C" w:rsidRDefault="0001413C" w:rsidP="0001413C">
      <w:r w:rsidRPr="0001413C">
        <w:rPr>
          <w:b/>
          <w:bCs/>
        </w:rPr>
        <w:t xml:space="preserve">1. Answer: Incorrect </w:t>
      </w:r>
    </w:p>
    <w:p w14:paraId="2FF4B844" w14:textId="77777777" w:rsidR="0001413C" w:rsidRPr="0001413C" w:rsidRDefault="0001413C" w:rsidP="0001413C">
      <w:r w:rsidRPr="0001413C">
        <w:t>Yes</w:t>
      </w:r>
    </w:p>
    <w:p w14:paraId="5A4DE3AA" w14:textId="77777777" w:rsidR="0001413C" w:rsidRPr="0001413C" w:rsidRDefault="0001413C" w:rsidP="0001413C">
      <w:r w:rsidRPr="0001413C">
        <w:rPr>
          <w:b/>
          <w:bCs/>
        </w:rPr>
        <w:t xml:space="preserve">2. Answer: Correct </w:t>
      </w:r>
    </w:p>
    <w:p w14:paraId="7923DE3A" w14:textId="77777777" w:rsidR="0001413C" w:rsidRPr="0001413C" w:rsidRDefault="0001413C" w:rsidP="0001413C">
      <w:r w:rsidRPr="0001413C">
        <w:t>No</w:t>
      </w:r>
    </w:p>
    <w:p w14:paraId="70113F5E" w14:textId="77777777" w:rsidR="0001413C" w:rsidRPr="0001413C" w:rsidRDefault="0001413C" w:rsidP="0001413C">
      <w:r w:rsidRPr="0001413C">
        <w:rPr>
          <w:b/>
          <w:bCs/>
        </w:rPr>
        <w:t>3. Question :</w:t>
      </w:r>
      <w:r w:rsidRPr="0001413C">
        <w:t xml:space="preserve"> </w:t>
      </w:r>
    </w:p>
    <w:p w14:paraId="60B8F35B" w14:textId="77777777" w:rsidR="0001413C" w:rsidRPr="0001413C" w:rsidRDefault="0001413C" w:rsidP="0001413C">
      <w:r w:rsidRPr="0001413C">
        <w:t>Ambiguous situations should never be reported.</w:t>
      </w:r>
    </w:p>
    <w:p w14:paraId="325CCDCA" w14:textId="77777777" w:rsidR="0001413C" w:rsidRPr="0001413C" w:rsidRDefault="0001413C" w:rsidP="0001413C">
      <w:r w:rsidRPr="0001413C">
        <w:rPr>
          <w:b/>
          <w:bCs/>
        </w:rPr>
        <w:t xml:space="preserve">1. Answer: Incorrect </w:t>
      </w:r>
    </w:p>
    <w:p w14:paraId="2D4F8F28" w14:textId="77777777" w:rsidR="0001413C" w:rsidRPr="0001413C" w:rsidRDefault="0001413C" w:rsidP="0001413C">
      <w:r w:rsidRPr="0001413C">
        <w:t>True</w:t>
      </w:r>
    </w:p>
    <w:p w14:paraId="6033C407" w14:textId="77777777" w:rsidR="0001413C" w:rsidRPr="0001413C" w:rsidRDefault="0001413C" w:rsidP="0001413C">
      <w:r w:rsidRPr="0001413C">
        <w:rPr>
          <w:b/>
          <w:bCs/>
        </w:rPr>
        <w:t xml:space="preserve">2. Answer: Correct </w:t>
      </w:r>
    </w:p>
    <w:p w14:paraId="3CF419DC" w14:textId="77777777" w:rsidR="0001413C" w:rsidRPr="0001413C" w:rsidRDefault="0001413C" w:rsidP="0001413C">
      <w:r w:rsidRPr="0001413C">
        <w:t>False</w:t>
      </w:r>
    </w:p>
    <w:p w14:paraId="7B90D42D" w14:textId="77777777" w:rsidR="0001413C" w:rsidRPr="0001413C" w:rsidRDefault="0001413C" w:rsidP="0001413C">
      <w:r w:rsidRPr="0001413C">
        <w:rPr>
          <w:b/>
          <w:bCs/>
        </w:rPr>
        <w:t>4. Question :</w:t>
      </w:r>
      <w:r w:rsidRPr="0001413C">
        <w:t xml:space="preserve"> </w:t>
      </w:r>
    </w:p>
    <w:p w14:paraId="7E28B895" w14:textId="77777777" w:rsidR="0001413C" w:rsidRPr="0001413C" w:rsidRDefault="0001413C" w:rsidP="0001413C">
      <w:r w:rsidRPr="0001413C">
        <w:t>If you witness someone using slurs or making offensive remarks based on gender, race, or other protected characteristics, immediate intervention is necessary.</w:t>
      </w:r>
    </w:p>
    <w:p w14:paraId="7B3E1E3E" w14:textId="77777777" w:rsidR="0001413C" w:rsidRPr="0001413C" w:rsidRDefault="0001413C" w:rsidP="0001413C">
      <w:r w:rsidRPr="0001413C">
        <w:rPr>
          <w:b/>
          <w:bCs/>
        </w:rPr>
        <w:t xml:space="preserve">1. Answer: Correct </w:t>
      </w:r>
    </w:p>
    <w:p w14:paraId="191B22F1" w14:textId="77777777" w:rsidR="0001413C" w:rsidRPr="0001413C" w:rsidRDefault="0001413C" w:rsidP="0001413C">
      <w:r w:rsidRPr="0001413C">
        <w:t>True</w:t>
      </w:r>
    </w:p>
    <w:p w14:paraId="4118391D" w14:textId="77777777" w:rsidR="0001413C" w:rsidRPr="0001413C" w:rsidRDefault="0001413C" w:rsidP="0001413C">
      <w:r w:rsidRPr="0001413C">
        <w:rPr>
          <w:b/>
          <w:bCs/>
        </w:rPr>
        <w:t xml:space="preserve">2. Answer: Incorrect </w:t>
      </w:r>
    </w:p>
    <w:p w14:paraId="5953E4E6" w14:textId="77777777" w:rsidR="0001413C" w:rsidRPr="0001413C" w:rsidRDefault="0001413C" w:rsidP="0001413C">
      <w:r w:rsidRPr="0001413C">
        <w:t>False</w:t>
      </w:r>
    </w:p>
    <w:p w14:paraId="028143D2" w14:textId="77777777" w:rsidR="0001413C" w:rsidRPr="0001413C" w:rsidRDefault="0001413C" w:rsidP="0001413C">
      <w:r w:rsidRPr="0001413C">
        <w:rPr>
          <w:b/>
          <w:bCs/>
        </w:rPr>
        <w:t>5. Question :</w:t>
      </w:r>
      <w:r w:rsidRPr="0001413C">
        <w:t xml:space="preserve"> </w:t>
      </w:r>
    </w:p>
    <w:p w14:paraId="341370DC" w14:textId="77777777" w:rsidR="0001413C" w:rsidRPr="0001413C" w:rsidRDefault="0001413C" w:rsidP="0001413C">
      <w:r w:rsidRPr="0001413C">
        <w:t>Is it helpful to create a mental plan of action for how you would intervene if you witness harassment in the future?</w:t>
      </w:r>
    </w:p>
    <w:p w14:paraId="68DD69C9" w14:textId="77777777" w:rsidR="0001413C" w:rsidRPr="0001413C" w:rsidRDefault="0001413C" w:rsidP="0001413C">
      <w:r w:rsidRPr="0001413C">
        <w:rPr>
          <w:b/>
          <w:bCs/>
        </w:rPr>
        <w:t xml:space="preserve">1. Answer: Correct </w:t>
      </w:r>
    </w:p>
    <w:p w14:paraId="113027E7" w14:textId="77777777" w:rsidR="0001413C" w:rsidRPr="0001413C" w:rsidRDefault="0001413C" w:rsidP="0001413C">
      <w:r w:rsidRPr="0001413C">
        <w:t>Yes</w:t>
      </w:r>
    </w:p>
    <w:p w14:paraId="7F778143" w14:textId="77777777" w:rsidR="0001413C" w:rsidRPr="0001413C" w:rsidRDefault="0001413C" w:rsidP="0001413C">
      <w:r w:rsidRPr="0001413C">
        <w:rPr>
          <w:b/>
          <w:bCs/>
        </w:rPr>
        <w:t xml:space="preserve">2. Answer: Incorrect </w:t>
      </w:r>
    </w:p>
    <w:p w14:paraId="26A6D7F5" w14:textId="77777777" w:rsidR="0001413C" w:rsidRPr="0001413C" w:rsidRDefault="0001413C" w:rsidP="0001413C">
      <w:r w:rsidRPr="0001413C">
        <w:t>No</w:t>
      </w:r>
    </w:p>
    <w:p w14:paraId="69B7AC24" w14:textId="77777777" w:rsidR="0001413C" w:rsidRPr="0001413C" w:rsidRDefault="0001413C" w:rsidP="0001413C">
      <w:r w:rsidRPr="0001413C">
        <w:rPr>
          <w:b/>
          <w:bCs/>
        </w:rPr>
        <w:t xml:space="preserve">Number of questions needed to pass ? : </w:t>
      </w:r>
    </w:p>
    <w:p w14:paraId="4653CEA0" w14:textId="77777777" w:rsidR="0001413C" w:rsidRPr="0001413C" w:rsidRDefault="0001413C" w:rsidP="0001413C">
      <w:r w:rsidRPr="0001413C">
        <w:t xml:space="preserve">4 </w:t>
      </w:r>
    </w:p>
    <w:p w14:paraId="182A9908" w14:textId="77777777" w:rsidR="0001413C" w:rsidRPr="0001413C" w:rsidRDefault="0001413C" w:rsidP="0001413C">
      <w:r w:rsidRPr="0001413C">
        <w:rPr>
          <w:b/>
          <w:bCs/>
        </w:rPr>
        <w:t>Passed Message</w:t>
      </w:r>
      <w:r w:rsidRPr="0001413C">
        <w:t xml:space="preserve"> </w:t>
      </w:r>
    </w:p>
    <w:p w14:paraId="353D97A2" w14:textId="77777777" w:rsidR="0001413C" w:rsidRPr="0001413C" w:rsidRDefault="0001413C" w:rsidP="0001413C">
      <w:r w:rsidRPr="0001413C">
        <w:rPr>
          <w:b/>
          <w:bCs/>
        </w:rPr>
        <w:t xml:space="preserve">Message text: </w:t>
      </w:r>
    </w:p>
    <w:p w14:paraId="16EEDF85" w14:textId="77777777" w:rsidR="0001413C" w:rsidRPr="0001413C" w:rsidRDefault="0001413C" w:rsidP="0001413C">
      <w:r w:rsidRPr="0001413C">
        <w:t>Good job!</w:t>
      </w:r>
    </w:p>
    <w:p w14:paraId="6501B799" w14:textId="77777777" w:rsidR="0001413C" w:rsidRPr="0001413C" w:rsidRDefault="0001413C" w:rsidP="0001413C">
      <w:r w:rsidRPr="0001413C">
        <w:rPr>
          <w:b/>
          <w:bCs/>
        </w:rPr>
        <w:t>Failed Message</w:t>
      </w:r>
      <w:r w:rsidRPr="0001413C">
        <w:t xml:space="preserve"> </w:t>
      </w:r>
    </w:p>
    <w:p w14:paraId="0DED50F6" w14:textId="77777777" w:rsidR="0001413C" w:rsidRPr="0001413C" w:rsidRDefault="0001413C" w:rsidP="0001413C">
      <w:r w:rsidRPr="0001413C">
        <w:rPr>
          <w:b/>
          <w:bCs/>
        </w:rPr>
        <w:t xml:space="preserve">Message text: </w:t>
      </w:r>
    </w:p>
    <w:p w14:paraId="6447A1D1" w14:textId="77777777" w:rsidR="0001413C" w:rsidRPr="0001413C" w:rsidRDefault="0001413C" w:rsidP="0001413C">
      <w:r w:rsidRPr="0001413C">
        <w:t>Not there yet!</w:t>
      </w:r>
    </w:p>
    <w:p w14:paraId="2B17AE76" w14:textId="77777777" w:rsidR="0001413C" w:rsidRPr="0001413C" w:rsidRDefault="0001413C" w:rsidP="0001413C">
      <w:r w:rsidRPr="0001413C">
        <w:br w:type="page"/>
      </w:r>
    </w:p>
    <w:p w14:paraId="468CAF0C" w14:textId="77777777" w:rsidR="0001413C" w:rsidRPr="0001413C" w:rsidRDefault="0001413C" w:rsidP="0001413C">
      <w:bookmarkStart w:id="510" w:name="Page_197672408927283391"/>
      <w:bookmarkEnd w:id="510"/>
      <w:r w:rsidRPr="0001413C">
        <w:rPr>
          <w:b/>
          <w:bCs/>
        </w:rPr>
        <w:t>Page Number:</w:t>
      </w:r>
      <w:r w:rsidRPr="0001413C">
        <w:t xml:space="preserve"> 247 </w:t>
      </w:r>
    </w:p>
    <w:p w14:paraId="1E243275" w14:textId="77777777" w:rsidR="0001413C" w:rsidRPr="0001413C" w:rsidRDefault="0001413C" w:rsidP="0001413C">
      <w:r w:rsidRPr="0001413C">
        <w:rPr>
          <w:b/>
          <w:bCs/>
        </w:rPr>
        <w:t>Lesson 68:</w:t>
      </w:r>
      <w:r w:rsidRPr="0001413C">
        <w:t xml:space="preserve"> Active Bystander </w:t>
      </w:r>
    </w:p>
    <w:p w14:paraId="6DB076D6" w14:textId="77777777" w:rsidR="0001413C" w:rsidRPr="0001413C" w:rsidRDefault="0001413C" w:rsidP="0001413C">
      <w:r w:rsidRPr="0001413C">
        <w:rPr>
          <w:b/>
          <w:bCs/>
        </w:rPr>
        <w:t xml:space="preserve">Video Template </w:t>
      </w:r>
    </w:p>
    <w:p w14:paraId="25CBE2C2" w14:textId="77777777" w:rsidR="0001413C" w:rsidRPr="0001413C" w:rsidRDefault="0001413C" w:rsidP="0001413C">
      <w:r w:rsidRPr="0001413C">
        <w:rPr>
          <w:b/>
          <w:bCs/>
        </w:rPr>
        <w:t>Content Title:</w:t>
      </w:r>
      <w:r w:rsidRPr="0001413C">
        <w:t xml:space="preserve"> </w:t>
      </w:r>
    </w:p>
    <w:p w14:paraId="19C6FF6D" w14:textId="77777777" w:rsidR="0001413C" w:rsidRPr="0001413C" w:rsidRDefault="0001413C" w:rsidP="0001413C">
      <w:r w:rsidRPr="0001413C">
        <w:t xml:space="preserve">Stand Up and Stand Out </w:t>
      </w:r>
    </w:p>
    <w:p w14:paraId="0241AF00" w14:textId="77777777" w:rsidR="0001413C" w:rsidRPr="0001413C" w:rsidRDefault="0001413C" w:rsidP="0001413C">
      <w:r w:rsidRPr="0001413C">
        <w:rPr>
          <w:b/>
          <w:bCs/>
        </w:rPr>
        <w:t>Audio Transcript Text:</w:t>
      </w:r>
      <w:r w:rsidRPr="0001413C">
        <w:t xml:space="preserve"> </w:t>
      </w:r>
    </w:p>
    <w:p w14:paraId="2CE34188" w14:textId="77777777" w:rsidR="0001413C" w:rsidRPr="0001413C" w:rsidRDefault="0001413C" w:rsidP="0001413C">
      <w:r w:rsidRPr="0001413C">
        <w:t>We’ll start by looking at why this topic is important.</w:t>
      </w:r>
    </w:p>
    <w:p w14:paraId="2555D088" w14:textId="77777777" w:rsidR="0001413C" w:rsidRPr="0001413C" w:rsidRDefault="0001413C" w:rsidP="0001413C">
      <w:r w:rsidRPr="0001413C">
        <w:t>Have you ever seen someone being harassed or abused?</w:t>
      </w:r>
    </w:p>
    <w:p w14:paraId="682DBEE1" w14:textId="77777777" w:rsidR="0001413C" w:rsidRPr="0001413C" w:rsidRDefault="0001413C" w:rsidP="0001413C">
      <w:r w:rsidRPr="0001413C">
        <w:t>You probably felt in your heart that something needed to be done.</w:t>
      </w:r>
    </w:p>
    <w:p w14:paraId="3E00B6E6" w14:textId="77777777" w:rsidR="0001413C" w:rsidRPr="0001413C" w:rsidRDefault="0001413C" w:rsidP="0001413C">
      <w:r w:rsidRPr="0001413C">
        <w:t>Your brain might even have told you that you should do something.</w:t>
      </w:r>
    </w:p>
    <w:p w14:paraId="3C756461" w14:textId="77777777" w:rsidR="0001413C" w:rsidRPr="0001413C" w:rsidRDefault="0001413C" w:rsidP="0001413C">
      <w:r w:rsidRPr="0001413C">
        <w:t>But, in the moment, you may have found yourself paralyzed, unable to do anything.</w:t>
      </w:r>
    </w:p>
    <w:p w14:paraId="7E98BA5F" w14:textId="77777777" w:rsidR="0001413C" w:rsidRPr="0001413C" w:rsidRDefault="0001413C" w:rsidP="0001413C">
      <w:r w:rsidRPr="0001413C">
        <w:t>Don’t worry. You’re not alone.</w:t>
      </w:r>
    </w:p>
    <w:p w14:paraId="4432C63F" w14:textId="77777777" w:rsidR="0001413C" w:rsidRPr="0001413C" w:rsidRDefault="0001413C" w:rsidP="0001413C">
      <w:r w:rsidRPr="0001413C">
        <w:t>Most of us have experienced an internal conflict like this.</w:t>
      </w:r>
    </w:p>
    <w:p w14:paraId="6AEC42EA" w14:textId="77777777" w:rsidR="0001413C" w:rsidRPr="0001413C" w:rsidRDefault="0001413C" w:rsidP="0001413C">
      <w:r w:rsidRPr="0001413C">
        <w:t>It’s human nature.</w:t>
      </w:r>
    </w:p>
    <w:p w14:paraId="04CFF7A8" w14:textId="77777777" w:rsidR="0001413C" w:rsidRPr="0001413C" w:rsidRDefault="0001413C" w:rsidP="0001413C">
      <w:r w:rsidRPr="0001413C">
        <w:t>You see, on one hand, our brains are wired to reward us when we help others – doing good makes us feel good.</w:t>
      </w:r>
    </w:p>
    <w:p w14:paraId="395CAA32" w14:textId="77777777" w:rsidR="0001413C" w:rsidRPr="0001413C" w:rsidRDefault="0001413C" w:rsidP="0001413C">
      <w:r w:rsidRPr="0001413C">
        <w:t>But, on the other hand, we’re also wired to avoid threats, both physical and social.</w:t>
      </w:r>
    </w:p>
    <w:p w14:paraId="32FA028D" w14:textId="77777777" w:rsidR="0001413C" w:rsidRPr="0001413C" w:rsidRDefault="0001413C" w:rsidP="0001413C">
      <w:r w:rsidRPr="0001413C">
        <w:t>And getting involved in difficult situations means doing something that has unknown consequences.</w:t>
      </w:r>
    </w:p>
    <w:p w14:paraId="3C40B284" w14:textId="77777777" w:rsidR="0001413C" w:rsidRPr="0001413C" w:rsidRDefault="0001413C" w:rsidP="0001413C">
      <w:r w:rsidRPr="0001413C">
        <w:t>We could get cursed at, threatened, made fun of – or even put ourselves in danger.</w:t>
      </w:r>
    </w:p>
    <w:p w14:paraId="190D3CE2" w14:textId="77777777" w:rsidR="0001413C" w:rsidRPr="0001413C" w:rsidRDefault="0001413C" w:rsidP="0001413C">
      <w:r w:rsidRPr="0001413C">
        <w:t>Just thinking about those possibilities triggers our fight-or-flight response, making it nearly impossible for us to think about what to do, let alone take action.</w:t>
      </w:r>
    </w:p>
    <w:p w14:paraId="2BE57628" w14:textId="77777777" w:rsidR="0001413C" w:rsidRPr="0001413C" w:rsidRDefault="0001413C" w:rsidP="0001413C">
      <w:r w:rsidRPr="0001413C">
        <w:t>That’s why even a room full of bystanders may witness sexual harassment without doing anything.</w:t>
      </w:r>
    </w:p>
    <w:p w14:paraId="1CF29E05" w14:textId="77777777" w:rsidR="0001413C" w:rsidRPr="0001413C" w:rsidRDefault="0001413C" w:rsidP="0001413C">
      <w:r w:rsidRPr="0001413C">
        <w:t>That’s why when something bad is happening, you’ll see a group of humans each trying to blend into the crowd, avoid eye contact, and disappear.</w:t>
      </w:r>
    </w:p>
    <w:p w14:paraId="22A4F637" w14:textId="77777777" w:rsidR="0001413C" w:rsidRPr="0001413C" w:rsidRDefault="0001413C" w:rsidP="0001413C">
      <w:r w:rsidRPr="0001413C">
        <w:t>Each telling ourselves that at least we’re not the only ones doing nothing.</w:t>
      </w:r>
    </w:p>
    <w:p w14:paraId="2D867200" w14:textId="77777777" w:rsidR="0001413C" w:rsidRPr="0001413C" w:rsidRDefault="0001413C" w:rsidP="0001413C">
      <w:r w:rsidRPr="0001413C">
        <w:br w:type="page"/>
      </w:r>
    </w:p>
    <w:p w14:paraId="19D0318F" w14:textId="77777777" w:rsidR="0001413C" w:rsidRPr="0001413C" w:rsidRDefault="0001413C" w:rsidP="0001413C">
      <w:bookmarkStart w:id="511" w:name="Page_257161830497715776"/>
      <w:bookmarkEnd w:id="511"/>
      <w:r w:rsidRPr="0001413C">
        <w:rPr>
          <w:b/>
          <w:bCs/>
        </w:rPr>
        <w:t>Page Number:</w:t>
      </w:r>
      <w:r w:rsidRPr="0001413C">
        <w:t xml:space="preserve"> 248 </w:t>
      </w:r>
    </w:p>
    <w:p w14:paraId="630A0055" w14:textId="77777777" w:rsidR="0001413C" w:rsidRPr="0001413C" w:rsidRDefault="0001413C" w:rsidP="0001413C">
      <w:r w:rsidRPr="0001413C">
        <w:rPr>
          <w:b/>
          <w:bCs/>
        </w:rPr>
        <w:t>Lesson 68:</w:t>
      </w:r>
      <w:r w:rsidRPr="0001413C">
        <w:t xml:space="preserve"> Active Bystander </w:t>
      </w:r>
    </w:p>
    <w:p w14:paraId="11BB9E5D" w14:textId="77777777" w:rsidR="0001413C" w:rsidRPr="0001413C" w:rsidRDefault="0001413C" w:rsidP="0001413C">
      <w:r w:rsidRPr="0001413C">
        <w:rPr>
          <w:b/>
          <w:bCs/>
        </w:rPr>
        <w:t xml:space="preserve">Click and Reveal Template / LTR / Random </w:t>
      </w:r>
    </w:p>
    <w:p w14:paraId="65B71553" w14:textId="77777777" w:rsidR="0001413C" w:rsidRPr="0001413C" w:rsidRDefault="0001413C" w:rsidP="0001413C">
      <w:r w:rsidRPr="0001413C">
        <w:rPr>
          <w:b/>
          <w:bCs/>
        </w:rPr>
        <w:t>Content Title:</w:t>
      </w:r>
      <w:r w:rsidRPr="0001413C">
        <w:t xml:space="preserve"> </w:t>
      </w:r>
    </w:p>
    <w:p w14:paraId="3BB9EC31" w14:textId="77777777" w:rsidR="0001413C" w:rsidRPr="0001413C" w:rsidRDefault="0001413C" w:rsidP="0001413C">
      <w:r w:rsidRPr="0001413C">
        <w:t xml:space="preserve">Witnessing Bad Behavior </w:t>
      </w:r>
    </w:p>
    <w:p w14:paraId="66A6E1E0" w14:textId="77777777" w:rsidR="0001413C" w:rsidRPr="0001413C" w:rsidRDefault="0001413C" w:rsidP="0001413C">
      <w:r w:rsidRPr="0001413C">
        <w:rPr>
          <w:b/>
          <w:bCs/>
        </w:rPr>
        <w:t>Content Description:</w:t>
      </w:r>
    </w:p>
    <w:p w14:paraId="2B34328E" w14:textId="77777777" w:rsidR="0001413C" w:rsidRPr="0001413C" w:rsidRDefault="0001413C" w:rsidP="0001413C">
      <w:r w:rsidRPr="0001413C">
        <w:t>During a project meeting, things take an unexpected turn. The team leader, Raoul, starts berating his teammate, Zainab, for a small error in a recent report. His words are harsh, including personal remarks that make everyone in the room uncomfortable. This isn’t the first time Raoul has criticized Zainab in front of others. The room goes quiet; everyone looks down, unsure of how to react.</w:t>
      </w:r>
    </w:p>
    <w:p w14:paraId="0C8445CF" w14:textId="77777777" w:rsidR="0001413C" w:rsidRPr="0001413C" w:rsidRDefault="0001413C" w:rsidP="0001413C">
      <w:r w:rsidRPr="0001413C">
        <w:t>Select each item to review the colleagues’ thoughts and understand the barriers to action.</w:t>
      </w:r>
    </w:p>
    <w:p w14:paraId="4976CFF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4653"/>
        <w:gridCol w:w="1530"/>
        <w:gridCol w:w="1219"/>
      </w:tblGrid>
      <w:tr w:rsidR="0001413C" w:rsidRPr="0001413C" w14:paraId="4CDA1432"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E1538A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F2B5D8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DAFA515"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65D1ACD" w14:textId="77777777" w:rsidR="0001413C" w:rsidRPr="0001413C" w:rsidRDefault="0001413C" w:rsidP="0001413C">
            <w:pPr>
              <w:rPr>
                <w:b/>
                <w:bCs/>
              </w:rPr>
            </w:pPr>
            <w:r w:rsidRPr="0001413C">
              <w:rPr>
                <w:b/>
                <w:bCs/>
              </w:rPr>
              <w:t>Alternate Text</w:t>
            </w:r>
          </w:p>
        </w:tc>
      </w:tr>
      <w:tr w:rsidR="0001413C" w:rsidRPr="0001413C" w14:paraId="3B5D94C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545A751" w14:textId="77777777" w:rsidR="0001413C" w:rsidRPr="0001413C" w:rsidRDefault="0001413C" w:rsidP="0001413C">
            <w:r w:rsidRPr="0001413C">
              <w:t xml:space="preserve">Alaisha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C30B082" w14:textId="77777777" w:rsidR="0001413C" w:rsidRPr="0001413C" w:rsidRDefault="0001413C" w:rsidP="0001413C">
            <w:r w:rsidRPr="0001413C">
              <w:t>“I know Raoul’s crossing a line, but I can’t risk making waves. If I step in, he might see me as weak, and I don’t want to jeopardize my reputation.”</w:t>
            </w:r>
          </w:p>
          <w:p w14:paraId="32F03C26" w14:textId="77777777" w:rsidR="0001413C" w:rsidRPr="0001413C" w:rsidRDefault="0001413C" w:rsidP="0001413C">
            <w:r w:rsidRPr="0001413C">
              <w:t>We fear judgment and how we appear to others. Instead, focus on the victim. If you make a mistake, you can always explain and apologize.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405E3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16C1B3B" w14:textId="77777777" w:rsidR="0001413C" w:rsidRPr="0001413C" w:rsidRDefault="0001413C" w:rsidP="0001413C"/>
        </w:tc>
      </w:tr>
      <w:tr w:rsidR="0001413C" w:rsidRPr="0001413C" w14:paraId="18C1196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0226BAB" w14:textId="77777777" w:rsidR="0001413C" w:rsidRPr="0001413C" w:rsidRDefault="0001413C" w:rsidP="0001413C">
            <w:r w:rsidRPr="0001413C">
              <w:t xml:space="preserve">Ravi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8947E1" w14:textId="77777777" w:rsidR="0001413C" w:rsidRPr="0001413C" w:rsidRDefault="0001413C" w:rsidP="0001413C">
            <w:r w:rsidRPr="0001413C">
              <w:t>“I want to help Zainab, but what if speaking up just makes Raoul angrier?”</w:t>
            </w:r>
          </w:p>
          <w:p w14:paraId="14974487" w14:textId="77777777" w:rsidR="0001413C" w:rsidRPr="0001413C" w:rsidRDefault="0001413C" w:rsidP="0001413C">
            <w:r w:rsidRPr="0001413C">
              <w:t>It’s natural to worry about escalation. Your safety matters, so sometimes seeking help is the best move.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A2CB4F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026BA2C" w14:textId="77777777" w:rsidR="0001413C" w:rsidRPr="0001413C" w:rsidRDefault="0001413C" w:rsidP="0001413C"/>
        </w:tc>
      </w:tr>
      <w:tr w:rsidR="0001413C" w:rsidRPr="0001413C" w14:paraId="4A25473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2F86227" w14:textId="77777777" w:rsidR="0001413C" w:rsidRPr="0001413C" w:rsidRDefault="0001413C" w:rsidP="0001413C">
            <w:r w:rsidRPr="0001413C">
              <w:t xml:space="preserve">Mei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DDA54EC" w14:textId="77777777" w:rsidR="0001413C" w:rsidRPr="0001413C" w:rsidRDefault="0001413C" w:rsidP="0001413C">
            <w:r w:rsidRPr="0001413C">
              <w:t>“I can see this is hard for Zainab, but I’ve never been in her shoes. I’m not sure what to say.”</w:t>
            </w:r>
          </w:p>
          <w:p w14:paraId="4BF8CB02" w14:textId="77777777" w:rsidR="0001413C" w:rsidRPr="0001413C" w:rsidRDefault="0001413C" w:rsidP="0001413C">
            <w:r w:rsidRPr="0001413C">
              <w:t>We’re more likely to help those we relate to. But in any situation, you can ask yourself: would I want someone to act if this were happening to me?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90ED6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CF18FC5" w14:textId="77777777" w:rsidR="0001413C" w:rsidRPr="0001413C" w:rsidRDefault="0001413C" w:rsidP="0001413C"/>
        </w:tc>
      </w:tr>
      <w:tr w:rsidR="0001413C" w:rsidRPr="0001413C" w14:paraId="37A7274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32AE4BA" w14:textId="77777777" w:rsidR="0001413C" w:rsidRPr="0001413C" w:rsidRDefault="0001413C" w:rsidP="0001413C">
            <w:r w:rsidRPr="0001413C">
              <w:t xml:space="preserve">Quinn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F9566D2" w14:textId="77777777" w:rsidR="0001413C" w:rsidRPr="0001413C" w:rsidRDefault="0001413C" w:rsidP="0001413C">
            <w:r w:rsidRPr="0001413C">
              <w:t>“No one else is saying anything, so maybe I shouldn’t either.”</w:t>
            </w:r>
          </w:p>
          <w:p w14:paraId="5196696B" w14:textId="77777777" w:rsidR="0001413C" w:rsidRPr="0001413C" w:rsidRDefault="0001413C" w:rsidP="0001413C">
            <w:r w:rsidRPr="0001413C">
              <w:t>The bystander effect makes us hesitate, looking to others to know what to do. Be aware of this, and trust your own instincts.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25713B4"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9B8E19" w14:textId="77777777" w:rsidR="0001413C" w:rsidRPr="0001413C" w:rsidRDefault="0001413C" w:rsidP="0001413C"/>
        </w:tc>
      </w:tr>
      <w:tr w:rsidR="0001413C" w:rsidRPr="0001413C" w14:paraId="4A295E8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29AB299" w14:textId="77777777" w:rsidR="0001413C" w:rsidRPr="0001413C" w:rsidRDefault="0001413C" w:rsidP="0001413C">
            <w:r w:rsidRPr="0001413C">
              <w:t xml:space="preserve">Sofia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3C26F53" w14:textId="77777777" w:rsidR="0001413C" w:rsidRPr="0001413C" w:rsidRDefault="0001413C" w:rsidP="0001413C">
            <w:r w:rsidRPr="0001413C">
              <w:t>“This seems wrong, but what if I’m overreacting? I don’t want to cause a scene if it’s not necessary.”</w:t>
            </w:r>
          </w:p>
          <w:p w14:paraId="75359186" w14:textId="77777777" w:rsidR="0001413C" w:rsidRPr="0001413C" w:rsidRDefault="0001413C" w:rsidP="0001413C">
            <w:r w:rsidRPr="0001413C">
              <w:t>We often doubt our judgment and think we’re overreacting, but trust your gut – if it feels wrong, it probably is. Speaking up can encourage others to do so as well.</w:t>
            </w:r>
          </w:p>
          <w:p w14:paraId="231CC1BC"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1410D1C"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7A0AD68" w14:textId="77777777" w:rsidR="0001413C" w:rsidRPr="0001413C" w:rsidRDefault="0001413C" w:rsidP="0001413C"/>
        </w:tc>
      </w:tr>
    </w:tbl>
    <w:p w14:paraId="301B27AC"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47227CE0"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CCDBCCA"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BD059EA"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3163941"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69F44E3" w14:textId="77777777" w:rsidR="0001413C" w:rsidRPr="0001413C" w:rsidRDefault="0001413C" w:rsidP="0001413C">
            <w:pPr>
              <w:rPr>
                <w:b/>
                <w:bCs/>
              </w:rPr>
            </w:pPr>
            <w:r w:rsidRPr="0001413C">
              <w:rPr>
                <w:b/>
                <w:bCs/>
              </w:rPr>
              <w:t>Alternate Text</w:t>
            </w:r>
          </w:p>
        </w:tc>
      </w:tr>
      <w:tr w:rsidR="0001413C" w:rsidRPr="0001413C" w14:paraId="7893EFF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11D7100"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84B563"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B2F6D2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7A86D8" w14:textId="77777777" w:rsidR="0001413C" w:rsidRPr="0001413C" w:rsidRDefault="0001413C" w:rsidP="0001413C"/>
        </w:tc>
      </w:tr>
    </w:tbl>
    <w:p w14:paraId="5E6A05B0" w14:textId="77777777" w:rsidR="0001413C" w:rsidRPr="0001413C" w:rsidRDefault="0001413C" w:rsidP="0001413C">
      <w:r w:rsidRPr="0001413C">
        <w:rPr>
          <w:b/>
          <w:bCs/>
        </w:rPr>
        <w:t>Audio Transcript Text:</w:t>
      </w:r>
      <w:r w:rsidRPr="0001413C">
        <w:t xml:space="preserve"> </w:t>
      </w:r>
    </w:p>
    <w:p w14:paraId="24690FE0" w14:textId="77777777" w:rsidR="0001413C" w:rsidRPr="0001413C" w:rsidRDefault="0001413C" w:rsidP="0001413C">
      <w:r w:rsidRPr="0001413C">
        <w:t>Let’s explore why this topic matters to us.</w:t>
      </w:r>
    </w:p>
    <w:p w14:paraId="6D92BD2B" w14:textId="77777777" w:rsidR="0001413C" w:rsidRPr="0001413C" w:rsidRDefault="0001413C" w:rsidP="0001413C">
      <w:r w:rsidRPr="0001413C">
        <w:br w:type="page"/>
      </w:r>
    </w:p>
    <w:p w14:paraId="31700EB0" w14:textId="77777777" w:rsidR="0001413C" w:rsidRPr="0001413C" w:rsidRDefault="0001413C" w:rsidP="0001413C">
      <w:bookmarkStart w:id="512" w:name="Page_242289472957624032"/>
      <w:bookmarkEnd w:id="512"/>
      <w:r w:rsidRPr="0001413C">
        <w:rPr>
          <w:b/>
          <w:bCs/>
        </w:rPr>
        <w:t>Page Number:</w:t>
      </w:r>
      <w:r w:rsidRPr="0001413C">
        <w:t xml:space="preserve"> 249 </w:t>
      </w:r>
    </w:p>
    <w:p w14:paraId="32F0375A" w14:textId="77777777" w:rsidR="0001413C" w:rsidRPr="0001413C" w:rsidRDefault="0001413C" w:rsidP="0001413C">
      <w:r w:rsidRPr="0001413C">
        <w:rPr>
          <w:b/>
          <w:bCs/>
        </w:rPr>
        <w:t>Lesson 68:</w:t>
      </w:r>
      <w:r w:rsidRPr="0001413C">
        <w:t xml:space="preserve"> Active Bystander </w:t>
      </w:r>
    </w:p>
    <w:p w14:paraId="44884120" w14:textId="77777777" w:rsidR="0001413C" w:rsidRPr="0001413C" w:rsidRDefault="0001413C" w:rsidP="0001413C">
      <w:r w:rsidRPr="0001413C">
        <w:rPr>
          <w:b/>
          <w:bCs/>
        </w:rPr>
        <w:t xml:space="preserve">Click and Reveal Template / LTR / Random </w:t>
      </w:r>
    </w:p>
    <w:p w14:paraId="3A3742C4" w14:textId="77777777" w:rsidR="0001413C" w:rsidRPr="0001413C" w:rsidRDefault="0001413C" w:rsidP="0001413C">
      <w:r w:rsidRPr="0001413C">
        <w:rPr>
          <w:b/>
          <w:bCs/>
        </w:rPr>
        <w:t>Content Title:</w:t>
      </w:r>
      <w:r w:rsidRPr="0001413C">
        <w:t xml:space="preserve"> </w:t>
      </w:r>
    </w:p>
    <w:p w14:paraId="75092062" w14:textId="77777777" w:rsidR="0001413C" w:rsidRPr="0001413C" w:rsidRDefault="0001413C" w:rsidP="0001413C">
      <w:r w:rsidRPr="0001413C">
        <w:t xml:space="preserve">How to Take a Stand </w:t>
      </w:r>
    </w:p>
    <w:p w14:paraId="7A2C3EDE" w14:textId="77777777" w:rsidR="0001413C" w:rsidRPr="0001413C" w:rsidRDefault="0001413C" w:rsidP="0001413C">
      <w:r w:rsidRPr="0001413C">
        <w:rPr>
          <w:b/>
          <w:bCs/>
        </w:rPr>
        <w:t>Content Description:</w:t>
      </w:r>
    </w:p>
    <w:p w14:paraId="0E74C0D0" w14:textId="77777777" w:rsidR="0001413C" w:rsidRPr="0001413C" w:rsidRDefault="0001413C" w:rsidP="0001413C">
      <w:r w:rsidRPr="0001413C">
        <w:t>Witnessing others in distress can trigger physical reactions, making it harder to get involved. We may feel anxious or even freeze. However, by overcoming this reaction and stepping in, we become part of the solution. This is called bystander intervention, a powerful tool to prevent abuse and support victims.</w:t>
      </w:r>
    </w:p>
    <w:p w14:paraId="3015B046" w14:textId="77777777" w:rsidR="0001413C" w:rsidRPr="0001413C" w:rsidRDefault="0001413C" w:rsidP="0001413C">
      <w:r w:rsidRPr="0001413C">
        <w:t>Stepping in is easier said than done, but being mentally prepared can help you push past that initial response and do something.</w:t>
      </w:r>
    </w:p>
    <w:p w14:paraId="4B18368F" w14:textId="77777777" w:rsidR="0001413C" w:rsidRPr="0001413C" w:rsidRDefault="0001413C" w:rsidP="0001413C">
      <w:r w:rsidRPr="0001413C">
        <w:t>To plan for action, select each item to explore the three steps you can take when you witness harassment.</w:t>
      </w:r>
    </w:p>
    <w:p w14:paraId="7AF1F093"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2523"/>
        <w:gridCol w:w="4216"/>
        <w:gridCol w:w="1449"/>
        <w:gridCol w:w="1164"/>
      </w:tblGrid>
      <w:tr w:rsidR="0001413C" w:rsidRPr="0001413C" w14:paraId="0D784C0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EA7356F"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FB9AAE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0DD657C"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88B2787" w14:textId="77777777" w:rsidR="0001413C" w:rsidRPr="0001413C" w:rsidRDefault="0001413C" w:rsidP="0001413C">
            <w:pPr>
              <w:rPr>
                <w:b/>
                <w:bCs/>
              </w:rPr>
            </w:pPr>
            <w:r w:rsidRPr="0001413C">
              <w:rPr>
                <w:b/>
                <w:bCs/>
              </w:rPr>
              <w:t>Alternate Text</w:t>
            </w:r>
          </w:p>
        </w:tc>
      </w:tr>
      <w:tr w:rsidR="0001413C" w:rsidRPr="0001413C" w14:paraId="3D29036B"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B093DE5" w14:textId="77777777" w:rsidR="0001413C" w:rsidRPr="0001413C" w:rsidRDefault="0001413C" w:rsidP="0001413C">
            <w:r w:rsidRPr="0001413C">
              <w:t xml:space="preserve">Recognize the Problem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C98717B" w14:textId="77777777" w:rsidR="0001413C" w:rsidRPr="0001413C" w:rsidRDefault="0001413C" w:rsidP="0001413C">
            <w:r w:rsidRPr="0001413C">
              <w:t>If the behavior is harassment, bullying, or abuse, it requires intervention.</w:t>
            </w:r>
          </w:p>
          <w:p w14:paraId="4F4635C1" w14:textId="77777777" w:rsidR="0001413C" w:rsidRPr="0001413C" w:rsidRDefault="0001413C" w:rsidP="0001413C">
            <w:r w:rsidRPr="0001413C">
              <w:t>Not every situation needs intervention. Healthy debates and consensual relationships are a normal part of workplace dynamics. However, some situations require immediate action. Look out for these red flags:</w:t>
            </w:r>
          </w:p>
          <w:p w14:paraId="5388FE2F" w14:textId="77777777" w:rsidR="0001413C" w:rsidRPr="0001413C" w:rsidRDefault="0001413C" w:rsidP="0001413C">
            <w:pPr>
              <w:numPr>
                <w:ilvl w:val="0"/>
                <w:numId w:val="127"/>
              </w:numPr>
            </w:pPr>
            <w:r w:rsidRPr="0001413C">
              <w:t>Physical attacks or threats</w:t>
            </w:r>
          </w:p>
          <w:p w14:paraId="498C3F71" w14:textId="77777777" w:rsidR="0001413C" w:rsidRPr="0001413C" w:rsidRDefault="0001413C" w:rsidP="0001413C">
            <w:pPr>
              <w:numPr>
                <w:ilvl w:val="0"/>
                <w:numId w:val="127"/>
              </w:numPr>
            </w:pPr>
            <w:r w:rsidRPr="0001413C">
              <w:t>Someone visibly distressed, asking for help, or needing medical assistance</w:t>
            </w:r>
          </w:p>
          <w:p w14:paraId="246AC13F" w14:textId="77777777" w:rsidR="0001413C" w:rsidRPr="0001413C" w:rsidRDefault="0001413C" w:rsidP="0001413C">
            <w:pPr>
              <w:numPr>
                <w:ilvl w:val="0"/>
                <w:numId w:val="127"/>
              </w:numPr>
            </w:pPr>
            <w:r w:rsidRPr="0001413C">
              <w:t>Unwanted touching or sexual assault</w:t>
            </w:r>
          </w:p>
          <w:p w14:paraId="2E8456A5" w14:textId="77777777" w:rsidR="0001413C" w:rsidRPr="0001413C" w:rsidRDefault="0001413C" w:rsidP="0001413C">
            <w:pPr>
              <w:numPr>
                <w:ilvl w:val="0"/>
                <w:numId w:val="127"/>
              </w:numPr>
            </w:pPr>
            <w:r w:rsidRPr="0001413C">
              <w:t>Abuse of authority for sexual favors</w:t>
            </w:r>
          </w:p>
          <w:p w14:paraId="25FCB9BB" w14:textId="77777777" w:rsidR="0001413C" w:rsidRPr="0001413C" w:rsidRDefault="0001413C" w:rsidP="0001413C">
            <w:pPr>
              <w:numPr>
                <w:ilvl w:val="0"/>
                <w:numId w:val="127"/>
              </w:numPr>
            </w:pPr>
            <w:r w:rsidRPr="0001413C">
              <w:t>Use of slurs or attacks based on gender, religion, race, or other protected characteristics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6E00D7"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6232400" w14:textId="77777777" w:rsidR="0001413C" w:rsidRPr="0001413C" w:rsidRDefault="0001413C" w:rsidP="0001413C"/>
        </w:tc>
      </w:tr>
      <w:tr w:rsidR="0001413C" w:rsidRPr="0001413C" w14:paraId="40720D5F"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974FD9B" w14:textId="77777777" w:rsidR="0001413C" w:rsidRPr="0001413C" w:rsidRDefault="0001413C" w:rsidP="0001413C">
            <w:r w:rsidRPr="0001413C">
              <w:t xml:space="preserve">Choose Your Response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8320610" w14:textId="77777777" w:rsidR="0001413C" w:rsidRPr="0001413C" w:rsidRDefault="0001413C" w:rsidP="0001413C">
            <w:r w:rsidRPr="0001413C">
              <w:t>Think about the best way to step in. Your response could be direct, or it might involve seeking help from others.</w:t>
            </w:r>
          </w:p>
          <w:p w14:paraId="421F7D16" w14:textId="77777777" w:rsidR="0001413C" w:rsidRPr="0001413C" w:rsidRDefault="0001413C" w:rsidP="0001413C">
            <w:r w:rsidRPr="0001413C">
              <w:t>Decide what action to take.</w:t>
            </w:r>
          </w:p>
          <w:p w14:paraId="4D0E96B3" w14:textId="77777777" w:rsidR="0001413C" w:rsidRPr="0001413C" w:rsidRDefault="0001413C" w:rsidP="0001413C">
            <w:pPr>
              <w:numPr>
                <w:ilvl w:val="0"/>
                <w:numId w:val="128"/>
              </w:numPr>
            </w:pPr>
            <w:r w:rsidRPr="0001413C">
              <w:t>You could say something off-topic, ask a question, or otherwise divert the attention of those involved and ending the situation.</w:t>
            </w:r>
          </w:p>
          <w:p w14:paraId="43B82579" w14:textId="77777777" w:rsidR="0001413C" w:rsidRPr="0001413C" w:rsidRDefault="0001413C" w:rsidP="0001413C">
            <w:pPr>
              <w:numPr>
                <w:ilvl w:val="0"/>
                <w:numId w:val="128"/>
              </w:numPr>
            </w:pPr>
            <w:r w:rsidRPr="0001413C">
              <w:t>Bring in support: find a manager, HR representative, or a colleague to step in with you.</w:t>
            </w:r>
          </w:p>
          <w:p w14:paraId="0A8261A3" w14:textId="77777777" w:rsidR="0001413C" w:rsidRPr="0001413C" w:rsidRDefault="0001413C" w:rsidP="0001413C">
            <w:pPr>
              <w:numPr>
                <w:ilvl w:val="0"/>
                <w:numId w:val="128"/>
              </w:numPr>
            </w:pPr>
            <w:r w:rsidRPr="0001413C">
              <w:t>If you feel comfortable, you can also calmly speak to the people involved and let them know that the behavior needs to stop.</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E8530D"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C6F356" w14:textId="77777777" w:rsidR="0001413C" w:rsidRPr="0001413C" w:rsidRDefault="0001413C" w:rsidP="0001413C"/>
        </w:tc>
      </w:tr>
      <w:tr w:rsidR="0001413C" w:rsidRPr="0001413C" w14:paraId="04CF4B8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277DB43" w14:textId="77777777" w:rsidR="0001413C" w:rsidRPr="0001413C" w:rsidRDefault="0001413C" w:rsidP="0001413C">
            <w:r w:rsidRPr="0001413C">
              <w:t xml:space="preserve">Check In and Report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B238CCD" w14:textId="77777777" w:rsidR="0001413C" w:rsidRPr="0001413C" w:rsidRDefault="0001413C" w:rsidP="0001413C">
            <w:r w:rsidRPr="0001413C">
              <w:t>After the incident, check in with the person affected and report what happened to the appropriate department.</w:t>
            </w:r>
          </w:p>
          <w:p w14:paraId="1DDD913B"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819488B"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00DA9B" w14:textId="77777777" w:rsidR="0001413C" w:rsidRPr="0001413C" w:rsidRDefault="0001413C" w:rsidP="0001413C"/>
        </w:tc>
      </w:tr>
    </w:tbl>
    <w:p w14:paraId="1F91E82B"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64A3CD1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B8476D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3CFD8F1"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7C2704A"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95A9F73" w14:textId="77777777" w:rsidR="0001413C" w:rsidRPr="0001413C" w:rsidRDefault="0001413C" w:rsidP="0001413C">
            <w:pPr>
              <w:rPr>
                <w:b/>
                <w:bCs/>
              </w:rPr>
            </w:pPr>
            <w:r w:rsidRPr="0001413C">
              <w:rPr>
                <w:b/>
                <w:bCs/>
              </w:rPr>
              <w:t>Alternate Text</w:t>
            </w:r>
          </w:p>
        </w:tc>
      </w:tr>
      <w:tr w:rsidR="0001413C" w:rsidRPr="0001413C" w14:paraId="1645B19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AFF4AFC"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EEC93C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4EDA78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410ABC" w14:textId="77777777" w:rsidR="0001413C" w:rsidRPr="0001413C" w:rsidRDefault="0001413C" w:rsidP="0001413C"/>
        </w:tc>
      </w:tr>
    </w:tbl>
    <w:p w14:paraId="0ABA482C" w14:textId="77777777" w:rsidR="0001413C" w:rsidRPr="0001413C" w:rsidRDefault="0001413C" w:rsidP="0001413C">
      <w:r w:rsidRPr="0001413C">
        <w:rPr>
          <w:b/>
          <w:bCs/>
        </w:rPr>
        <w:t>Audio Transcript Text:</w:t>
      </w:r>
      <w:r w:rsidRPr="0001413C">
        <w:t xml:space="preserve"> </w:t>
      </w:r>
    </w:p>
    <w:p w14:paraId="276F6573" w14:textId="77777777" w:rsidR="0001413C" w:rsidRPr="0001413C" w:rsidRDefault="0001413C" w:rsidP="0001413C">
      <w:r w:rsidRPr="0001413C">
        <w:t>Let’s consider this helpful advice.</w:t>
      </w:r>
    </w:p>
    <w:p w14:paraId="7793BFB8" w14:textId="77777777" w:rsidR="0001413C" w:rsidRPr="0001413C" w:rsidRDefault="0001413C" w:rsidP="0001413C">
      <w:r w:rsidRPr="0001413C">
        <w:br w:type="page"/>
      </w:r>
    </w:p>
    <w:p w14:paraId="7A2EF8F7" w14:textId="77777777" w:rsidR="0001413C" w:rsidRPr="0001413C" w:rsidRDefault="0001413C" w:rsidP="0001413C">
      <w:bookmarkStart w:id="513" w:name="Page_167927698142067198"/>
      <w:bookmarkEnd w:id="513"/>
      <w:r w:rsidRPr="0001413C">
        <w:rPr>
          <w:b/>
          <w:bCs/>
        </w:rPr>
        <w:t>Page Number:</w:t>
      </w:r>
      <w:r w:rsidRPr="0001413C">
        <w:t xml:space="preserve"> 250 </w:t>
      </w:r>
    </w:p>
    <w:p w14:paraId="77121722" w14:textId="77777777" w:rsidR="0001413C" w:rsidRPr="0001413C" w:rsidRDefault="0001413C" w:rsidP="0001413C">
      <w:r w:rsidRPr="0001413C">
        <w:rPr>
          <w:b/>
          <w:bCs/>
        </w:rPr>
        <w:t>Lesson 68:</w:t>
      </w:r>
      <w:r w:rsidRPr="0001413C">
        <w:t xml:space="preserve"> Active Bystander </w:t>
      </w:r>
    </w:p>
    <w:p w14:paraId="0C0E79DA" w14:textId="77777777" w:rsidR="0001413C" w:rsidRPr="0001413C" w:rsidRDefault="0001413C" w:rsidP="0001413C">
      <w:r w:rsidRPr="0001413C">
        <w:rPr>
          <w:b/>
          <w:bCs/>
        </w:rPr>
        <w:t xml:space="preserve">Consult Template </w:t>
      </w:r>
    </w:p>
    <w:p w14:paraId="22655579" w14:textId="77777777" w:rsidR="0001413C" w:rsidRPr="0001413C" w:rsidRDefault="0001413C" w:rsidP="0001413C">
      <w:r w:rsidRPr="0001413C">
        <w:rPr>
          <w:b/>
          <w:bCs/>
        </w:rPr>
        <w:t>Content Title:</w:t>
      </w:r>
      <w:r w:rsidRPr="0001413C">
        <w:t xml:space="preserve"> </w:t>
      </w:r>
    </w:p>
    <w:p w14:paraId="248CBC0E" w14:textId="77777777" w:rsidR="0001413C" w:rsidRPr="0001413C" w:rsidRDefault="0001413C" w:rsidP="0001413C">
      <w:r w:rsidRPr="0001413C">
        <w:t xml:space="preserve">An Uncomfortable Situation </w:t>
      </w:r>
    </w:p>
    <w:p w14:paraId="4617284C" w14:textId="77777777" w:rsidR="0001413C" w:rsidRPr="0001413C" w:rsidRDefault="0001413C" w:rsidP="0001413C">
      <w:r w:rsidRPr="0001413C">
        <w:rPr>
          <w:b/>
          <w:bCs/>
        </w:rPr>
        <w:t>Content Description:</w:t>
      </w:r>
      <w:r w:rsidRPr="0001413C">
        <w:t xml:space="preserve"> </w:t>
      </w:r>
    </w:p>
    <w:p w14:paraId="0171C2D4" w14:textId="77777777" w:rsidR="0001413C" w:rsidRPr="0001413C" w:rsidRDefault="0001413C" w:rsidP="0001413C">
      <w:r w:rsidRPr="0001413C">
        <w:t>Roxy, a junior team member, overhears a senior employee making inappropriate comments toward another junior employee. She feels uneasy and torn about how to respond. Later, she asks her colleagues what they would do if they witnessed similar harassment.</w:t>
      </w:r>
    </w:p>
    <w:p w14:paraId="044C02FB" w14:textId="77777777" w:rsidR="0001413C" w:rsidRPr="0001413C" w:rsidRDefault="0001413C" w:rsidP="0001413C">
      <w:r w:rsidRPr="0001413C">
        <w:t>Select each person to see what they have to say and then answer the question that follows. </w:t>
      </w:r>
    </w:p>
    <w:p w14:paraId="731B00FE" w14:textId="77777777" w:rsidR="0001413C" w:rsidRPr="0001413C" w:rsidRDefault="0001413C" w:rsidP="0001413C">
      <w:r w:rsidRPr="0001413C">
        <w:rPr>
          <w:b/>
          <w:bCs/>
        </w:rPr>
        <w:t xml:space="preserve">Consult Content for Reveal: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5A36EC3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E02033E" w14:textId="77777777" w:rsidR="0001413C" w:rsidRPr="0001413C" w:rsidRDefault="0001413C" w:rsidP="0001413C">
            <w:pPr>
              <w:rPr>
                <w:b/>
                <w:bCs/>
              </w:rPr>
            </w:pPr>
            <w:r w:rsidRPr="0001413C">
              <w:rPr>
                <w:b/>
                <w:bCs/>
              </w:rPr>
              <w:t>Consult Click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E4362EC" w14:textId="77777777" w:rsidR="0001413C" w:rsidRPr="0001413C" w:rsidRDefault="0001413C" w:rsidP="0001413C">
            <w:pPr>
              <w:rPr>
                <w:b/>
                <w:bCs/>
              </w:rPr>
            </w:pPr>
            <w:r w:rsidRPr="0001413C">
              <w:rPr>
                <w:b/>
                <w:bCs/>
              </w:rPr>
              <w:t>Consult Click Text</w:t>
            </w:r>
          </w:p>
        </w:tc>
      </w:tr>
      <w:tr w:rsidR="0001413C" w:rsidRPr="0001413C" w14:paraId="2342B3A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12180A" w14:textId="77777777" w:rsidR="0001413C" w:rsidRPr="0001413C" w:rsidRDefault="0001413C" w:rsidP="0001413C">
            <w:r w:rsidRPr="0001413C">
              <w:t>Lukas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930E15E" w14:textId="77777777" w:rsidR="0001413C" w:rsidRPr="0001413C" w:rsidRDefault="0001413C" w:rsidP="0001413C">
            <w:r w:rsidRPr="0001413C">
              <w:t>Next time, you could create a distraction. Maybe ask a work-related question or start some small talk to break the tension.</w:t>
            </w:r>
          </w:p>
        </w:tc>
      </w:tr>
      <w:tr w:rsidR="0001413C" w:rsidRPr="0001413C" w14:paraId="33AF2697"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0F30C12" w14:textId="77777777" w:rsidR="0001413C" w:rsidRPr="0001413C" w:rsidRDefault="0001413C" w:rsidP="0001413C">
            <w:r w:rsidRPr="0001413C">
              <w:t>Nelly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22F8CA" w14:textId="77777777" w:rsidR="0001413C" w:rsidRPr="0001413C" w:rsidRDefault="0001413C" w:rsidP="0001413C">
            <w:r w:rsidRPr="0001413C">
              <w:t>Honestly, I wouldn’t get involved. It’s not really your business, right? Sometimes it’s just easier to ignore it.</w:t>
            </w:r>
          </w:p>
        </w:tc>
      </w:tr>
      <w:tr w:rsidR="0001413C" w:rsidRPr="0001413C" w14:paraId="0F8B4AB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1683416" w14:textId="77777777" w:rsidR="0001413C" w:rsidRPr="0001413C" w:rsidRDefault="0001413C" w:rsidP="0001413C">
            <w:r w:rsidRPr="0001413C">
              <w:t>Marsha</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A329E6" w14:textId="77777777" w:rsidR="0001413C" w:rsidRPr="0001413C" w:rsidRDefault="0001413C" w:rsidP="0001413C">
            <w:r w:rsidRPr="0001413C">
              <w:t>You have to confront them. Sometimes making a scene is the only way they’ll take you seriously.</w:t>
            </w:r>
          </w:p>
        </w:tc>
      </w:tr>
      <w:tr w:rsidR="0001413C" w:rsidRPr="0001413C" w14:paraId="51F8EE7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DBD8F77" w14:textId="77777777" w:rsidR="0001413C" w:rsidRPr="0001413C" w:rsidRDefault="0001413C" w:rsidP="0001413C">
            <w:r w:rsidRPr="0001413C">
              <w:t>Kay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C35AB4A" w14:textId="77777777" w:rsidR="0001413C" w:rsidRPr="0001413C" w:rsidRDefault="0001413C" w:rsidP="0001413C">
            <w:r w:rsidRPr="0001413C">
              <w:t>Maybe take note of what you saw and talk to the person afterward. Make sure they’re okay and suggest they report it if they feel comfortable.</w:t>
            </w:r>
          </w:p>
        </w:tc>
      </w:tr>
    </w:tbl>
    <w:p w14:paraId="55E0B74C" w14:textId="77777777" w:rsidR="0001413C" w:rsidRPr="0001413C" w:rsidRDefault="0001413C" w:rsidP="0001413C">
      <w:r w:rsidRPr="0001413C">
        <w:br/>
      </w:r>
      <w:r w:rsidRPr="0001413C">
        <w:rPr>
          <w:b/>
          <w:bCs/>
        </w:rPr>
        <w:t xml:space="preserve">Alternative Text for Reveal: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EA80BE5"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8E4D2A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D72F82F" w14:textId="77777777" w:rsidR="0001413C" w:rsidRPr="0001413C" w:rsidRDefault="0001413C" w:rsidP="0001413C">
            <w:pPr>
              <w:rPr>
                <w:b/>
                <w:bCs/>
              </w:rPr>
            </w:pPr>
            <w:r w:rsidRPr="0001413C">
              <w:rPr>
                <w:b/>
                <w:bCs/>
              </w:rPr>
              <w:t>Alternate Text</w:t>
            </w:r>
          </w:p>
        </w:tc>
      </w:tr>
      <w:tr w:rsidR="0001413C" w:rsidRPr="0001413C" w14:paraId="2BD1EE7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FDD54E4"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90E7CAE" w14:textId="77777777" w:rsidR="0001413C" w:rsidRPr="0001413C" w:rsidRDefault="0001413C" w:rsidP="0001413C">
            <w:r w:rsidRPr="0001413C">
              <w:t xml:space="preserve">TBD </w:t>
            </w:r>
          </w:p>
        </w:tc>
      </w:tr>
      <w:tr w:rsidR="0001413C" w:rsidRPr="0001413C" w14:paraId="4C881443"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FB6EBA1"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77A5E80" w14:textId="77777777" w:rsidR="0001413C" w:rsidRPr="0001413C" w:rsidRDefault="0001413C" w:rsidP="0001413C">
            <w:r w:rsidRPr="0001413C">
              <w:t xml:space="preserve">TBD </w:t>
            </w:r>
          </w:p>
        </w:tc>
      </w:tr>
      <w:tr w:rsidR="0001413C" w:rsidRPr="0001413C" w14:paraId="030214B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B7E3E4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528383B" w14:textId="77777777" w:rsidR="0001413C" w:rsidRPr="0001413C" w:rsidRDefault="0001413C" w:rsidP="0001413C">
            <w:r w:rsidRPr="0001413C">
              <w:t xml:space="preserve">TBD </w:t>
            </w:r>
          </w:p>
        </w:tc>
      </w:tr>
      <w:tr w:rsidR="0001413C" w:rsidRPr="0001413C" w14:paraId="61C41FFD"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1E2605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495CC1B" w14:textId="77777777" w:rsidR="0001413C" w:rsidRPr="0001413C" w:rsidRDefault="0001413C" w:rsidP="0001413C">
            <w:r w:rsidRPr="0001413C">
              <w:t xml:space="preserve">TBD </w:t>
            </w:r>
          </w:p>
        </w:tc>
      </w:tr>
    </w:tbl>
    <w:p w14:paraId="3C0C0C98" w14:textId="77777777" w:rsidR="0001413C" w:rsidRPr="0001413C" w:rsidRDefault="0001413C" w:rsidP="0001413C">
      <w:r w:rsidRPr="0001413C">
        <w:rPr>
          <w:b/>
          <w:bCs/>
        </w:rPr>
        <w:t>Question Title:</w:t>
      </w:r>
      <w:r w:rsidRPr="0001413C">
        <w:t xml:space="preserve"> </w:t>
      </w:r>
    </w:p>
    <w:p w14:paraId="354BFB56" w14:textId="77777777" w:rsidR="0001413C" w:rsidRPr="0001413C" w:rsidRDefault="0001413C" w:rsidP="0001413C">
      <w:r w:rsidRPr="0001413C">
        <w:t>Time to Decide</w:t>
      </w:r>
    </w:p>
    <w:p w14:paraId="3EF5DD19" w14:textId="77777777" w:rsidR="0001413C" w:rsidRPr="0001413C" w:rsidRDefault="0001413C" w:rsidP="0001413C">
      <w:r w:rsidRPr="0001413C">
        <w:rPr>
          <w:b/>
          <w:bCs/>
        </w:rPr>
        <w:t>Question:</w:t>
      </w:r>
      <w:r w:rsidRPr="0001413C">
        <w:t xml:space="preserve"> </w:t>
      </w:r>
    </w:p>
    <w:p w14:paraId="792FCD2A" w14:textId="77777777" w:rsidR="0001413C" w:rsidRPr="0001413C" w:rsidRDefault="0001413C" w:rsidP="0001413C">
      <w:r w:rsidRPr="0001413C">
        <w:t>Which two of Roxy’s colleagues are giving good advice?</w:t>
      </w:r>
    </w:p>
    <w:p w14:paraId="39DEB03B" w14:textId="77777777" w:rsidR="0001413C" w:rsidRPr="0001413C" w:rsidRDefault="0001413C" w:rsidP="0001413C">
      <w:r w:rsidRPr="0001413C">
        <w:rPr>
          <w:b/>
          <w:bCs/>
        </w:rPr>
        <w:t>Consult Content for Answer:</w:t>
      </w:r>
      <w:r w:rsidRPr="0001413C">
        <w:t xml:space="preserv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6A0F150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F1B9789" w14:textId="77777777" w:rsidR="0001413C" w:rsidRPr="0001413C" w:rsidRDefault="0001413C" w:rsidP="0001413C">
            <w:pPr>
              <w:rPr>
                <w:b/>
                <w:bCs/>
              </w:rPr>
            </w:pPr>
            <w:r w:rsidRPr="0001413C">
              <w:rPr>
                <w:b/>
                <w:bCs/>
              </w:rPr>
              <w:t>Answer Option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50911CEA" w14:textId="77777777" w:rsidR="0001413C" w:rsidRPr="0001413C" w:rsidRDefault="0001413C" w:rsidP="0001413C">
            <w:pPr>
              <w:rPr>
                <w:b/>
                <w:bCs/>
              </w:rPr>
            </w:pPr>
            <w:r w:rsidRPr="0001413C">
              <w:rPr>
                <w:b/>
                <w:bCs/>
              </w:rPr>
              <w:t>Answer</w:t>
            </w:r>
          </w:p>
        </w:tc>
      </w:tr>
      <w:tr w:rsidR="0001413C" w:rsidRPr="0001413C" w14:paraId="6405B0F8"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FA7579B"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D8C4E1" w14:textId="77777777" w:rsidR="0001413C" w:rsidRPr="0001413C" w:rsidRDefault="0001413C" w:rsidP="0001413C">
            <w:r w:rsidRPr="0001413C">
              <w:t xml:space="preserve">Lukas </w:t>
            </w:r>
          </w:p>
        </w:tc>
      </w:tr>
      <w:tr w:rsidR="0001413C" w:rsidRPr="0001413C" w14:paraId="0AA78FB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963140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9033224" w14:textId="77777777" w:rsidR="0001413C" w:rsidRPr="0001413C" w:rsidRDefault="0001413C" w:rsidP="0001413C">
            <w:r w:rsidRPr="0001413C">
              <w:t xml:space="preserve">Nelly </w:t>
            </w:r>
          </w:p>
        </w:tc>
      </w:tr>
      <w:tr w:rsidR="0001413C" w:rsidRPr="0001413C" w14:paraId="6DCB931C"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41CE20" w14:textId="77777777" w:rsidR="0001413C" w:rsidRPr="0001413C" w:rsidRDefault="0001413C" w:rsidP="0001413C">
            <w:r w:rsidRPr="0001413C">
              <w:t xml:space="preserve">Incorrect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C8D8F9F" w14:textId="77777777" w:rsidR="0001413C" w:rsidRPr="0001413C" w:rsidRDefault="0001413C" w:rsidP="0001413C">
            <w:r w:rsidRPr="0001413C">
              <w:t xml:space="preserve">Marsha </w:t>
            </w:r>
          </w:p>
        </w:tc>
      </w:tr>
      <w:tr w:rsidR="0001413C" w:rsidRPr="0001413C" w14:paraId="55EB09DA"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5D79CE6" w14:textId="77777777" w:rsidR="0001413C" w:rsidRPr="0001413C" w:rsidRDefault="0001413C" w:rsidP="0001413C">
            <w:r w:rsidRPr="0001413C">
              <w:t xml:space="preserve">Correct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BAAE39F" w14:textId="77777777" w:rsidR="0001413C" w:rsidRPr="0001413C" w:rsidRDefault="0001413C" w:rsidP="0001413C">
            <w:r w:rsidRPr="0001413C">
              <w:t xml:space="preserve">Kay </w:t>
            </w:r>
          </w:p>
        </w:tc>
      </w:tr>
    </w:tbl>
    <w:p w14:paraId="34E5C7CA" w14:textId="77777777" w:rsidR="0001413C" w:rsidRPr="0001413C" w:rsidRDefault="0001413C" w:rsidP="0001413C">
      <w:r w:rsidRPr="0001413C">
        <w:rPr>
          <w:b/>
          <w:bCs/>
        </w:rPr>
        <w:t xml:space="preserve">How many times do you want your learner to retry (maximum is set to 5 before the learner is shown the correct answer)?: </w:t>
      </w:r>
      <w:r w:rsidRPr="0001413C">
        <w:t xml:space="preserve">1 </w:t>
      </w:r>
    </w:p>
    <w:p w14:paraId="6E2E50D2" w14:textId="77777777" w:rsidR="0001413C" w:rsidRPr="0001413C" w:rsidRDefault="0001413C" w:rsidP="0001413C">
      <w:r w:rsidRPr="0001413C">
        <w:rPr>
          <w:b/>
          <w:bCs/>
        </w:rPr>
        <w:t>Feedback for Correct</w:t>
      </w:r>
      <w:r w:rsidRPr="0001413C">
        <w:t xml:space="preserve"> </w:t>
      </w:r>
    </w:p>
    <w:p w14:paraId="01DF6A39" w14:textId="77777777" w:rsidR="0001413C" w:rsidRPr="0001413C" w:rsidRDefault="0001413C" w:rsidP="0001413C">
      <w:r w:rsidRPr="0001413C">
        <w:rPr>
          <w:b/>
          <w:bCs/>
        </w:rPr>
        <w:t>Title:</w:t>
      </w:r>
    </w:p>
    <w:p w14:paraId="72FACFC4" w14:textId="77777777" w:rsidR="0001413C" w:rsidRPr="0001413C" w:rsidRDefault="0001413C" w:rsidP="0001413C">
      <w:r w:rsidRPr="0001413C">
        <w:t>Correct</w:t>
      </w:r>
    </w:p>
    <w:p w14:paraId="1B0181DA" w14:textId="77777777" w:rsidR="0001413C" w:rsidRPr="0001413C" w:rsidRDefault="0001413C" w:rsidP="0001413C">
      <w:r w:rsidRPr="0001413C">
        <w:rPr>
          <w:b/>
          <w:bCs/>
        </w:rPr>
        <w:t>Content:</w:t>
      </w:r>
    </w:p>
    <w:p w14:paraId="23DF451D" w14:textId="77777777" w:rsidR="0001413C" w:rsidRPr="0001413C" w:rsidRDefault="0001413C" w:rsidP="0001413C">
      <w:r w:rsidRPr="0001413C">
        <w:t>Select the Next arrow to find out why Lukas and Kay were right. </w:t>
      </w:r>
    </w:p>
    <w:p w14:paraId="476B36DC" w14:textId="77777777" w:rsidR="0001413C" w:rsidRPr="0001413C" w:rsidRDefault="0001413C" w:rsidP="0001413C">
      <w:r w:rsidRPr="0001413C">
        <w:rPr>
          <w:b/>
          <w:bCs/>
        </w:rPr>
        <w:t xml:space="preserve">Feedback for Incorrect: </w:t>
      </w:r>
    </w:p>
    <w:p w14:paraId="77248124" w14:textId="77777777" w:rsidR="0001413C" w:rsidRPr="0001413C" w:rsidRDefault="0001413C" w:rsidP="0001413C">
      <w:r w:rsidRPr="0001413C">
        <w:rPr>
          <w:b/>
          <w:bCs/>
        </w:rPr>
        <w:t>Title:</w:t>
      </w:r>
    </w:p>
    <w:p w14:paraId="4E7B3F82" w14:textId="77777777" w:rsidR="0001413C" w:rsidRPr="0001413C" w:rsidRDefault="0001413C" w:rsidP="0001413C">
      <w:r w:rsidRPr="0001413C">
        <w:t>Incorrect</w:t>
      </w:r>
    </w:p>
    <w:p w14:paraId="69403AC3" w14:textId="77777777" w:rsidR="0001413C" w:rsidRPr="0001413C" w:rsidRDefault="0001413C" w:rsidP="0001413C">
      <w:r w:rsidRPr="0001413C">
        <w:rPr>
          <w:b/>
          <w:bCs/>
        </w:rPr>
        <w:t>Content:</w:t>
      </w:r>
    </w:p>
    <w:p w14:paraId="601B3131" w14:textId="77777777" w:rsidR="0001413C" w:rsidRPr="0001413C" w:rsidRDefault="0001413C" w:rsidP="0001413C">
      <w:r w:rsidRPr="0001413C">
        <w:t>Select the Next arrow to find out why Lukas and Kay were right. </w:t>
      </w:r>
    </w:p>
    <w:p w14:paraId="0E3B034A" w14:textId="77777777" w:rsidR="0001413C" w:rsidRPr="0001413C" w:rsidRDefault="0001413C" w:rsidP="0001413C">
      <w:r w:rsidRPr="0001413C">
        <w:br w:type="page"/>
      </w:r>
    </w:p>
    <w:p w14:paraId="08F9E33C" w14:textId="77777777" w:rsidR="0001413C" w:rsidRPr="0001413C" w:rsidRDefault="0001413C" w:rsidP="0001413C">
      <w:bookmarkStart w:id="514" w:name="Page_153055344896942750"/>
      <w:bookmarkEnd w:id="514"/>
      <w:r w:rsidRPr="0001413C">
        <w:rPr>
          <w:b/>
          <w:bCs/>
        </w:rPr>
        <w:t>Page Number:</w:t>
      </w:r>
      <w:r w:rsidRPr="0001413C">
        <w:t xml:space="preserve"> 251 </w:t>
      </w:r>
    </w:p>
    <w:p w14:paraId="758F34DC" w14:textId="77777777" w:rsidR="0001413C" w:rsidRPr="0001413C" w:rsidRDefault="0001413C" w:rsidP="0001413C">
      <w:r w:rsidRPr="0001413C">
        <w:rPr>
          <w:b/>
          <w:bCs/>
        </w:rPr>
        <w:t>Lesson 68:</w:t>
      </w:r>
      <w:r w:rsidRPr="0001413C">
        <w:t xml:space="preserve"> Active Bystander </w:t>
      </w:r>
    </w:p>
    <w:p w14:paraId="11EBC161" w14:textId="77777777" w:rsidR="0001413C" w:rsidRPr="0001413C" w:rsidRDefault="0001413C" w:rsidP="0001413C">
      <w:r w:rsidRPr="0001413C">
        <w:rPr>
          <w:b/>
          <w:bCs/>
        </w:rPr>
        <w:t xml:space="preserve">Text and Image Template / Text Only </w:t>
      </w:r>
    </w:p>
    <w:p w14:paraId="1C66579E" w14:textId="77777777" w:rsidR="0001413C" w:rsidRPr="0001413C" w:rsidRDefault="0001413C" w:rsidP="0001413C">
      <w:r w:rsidRPr="0001413C">
        <w:rPr>
          <w:b/>
          <w:bCs/>
        </w:rPr>
        <w:t>Content Title:</w:t>
      </w:r>
      <w:r w:rsidRPr="0001413C">
        <w:t xml:space="preserve"> </w:t>
      </w:r>
    </w:p>
    <w:p w14:paraId="1D3C16C7" w14:textId="77777777" w:rsidR="0001413C" w:rsidRPr="0001413C" w:rsidRDefault="0001413C" w:rsidP="0001413C">
      <w:r w:rsidRPr="0001413C">
        <w:t xml:space="preserve">Thanks for helping Roxy. </w:t>
      </w:r>
    </w:p>
    <w:p w14:paraId="2542839F" w14:textId="77777777" w:rsidR="0001413C" w:rsidRPr="0001413C" w:rsidRDefault="0001413C" w:rsidP="0001413C">
      <w:r w:rsidRPr="0001413C">
        <w:br/>
      </w:r>
      <w:r w:rsidRPr="0001413C">
        <w:rPr>
          <w:b/>
          <w:bCs/>
        </w:rPr>
        <w:t>Column 1 Text:</w:t>
      </w:r>
      <w:r w:rsidRPr="0001413C">
        <w:t xml:space="preserve"> </w:t>
      </w:r>
    </w:p>
    <w:p w14:paraId="03C02E80" w14:textId="77777777" w:rsidR="0001413C" w:rsidRPr="0001413C" w:rsidRDefault="0001413C" w:rsidP="0001413C">
      <w:r w:rsidRPr="0001413C">
        <w:t>Bystanders play a critical role in addressing harassment. Bystander intervention means taking action when you witness harassment to support the person being targeted.  </w:t>
      </w:r>
    </w:p>
    <w:p w14:paraId="7EC49FC4" w14:textId="77777777" w:rsidR="0001413C" w:rsidRPr="0001413C" w:rsidRDefault="0001413C" w:rsidP="0001413C">
      <w:r w:rsidRPr="0001413C">
        <w:t>You don’t have to confront the harasser directly if it doesn’t feel safe – there are many ways to help. You can distract the harasser or ask for help. You can also take notes on what happened to support a potential investigation and check in with the person being harassed after the incident to show your support. </w:t>
      </w:r>
    </w:p>
    <w:p w14:paraId="5832160B" w14:textId="77777777" w:rsidR="0001413C" w:rsidRPr="0001413C" w:rsidRDefault="0001413C" w:rsidP="0001413C">
      <w:r w:rsidRPr="0001413C">
        <w:rPr>
          <w:b/>
          <w:bCs/>
        </w:rPr>
        <w:t>Audio Transcript Text:</w:t>
      </w:r>
      <w:r w:rsidRPr="0001413C">
        <w:t xml:space="preserve"> </w:t>
      </w:r>
    </w:p>
    <w:p w14:paraId="148476F2" w14:textId="77777777" w:rsidR="0001413C" w:rsidRPr="0001413C" w:rsidRDefault="0001413C" w:rsidP="0001413C">
      <w:r w:rsidRPr="0001413C">
        <w:t>Your help was appreciated.</w:t>
      </w:r>
    </w:p>
    <w:p w14:paraId="38D3D850" w14:textId="77777777" w:rsidR="0001413C" w:rsidRPr="0001413C" w:rsidRDefault="0001413C" w:rsidP="0001413C">
      <w:r w:rsidRPr="0001413C">
        <w:br w:type="page"/>
      </w:r>
    </w:p>
    <w:p w14:paraId="321E49F5" w14:textId="77777777" w:rsidR="0001413C" w:rsidRPr="0001413C" w:rsidRDefault="0001413C" w:rsidP="0001413C">
      <w:bookmarkStart w:id="515" w:name="Page_6443953703882275728"/>
      <w:bookmarkEnd w:id="515"/>
      <w:r w:rsidRPr="0001413C">
        <w:rPr>
          <w:b/>
          <w:bCs/>
        </w:rPr>
        <w:t>Page Number:</w:t>
      </w:r>
      <w:r w:rsidRPr="0001413C">
        <w:t xml:space="preserve"> 252 </w:t>
      </w:r>
    </w:p>
    <w:p w14:paraId="4F080E20" w14:textId="77777777" w:rsidR="0001413C" w:rsidRPr="0001413C" w:rsidRDefault="0001413C" w:rsidP="0001413C">
      <w:r w:rsidRPr="0001413C">
        <w:rPr>
          <w:b/>
          <w:bCs/>
        </w:rPr>
        <w:t>Lesson 69:</w:t>
      </w:r>
      <w:r w:rsidRPr="0001413C">
        <w:t xml:space="preserve"> Colorado State Law </w:t>
      </w:r>
    </w:p>
    <w:p w14:paraId="0312BE77" w14:textId="77777777" w:rsidR="0001413C" w:rsidRPr="0001413C" w:rsidRDefault="0001413C" w:rsidP="0001413C">
      <w:r w:rsidRPr="0001413C">
        <w:rPr>
          <w:b/>
          <w:bCs/>
        </w:rPr>
        <w:t xml:space="preserve">Click and Reveal Template / LTR / Random </w:t>
      </w:r>
    </w:p>
    <w:p w14:paraId="012190BC" w14:textId="77777777" w:rsidR="0001413C" w:rsidRPr="0001413C" w:rsidRDefault="0001413C" w:rsidP="0001413C">
      <w:r w:rsidRPr="0001413C">
        <w:rPr>
          <w:b/>
          <w:bCs/>
        </w:rPr>
        <w:t>Content Title:</w:t>
      </w:r>
      <w:r w:rsidRPr="0001413C">
        <w:t xml:space="preserve"> </w:t>
      </w:r>
    </w:p>
    <w:p w14:paraId="7FBA23EF" w14:textId="77777777" w:rsidR="0001413C" w:rsidRPr="0001413C" w:rsidRDefault="0001413C" w:rsidP="0001413C">
      <w:r w:rsidRPr="0001413C">
        <w:t xml:space="preserve">Understand Colorado’s POWR Act </w:t>
      </w:r>
    </w:p>
    <w:p w14:paraId="23017C09" w14:textId="77777777" w:rsidR="0001413C" w:rsidRPr="0001413C" w:rsidRDefault="0001413C" w:rsidP="0001413C">
      <w:r w:rsidRPr="0001413C">
        <w:rPr>
          <w:b/>
          <w:bCs/>
        </w:rPr>
        <w:t>Content Description:</w:t>
      </w:r>
    </w:p>
    <w:p w14:paraId="0B002171" w14:textId="77777777" w:rsidR="0001413C" w:rsidRPr="0001413C" w:rsidRDefault="0001413C" w:rsidP="0001413C">
      <w:r w:rsidRPr="0001413C">
        <w:t>Colorado’s Protecting Opportunities and Workers’ Rights (POWR) Act introduces significant updates to the state’s anti-discrimination and harassment laws. These changes expand legal protections for employees and increase employer responsibilities.</w:t>
      </w:r>
    </w:p>
    <w:p w14:paraId="1F0F9A0F" w14:textId="77777777" w:rsidR="0001413C" w:rsidRPr="0001413C" w:rsidRDefault="0001413C" w:rsidP="0001413C">
      <w:r w:rsidRPr="0001413C">
        <w:t>Select each item to explore what’s different under the new law.</w:t>
      </w:r>
    </w:p>
    <w:p w14:paraId="3495F928" w14:textId="77777777" w:rsidR="0001413C" w:rsidRPr="0001413C" w:rsidRDefault="0001413C" w:rsidP="0001413C">
      <w:r w:rsidRPr="0001413C">
        <w:rPr>
          <w:b/>
          <w:bCs/>
        </w:rPr>
        <w:t xml:space="preserve">Reveal Content for Desktop: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4571"/>
        <w:gridCol w:w="2282"/>
        <w:gridCol w:w="1381"/>
        <w:gridCol w:w="1118"/>
      </w:tblGrid>
      <w:tr w:rsidR="0001413C" w:rsidRPr="0001413C" w14:paraId="3075EB0C"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788446D9"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59EF270"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3DC7730D"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279594B0" w14:textId="77777777" w:rsidR="0001413C" w:rsidRPr="0001413C" w:rsidRDefault="0001413C" w:rsidP="0001413C">
            <w:pPr>
              <w:rPr>
                <w:b/>
                <w:bCs/>
              </w:rPr>
            </w:pPr>
            <w:r w:rsidRPr="0001413C">
              <w:rPr>
                <w:b/>
                <w:bCs/>
              </w:rPr>
              <w:t>Alternate Text</w:t>
            </w:r>
          </w:p>
        </w:tc>
      </w:tr>
      <w:tr w:rsidR="0001413C" w:rsidRPr="0001413C" w14:paraId="7FA9DA1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6C6ED4C" w14:textId="77777777" w:rsidR="0001413C" w:rsidRPr="0001413C" w:rsidRDefault="0001413C" w:rsidP="0001413C">
            <w:r w:rsidRPr="0001413C">
              <w:t xml:space="preserve">Harassment Definition Expanded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88A5075" w14:textId="77777777" w:rsidR="0001413C" w:rsidRPr="0001413C" w:rsidRDefault="0001413C" w:rsidP="0001413C">
            <w:r w:rsidRPr="0001413C">
              <w:t>The POWR Act removes the old “severe or pervasive” standard. Now, even a single incident of inappropriate behavior can qualify as harassment if it negatively affects an employee’s working conditions or creates a hostile environment.</w:t>
            </w:r>
          </w:p>
          <w:p w14:paraId="3D3D55CC" w14:textId="77777777" w:rsidR="0001413C" w:rsidRPr="0001413C" w:rsidRDefault="0001413C" w:rsidP="0001413C">
            <w:r w:rsidRPr="0001413C">
              <w:t>This shift allows for earlier intervention and broader accountability.</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5113CE9"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5AB3A0" w14:textId="77777777" w:rsidR="0001413C" w:rsidRPr="0001413C" w:rsidRDefault="0001413C" w:rsidP="0001413C"/>
        </w:tc>
      </w:tr>
      <w:tr w:rsidR="0001413C" w:rsidRPr="0001413C" w14:paraId="2623CFC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21F88F5" w14:textId="77777777" w:rsidR="0001413C" w:rsidRPr="0001413C" w:rsidRDefault="0001413C" w:rsidP="0001413C">
            <w:r w:rsidRPr="0001413C">
              <w:t xml:space="preserve">More Protected Classes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ED5DD44" w14:textId="77777777" w:rsidR="0001413C" w:rsidRPr="0001413C" w:rsidRDefault="0001413C" w:rsidP="0001413C">
            <w:r w:rsidRPr="0001413C">
              <w:t>The Act adds new protected characteristics, expanding coverage beyond traditional categories like race and sex. Newly protected groups include:</w:t>
            </w:r>
          </w:p>
          <w:p w14:paraId="6D9677BB" w14:textId="77777777" w:rsidR="0001413C" w:rsidRPr="0001413C" w:rsidRDefault="0001413C" w:rsidP="0001413C">
            <w:pPr>
              <w:numPr>
                <w:ilvl w:val="0"/>
                <w:numId w:val="129"/>
              </w:numPr>
            </w:pPr>
            <w:r w:rsidRPr="0001413C">
              <w:t>Gender identity and expression</w:t>
            </w:r>
          </w:p>
          <w:p w14:paraId="407C2EDB" w14:textId="77777777" w:rsidR="0001413C" w:rsidRPr="0001413C" w:rsidRDefault="0001413C" w:rsidP="0001413C">
            <w:pPr>
              <w:numPr>
                <w:ilvl w:val="0"/>
                <w:numId w:val="129"/>
              </w:numPr>
            </w:pPr>
            <w:r w:rsidRPr="0001413C">
              <w:t>Marital status</w:t>
            </w:r>
          </w:p>
          <w:p w14:paraId="771E4D04" w14:textId="77777777" w:rsidR="0001413C" w:rsidRPr="0001413C" w:rsidRDefault="0001413C" w:rsidP="0001413C">
            <w:pPr>
              <w:numPr>
                <w:ilvl w:val="0"/>
                <w:numId w:val="129"/>
              </w:numPr>
            </w:pPr>
            <w:r w:rsidRPr="0001413C">
              <w:t>Caregiver status (such as parenting or elder care)</w:t>
            </w:r>
          </w:p>
          <w:p w14:paraId="607D7AE7" w14:textId="77777777" w:rsidR="0001413C" w:rsidRPr="0001413C" w:rsidRDefault="0001413C" w:rsidP="0001413C">
            <w:pPr>
              <w:numPr>
                <w:ilvl w:val="0"/>
                <w:numId w:val="129"/>
              </w:numPr>
            </w:pPr>
            <w:r w:rsidRPr="0001413C">
              <w:t>Sexual orientation</w:t>
            </w:r>
          </w:p>
          <w:p w14:paraId="48E0D1D9" w14:textId="77777777" w:rsidR="0001413C" w:rsidRPr="0001413C" w:rsidRDefault="0001413C" w:rsidP="0001413C">
            <w:pPr>
              <w:numPr>
                <w:ilvl w:val="0"/>
                <w:numId w:val="129"/>
              </w:numPr>
            </w:pPr>
            <w:r w:rsidRPr="0001413C">
              <w:t>Religious beliefs</w:t>
            </w:r>
          </w:p>
          <w:p w14:paraId="73DF5B2E" w14:textId="77777777" w:rsidR="0001413C" w:rsidRPr="0001413C" w:rsidRDefault="0001413C" w:rsidP="0001413C">
            <w:r w:rsidRPr="0001413C">
              <w:t>This ensures a more inclusive approach to workplace protections.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B9DC6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748925D" w14:textId="77777777" w:rsidR="0001413C" w:rsidRPr="0001413C" w:rsidRDefault="0001413C" w:rsidP="0001413C"/>
        </w:tc>
      </w:tr>
      <w:tr w:rsidR="0001413C" w:rsidRPr="0001413C" w14:paraId="6E426AFE"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E7D964" w14:textId="77777777" w:rsidR="0001413C" w:rsidRPr="0001413C" w:rsidRDefault="0001413C" w:rsidP="0001413C">
            <w:r w:rsidRPr="0001413C">
              <w:t xml:space="preserve">New Legal Standard for Hostile Work Environment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8BBD13" w14:textId="77777777" w:rsidR="0001413C" w:rsidRPr="0001413C" w:rsidRDefault="0001413C" w:rsidP="0001413C">
            <w:r w:rsidRPr="0001413C">
              <w:t>Courts now assess whether a reasonable person in the employee’s position would consider the conduct to be hostile or abusive. Claims cannot be dismissed as “petty” or “trivial” simply because the behavior wasn’t extreme.</w:t>
            </w:r>
          </w:p>
          <w:p w14:paraId="56E16362" w14:textId="77777777" w:rsidR="0001413C" w:rsidRPr="0001413C" w:rsidRDefault="0001413C" w:rsidP="0001413C">
            <w:r w:rsidRPr="0001413C">
              <w:t>This updated standard recognizes that subtle or one-off incidents can still cause harm.</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FAE8C8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6510BE8" w14:textId="77777777" w:rsidR="0001413C" w:rsidRPr="0001413C" w:rsidRDefault="0001413C" w:rsidP="0001413C"/>
        </w:tc>
      </w:tr>
      <w:tr w:rsidR="0001413C" w:rsidRPr="0001413C" w14:paraId="2B98F654"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50F7675" w14:textId="77777777" w:rsidR="0001413C" w:rsidRPr="0001413C" w:rsidRDefault="0001413C" w:rsidP="0001413C">
            <w:r w:rsidRPr="0001413C">
              <w:t xml:space="preserve">Stronger Protections for Employees Who Report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D40146F" w14:textId="77777777" w:rsidR="0001413C" w:rsidRPr="0001413C" w:rsidRDefault="0001413C" w:rsidP="0001413C">
            <w:r w:rsidRPr="0001413C">
              <w:t>The POWR Act makes it harder for employers to avoid liability when employees report harassment or discrimination:</w:t>
            </w:r>
          </w:p>
          <w:p w14:paraId="5E5CCD6D" w14:textId="77777777" w:rsidR="0001413C" w:rsidRPr="0001413C" w:rsidRDefault="0001413C" w:rsidP="0001413C">
            <w:pPr>
              <w:numPr>
                <w:ilvl w:val="0"/>
                <w:numId w:val="130"/>
              </w:numPr>
            </w:pPr>
            <w:r w:rsidRPr="0001413C">
              <w:t>Employers must show they actively worked to prevent and correct misconduct.</w:t>
            </w:r>
          </w:p>
          <w:p w14:paraId="2941A60A" w14:textId="77777777" w:rsidR="0001413C" w:rsidRPr="0001413C" w:rsidRDefault="0001413C" w:rsidP="0001413C">
            <w:pPr>
              <w:numPr>
                <w:ilvl w:val="0"/>
                <w:numId w:val="130"/>
              </w:numPr>
            </w:pPr>
            <w:r w:rsidRPr="0001413C">
              <w:t>Employees must be clearly informed of how to report issues.</w:t>
            </w:r>
          </w:p>
          <w:p w14:paraId="568BA67F" w14:textId="77777777" w:rsidR="0001413C" w:rsidRPr="0001413C" w:rsidRDefault="0001413C" w:rsidP="0001413C">
            <w:pPr>
              <w:numPr>
                <w:ilvl w:val="0"/>
                <w:numId w:val="130"/>
              </w:numPr>
            </w:pPr>
            <w:r w:rsidRPr="0001413C">
              <w:t>Retaliation against individuals who report or participate in investigations is strictly prohibited.</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67F404F"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1AD2FF4D" w14:textId="77777777" w:rsidR="0001413C" w:rsidRPr="0001413C" w:rsidRDefault="0001413C" w:rsidP="0001413C"/>
        </w:tc>
      </w:tr>
      <w:tr w:rsidR="0001413C" w:rsidRPr="0001413C" w14:paraId="5486842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262EC7B0" w14:textId="77777777" w:rsidR="0001413C" w:rsidRPr="0001413C" w:rsidRDefault="0001413C" w:rsidP="0001413C">
            <w:r w:rsidRPr="0001413C">
              <w:t xml:space="preserve">No Comparator Needed in Discrimination Claims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BAF763D" w14:textId="77777777" w:rsidR="0001413C" w:rsidRPr="0001413C" w:rsidRDefault="0001413C" w:rsidP="0001413C">
            <w:r w:rsidRPr="0001413C">
              <w:t>Employees no longer need to prove they were treated worse than someone outside their protected group. This means workers can bring claims without identifying a “similarly situated” co-worker, removing a common obstacle in discrimination cases.</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557F10E"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9C77954" w14:textId="77777777" w:rsidR="0001413C" w:rsidRPr="0001413C" w:rsidRDefault="0001413C" w:rsidP="0001413C"/>
        </w:tc>
      </w:tr>
      <w:tr w:rsidR="0001413C" w:rsidRPr="0001413C" w14:paraId="73F62180"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47889094" w14:textId="77777777" w:rsidR="0001413C" w:rsidRPr="0001413C" w:rsidRDefault="0001413C" w:rsidP="0001413C">
            <w:r w:rsidRPr="0001413C">
              <w:t xml:space="preserve">New Limits on NDAs </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D1F5162" w14:textId="77777777" w:rsidR="0001413C" w:rsidRPr="0001413C" w:rsidRDefault="0001413C" w:rsidP="0001413C">
            <w:r w:rsidRPr="0001413C">
              <w:t>The Act restricts the use of non-disclosure agreements (NDAs) in harassment or discrimination cases:</w:t>
            </w:r>
          </w:p>
          <w:p w14:paraId="158211B8" w14:textId="77777777" w:rsidR="0001413C" w:rsidRPr="0001413C" w:rsidRDefault="0001413C" w:rsidP="0001413C">
            <w:pPr>
              <w:numPr>
                <w:ilvl w:val="0"/>
                <w:numId w:val="131"/>
              </w:numPr>
            </w:pPr>
            <w:r w:rsidRPr="0001413C">
              <w:t>NDAs must be mutual, voluntary, and written in plain language.</w:t>
            </w:r>
          </w:p>
          <w:p w14:paraId="39EE6FA6" w14:textId="77777777" w:rsidR="0001413C" w:rsidRPr="0001413C" w:rsidRDefault="0001413C" w:rsidP="0001413C">
            <w:pPr>
              <w:numPr>
                <w:ilvl w:val="0"/>
                <w:numId w:val="131"/>
              </w:numPr>
            </w:pPr>
            <w:r w:rsidRPr="0001413C">
              <w:t>Employees must be given 21 days to review and seven days to revoke after signing.</w:t>
            </w:r>
          </w:p>
          <w:p w14:paraId="0B3E08CD" w14:textId="77777777" w:rsidR="0001413C" w:rsidRPr="0001413C" w:rsidRDefault="0001413C" w:rsidP="0001413C">
            <w:pPr>
              <w:numPr>
                <w:ilvl w:val="0"/>
                <w:numId w:val="131"/>
              </w:numPr>
            </w:pPr>
            <w:r w:rsidRPr="0001413C">
              <w:t>NDAs cannot prevent employees from speaking to legal authorities or government agencies.</w:t>
            </w:r>
          </w:p>
          <w:p w14:paraId="65E45D9D" w14:textId="77777777" w:rsidR="0001413C" w:rsidRPr="0001413C" w:rsidRDefault="0001413C" w:rsidP="0001413C">
            <w:r w:rsidRPr="0001413C">
              <w:t>Select the Next Arrow to continue.</w:t>
            </w: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04E83245"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5ADD3990" w14:textId="77777777" w:rsidR="0001413C" w:rsidRPr="0001413C" w:rsidRDefault="0001413C" w:rsidP="0001413C"/>
        </w:tc>
      </w:tr>
    </w:tbl>
    <w:p w14:paraId="447023AF" w14:textId="77777777" w:rsidR="0001413C" w:rsidRPr="0001413C" w:rsidRDefault="0001413C" w:rsidP="0001413C">
      <w:r w:rsidRPr="0001413C">
        <w:rPr>
          <w:b/>
          <w:bCs/>
        </w:rPr>
        <w:t xml:space="preserve">Reveal Content for Mobile: </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3073"/>
        <w:gridCol w:w="2454"/>
        <w:gridCol w:w="1875"/>
      </w:tblGrid>
      <w:tr w:rsidR="0001413C" w:rsidRPr="0001413C" w14:paraId="3EE6A3A8"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1D15D7E7" w14:textId="77777777" w:rsidR="0001413C" w:rsidRPr="0001413C" w:rsidRDefault="0001413C" w:rsidP="0001413C">
            <w:pPr>
              <w:rPr>
                <w:b/>
                <w:bCs/>
              </w:rPr>
            </w:pPr>
            <w:r w:rsidRPr="0001413C">
              <w:rPr>
                <w:b/>
                <w:bCs/>
              </w:rPr>
              <w:t>Interaction Title</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A087EE6" w14:textId="77777777" w:rsidR="0001413C" w:rsidRPr="0001413C" w:rsidRDefault="0001413C" w:rsidP="0001413C">
            <w:pPr>
              <w:rPr>
                <w:b/>
                <w:bCs/>
              </w:rPr>
            </w:pPr>
            <w:r w:rsidRPr="0001413C">
              <w:rPr>
                <w:b/>
                <w:bCs/>
              </w:rPr>
              <w:t>Interaction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62F9306B" w14:textId="77777777" w:rsidR="0001413C" w:rsidRPr="0001413C" w:rsidRDefault="0001413C" w:rsidP="0001413C">
            <w:pPr>
              <w:rPr>
                <w:b/>
                <w:bCs/>
              </w:rPr>
            </w:pPr>
            <w:r w:rsidRPr="0001413C">
              <w:rPr>
                <w:b/>
                <w:bCs/>
              </w:rPr>
              <w:t>Image Description</w:t>
            </w:r>
          </w:p>
        </w:tc>
        <w:tc>
          <w:tcPr>
            <w:tcW w:w="0" w:type="auto"/>
            <w:tcBorders>
              <w:top w:val="nil"/>
              <w:left w:val="nil"/>
              <w:bottom w:val="single" w:sz="6" w:space="0" w:color="999999"/>
              <w:right w:val="single" w:sz="6" w:space="0" w:color="999999"/>
            </w:tcBorders>
            <w:tcMar>
              <w:top w:w="45" w:type="dxa"/>
              <w:left w:w="45" w:type="dxa"/>
              <w:bottom w:w="0" w:type="dxa"/>
              <w:right w:w="45" w:type="dxa"/>
            </w:tcMar>
            <w:vAlign w:val="center"/>
            <w:hideMark/>
          </w:tcPr>
          <w:p w14:paraId="0CC3642C" w14:textId="77777777" w:rsidR="0001413C" w:rsidRPr="0001413C" w:rsidRDefault="0001413C" w:rsidP="0001413C">
            <w:pPr>
              <w:rPr>
                <w:b/>
                <w:bCs/>
              </w:rPr>
            </w:pPr>
            <w:r w:rsidRPr="0001413C">
              <w:rPr>
                <w:b/>
                <w:bCs/>
              </w:rPr>
              <w:t>Alternate Text</w:t>
            </w:r>
          </w:p>
        </w:tc>
      </w:tr>
      <w:tr w:rsidR="0001413C" w:rsidRPr="0001413C" w14:paraId="248AE016" w14:textId="77777777">
        <w:trPr>
          <w:tblCellSpacing w:w="0" w:type="dxa"/>
        </w:trPr>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31213C4C" w14:textId="77777777" w:rsidR="0001413C" w:rsidRPr="0001413C" w:rsidRDefault="0001413C" w:rsidP="0001413C">
            <w:pPr>
              <w:rPr>
                <w:b/>
                <w:bCs/>
              </w:rPr>
            </w:pPr>
          </w:p>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3130866"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6C361442" w14:textId="77777777" w:rsidR="0001413C" w:rsidRPr="0001413C" w:rsidRDefault="0001413C" w:rsidP="0001413C"/>
        </w:tc>
        <w:tc>
          <w:tcPr>
            <w:tcW w:w="0" w:type="auto"/>
            <w:tcBorders>
              <w:top w:val="nil"/>
              <w:left w:val="nil"/>
              <w:bottom w:val="single" w:sz="6" w:space="0" w:color="999999"/>
              <w:right w:val="single" w:sz="6" w:space="0" w:color="999999"/>
            </w:tcBorders>
            <w:tcMar>
              <w:top w:w="60" w:type="dxa"/>
              <w:left w:w="60" w:type="dxa"/>
              <w:bottom w:w="0" w:type="dxa"/>
              <w:right w:w="60" w:type="dxa"/>
            </w:tcMar>
            <w:hideMark/>
          </w:tcPr>
          <w:p w14:paraId="71B414B2" w14:textId="77777777" w:rsidR="0001413C" w:rsidRPr="0001413C" w:rsidRDefault="0001413C" w:rsidP="0001413C"/>
        </w:tc>
      </w:tr>
    </w:tbl>
    <w:p w14:paraId="7EC3635C" w14:textId="77777777" w:rsidR="0001413C" w:rsidRPr="0001413C" w:rsidRDefault="0001413C" w:rsidP="0001413C">
      <w:r w:rsidRPr="0001413C">
        <w:rPr>
          <w:b/>
          <w:bCs/>
        </w:rPr>
        <w:t>Audio Transcript Text:</w:t>
      </w:r>
      <w:r w:rsidRPr="0001413C">
        <w:t xml:space="preserve"> </w:t>
      </w:r>
    </w:p>
    <w:p w14:paraId="28C7C98B" w14:textId="77777777" w:rsidR="0001413C" w:rsidRPr="0001413C" w:rsidRDefault="0001413C" w:rsidP="0001413C">
      <w:r w:rsidRPr="0001413C">
        <w:t>Let’s consider some of the key elements of this topic.</w:t>
      </w:r>
    </w:p>
    <w:p w14:paraId="138B9C8F" w14:textId="77777777" w:rsidR="0001413C" w:rsidRPr="0001413C" w:rsidRDefault="0001413C" w:rsidP="0001413C">
      <w:r w:rsidRPr="0001413C">
        <w:br w:type="page"/>
      </w:r>
    </w:p>
    <w:p w14:paraId="6E01E33A" w14:textId="77777777" w:rsidR="0001413C" w:rsidRPr="0001413C" w:rsidRDefault="0001413C" w:rsidP="0001413C">
      <w:bookmarkStart w:id="516" w:name="Page_6481960839340847153"/>
      <w:bookmarkEnd w:id="516"/>
      <w:r w:rsidRPr="0001413C">
        <w:rPr>
          <w:b/>
          <w:bCs/>
        </w:rPr>
        <w:t>Page Number:</w:t>
      </w:r>
      <w:r w:rsidRPr="0001413C">
        <w:t xml:space="preserve"> 253 </w:t>
      </w:r>
    </w:p>
    <w:p w14:paraId="59771AA2" w14:textId="77777777" w:rsidR="0001413C" w:rsidRPr="0001413C" w:rsidRDefault="0001413C" w:rsidP="0001413C">
      <w:r w:rsidRPr="0001413C">
        <w:rPr>
          <w:b/>
          <w:bCs/>
        </w:rPr>
        <w:t>Lesson 69:</w:t>
      </w:r>
      <w:r w:rsidRPr="0001413C">
        <w:t xml:space="preserve"> Colorado State Law </w:t>
      </w:r>
    </w:p>
    <w:p w14:paraId="4945AEB7" w14:textId="77777777" w:rsidR="0001413C" w:rsidRPr="0001413C" w:rsidRDefault="0001413C" w:rsidP="0001413C">
      <w:r w:rsidRPr="0001413C">
        <w:rPr>
          <w:b/>
          <w:bCs/>
        </w:rPr>
        <w:t xml:space="preserve">Hotspot Image Template / LTR / Sequential </w:t>
      </w:r>
    </w:p>
    <w:p w14:paraId="114C719C" w14:textId="77777777" w:rsidR="0001413C" w:rsidRPr="0001413C" w:rsidRDefault="0001413C" w:rsidP="0001413C">
      <w:r w:rsidRPr="0001413C">
        <w:rPr>
          <w:b/>
          <w:bCs/>
        </w:rPr>
        <w:t>Content Title:</w:t>
      </w:r>
      <w:r w:rsidRPr="0001413C">
        <w:t xml:space="preserve"> </w:t>
      </w:r>
    </w:p>
    <w:p w14:paraId="3CAF19F4" w14:textId="77777777" w:rsidR="0001413C" w:rsidRPr="0001413C" w:rsidRDefault="0001413C" w:rsidP="0001413C">
      <w:r w:rsidRPr="0001413C">
        <w:t xml:space="preserve">Employer Responsibilities Under the POWR Act </w:t>
      </w:r>
    </w:p>
    <w:p w14:paraId="24838CE5" w14:textId="77777777" w:rsidR="0001413C" w:rsidRPr="0001413C" w:rsidRDefault="0001413C" w:rsidP="0001413C">
      <w:r w:rsidRPr="0001413C">
        <w:br/>
      </w:r>
      <w:r w:rsidRPr="0001413C">
        <w:rPr>
          <w:b/>
          <w:bCs/>
        </w:rPr>
        <w:t>Content Description:</w:t>
      </w:r>
      <w:r w:rsidRPr="0001413C">
        <w:t xml:space="preserve"> </w:t>
      </w:r>
    </w:p>
    <w:p w14:paraId="65C0EC34" w14:textId="77777777" w:rsidR="0001413C" w:rsidRPr="0001413C" w:rsidRDefault="0001413C" w:rsidP="0001413C">
      <w:r w:rsidRPr="0001413C">
        <w:t>To comply with the POWR Act, Colorado employers must take clear, proactive steps to update policies, support employees, and handle complaints appropriately. These actions are essential to meet legal obligations and foster a respectful workplace.</w:t>
      </w:r>
    </w:p>
    <w:p w14:paraId="35327DE1" w14:textId="77777777" w:rsidR="0001413C" w:rsidRPr="0001413C" w:rsidRDefault="0001413C" w:rsidP="0001413C">
      <w:r w:rsidRPr="0001413C">
        <w:t>Select each item below to explore what’s required.</w:t>
      </w:r>
    </w:p>
    <w:p w14:paraId="6D13E54C" w14:textId="77777777" w:rsidR="0001413C" w:rsidRPr="0001413C" w:rsidRDefault="0001413C" w:rsidP="0001413C">
      <w:r w:rsidRPr="0001413C">
        <w:rPr>
          <w:b/>
          <w:bCs/>
        </w:rPr>
        <w:t xml:space="preserve">Hotspot Content : </w:t>
      </w:r>
    </w:p>
    <w:p w14:paraId="2F50762B" w14:textId="77777777" w:rsidR="0001413C" w:rsidRPr="0001413C" w:rsidRDefault="0001413C" w:rsidP="0001413C">
      <w:pPr>
        <w:rPr>
          <w:b/>
          <w:bCs/>
        </w:rPr>
      </w:pPr>
      <w:r w:rsidRPr="0001413C">
        <w:rPr>
          <w:b/>
          <w:bCs/>
        </w:rPr>
        <w:t>Update Anti-Harassment &amp; Discrimination Policies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3613548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3CD21647"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62AD86A5" w14:textId="77777777" w:rsidR="0001413C" w:rsidRPr="0001413C" w:rsidRDefault="0001413C" w:rsidP="0001413C">
            <w:r w:rsidRPr="0001413C">
              <w:t xml:space="preserve">Update Anti-Harassment &amp; Discrimination Policies </w:t>
            </w:r>
          </w:p>
        </w:tc>
      </w:tr>
      <w:tr w:rsidR="0001413C" w:rsidRPr="0001413C" w14:paraId="58529B6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E9E0700"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F7F4392" w14:textId="77777777" w:rsidR="0001413C" w:rsidRPr="0001413C" w:rsidRDefault="0001413C" w:rsidP="0001413C">
            <w:r w:rsidRPr="0001413C">
              <w:t>Employers must revise written policies to reflect the new legal definitions of harassment and protected classes. Policies should:</w:t>
            </w:r>
          </w:p>
          <w:p w14:paraId="40501733" w14:textId="77777777" w:rsidR="0001413C" w:rsidRPr="0001413C" w:rsidRDefault="0001413C" w:rsidP="0001413C">
            <w:pPr>
              <w:numPr>
                <w:ilvl w:val="0"/>
                <w:numId w:val="132"/>
              </w:numPr>
            </w:pPr>
            <w:r w:rsidRPr="0001413C">
              <w:t>Remove outdated terms like “severe or pervasive”</w:t>
            </w:r>
          </w:p>
          <w:p w14:paraId="5B96CD3A" w14:textId="77777777" w:rsidR="0001413C" w:rsidRPr="0001413C" w:rsidRDefault="0001413C" w:rsidP="0001413C">
            <w:pPr>
              <w:numPr>
                <w:ilvl w:val="0"/>
                <w:numId w:val="132"/>
              </w:numPr>
            </w:pPr>
            <w:r w:rsidRPr="0001413C">
              <w:t>Include all newly protected characteristics</w:t>
            </w:r>
          </w:p>
          <w:p w14:paraId="434C11C5" w14:textId="77777777" w:rsidR="0001413C" w:rsidRPr="0001413C" w:rsidRDefault="0001413C" w:rsidP="0001413C">
            <w:pPr>
              <w:numPr>
                <w:ilvl w:val="0"/>
                <w:numId w:val="132"/>
              </w:numPr>
            </w:pPr>
            <w:r w:rsidRPr="0001413C">
              <w:t>Explain the updated legal standard for hostile work environments</w:t>
            </w:r>
          </w:p>
        </w:tc>
      </w:tr>
    </w:tbl>
    <w:p w14:paraId="74202996" w14:textId="77777777" w:rsidR="0001413C" w:rsidRPr="0001413C" w:rsidRDefault="0001413C" w:rsidP="0001413C">
      <w:pPr>
        <w:rPr>
          <w:b/>
          <w:bCs/>
        </w:rPr>
      </w:pPr>
      <w:r w:rsidRPr="0001413C">
        <w:rPr>
          <w:b/>
          <w:bCs/>
        </w:rPr>
        <w:t>Train Managers and HR on the New Law</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20E1E947"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0E84CAA"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3AD1E243" w14:textId="77777777" w:rsidR="0001413C" w:rsidRPr="0001413C" w:rsidRDefault="0001413C" w:rsidP="0001413C">
            <w:r w:rsidRPr="0001413C">
              <w:t xml:space="preserve">Train Managers and HR on the New Law </w:t>
            </w:r>
          </w:p>
        </w:tc>
      </w:tr>
      <w:tr w:rsidR="0001413C" w:rsidRPr="0001413C" w14:paraId="12B2CFA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5BF0078"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B81AD7F" w14:textId="77777777" w:rsidR="0001413C" w:rsidRPr="0001413C" w:rsidRDefault="0001413C" w:rsidP="0001413C">
            <w:r w:rsidRPr="0001413C">
              <w:t>Frontline supervisors, HR personnel, and legal teams must be trained on:</w:t>
            </w:r>
          </w:p>
          <w:p w14:paraId="18E9B9EE" w14:textId="77777777" w:rsidR="0001413C" w:rsidRPr="0001413C" w:rsidRDefault="0001413C" w:rsidP="0001413C">
            <w:pPr>
              <w:numPr>
                <w:ilvl w:val="0"/>
                <w:numId w:val="133"/>
              </w:numPr>
            </w:pPr>
            <w:r w:rsidRPr="0001413C">
              <w:t>The broader harassment definitions</w:t>
            </w:r>
          </w:p>
          <w:p w14:paraId="598E9C4D" w14:textId="77777777" w:rsidR="0001413C" w:rsidRPr="0001413C" w:rsidRDefault="0001413C" w:rsidP="0001413C">
            <w:pPr>
              <w:numPr>
                <w:ilvl w:val="0"/>
                <w:numId w:val="133"/>
              </w:numPr>
            </w:pPr>
            <w:r w:rsidRPr="0001413C">
              <w:t>How to identify subtle or early signs of unlawful conduct</w:t>
            </w:r>
          </w:p>
          <w:p w14:paraId="4F0F22B1" w14:textId="77777777" w:rsidR="0001413C" w:rsidRPr="0001413C" w:rsidRDefault="0001413C" w:rsidP="0001413C">
            <w:pPr>
              <w:numPr>
                <w:ilvl w:val="0"/>
                <w:numId w:val="133"/>
              </w:numPr>
            </w:pPr>
            <w:r w:rsidRPr="0001413C">
              <w:t>How to handle complaints in line with the new reporting and retaliation rules</w:t>
            </w:r>
          </w:p>
        </w:tc>
      </w:tr>
    </w:tbl>
    <w:p w14:paraId="70D4C3A1" w14:textId="77777777" w:rsidR="0001413C" w:rsidRPr="0001413C" w:rsidRDefault="0001413C" w:rsidP="0001413C">
      <w:pPr>
        <w:rPr>
          <w:b/>
          <w:bCs/>
        </w:rPr>
      </w:pPr>
      <w:r w:rsidRPr="0001413C">
        <w:rPr>
          <w:b/>
          <w:bCs/>
        </w:rPr>
        <w:t>Strengthen Reporting Procedures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1F434FD"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D61FDC3"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350E880" w14:textId="77777777" w:rsidR="0001413C" w:rsidRPr="0001413C" w:rsidRDefault="0001413C" w:rsidP="0001413C">
            <w:r w:rsidRPr="0001413C">
              <w:t xml:space="preserve">Strengthen Reporting Procedures </w:t>
            </w:r>
          </w:p>
        </w:tc>
      </w:tr>
      <w:tr w:rsidR="0001413C" w:rsidRPr="0001413C" w14:paraId="69336FBB"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40A1BA7B"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77BE22B" w14:textId="77777777" w:rsidR="0001413C" w:rsidRPr="0001413C" w:rsidRDefault="0001413C" w:rsidP="0001413C">
            <w:r w:rsidRPr="0001413C">
              <w:t>Employers must ensure that complaint channels are:</w:t>
            </w:r>
          </w:p>
          <w:p w14:paraId="06A04B2A" w14:textId="77777777" w:rsidR="0001413C" w:rsidRPr="0001413C" w:rsidRDefault="0001413C" w:rsidP="0001413C">
            <w:pPr>
              <w:numPr>
                <w:ilvl w:val="0"/>
                <w:numId w:val="134"/>
              </w:numPr>
            </w:pPr>
            <w:r w:rsidRPr="0001413C">
              <w:t>Clearly communicated to all staff</w:t>
            </w:r>
          </w:p>
          <w:p w14:paraId="4E703EEF" w14:textId="77777777" w:rsidR="0001413C" w:rsidRPr="0001413C" w:rsidRDefault="0001413C" w:rsidP="0001413C">
            <w:pPr>
              <w:numPr>
                <w:ilvl w:val="0"/>
                <w:numId w:val="134"/>
              </w:numPr>
            </w:pPr>
            <w:r w:rsidRPr="0001413C">
              <w:t>Accessible and confidential</w:t>
            </w:r>
          </w:p>
          <w:p w14:paraId="432B24E6" w14:textId="77777777" w:rsidR="0001413C" w:rsidRPr="0001413C" w:rsidRDefault="0001413C" w:rsidP="0001413C">
            <w:pPr>
              <w:numPr>
                <w:ilvl w:val="0"/>
                <w:numId w:val="134"/>
              </w:numPr>
            </w:pPr>
            <w:r w:rsidRPr="0001413C">
              <w:t>Supported by internal policies that encourage employees to report misconduct without fear of retaliation</w:t>
            </w:r>
          </w:p>
        </w:tc>
      </w:tr>
    </w:tbl>
    <w:p w14:paraId="75525383" w14:textId="77777777" w:rsidR="0001413C" w:rsidRPr="0001413C" w:rsidRDefault="0001413C" w:rsidP="0001413C">
      <w:pPr>
        <w:rPr>
          <w:b/>
          <w:bCs/>
        </w:rPr>
      </w:pPr>
      <w:r w:rsidRPr="0001413C">
        <w:rPr>
          <w:b/>
          <w:bCs/>
        </w:rPr>
        <w:t>Review and Revise NDA Templates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AECB20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725ACF15"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0C75AA2" w14:textId="77777777" w:rsidR="0001413C" w:rsidRPr="0001413C" w:rsidRDefault="0001413C" w:rsidP="0001413C">
            <w:r w:rsidRPr="0001413C">
              <w:t xml:space="preserve">Review and Revise NDA Templates </w:t>
            </w:r>
          </w:p>
        </w:tc>
      </w:tr>
      <w:tr w:rsidR="0001413C" w:rsidRPr="0001413C" w14:paraId="7F2F9273"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05765A5D"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8754E85" w14:textId="77777777" w:rsidR="0001413C" w:rsidRPr="0001413C" w:rsidRDefault="0001413C" w:rsidP="0001413C">
            <w:r w:rsidRPr="0001413C">
              <w:t>Any non-disclosure agreements used in harassment or discrimination settlements must now:</w:t>
            </w:r>
          </w:p>
          <w:p w14:paraId="375208A7" w14:textId="77777777" w:rsidR="0001413C" w:rsidRPr="0001413C" w:rsidRDefault="0001413C" w:rsidP="0001413C">
            <w:pPr>
              <w:numPr>
                <w:ilvl w:val="0"/>
                <w:numId w:val="135"/>
              </w:numPr>
            </w:pPr>
            <w:r w:rsidRPr="0001413C">
              <w:t>Be mutual and voluntary</w:t>
            </w:r>
          </w:p>
          <w:p w14:paraId="6122BB51" w14:textId="77777777" w:rsidR="0001413C" w:rsidRPr="0001413C" w:rsidRDefault="0001413C" w:rsidP="0001413C">
            <w:pPr>
              <w:numPr>
                <w:ilvl w:val="0"/>
                <w:numId w:val="135"/>
              </w:numPr>
            </w:pPr>
            <w:r w:rsidRPr="0001413C">
              <w:t>Use plain, understandable language</w:t>
            </w:r>
          </w:p>
          <w:p w14:paraId="0C790BAA" w14:textId="77777777" w:rsidR="0001413C" w:rsidRPr="0001413C" w:rsidRDefault="0001413C" w:rsidP="0001413C">
            <w:pPr>
              <w:numPr>
                <w:ilvl w:val="0"/>
                <w:numId w:val="135"/>
              </w:numPr>
            </w:pPr>
            <w:r w:rsidRPr="0001413C">
              <w:t>Provide sufficient time for employee review and revocation</w:t>
            </w:r>
          </w:p>
          <w:p w14:paraId="1AC12831" w14:textId="77777777" w:rsidR="0001413C" w:rsidRPr="0001413C" w:rsidRDefault="0001413C" w:rsidP="0001413C">
            <w:r w:rsidRPr="0001413C">
              <w:t>Legal counsel should verify that existing NDA templates meet these requirements.</w:t>
            </w:r>
          </w:p>
        </w:tc>
      </w:tr>
    </w:tbl>
    <w:p w14:paraId="5F123DE3" w14:textId="77777777" w:rsidR="0001413C" w:rsidRPr="0001413C" w:rsidRDefault="0001413C" w:rsidP="0001413C">
      <w:pPr>
        <w:rPr>
          <w:b/>
          <w:bCs/>
        </w:rPr>
      </w:pPr>
      <w:r w:rsidRPr="0001413C">
        <w:rPr>
          <w:b/>
          <w:bCs/>
        </w:rPr>
        <w:t>Monitor Workplace Culture and Early Issues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742A457E"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59DD0DE5"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06B01A1" w14:textId="77777777" w:rsidR="0001413C" w:rsidRPr="0001413C" w:rsidRDefault="0001413C" w:rsidP="0001413C">
            <w:r w:rsidRPr="0001413C">
              <w:t xml:space="preserve">Monitor Workplace Culture and Early Issues </w:t>
            </w:r>
          </w:p>
        </w:tc>
      </w:tr>
      <w:tr w:rsidR="0001413C" w:rsidRPr="0001413C" w14:paraId="4B002C74"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4B8E1F8"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13C1AFDA" w14:textId="77777777" w:rsidR="0001413C" w:rsidRPr="0001413C" w:rsidRDefault="0001413C" w:rsidP="0001413C">
            <w:r w:rsidRPr="0001413C">
              <w:t>Given the lower threshold for harassment claims, employers must take proactive steps to monitor behavior and workplace culture.</w:t>
            </w:r>
          </w:p>
          <w:p w14:paraId="0883FFFC" w14:textId="77777777" w:rsidR="0001413C" w:rsidRPr="0001413C" w:rsidRDefault="0001413C" w:rsidP="0001413C">
            <w:r w:rsidRPr="0001413C">
              <w:t>Even a single incident can now trigger liability. This means acting quickly on concerns before they escalate.</w:t>
            </w:r>
          </w:p>
        </w:tc>
      </w:tr>
    </w:tbl>
    <w:p w14:paraId="60B64A09" w14:textId="77777777" w:rsidR="0001413C" w:rsidRPr="0001413C" w:rsidRDefault="0001413C" w:rsidP="0001413C">
      <w:pPr>
        <w:rPr>
          <w:b/>
          <w:bCs/>
        </w:rPr>
      </w:pPr>
      <w:r w:rsidRPr="0001413C">
        <w:rPr>
          <w:b/>
          <w:bCs/>
        </w:rPr>
        <w:t>Document Actions and Communications</w:t>
      </w:r>
    </w:p>
    <w:tbl>
      <w:tblPr>
        <w:tblW w:w="5000" w:type="pct"/>
        <w:tblCellSpacing w:w="0" w:type="dxa"/>
        <w:tblBorders>
          <w:top w:val="single" w:sz="6" w:space="0" w:color="999999"/>
          <w:left w:val="single" w:sz="6" w:space="0" w:color="999999"/>
        </w:tblBorders>
        <w:tblLook w:val="04A0" w:firstRow="1" w:lastRow="0" w:firstColumn="1" w:lastColumn="0" w:noHBand="0" w:noVBand="1"/>
      </w:tblPr>
      <w:tblGrid>
        <w:gridCol w:w="1950"/>
        <w:gridCol w:w="7402"/>
      </w:tblGrid>
      <w:tr w:rsidR="0001413C" w:rsidRPr="0001413C" w14:paraId="1830EC5F"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4C432AB0" w14:textId="77777777" w:rsidR="0001413C" w:rsidRPr="0001413C" w:rsidRDefault="0001413C" w:rsidP="0001413C">
            <w:r w:rsidRPr="0001413C">
              <w:rPr>
                <w:b/>
                <w:bCs/>
              </w:rPr>
              <w:t>Title</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47C97F99" w14:textId="77777777" w:rsidR="0001413C" w:rsidRPr="0001413C" w:rsidRDefault="0001413C" w:rsidP="0001413C">
            <w:r w:rsidRPr="0001413C">
              <w:t xml:space="preserve">Document Actions and Communications </w:t>
            </w:r>
          </w:p>
        </w:tc>
      </w:tr>
      <w:tr w:rsidR="0001413C" w:rsidRPr="0001413C" w14:paraId="7794A916" w14:textId="77777777">
        <w:trPr>
          <w:tblCellSpacing w:w="0" w:type="dxa"/>
        </w:trPr>
        <w:tc>
          <w:tcPr>
            <w:tcW w:w="1950" w:type="dxa"/>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7E8BF8C" w14:textId="77777777" w:rsidR="0001413C" w:rsidRPr="0001413C" w:rsidRDefault="0001413C" w:rsidP="0001413C">
            <w:r w:rsidRPr="0001413C">
              <w:rPr>
                <w:b/>
                <w:bCs/>
              </w:rPr>
              <w:t>Text</w:t>
            </w:r>
          </w:p>
        </w:tc>
        <w:tc>
          <w:tcPr>
            <w:tcW w:w="0" w:type="auto"/>
            <w:tcBorders>
              <w:top w:val="nil"/>
              <w:left w:val="nil"/>
              <w:bottom w:val="single" w:sz="6" w:space="0" w:color="999999"/>
              <w:right w:val="single" w:sz="6" w:space="0" w:color="999999"/>
            </w:tcBorders>
            <w:tcMar>
              <w:top w:w="45" w:type="dxa"/>
              <w:left w:w="45" w:type="dxa"/>
              <w:bottom w:w="45" w:type="dxa"/>
              <w:right w:w="45" w:type="dxa"/>
            </w:tcMar>
            <w:vAlign w:val="center"/>
            <w:hideMark/>
          </w:tcPr>
          <w:p w14:paraId="270918D4" w14:textId="77777777" w:rsidR="0001413C" w:rsidRPr="0001413C" w:rsidRDefault="0001413C" w:rsidP="0001413C">
            <w:r w:rsidRPr="0001413C">
              <w:t>To protect the organization and demonstrate compliance, employers must maintain clear, detailed records of:</w:t>
            </w:r>
          </w:p>
          <w:p w14:paraId="230A54FC" w14:textId="77777777" w:rsidR="0001413C" w:rsidRPr="0001413C" w:rsidRDefault="0001413C" w:rsidP="0001413C">
            <w:pPr>
              <w:numPr>
                <w:ilvl w:val="0"/>
                <w:numId w:val="136"/>
              </w:numPr>
            </w:pPr>
            <w:r w:rsidRPr="0001413C">
              <w:t>Investigations and resolutions</w:t>
            </w:r>
          </w:p>
          <w:p w14:paraId="5E6B0476" w14:textId="77777777" w:rsidR="0001413C" w:rsidRPr="0001413C" w:rsidRDefault="0001413C" w:rsidP="0001413C">
            <w:pPr>
              <w:numPr>
                <w:ilvl w:val="0"/>
                <w:numId w:val="136"/>
              </w:numPr>
            </w:pPr>
            <w:r w:rsidRPr="0001413C">
              <w:t>Employee training</w:t>
            </w:r>
          </w:p>
          <w:p w14:paraId="4A97168E" w14:textId="77777777" w:rsidR="0001413C" w:rsidRPr="0001413C" w:rsidRDefault="0001413C" w:rsidP="0001413C">
            <w:pPr>
              <w:numPr>
                <w:ilvl w:val="0"/>
                <w:numId w:val="136"/>
              </w:numPr>
            </w:pPr>
            <w:r w:rsidRPr="0001413C">
              <w:t>Policy updates and distribution</w:t>
            </w:r>
          </w:p>
          <w:p w14:paraId="214930CF" w14:textId="77777777" w:rsidR="0001413C" w:rsidRPr="0001413C" w:rsidRDefault="0001413C" w:rsidP="0001413C">
            <w:r w:rsidRPr="0001413C">
              <w:t>Documentation is crucial if an issue arises or is reviewed by legal authorities.</w:t>
            </w:r>
          </w:p>
          <w:p w14:paraId="0FE24C45" w14:textId="77777777" w:rsidR="0001413C" w:rsidRPr="0001413C" w:rsidRDefault="0001413C" w:rsidP="0001413C">
            <w:r w:rsidRPr="0001413C">
              <w:t>Select the Next arrow to continue.</w:t>
            </w:r>
          </w:p>
        </w:tc>
      </w:tr>
    </w:tbl>
    <w:p w14:paraId="1D27AFC6" w14:textId="77777777" w:rsidR="0001413C" w:rsidRPr="0001413C" w:rsidRDefault="0001413C" w:rsidP="0001413C">
      <w:r w:rsidRPr="0001413C">
        <w:rPr>
          <w:b/>
          <w:bCs/>
        </w:rPr>
        <w:t>Audio Transcript Text:</w:t>
      </w:r>
      <w:r w:rsidRPr="0001413C">
        <w:t xml:space="preserve"> </w:t>
      </w:r>
    </w:p>
    <w:p w14:paraId="168EFF4C" w14:textId="77777777" w:rsidR="0001413C" w:rsidRPr="0001413C" w:rsidRDefault="0001413C" w:rsidP="0001413C">
      <w:r w:rsidRPr="0001413C">
        <w:t>Let’s examine some key concepts in this area.</w:t>
      </w:r>
    </w:p>
    <w:p w14:paraId="06E4BB36" w14:textId="77777777" w:rsidR="0001413C" w:rsidRPr="0001413C" w:rsidRDefault="0001413C" w:rsidP="0001413C">
      <w:r w:rsidRPr="0001413C">
        <w:br w:type="page"/>
      </w:r>
    </w:p>
    <w:p w14:paraId="0FEECDBA" w14:textId="77777777" w:rsidR="0001413C" w:rsidRPr="0001413C" w:rsidRDefault="0001413C" w:rsidP="0001413C">
      <w:bookmarkStart w:id="517" w:name="course_fetaure_details"/>
      <w:bookmarkEnd w:id="517"/>
      <w:r w:rsidRPr="0001413C">
        <w:rPr>
          <w:b/>
          <w:bCs/>
        </w:rPr>
        <w:t>Features</w:t>
      </w:r>
      <w:r w:rsidRPr="0001413C">
        <w:t xml:space="preserve"> </w:t>
      </w:r>
    </w:p>
    <w:p w14:paraId="57571A82" w14:textId="77777777" w:rsidR="0001413C" w:rsidRPr="0001413C" w:rsidRDefault="0001413C" w:rsidP="0001413C">
      <w:r w:rsidRPr="0001413C">
        <w:rPr>
          <w:b/>
          <w:bCs/>
        </w:rPr>
        <w:t>Survey</w:t>
      </w:r>
      <w:r w:rsidRPr="0001413C">
        <w:t xml:space="preserve"> </w:t>
      </w:r>
    </w:p>
    <w:p w14:paraId="43A0C112" w14:textId="77777777" w:rsidR="0001413C" w:rsidRPr="0001413C" w:rsidRDefault="0001413C" w:rsidP="0001413C">
      <w:r w:rsidRPr="0001413C">
        <w:rPr>
          <w:b/>
          <w:bCs/>
        </w:rPr>
        <w:t>Survey 1</w:t>
      </w:r>
      <w:r w:rsidRPr="0001413C">
        <w:t xml:space="preserve"> </w:t>
      </w:r>
    </w:p>
    <w:p w14:paraId="091BB333" w14:textId="77777777" w:rsidR="0001413C" w:rsidRPr="0001413C" w:rsidRDefault="0001413C" w:rsidP="0001413C">
      <w:r w:rsidRPr="0001413C">
        <w:rPr>
          <w:b/>
          <w:bCs/>
        </w:rPr>
        <w:t>Survey ID</w:t>
      </w:r>
      <w:r w:rsidRPr="0001413C">
        <w:t xml:space="preserve"> </w:t>
      </w:r>
    </w:p>
    <w:p w14:paraId="06B64EF9" w14:textId="77777777" w:rsidR="0001413C" w:rsidRPr="0001413C" w:rsidRDefault="0001413C" w:rsidP="0001413C">
      <w:r w:rsidRPr="0001413C">
        <w:t xml:space="preserve">ALG8KZSodm </w:t>
      </w:r>
    </w:p>
    <w:p w14:paraId="1B0056B7" w14:textId="77777777" w:rsidR="0001413C" w:rsidRPr="0001413C" w:rsidRDefault="0001413C" w:rsidP="0001413C">
      <w:r w:rsidRPr="0001413C">
        <w:br/>
      </w:r>
    </w:p>
    <w:p w14:paraId="770B5D0E" w14:textId="77777777" w:rsidR="0001413C" w:rsidRPr="0001413C" w:rsidRDefault="0001413C" w:rsidP="0001413C">
      <w:r w:rsidRPr="0001413C">
        <w:rPr>
          <w:b/>
          <w:bCs/>
        </w:rPr>
        <w:t>Inactivity Timeout</w:t>
      </w:r>
      <w:r w:rsidRPr="0001413C">
        <w:t xml:space="preserve"> </w:t>
      </w:r>
    </w:p>
    <w:p w14:paraId="09FDD33B" w14:textId="77777777" w:rsidR="0001413C" w:rsidRPr="0001413C" w:rsidRDefault="0001413C" w:rsidP="0001413C">
      <w:r w:rsidRPr="0001413C">
        <w:rPr>
          <w:b/>
          <w:bCs/>
        </w:rPr>
        <w:t>Timeout time (mins)</w:t>
      </w:r>
      <w:r w:rsidRPr="0001413C">
        <w:t xml:space="preserve"> </w:t>
      </w:r>
    </w:p>
    <w:p w14:paraId="699D3CB2" w14:textId="77777777" w:rsidR="0001413C" w:rsidRPr="0001413C" w:rsidRDefault="0001413C" w:rsidP="0001413C">
      <w:r w:rsidRPr="0001413C">
        <w:t xml:space="preserve">2.5 </w:t>
      </w:r>
      <w:r w:rsidRPr="0001413C">
        <w:br/>
      </w:r>
    </w:p>
    <w:p w14:paraId="502E76B1" w14:textId="77777777" w:rsidR="0001413C" w:rsidRPr="0001413C" w:rsidRDefault="0001413C" w:rsidP="0001413C">
      <w:r w:rsidRPr="0001413C">
        <w:br/>
      </w:r>
    </w:p>
    <w:p w14:paraId="218C5213" w14:textId="77777777" w:rsidR="0001413C" w:rsidRPr="0001413C" w:rsidRDefault="0001413C" w:rsidP="0001413C">
      <w:r w:rsidRPr="0001413C">
        <w:rPr>
          <w:b/>
          <w:bCs/>
        </w:rPr>
        <w:t>Contacts</w:t>
      </w:r>
      <w:r w:rsidRPr="0001413C">
        <w:t xml:space="preserve"> </w:t>
      </w:r>
    </w:p>
    <w:p w14:paraId="1F355A5A" w14:textId="77777777" w:rsidR="0001413C" w:rsidRPr="0001413C" w:rsidRDefault="0001413C" w:rsidP="0001413C">
      <w:r w:rsidRPr="0001413C">
        <w:rPr>
          <w:b/>
          <w:bCs/>
        </w:rPr>
        <w:t>Contact Details</w:t>
      </w:r>
      <w:r w:rsidRPr="0001413C">
        <w:t xml:space="preserve"> </w:t>
      </w:r>
    </w:p>
    <w:p w14:paraId="5CD7F20E" w14:textId="77777777" w:rsidR="0001413C" w:rsidRPr="0001413C" w:rsidRDefault="0001413C" w:rsidP="0001413C">
      <w:r w:rsidRPr="0001413C">
        <w:t xml:space="preserve">We can rely on our integrity to guide us, but when we are not sure how to proceed, we also have a duty to step forward, ask questions and seek help. And if we believe a violation of our policies, our Code or the law has happened or may be about to happen, we are obligated to report it. To seek help, report violations and resolve concerns, you can follow the </w:t>
      </w:r>
      <w:hyperlink r:id="rId289" w:anchor="page=8" w:tgtFrame="_blank" w:history="1">
        <w:r w:rsidRPr="0001413C">
          <w:rPr>
            <w:rStyle w:val="Hyperlink"/>
          </w:rPr>
          <w:t>Speak Up Process</w:t>
        </w:r>
      </w:hyperlink>
      <w:r w:rsidRPr="0001413C">
        <w:t xml:space="preserve"> by:</w:t>
      </w:r>
    </w:p>
    <w:p w14:paraId="636DE83D" w14:textId="77777777" w:rsidR="0001413C" w:rsidRPr="0001413C" w:rsidRDefault="0001413C" w:rsidP="0001413C">
      <w:pPr>
        <w:numPr>
          <w:ilvl w:val="0"/>
          <w:numId w:val="137"/>
        </w:numPr>
      </w:pPr>
      <w:r w:rsidRPr="0001413C">
        <w:t>Contacting any manager.</w:t>
      </w:r>
    </w:p>
    <w:p w14:paraId="0A734E3F" w14:textId="77777777" w:rsidR="0001413C" w:rsidRPr="0001413C" w:rsidRDefault="0001413C" w:rsidP="0001413C">
      <w:pPr>
        <w:numPr>
          <w:ilvl w:val="0"/>
          <w:numId w:val="137"/>
        </w:numPr>
      </w:pPr>
      <w:r w:rsidRPr="0001413C">
        <w:t>Contacting Human Resources.</w:t>
      </w:r>
    </w:p>
    <w:p w14:paraId="048D7173" w14:textId="77777777" w:rsidR="0001413C" w:rsidRPr="0001413C" w:rsidRDefault="0001413C" w:rsidP="0001413C">
      <w:pPr>
        <w:numPr>
          <w:ilvl w:val="0"/>
          <w:numId w:val="137"/>
        </w:numPr>
      </w:pPr>
      <w:r w:rsidRPr="0001413C">
        <w:t>Emailing your affiliate Compliance mailbox (if applicable).</w:t>
      </w:r>
    </w:p>
    <w:p w14:paraId="414602D9" w14:textId="77777777" w:rsidR="0001413C" w:rsidRPr="0001413C" w:rsidRDefault="0001413C" w:rsidP="0001413C">
      <w:pPr>
        <w:numPr>
          <w:ilvl w:val="0"/>
          <w:numId w:val="137"/>
        </w:numPr>
      </w:pPr>
      <w:r w:rsidRPr="0001413C">
        <w:t>Using the additional local reporting options as listed in the Speak Up Process.</w:t>
      </w:r>
    </w:p>
    <w:p w14:paraId="35E80FE8" w14:textId="77777777" w:rsidR="0001413C" w:rsidRPr="0001413C" w:rsidRDefault="0001413C" w:rsidP="0001413C">
      <w:r w:rsidRPr="0001413C">
        <w:t>Often it is best to start with your manager when raising a concern, but sometimes this may not be feasible. The most important thing is that you lead the way, speak up and seek help when something doesn’t feel right.</w:t>
      </w:r>
    </w:p>
    <w:p w14:paraId="22B6FF4A" w14:textId="77777777" w:rsidR="0001413C" w:rsidRPr="0001413C" w:rsidRDefault="0001413C" w:rsidP="0001413C">
      <w:r w:rsidRPr="0001413C">
        <w:rPr>
          <w:b/>
          <w:bCs/>
        </w:rPr>
        <w:t>Complaints Process</w:t>
      </w:r>
      <w:r w:rsidRPr="0001413C">
        <w:t xml:space="preserve"> </w:t>
      </w:r>
    </w:p>
    <w:p w14:paraId="616C82B6" w14:textId="77777777" w:rsidR="0001413C" w:rsidRPr="0001413C" w:rsidRDefault="0001413C" w:rsidP="0001413C">
      <w:r w:rsidRPr="0001413C">
        <w:rPr>
          <w:b/>
          <w:bCs/>
        </w:rPr>
        <w:t>Complaint Title:</w:t>
      </w:r>
      <w:r w:rsidRPr="0001413C">
        <w:t xml:space="preserve"> </w:t>
      </w:r>
    </w:p>
    <w:p w14:paraId="1ADF6F3D" w14:textId="77777777" w:rsidR="0001413C" w:rsidRPr="0001413C" w:rsidRDefault="0001413C" w:rsidP="0001413C">
      <w:r w:rsidRPr="0001413C">
        <w:t>Speak Up Process</w:t>
      </w:r>
      <w:r w:rsidRPr="0001413C">
        <w:br/>
      </w:r>
    </w:p>
    <w:p w14:paraId="08BB38F3" w14:textId="77777777" w:rsidR="0001413C" w:rsidRPr="0001413C" w:rsidRDefault="0001413C" w:rsidP="0001413C">
      <w:r w:rsidRPr="0001413C">
        <w:rPr>
          <w:b/>
          <w:bCs/>
        </w:rPr>
        <w:t>Complaints Process Details</w:t>
      </w:r>
      <w:r w:rsidRPr="0001413C">
        <w:t xml:space="preserve"> </w:t>
      </w:r>
    </w:p>
    <w:p w14:paraId="11848830" w14:textId="77777777" w:rsidR="0001413C" w:rsidRPr="0001413C" w:rsidRDefault="0001413C" w:rsidP="0001413C">
      <w:r w:rsidRPr="0001413C">
        <w:t xml:space="preserve">We can rely on our integrity to guide us, but when we are not sure how to proceed, we also have a duty to step forward, ask questions and seek help. And if we believe a violation of our policies, our Code or the law has happened or may be about to happen, we are obligated to report it. To seek help, report violations and resolve concerns, you can follow the </w:t>
      </w:r>
      <w:hyperlink r:id="rId290" w:anchor="page=8" w:tgtFrame="_blank" w:history="1">
        <w:r w:rsidRPr="0001413C">
          <w:rPr>
            <w:rStyle w:val="Hyperlink"/>
          </w:rPr>
          <w:t>Speak Up Process</w:t>
        </w:r>
      </w:hyperlink>
      <w:r w:rsidRPr="0001413C">
        <w:t xml:space="preserve"> by:</w:t>
      </w:r>
    </w:p>
    <w:p w14:paraId="24695EF9" w14:textId="77777777" w:rsidR="0001413C" w:rsidRPr="0001413C" w:rsidRDefault="0001413C" w:rsidP="0001413C">
      <w:pPr>
        <w:numPr>
          <w:ilvl w:val="0"/>
          <w:numId w:val="138"/>
        </w:numPr>
      </w:pPr>
      <w:r w:rsidRPr="0001413C">
        <w:t>Contacting any manager.</w:t>
      </w:r>
    </w:p>
    <w:p w14:paraId="796D3F82" w14:textId="77777777" w:rsidR="0001413C" w:rsidRPr="0001413C" w:rsidRDefault="0001413C" w:rsidP="0001413C">
      <w:pPr>
        <w:numPr>
          <w:ilvl w:val="0"/>
          <w:numId w:val="138"/>
        </w:numPr>
      </w:pPr>
      <w:r w:rsidRPr="0001413C">
        <w:t>Contacting Human Resources.</w:t>
      </w:r>
    </w:p>
    <w:p w14:paraId="6F2A623F" w14:textId="77777777" w:rsidR="0001413C" w:rsidRPr="0001413C" w:rsidRDefault="0001413C" w:rsidP="0001413C">
      <w:pPr>
        <w:numPr>
          <w:ilvl w:val="0"/>
          <w:numId w:val="138"/>
        </w:numPr>
      </w:pPr>
      <w:r w:rsidRPr="0001413C">
        <w:t>Emailing your affiliate Compliance mailbox (if applicable).</w:t>
      </w:r>
    </w:p>
    <w:p w14:paraId="48080D30" w14:textId="77777777" w:rsidR="0001413C" w:rsidRPr="0001413C" w:rsidRDefault="0001413C" w:rsidP="0001413C">
      <w:pPr>
        <w:numPr>
          <w:ilvl w:val="0"/>
          <w:numId w:val="138"/>
        </w:numPr>
      </w:pPr>
      <w:r w:rsidRPr="0001413C">
        <w:t>Using the additional local reporting options as listed in the Speak Up Process.</w:t>
      </w:r>
    </w:p>
    <w:p w14:paraId="77EEBF7A" w14:textId="77777777" w:rsidR="0001413C" w:rsidRPr="0001413C" w:rsidRDefault="0001413C" w:rsidP="0001413C">
      <w:r w:rsidRPr="0001413C">
        <w:t>Often it is best to start with your manager when raising a concern, but sometimes this may not be feasible. The most important thing is that you lead the way, speak up and seek help when something doesn’t feel right.</w:t>
      </w:r>
    </w:p>
    <w:p w14:paraId="31CB4242" w14:textId="77777777" w:rsidR="00AB0F7B" w:rsidRDefault="00AB0F7B"/>
    <w:sectPr w:rsidR="00AB0F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uer, Sarah" w:date="2026-03-13T14:49:00Z" w:initials="BS">
    <w:p w14:paraId="01707D0C" w14:textId="46F87C68" w:rsidR="00000000" w:rsidRDefault="00000000">
      <w:r>
        <w:annotationRef/>
      </w:r>
      <w:r w:rsidRPr="4EFFAA67">
        <w:t>The Allstate logo on the digital course home page has no ALT text.  It's read as "Company Logo Graphic".</w:t>
      </w:r>
    </w:p>
  </w:comment>
  <w:comment w:id="146" w:author="Bauer, Sarah" w:date="2026-03-13T14:56:00Z" w:initials="BS">
    <w:p w14:paraId="34761736" w14:textId="1BD5397B" w:rsidR="00000000" w:rsidRDefault="00000000">
      <w:r>
        <w:annotationRef/>
      </w:r>
      <w:r w:rsidRPr="3E709265">
        <w:t>Per our Canada legal team: I don't think this is relevant to the ACG audience since we are not federally regulated</w:t>
      </w:r>
    </w:p>
  </w:comment>
  <w:comment w:id="315" w:author="Bauer, Sarah" w:date="2026-03-13T14:51:00Z" w:initials="BS">
    <w:p w14:paraId="1079D52B" w14:textId="449C20A2" w:rsidR="00000000" w:rsidRDefault="00000000">
      <w:r>
        <w:annotationRef/>
      </w:r>
      <w:r w:rsidRPr="71E20E4E">
        <w:t>When using a screen reader, the way each of these 3 items are announced is "in progress".  They should be titled appropriately. Otherwise, visually impaired user could tab through and not know which was which.</w:t>
      </w:r>
    </w:p>
  </w:comment>
  <w:comment w:id="321" w:author="Bauer, Sarah" w:date="2026-03-13T14:52:00Z" w:initials="BS">
    <w:p w14:paraId="51C3D384" w14:textId="56D524FD" w:rsidR="00000000" w:rsidRDefault="00000000">
      <w:r>
        <w:annotationRef/>
      </w:r>
      <w:r w:rsidRPr="72BD7AC0">
        <w:t>When using a screen reader, the way each of these 5 items are announced is "in progress".  They should be titled appropriately. Otherwise, visually impaired user could tab through and not know which was which.</w:t>
      </w:r>
    </w:p>
  </w:comment>
  <w:comment w:id="380" w:author="Bauer, Sarah" w:date="2026-03-13T15:02:00Z" w:initials="BS">
    <w:p w14:paraId="0D6245B9" w14:textId="7BC1E38A" w:rsidR="00000000" w:rsidRDefault="00000000">
      <w:r>
        <w:annotationRef/>
      </w:r>
      <w:r w:rsidRPr="5B122E4E">
        <w:t>Remove this lesson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707D0C" w15:done="0"/>
  <w15:commentEx w15:paraId="34761736" w15:done="0"/>
  <w15:commentEx w15:paraId="1079D52B" w15:done="0"/>
  <w15:commentEx w15:paraId="51C3D384" w15:done="0"/>
  <w15:commentEx w15:paraId="0D6245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77057" w16cex:dateUtc="2026-03-13T18:49:00Z"/>
  <w16cex:commentExtensible w16cex:durableId="2458BC24" w16cex:dateUtc="2026-03-13T18:56:00Z"/>
  <w16cex:commentExtensible w16cex:durableId="7786E4E4" w16cex:dateUtc="2026-03-13T18:51:00Z"/>
  <w16cex:commentExtensible w16cex:durableId="02611C7C" w16cex:dateUtc="2026-03-13T18:52:00Z"/>
  <w16cex:commentExtensible w16cex:durableId="6916EC41" w16cex:dateUtc="2026-03-13T19: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707D0C" w16cid:durableId="6AD77057"/>
  <w16cid:commentId w16cid:paraId="34761736" w16cid:durableId="2458BC24"/>
  <w16cid:commentId w16cid:paraId="1079D52B" w16cid:durableId="7786E4E4"/>
  <w16cid:commentId w16cid:paraId="51C3D384" w16cid:durableId="02611C7C"/>
  <w16cid:commentId w16cid:paraId="0D6245B9" w16cid:durableId="6916EC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42E"/>
    <w:multiLevelType w:val="multilevel"/>
    <w:tmpl w:val="26D8B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28E1"/>
    <w:multiLevelType w:val="multilevel"/>
    <w:tmpl w:val="DA20A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749F"/>
    <w:multiLevelType w:val="multilevel"/>
    <w:tmpl w:val="81A07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D124A"/>
    <w:multiLevelType w:val="multilevel"/>
    <w:tmpl w:val="BB261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8064C"/>
    <w:multiLevelType w:val="multilevel"/>
    <w:tmpl w:val="94B4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31944"/>
    <w:multiLevelType w:val="multilevel"/>
    <w:tmpl w:val="0428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6F6C"/>
    <w:multiLevelType w:val="multilevel"/>
    <w:tmpl w:val="872A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07481"/>
    <w:multiLevelType w:val="multilevel"/>
    <w:tmpl w:val="78804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439EF"/>
    <w:multiLevelType w:val="multilevel"/>
    <w:tmpl w:val="71B6F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E02E5"/>
    <w:multiLevelType w:val="multilevel"/>
    <w:tmpl w:val="8D488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61C18"/>
    <w:multiLevelType w:val="multilevel"/>
    <w:tmpl w:val="080C0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61BB5"/>
    <w:multiLevelType w:val="multilevel"/>
    <w:tmpl w:val="70A2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F409B"/>
    <w:multiLevelType w:val="multilevel"/>
    <w:tmpl w:val="7DACA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90462"/>
    <w:multiLevelType w:val="multilevel"/>
    <w:tmpl w:val="B302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D43F7"/>
    <w:multiLevelType w:val="multilevel"/>
    <w:tmpl w:val="1FEABB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BF85969"/>
    <w:multiLevelType w:val="multilevel"/>
    <w:tmpl w:val="9AE27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E49E0"/>
    <w:multiLevelType w:val="multilevel"/>
    <w:tmpl w:val="A754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F07FC"/>
    <w:multiLevelType w:val="multilevel"/>
    <w:tmpl w:val="FB80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A4111"/>
    <w:multiLevelType w:val="multilevel"/>
    <w:tmpl w:val="EC504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94327"/>
    <w:multiLevelType w:val="multilevel"/>
    <w:tmpl w:val="E8B277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2E17979"/>
    <w:multiLevelType w:val="multilevel"/>
    <w:tmpl w:val="CF78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E75167"/>
    <w:multiLevelType w:val="multilevel"/>
    <w:tmpl w:val="55307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51327D"/>
    <w:multiLevelType w:val="multilevel"/>
    <w:tmpl w:val="4A145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94A6F"/>
    <w:multiLevelType w:val="multilevel"/>
    <w:tmpl w:val="7E121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627D59"/>
    <w:multiLevelType w:val="multilevel"/>
    <w:tmpl w:val="3D2A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A919AE"/>
    <w:multiLevelType w:val="multilevel"/>
    <w:tmpl w:val="DC2E7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94B2B"/>
    <w:multiLevelType w:val="multilevel"/>
    <w:tmpl w:val="D1B49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A5E8C"/>
    <w:multiLevelType w:val="multilevel"/>
    <w:tmpl w:val="D7EC3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6871FB"/>
    <w:multiLevelType w:val="multilevel"/>
    <w:tmpl w:val="1932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A59FD"/>
    <w:multiLevelType w:val="multilevel"/>
    <w:tmpl w:val="FECCA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51C1E"/>
    <w:multiLevelType w:val="multilevel"/>
    <w:tmpl w:val="CC44E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E3107"/>
    <w:multiLevelType w:val="multilevel"/>
    <w:tmpl w:val="350A3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483CA8"/>
    <w:multiLevelType w:val="multilevel"/>
    <w:tmpl w:val="7EA4D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8565A0"/>
    <w:multiLevelType w:val="multilevel"/>
    <w:tmpl w:val="F316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831A2"/>
    <w:multiLevelType w:val="multilevel"/>
    <w:tmpl w:val="A5DA2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0D4C09"/>
    <w:multiLevelType w:val="multilevel"/>
    <w:tmpl w:val="8452BE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1F2E715A"/>
    <w:multiLevelType w:val="multilevel"/>
    <w:tmpl w:val="D0CA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83E54"/>
    <w:multiLevelType w:val="multilevel"/>
    <w:tmpl w:val="DA0A7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0C5367"/>
    <w:multiLevelType w:val="multilevel"/>
    <w:tmpl w:val="9A123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4F5947"/>
    <w:multiLevelType w:val="multilevel"/>
    <w:tmpl w:val="7B420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606D5F"/>
    <w:multiLevelType w:val="multilevel"/>
    <w:tmpl w:val="47340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32A21"/>
    <w:multiLevelType w:val="multilevel"/>
    <w:tmpl w:val="BB1E0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40121E"/>
    <w:multiLevelType w:val="multilevel"/>
    <w:tmpl w:val="6F28F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4411A2"/>
    <w:multiLevelType w:val="multilevel"/>
    <w:tmpl w:val="715090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47F474F"/>
    <w:multiLevelType w:val="multilevel"/>
    <w:tmpl w:val="DA1A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E75B4E"/>
    <w:multiLevelType w:val="multilevel"/>
    <w:tmpl w:val="28E2A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0576D5"/>
    <w:multiLevelType w:val="multilevel"/>
    <w:tmpl w:val="54524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3A4BC1"/>
    <w:multiLevelType w:val="multilevel"/>
    <w:tmpl w:val="C6AE74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27040834"/>
    <w:multiLevelType w:val="multilevel"/>
    <w:tmpl w:val="B25E5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976A7A"/>
    <w:multiLevelType w:val="multilevel"/>
    <w:tmpl w:val="5184C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1B09A7"/>
    <w:multiLevelType w:val="multilevel"/>
    <w:tmpl w:val="E076D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8D302A"/>
    <w:multiLevelType w:val="multilevel"/>
    <w:tmpl w:val="F5E2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4D6BA5"/>
    <w:multiLevelType w:val="multilevel"/>
    <w:tmpl w:val="EEF2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970077"/>
    <w:multiLevelType w:val="multilevel"/>
    <w:tmpl w:val="075A4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DA6C87"/>
    <w:multiLevelType w:val="multilevel"/>
    <w:tmpl w:val="9822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61DA3"/>
    <w:multiLevelType w:val="multilevel"/>
    <w:tmpl w:val="450E8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D11C8D"/>
    <w:multiLevelType w:val="multilevel"/>
    <w:tmpl w:val="FBD6D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513DFE"/>
    <w:multiLevelType w:val="multilevel"/>
    <w:tmpl w:val="F57C50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306673A2"/>
    <w:multiLevelType w:val="multilevel"/>
    <w:tmpl w:val="C638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7A4E05"/>
    <w:multiLevelType w:val="multilevel"/>
    <w:tmpl w:val="B322AA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357C17E2"/>
    <w:multiLevelType w:val="multilevel"/>
    <w:tmpl w:val="E3664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E43CF2"/>
    <w:multiLevelType w:val="multilevel"/>
    <w:tmpl w:val="C5C83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144503"/>
    <w:multiLevelType w:val="multilevel"/>
    <w:tmpl w:val="77800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3E6AFD"/>
    <w:multiLevelType w:val="multilevel"/>
    <w:tmpl w:val="62164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9976E5"/>
    <w:multiLevelType w:val="multilevel"/>
    <w:tmpl w:val="1000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FB2D74"/>
    <w:multiLevelType w:val="multilevel"/>
    <w:tmpl w:val="DC40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105E21"/>
    <w:multiLevelType w:val="multilevel"/>
    <w:tmpl w:val="A4B06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9B0CB7"/>
    <w:multiLevelType w:val="multilevel"/>
    <w:tmpl w:val="02668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E30CD1"/>
    <w:multiLevelType w:val="multilevel"/>
    <w:tmpl w:val="AA76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E37DCF"/>
    <w:multiLevelType w:val="multilevel"/>
    <w:tmpl w:val="908CD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47705E"/>
    <w:multiLevelType w:val="multilevel"/>
    <w:tmpl w:val="38380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70012C"/>
    <w:multiLevelType w:val="multilevel"/>
    <w:tmpl w:val="4A726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EE6473"/>
    <w:multiLevelType w:val="multilevel"/>
    <w:tmpl w:val="9FA40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273421"/>
    <w:multiLevelType w:val="multilevel"/>
    <w:tmpl w:val="0F56DA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416462C1"/>
    <w:multiLevelType w:val="multilevel"/>
    <w:tmpl w:val="92069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5756F2"/>
    <w:multiLevelType w:val="multilevel"/>
    <w:tmpl w:val="AF12B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512E5A"/>
    <w:multiLevelType w:val="multilevel"/>
    <w:tmpl w:val="DD4AF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441317"/>
    <w:multiLevelType w:val="multilevel"/>
    <w:tmpl w:val="2BB4D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6170A2"/>
    <w:multiLevelType w:val="multilevel"/>
    <w:tmpl w:val="A3B60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477C29"/>
    <w:multiLevelType w:val="multilevel"/>
    <w:tmpl w:val="2ECE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A1014D"/>
    <w:multiLevelType w:val="multilevel"/>
    <w:tmpl w:val="39F2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F34DBA"/>
    <w:multiLevelType w:val="multilevel"/>
    <w:tmpl w:val="27B01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43A12"/>
    <w:multiLevelType w:val="multilevel"/>
    <w:tmpl w:val="F138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322E52"/>
    <w:multiLevelType w:val="multilevel"/>
    <w:tmpl w:val="97D0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262ACE"/>
    <w:multiLevelType w:val="multilevel"/>
    <w:tmpl w:val="C976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8D10D4"/>
    <w:multiLevelType w:val="multilevel"/>
    <w:tmpl w:val="76425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2B38C0"/>
    <w:multiLevelType w:val="multilevel"/>
    <w:tmpl w:val="9652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B66F7"/>
    <w:multiLevelType w:val="multilevel"/>
    <w:tmpl w:val="D6063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2D62C8"/>
    <w:multiLevelType w:val="multilevel"/>
    <w:tmpl w:val="A49A5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3C3913"/>
    <w:multiLevelType w:val="multilevel"/>
    <w:tmpl w:val="AB289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564609"/>
    <w:multiLevelType w:val="multilevel"/>
    <w:tmpl w:val="228E2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DE22F0"/>
    <w:multiLevelType w:val="multilevel"/>
    <w:tmpl w:val="331E7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15786D"/>
    <w:multiLevelType w:val="multilevel"/>
    <w:tmpl w:val="66E48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340D9B"/>
    <w:multiLevelType w:val="multilevel"/>
    <w:tmpl w:val="5330B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96421F"/>
    <w:multiLevelType w:val="multilevel"/>
    <w:tmpl w:val="D03E5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834392"/>
    <w:multiLevelType w:val="multilevel"/>
    <w:tmpl w:val="0F8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86257E"/>
    <w:multiLevelType w:val="multilevel"/>
    <w:tmpl w:val="3018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291E86"/>
    <w:multiLevelType w:val="multilevel"/>
    <w:tmpl w:val="42E4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C62680"/>
    <w:multiLevelType w:val="multilevel"/>
    <w:tmpl w:val="85CC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503FFE"/>
    <w:multiLevelType w:val="multilevel"/>
    <w:tmpl w:val="7BC4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B719AB"/>
    <w:multiLevelType w:val="multilevel"/>
    <w:tmpl w:val="CF24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0972FD"/>
    <w:multiLevelType w:val="multilevel"/>
    <w:tmpl w:val="53A08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2" w15:restartNumberingAfterBreak="0">
    <w:nsid w:val="5E0D53FA"/>
    <w:multiLevelType w:val="multilevel"/>
    <w:tmpl w:val="D5F8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0E0DA6"/>
    <w:multiLevelType w:val="multilevel"/>
    <w:tmpl w:val="9F341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EE10D0"/>
    <w:multiLevelType w:val="multilevel"/>
    <w:tmpl w:val="6CAED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5304C8"/>
    <w:multiLevelType w:val="multilevel"/>
    <w:tmpl w:val="4380D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50710"/>
    <w:multiLevelType w:val="multilevel"/>
    <w:tmpl w:val="2EE2E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A2CB1"/>
    <w:multiLevelType w:val="multilevel"/>
    <w:tmpl w:val="9654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ED7A6A"/>
    <w:multiLevelType w:val="multilevel"/>
    <w:tmpl w:val="F9A26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0408AB"/>
    <w:multiLevelType w:val="multilevel"/>
    <w:tmpl w:val="4E8CB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680947"/>
    <w:multiLevelType w:val="multilevel"/>
    <w:tmpl w:val="24EA6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866460"/>
    <w:multiLevelType w:val="multilevel"/>
    <w:tmpl w:val="14FA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4597145"/>
    <w:multiLevelType w:val="multilevel"/>
    <w:tmpl w:val="7594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E86E1C"/>
    <w:multiLevelType w:val="multilevel"/>
    <w:tmpl w:val="E98A1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C90E56"/>
    <w:multiLevelType w:val="multilevel"/>
    <w:tmpl w:val="5D8C1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304335"/>
    <w:multiLevelType w:val="multilevel"/>
    <w:tmpl w:val="39A274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6D2A4063"/>
    <w:multiLevelType w:val="multilevel"/>
    <w:tmpl w:val="16D2F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033B2E"/>
    <w:multiLevelType w:val="multilevel"/>
    <w:tmpl w:val="0430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3F39DF"/>
    <w:multiLevelType w:val="multilevel"/>
    <w:tmpl w:val="A560C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AA398D"/>
    <w:multiLevelType w:val="multilevel"/>
    <w:tmpl w:val="39C83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1D7E59"/>
    <w:multiLevelType w:val="multilevel"/>
    <w:tmpl w:val="FBD83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B47CEF"/>
    <w:multiLevelType w:val="multilevel"/>
    <w:tmpl w:val="7B4CB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9F28F5"/>
    <w:multiLevelType w:val="multilevel"/>
    <w:tmpl w:val="EDBC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1931A2"/>
    <w:multiLevelType w:val="multilevel"/>
    <w:tmpl w:val="9E04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E944A8"/>
    <w:multiLevelType w:val="multilevel"/>
    <w:tmpl w:val="5100C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CD5765"/>
    <w:multiLevelType w:val="multilevel"/>
    <w:tmpl w:val="F9247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187467"/>
    <w:multiLevelType w:val="multilevel"/>
    <w:tmpl w:val="B7281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9883112"/>
    <w:multiLevelType w:val="multilevel"/>
    <w:tmpl w:val="7716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D66894"/>
    <w:multiLevelType w:val="multilevel"/>
    <w:tmpl w:val="98C68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26686B"/>
    <w:multiLevelType w:val="multilevel"/>
    <w:tmpl w:val="4238A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C0755A"/>
    <w:multiLevelType w:val="multilevel"/>
    <w:tmpl w:val="8F42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0E2928"/>
    <w:multiLevelType w:val="multilevel"/>
    <w:tmpl w:val="3FC03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FE24D4"/>
    <w:multiLevelType w:val="multilevel"/>
    <w:tmpl w:val="48ECF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756638"/>
    <w:multiLevelType w:val="multilevel"/>
    <w:tmpl w:val="A2F88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7C4C4F"/>
    <w:multiLevelType w:val="multilevel"/>
    <w:tmpl w:val="836C6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C837FE"/>
    <w:multiLevelType w:val="multilevel"/>
    <w:tmpl w:val="99281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5272B3"/>
    <w:multiLevelType w:val="multilevel"/>
    <w:tmpl w:val="31227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F77647"/>
    <w:multiLevelType w:val="multilevel"/>
    <w:tmpl w:val="A7923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11612399">
    <w:abstractNumId w:val="116"/>
  </w:num>
  <w:num w:numId="2" w16cid:durableId="285431611">
    <w:abstractNumId w:val="52"/>
  </w:num>
  <w:num w:numId="3" w16cid:durableId="284701992">
    <w:abstractNumId w:val="128"/>
  </w:num>
  <w:num w:numId="4" w16cid:durableId="384833855">
    <w:abstractNumId w:val="66"/>
  </w:num>
  <w:num w:numId="5" w16cid:durableId="149491066">
    <w:abstractNumId w:val="129"/>
  </w:num>
  <w:num w:numId="6" w16cid:durableId="503785480">
    <w:abstractNumId w:val="44"/>
  </w:num>
  <w:num w:numId="7" w16cid:durableId="178004300">
    <w:abstractNumId w:val="103"/>
  </w:num>
  <w:num w:numId="8" w16cid:durableId="1901939647">
    <w:abstractNumId w:val="20"/>
  </w:num>
  <w:num w:numId="9" w16cid:durableId="785540658">
    <w:abstractNumId w:val="91"/>
  </w:num>
  <w:num w:numId="10" w16cid:durableId="129326970">
    <w:abstractNumId w:val="77"/>
  </w:num>
  <w:num w:numId="11" w16cid:durableId="1656030638">
    <w:abstractNumId w:val="68"/>
  </w:num>
  <w:num w:numId="12" w16cid:durableId="2035030301">
    <w:abstractNumId w:val="24"/>
  </w:num>
  <w:num w:numId="13" w16cid:durableId="1452355929">
    <w:abstractNumId w:val="94"/>
  </w:num>
  <w:num w:numId="14" w16cid:durableId="1793358754">
    <w:abstractNumId w:val="132"/>
  </w:num>
  <w:num w:numId="15" w16cid:durableId="828130311">
    <w:abstractNumId w:val="18"/>
  </w:num>
  <w:num w:numId="16" w16cid:durableId="286206203">
    <w:abstractNumId w:val="136"/>
  </w:num>
  <w:num w:numId="17" w16cid:durableId="1524316879">
    <w:abstractNumId w:val="30"/>
  </w:num>
  <w:num w:numId="18" w16cid:durableId="765005311">
    <w:abstractNumId w:val="12"/>
  </w:num>
  <w:num w:numId="19" w16cid:durableId="828592376">
    <w:abstractNumId w:val="0"/>
  </w:num>
  <w:num w:numId="20" w16cid:durableId="1969430538">
    <w:abstractNumId w:val="120"/>
  </w:num>
  <w:num w:numId="21" w16cid:durableId="862665464">
    <w:abstractNumId w:val="86"/>
  </w:num>
  <w:num w:numId="22" w16cid:durableId="500776751">
    <w:abstractNumId w:val="65"/>
  </w:num>
  <w:num w:numId="23" w16cid:durableId="26609696">
    <w:abstractNumId w:val="40"/>
  </w:num>
  <w:num w:numId="24" w16cid:durableId="1667246521">
    <w:abstractNumId w:val="22"/>
  </w:num>
  <w:num w:numId="25" w16cid:durableId="1881627589">
    <w:abstractNumId w:val="93"/>
  </w:num>
  <w:num w:numId="26" w16cid:durableId="1643533316">
    <w:abstractNumId w:val="123"/>
  </w:num>
  <w:num w:numId="27" w16cid:durableId="1882355894">
    <w:abstractNumId w:val="87"/>
  </w:num>
  <w:num w:numId="28" w16cid:durableId="248007897">
    <w:abstractNumId w:val="3"/>
  </w:num>
  <w:num w:numId="29" w16cid:durableId="753890676">
    <w:abstractNumId w:val="107"/>
  </w:num>
  <w:num w:numId="30" w16cid:durableId="635911526">
    <w:abstractNumId w:val="32"/>
  </w:num>
  <w:num w:numId="31" w16cid:durableId="1768573565">
    <w:abstractNumId w:val="69"/>
  </w:num>
  <w:num w:numId="32" w16cid:durableId="1353536890">
    <w:abstractNumId w:val="56"/>
  </w:num>
  <w:num w:numId="33" w16cid:durableId="2112358512">
    <w:abstractNumId w:val="105"/>
  </w:num>
  <w:num w:numId="34" w16cid:durableId="1733311372">
    <w:abstractNumId w:val="39"/>
  </w:num>
  <w:num w:numId="35" w16cid:durableId="318195537">
    <w:abstractNumId w:val="71"/>
  </w:num>
  <w:num w:numId="36" w16cid:durableId="1287152138">
    <w:abstractNumId w:val="79"/>
  </w:num>
  <w:num w:numId="37" w16cid:durableId="1205368914">
    <w:abstractNumId w:val="127"/>
  </w:num>
  <w:num w:numId="38" w16cid:durableId="1203900385">
    <w:abstractNumId w:val="45"/>
  </w:num>
  <w:num w:numId="39" w16cid:durableId="97714560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11960947">
    <w:abstractNumId w:val="10"/>
  </w:num>
  <w:num w:numId="41" w16cid:durableId="1311444962">
    <w:abstractNumId w:val="31"/>
  </w:num>
  <w:num w:numId="42" w16cid:durableId="368602525">
    <w:abstractNumId w:val="74"/>
  </w:num>
  <w:num w:numId="43" w16cid:durableId="1846049219">
    <w:abstractNumId w:val="6"/>
  </w:num>
  <w:num w:numId="44" w16cid:durableId="1705330845">
    <w:abstractNumId w:val="121"/>
  </w:num>
  <w:num w:numId="45" w16cid:durableId="698774455">
    <w:abstractNumId w:val="124"/>
  </w:num>
  <w:num w:numId="46" w16cid:durableId="1707295700">
    <w:abstractNumId w:val="28"/>
  </w:num>
  <w:num w:numId="47" w16cid:durableId="1673727289">
    <w:abstractNumId w:val="25"/>
  </w:num>
  <w:num w:numId="48" w16cid:durableId="696583566">
    <w:abstractNumId w:val="81"/>
  </w:num>
  <w:num w:numId="49" w16cid:durableId="625281375">
    <w:abstractNumId w:val="85"/>
  </w:num>
  <w:num w:numId="50" w16cid:durableId="1469858393">
    <w:abstractNumId w:val="95"/>
  </w:num>
  <w:num w:numId="51" w16cid:durableId="1324317897">
    <w:abstractNumId w:val="62"/>
  </w:num>
  <w:num w:numId="52" w16cid:durableId="272061118">
    <w:abstractNumId w:val="83"/>
  </w:num>
  <w:num w:numId="53" w16cid:durableId="1760369399">
    <w:abstractNumId w:val="80"/>
  </w:num>
  <w:num w:numId="54" w16cid:durableId="352004156">
    <w:abstractNumId w:val="88"/>
  </w:num>
  <w:num w:numId="55" w16cid:durableId="1821145495">
    <w:abstractNumId w:val="104"/>
  </w:num>
  <w:num w:numId="56" w16cid:durableId="812988418">
    <w:abstractNumId w:val="58"/>
  </w:num>
  <w:num w:numId="57" w16cid:durableId="1974673253">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94477555">
    <w:abstractNumId w:val="42"/>
  </w:num>
  <w:num w:numId="59" w16cid:durableId="1783184188">
    <w:abstractNumId w:val="106"/>
  </w:num>
  <w:num w:numId="60" w16cid:durableId="609052474">
    <w:abstractNumId w:val="108"/>
  </w:num>
  <w:num w:numId="61" w16cid:durableId="1818646562">
    <w:abstractNumId w:val="72"/>
  </w:num>
  <w:num w:numId="62" w16cid:durableId="1739597249">
    <w:abstractNumId w:val="102"/>
  </w:num>
  <w:num w:numId="63" w16cid:durableId="556093874">
    <w:abstractNumId w:val="13"/>
  </w:num>
  <w:num w:numId="64" w16cid:durableId="1824927857">
    <w:abstractNumId w:val="60"/>
  </w:num>
  <w:num w:numId="65" w16cid:durableId="224025538">
    <w:abstractNumId w:val="21"/>
  </w:num>
  <w:num w:numId="66" w16cid:durableId="556475299">
    <w:abstractNumId w:val="78"/>
  </w:num>
  <w:num w:numId="67" w16cid:durableId="1766686117">
    <w:abstractNumId w:val="11"/>
  </w:num>
  <w:num w:numId="68" w16cid:durableId="1204827889">
    <w:abstractNumId w:val="46"/>
  </w:num>
  <w:num w:numId="69" w16cid:durableId="123279347">
    <w:abstractNumId w:val="29"/>
  </w:num>
  <w:num w:numId="70" w16cid:durableId="1435054236">
    <w:abstractNumId w:val="137"/>
  </w:num>
  <w:num w:numId="71" w16cid:durableId="1802575054">
    <w:abstractNumId w:val="38"/>
  </w:num>
  <w:num w:numId="72" w16cid:durableId="882785525">
    <w:abstractNumId w:val="16"/>
  </w:num>
  <w:num w:numId="73" w16cid:durableId="846137638">
    <w:abstractNumId w:val="99"/>
  </w:num>
  <w:num w:numId="74" w16cid:durableId="233971307">
    <w:abstractNumId w:val="117"/>
  </w:num>
  <w:num w:numId="75" w16cid:durableId="915631523">
    <w:abstractNumId w:val="2"/>
  </w:num>
  <w:num w:numId="76" w16cid:durableId="183059140">
    <w:abstractNumId w:val="97"/>
  </w:num>
  <w:num w:numId="77" w16cid:durableId="2082635357">
    <w:abstractNumId w:val="118"/>
  </w:num>
  <w:num w:numId="78" w16cid:durableId="1891529062">
    <w:abstractNumId w:val="23"/>
  </w:num>
  <w:num w:numId="79" w16cid:durableId="1863861606">
    <w:abstractNumId w:val="54"/>
  </w:num>
  <w:num w:numId="80" w16cid:durableId="184617141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491486955">
    <w:abstractNumId w:val="53"/>
  </w:num>
  <w:num w:numId="82" w16cid:durableId="311763018">
    <w:abstractNumId w:val="36"/>
  </w:num>
  <w:num w:numId="83" w16cid:durableId="1855730217">
    <w:abstractNumId w:val="67"/>
  </w:num>
  <w:num w:numId="84" w16cid:durableId="1021513781">
    <w:abstractNumId w:val="63"/>
  </w:num>
  <w:num w:numId="85" w16cid:durableId="302395562">
    <w:abstractNumId w:val="90"/>
  </w:num>
  <w:num w:numId="86" w16cid:durableId="597907667">
    <w:abstractNumId w:val="4"/>
  </w:num>
  <w:num w:numId="87" w16cid:durableId="2080638963">
    <w:abstractNumId w:val="76"/>
  </w:num>
  <w:num w:numId="88" w16cid:durableId="744256123">
    <w:abstractNumId w:val="33"/>
  </w:num>
  <w:num w:numId="89" w16cid:durableId="95370675">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598366665">
    <w:abstractNumId w:val="92"/>
  </w:num>
  <w:num w:numId="91" w16cid:durableId="323975549">
    <w:abstractNumId w:val="75"/>
  </w:num>
  <w:num w:numId="92" w16cid:durableId="29965129">
    <w:abstractNumId w:val="119"/>
  </w:num>
  <w:num w:numId="93" w16cid:durableId="1219437374">
    <w:abstractNumId w:val="109"/>
  </w:num>
  <w:num w:numId="94" w16cid:durableId="1643194102">
    <w:abstractNumId w:val="27"/>
  </w:num>
  <w:num w:numId="95" w16cid:durableId="149383304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089887918">
    <w:abstractNumId w:val="122"/>
  </w:num>
  <w:num w:numId="97" w16cid:durableId="164590367">
    <w:abstractNumId w:val="82"/>
  </w:num>
  <w:num w:numId="98" w16cid:durableId="12863500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738674544">
    <w:abstractNumId w:val="7"/>
  </w:num>
  <w:num w:numId="100" w16cid:durableId="806818481">
    <w:abstractNumId w:val="8"/>
  </w:num>
  <w:num w:numId="101" w16cid:durableId="413674110">
    <w:abstractNumId w:val="96"/>
  </w:num>
  <w:num w:numId="102" w16cid:durableId="94443746">
    <w:abstractNumId w:val="130"/>
  </w:num>
  <w:num w:numId="103" w16cid:durableId="1734967185">
    <w:abstractNumId w:val="17"/>
  </w:num>
  <w:num w:numId="104" w16cid:durableId="1165438697">
    <w:abstractNumId w:val="125"/>
  </w:num>
  <w:num w:numId="105" w16cid:durableId="799348460">
    <w:abstractNumId w:val="61"/>
  </w:num>
  <w:num w:numId="106" w16cid:durableId="2063022195">
    <w:abstractNumId w:val="98"/>
  </w:num>
  <w:num w:numId="107" w16cid:durableId="1386484506">
    <w:abstractNumId w:val="15"/>
  </w:num>
  <w:num w:numId="108" w16cid:durableId="1576432140">
    <w:abstractNumId w:val="34"/>
  </w:num>
  <w:num w:numId="109" w16cid:durableId="547029588">
    <w:abstractNumId w:val="49"/>
  </w:num>
  <w:num w:numId="110" w16cid:durableId="1171335863">
    <w:abstractNumId w:val="112"/>
  </w:num>
  <w:num w:numId="111" w16cid:durableId="1214925683">
    <w:abstractNumId w:val="1"/>
  </w:num>
  <w:num w:numId="112" w16cid:durableId="7427240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33314376">
    <w:abstractNumId w:val="26"/>
  </w:num>
  <w:num w:numId="114" w16cid:durableId="1545017851">
    <w:abstractNumId w:val="5"/>
  </w:num>
  <w:num w:numId="115" w16cid:durableId="152640434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638876226">
    <w:abstractNumId w:val="135"/>
  </w:num>
  <w:num w:numId="117" w16cid:durableId="766586343">
    <w:abstractNumId w:val="113"/>
  </w:num>
  <w:num w:numId="118" w16cid:durableId="197683634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126774698">
    <w:abstractNumId w:val="126"/>
  </w:num>
  <w:num w:numId="120" w16cid:durableId="736561267">
    <w:abstractNumId w:val="100"/>
  </w:num>
  <w:num w:numId="121" w16cid:durableId="67865765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596863668">
    <w:abstractNumId w:val="41"/>
  </w:num>
  <w:num w:numId="123" w16cid:durableId="340354913">
    <w:abstractNumId w:val="114"/>
  </w:num>
  <w:num w:numId="124" w16cid:durableId="1488938558">
    <w:abstractNumId w:val="37"/>
  </w:num>
  <w:num w:numId="125" w16cid:durableId="57289917">
    <w:abstractNumId w:val="133"/>
  </w:num>
  <w:num w:numId="126" w16cid:durableId="378632975">
    <w:abstractNumId w:val="111"/>
  </w:num>
  <w:num w:numId="127" w16cid:durableId="1324966301">
    <w:abstractNumId w:val="50"/>
  </w:num>
  <w:num w:numId="128" w16cid:durableId="887498531">
    <w:abstractNumId w:val="70"/>
  </w:num>
  <w:num w:numId="129" w16cid:durableId="1849560580">
    <w:abstractNumId w:val="48"/>
  </w:num>
  <w:num w:numId="130" w16cid:durableId="794837054">
    <w:abstractNumId w:val="51"/>
  </w:num>
  <w:num w:numId="131" w16cid:durableId="1597790940">
    <w:abstractNumId w:val="55"/>
  </w:num>
  <w:num w:numId="132" w16cid:durableId="807819049">
    <w:abstractNumId w:val="110"/>
  </w:num>
  <w:num w:numId="133" w16cid:durableId="1915358542">
    <w:abstractNumId w:val="9"/>
  </w:num>
  <w:num w:numId="134" w16cid:durableId="1595481306">
    <w:abstractNumId w:val="134"/>
  </w:num>
  <w:num w:numId="135" w16cid:durableId="65807107">
    <w:abstractNumId w:val="64"/>
  </w:num>
  <w:num w:numId="136" w16cid:durableId="1810630691">
    <w:abstractNumId w:val="84"/>
  </w:num>
  <w:num w:numId="137" w16cid:durableId="1457483985">
    <w:abstractNumId w:val="89"/>
  </w:num>
  <w:num w:numId="138" w16cid:durableId="973171917">
    <w:abstractNumId w:val="1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uer, Sarah">
    <w15:presenceInfo w15:providerId="AD" w15:userId="S::sarah.bauer@allstate.com::f34d2cc7-d19e-486b-a95b-0427c72fe5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3C"/>
    <w:rsid w:val="0001413C"/>
    <w:rsid w:val="00087DDD"/>
    <w:rsid w:val="004C7C84"/>
    <w:rsid w:val="00A65A94"/>
    <w:rsid w:val="00AB0F7B"/>
    <w:rsid w:val="00CD3448"/>
    <w:rsid w:val="014C335F"/>
    <w:rsid w:val="028CAB1F"/>
    <w:rsid w:val="038A276E"/>
    <w:rsid w:val="073879E7"/>
    <w:rsid w:val="0775D937"/>
    <w:rsid w:val="121AA9B9"/>
    <w:rsid w:val="12794320"/>
    <w:rsid w:val="17428804"/>
    <w:rsid w:val="19767347"/>
    <w:rsid w:val="1978A0C2"/>
    <w:rsid w:val="1A52735E"/>
    <w:rsid w:val="1D9A85F0"/>
    <w:rsid w:val="1E8CB509"/>
    <w:rsid w:val="1EEBFF08"/>
    <w:rsid w:val="1F33F0FA"/>
    <w:rsid w:val="21616354"/>
    <w:rsid w:val="222FEF7B"/>
    <w:rsid w:val="2B29B3BF"/>
    <w:rsid w:val="2E8CF2B3"/>
    <w:rsid w:val="30D73C73"/>
    <w:rsid w:val="318F3243"/>
    <w:rsid w:val="3453F21D"/>
    <w:rsid w:val="3674604C"/>
    <w:rsid w:val="39E53CC1"/>
    <w:rsid w:val="3BD23D31"/>
    <w:rsid w:val="3D0340C3"/>
    <w:rsid w:val="3F9D7FD8"/>
    <w:rsid w:val="3FA0F755"/>
    <w:rsid w:val="4175FBC1"/>
    <w:rsid w:val="4512C8D3"/>
    <w:rsid w:val="470E671A"/>
    <w:rsid w:val="474A4DBC"/>
    <w:rsid w:val="4C0BC069"/>
    <w:rsid w:val="4C281707"/>
    <w:rsid w:val="4CBCED55"/>
    <w:rsid w:val="516E8065"/>
    <w:rsid w:val="573792F2"/>
    <w:rsid w:val="5AEA35E4"/>
    <w:rsid w:val="5B3BD4A1"/>
    <w:rsid w:val="5C05819B"/>
    <w:rsid w:val="640E89C2"/>
    <w:rsid w:val="65C80E7E"/>
    <w:rsid w:val="6A0CD6F7"/>
    <w:rsid w:val="6C200CD5"/>
    <w:rsid w:val="6CE54789"/>
    <w:rsid w:val="6D46E8A8"/>
    <w:rsid w:val="6D6A8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5D14"/>
  <w15:chartTrackingRefBased/>
  <w15:docId w15:val="{C3F45435-623A-46BA-B06D-0C369110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13C"/>
    <w:rPr>
      <w:rFonts w:eastAsiaTheme="majorEastAsia" w:cstheme="majorBidi"/>
      <w:color w:val="272727" w:themeColor="text1" w:themeTint="D8"/>
    </w:rPr>
  </w:style>
  <w:style w:type="paragraph" w:styleId="Title">
    <w:name w:val="Title"/>
    <w:basedOn w:val="Normal"/>
    <w:next w:val="Normal"/>
    <w:link w:val="TitleChar"/>
    <w:uiPriority w:val="10"/>
    <w:qFormat/>
    <w:rsid w:val="00014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13C"/>
    <w:pPr>
      <w:spacing w:before="160"/>
      <w:jc w:val="center"/>
    </w:pPr>
    <w:rPr>
      <w:i/>
      <w:iCs/>
      <w:color w:val="404040" w:themeColor="text1" w:themeTint="BF"/>
    </w:rPr>
  </w:style>
  <w:style w:type="character" w:customStyle="1" w:styleId="QuoteChar">
    <w:name w:val="Quote Char"/>
    <w:basedOn w:val="DefaultParagraphFont"/>
    <w:link w:val="Quote"/>
    <w:uiPriority w:val="29"/>
    <w:rsid w:val="0001413C"/>
    <w:rPr>
      <w:i/>
      <w:iCs/>
      <w:color w:val="404040" w:themeColor="text1" w:themeTint="BF"/>
    </w:rPr>
  </w:style>
  <w:style w:type="paragraph" w:styleId="ListParagraph">
    <w:name w:val="List Paragraph"/>
    <w:basedOn w:val="Normal"/>
    <w:uiPriority w:val="34"/>
    <w:qFormat/>
    <w:rsid w:val="0001413C"/>
    <w:pPr>
      <w:ind w:left="720"/>
      <w:contextualSpacing/>
    </w:pPr>
  </w:style>
  <w:style w:type="character" w:styleId="IntenseEmphasis">
    <w:name w:val="Intense Emphasis"/>
    <w:basedOn w:val="DefaultParagraphFont"/>
    <w:uiPriority w:val="21"/>
    <w:qFormat/>
    <w:rsid w:val="0001413C"/>
    <w:rPr>
      <w:i/>
      <w:iCs/>
      <w:color w:val="0F4761" w:themeColor="accent1" w:themeShade="BF"/>
    </w:rPr>
  </w:style>
  <w:style w:type="paragraph" w:styleId="IntenseQuote">
    <w:name w:val="Intense Quote"/>
    <w:basedOn w:val="Normal"/>
    <w:next w:val="Normal"/>
    <w:link w:val="IntenseQuoteChar"/>
    <w:uiPriority w:val="30"/>
    <w:qFormat/>
    <w:rsid w:val="00014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13C"/>
    <w:rPr>
      <w:i/>
      <w:iCs/>
      <w:color w:val="0F4761" w:themeColor="accent1" w:themeShade="BF"/>
    </w:rPr>
  </w:style>
  <w:style w:type="character" w:styleId="IntenseReference">
    <w:name w:val="Intense Reference"/>
    <w:basedOn w:val="DefaultParagraphFont"/>
    <w:uiPriority w:val="32"/>
    <w:qFormat/>
    <w:rsid w:val="0001413C"/>
    <w:rPr>
      <w:b/>
      <w:bCs/>
      <w:smallCaps/>
      <w:color w:val="0F4761" w:themeColor="accent1" w:themeShade="BF"/>
      <w:spacing w:val="5"/>
    </w:rPr>
  </w:style>
  <w:style w:type="character" w:styleId="Hyperlink">
    <w:name w:val="Hyperlink"/>
    <w:basedOn w:val="DefaultParagraphFont"/>
    <w:uiPriority w:val="99"/>
    <w:unhideWhenUsed/>
    <w:rsid w:val="0001413C"/>
    <w:rPr>
      <w:color w:val="467886" w:themeColor="hyperlink"/>
      <w:u w:val="single"/>
    </w:rPr>
  </w:style>
  <w:style w:type="character" w:styleId="FollowedHyperlink">
    <w:name w:val="FollowedHyperlink"/>
    <w:basedOn w:val="DefaultParagraphFont"/>
    <w:uiPriority w:val="99"/>
    <w:semiHidden/>
    <w:unhideWhenUsed/>
    <w:rsid w:val="0001413C"/>
    <w:rPr>
      <w:rFonts w:ascii="Calibri" w:hAnsi="Calibri" w:cs="Calibri" w:hint="default"/>
      <w:color w:val="800080"/>
      <w:sz w:val="24"/>
      <w:szCs w:val="24"/>
      <w:u w:val="single"/>
    </w:rPr>
  </w:style>
  <w:style w:type="paragraph" w:customStyle="1" w:styleId="msonormal0">
    <w:name w:val="msonormal"/>
    <w:basedOn w:val="Normal"/>
    <w:uiPriority w:val="99"/>
    <w:semiHidden/>
    <w:rsid w:val="0001413C"/>
    <w:pPr>
      <w:spacing w:after="45" w:line="240" w:lineRule="auto"/>
    </w:pPr>
    <w:rPr>
      <w:rFonts w:ascii="Calibri" w:eastAsiaTheme="minorEastAsia" w:hAnsi="Calibri" w:cs="Calibri"/>
      <w:kern w:val="0"/>
      <w14:ligatures w14:val="none"/>
    </w:rPr>
  </w:style>
  <w:style w:type="paragraph" w:styleId="NormalWeb">
    <w:name w:val="Normal (Web)"/>
    <w:basedOn w:val="Normal"/>
    <w:uiPriority w:val="99"/>
    <w:semiHidden/>
    <w:unhideWhenUsed/>
    <w:rsid w:val="0001413C"/>
    <w:pPr>
      <w:spacing w:after="45" w:line="240" w:lineRule="auto"/>
    </w:pPr>
    <w:rPr>
      <w:rFonts w:ascii="Calibri" w:eastAsiaTheme="minorEastAsia" w:hAnsi="Calibri" w:cs="Calibri"/>
      <w:kern w:val="0"/>
      <w14:ligatures w14:val="none"/>
    </w:rPr>
  </w:style>
  <w:style w:type="paragraph" w:styleId="NormalIndent">
    <w:name w:val="Normal Indent"/>
    <w:basedOn w:val="Normal"/>
    <w:uiPriority w:val="99"/>
    <w:semiHidden/>
    <w:unhideWhenUsed/>
    <w:rsid w:val="0001413C"/>
    <w:pPr>
      <w:spacing w:after="200" w:line="276" w:lineRule="auto"/>
      <w:ind w:left="720"/>
    </w:pPr>
    <w:rPr>
      <w:kern w:val="0"/>
      <w:sz w:val="22"/>
      <w:szCs w:val="22"/>
      <w14:ligatures w14:val="none"/>
    </w:rPr>
  </w:style>
  <w:style w:type="paragraph" w:styleId="Header">
    <w:name w:val="header"/>
    <w:basedOn w:val="Normal"/>
    <w:link w:val="HeaderChar"/>
    <w:uiPriority w:val="99"/>
    <w:semiHidden/>
    <w:unhideWhenUsed/>
    <w:rsid w:val="0001413C"/>
    <w:pPr>
      <w:tabs>
        <w:tab w:val="center" w:pos="4680"/>
        <w:tab w:val="right" w:pos="9360"/>
      </w:tabs>
      <w:spacing w:after="200" w:line="276" w:lineRule="auto"/>
    </w:pPr>
    <w:rPr>
      <w:kern w:val="0"/>
      <w:sz w:val="22"/>
      <w:szCs w:val="22"/>
      <w14:ligatures w14:val="none"/>
    </w:rPr>
  </w:style>
  <w:style w:type="character" w:customStyle="1" w:styleId="HeaderChar">
    <w:name w:val="Header Char"/>
    <w:basedOn w:val="DefaultParagraphFont"/>
    <w:link w:val="Header"/>
    <w:uiPriority w:val="99"/>
    <w:semiHidden/>
    <w:rsid w:val="0001413C"/>
    <w:rPr>
      <w:kern w:val="0"/>
      <w:sz w:val="22"/>
      <w:szCs w:val="22"/>
      <w14:ligatures w14:val="none"/>
    </w:rPr>
  </w:style>
  <w:style w:type="paragraph" w:styleId="Revision">
    <w:name w:val="Revision"/>
    <w:uiPriority w:val="99"/>
    <w:semiHidden/>
    <w:rsid w:val="0001413C"/>
    <w:pPr>
      <w:spacing w:after="0" w:line="240" w:lineRule="auto"/>
    </w:pPr>
    <w:rPr>
      <w:kern w:val="0"/>
      <w:sz w:val="22"/>
      <w:szCs w:val="22"/>
      <w14:ligatures w14:val="none"/>
    </w:rPr>
  </w:style>
  <w:style w:type="paragraph" w:customStyle="1" w:styleId="bigheader">
    <w:name w:val="big_header"/>
    <w:basedOn w:val="Normal"/>
    <w:uiPriority w:val="99"/>
    <w:semiHidden/>
    <w:rsid w:val="0001413C"/>
    <w:pPr>
      <w:spacing w:before="100" w:beforeAutospacing="1" w:after="100" w:afterAutospacing="1" w:line="240" w:lineRule="auto"/>
    </w:pPr>
    <w:rPr>
      <w:rFonts w:ascii="Calibri" w:eastAsiaTheme="minorEastAsia" w:hAnsi="Calibri" w:cs="Calibri"/>
      <w:kern w:val="0"/>
      <w:sz w:val="54"/>
      <w:szCs w:val="54"/>
      <w14:ligatures w14:val="none"/>
    </w:rPr>
  </w:style>
  <w:style w:type="paragraph" w:customStyle="1" w:styleId="smallheader">
    <w:name w:val="small_header"/>
    <w:basedOn w:val="Normal"/>
    <w:uiPriority w:val="99"/>
    <w:semiHidden/>
    <w:rsid w:val="0001413C"/>
    <w:pPr>
      <w:spacing w:before="100" w:beforeAutospacing="1" w:after="100" w:afterAutospacing="1" w:line="240" w:lineRule="auto"/>
    </w:pPr>
    <w:rPr>
      <w:rFonts w:ascii="Calibri" w:eastAsiaTheme="minorEastAsia" w:hAnsi="Calibri" w:cs="Calibri"/>
      <w:kern w:val="0"/>
      <w:sz w:val="32"/>
      <w:szCs w:val="32"/>
      <w14:ligatures w14:val="none"/>
    </w:rPr>
  </w:style>
  <w:style w:type="paragraph" w:customStyle="1" w:styleId="smallerheader">
    <w:name w:val="smaller_header"/>
    <w:basedOn w:val="Normal"/>
    <w:uiPriority w:val="99"/>
    <w:semiHidden/>
    <w:rsid w:val="0001413C"/>
    <w:pPr>
      <w:spacing w:before="100" w:beforeAutospacing="1" w:after="100" w:afterAutospacing="1" w:line="240" w:lineRule="auto"/>
    </w:pPr>
    <w:rPr>
      <w:rFonts w:ascii="Calibri" w:eastAsiaTheme="minorEastAsia" w:hAnsi="Calibri" w:cs="Calibri"/>
      <w:kern w:val="0"/>
      <w:sz w:val="30"/>
      <w:szCs w:val="30"/>
      <w14:ligatures w14:val="none"/>
    </w:rPr>
  </w:style>
  <w:style w:type="paragraph" w:customStyle="1" w:styleId="fullwidth">
    <w:name w:val="fullwidth"/>
    <w:basedOn w:val="Normal"/>
    <w:uiPriority w:val="99"/>
    <w:semiHidden/>
    <w:rsid w:val="0001413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paragraphblock">
    <w:name w:val="paragraph_block"/>
    <w:basedOn w:val="Normal"/>
    <w:uiPriority w:val="99"/>
    <w:semiHidden/>
    <w:rsid w:val="0001413C"/>
    <w:pPr>
      <w:spacing w:before="100" w:beforeAutospacing="1" w:after="270" w:line="240" w:lineRule="auto"/>
    </w:pPr>
    <w:rPr>
      <w:rFonts w:ascii="Times New Roman" w:eastAsiaTheme="minorEastAsia" w:hAnsi="Times New Roman" w:cs="Times New Roman"/>
      <w:kern w:val="0"/>
      <w14:ligatures w14:val="none"/>
    </w:rPr>
  </w:style>
  <w:style w:type="paragraph" w:customStyle="1" w:styleId="contentblock">
    <w:name w:val="content_block"/>
    <w:basedOn w:val="Normal"/>
    <w:uiPriority w:val="99"/>
    <w:semiHidden/>
    <w:rsid w:val="0001413C"/>
    <w:pPr>
      <w:spacing w:before="100" w:beforeAutospacing="1" w:after="100" w:afterAutospacing="1" w:line="240" w:lineRule="auto"/>
    </w:pPr>
    <w:rPr>
      <w:rFonts w:ascii="Times New Roman" w:eastAsiaTheme="minorEastAsia" w:hAnsi="Times New Roman" w:cs="Times New Roman"/>
      <w:kern w:val="0"/>
      <w14:ligatures w14:val="none"/>
    </w:rPr>
  </w:style>
  <w:style w:type="paragraph" w:customStyle="1" w:styleId="graycolor">
    <w:name w:val="graycolor"/>
    <w:basedOn w:val="Normal"/>
    <w:uiPriority w:val="99"/>
    <w:semiHidden/>
    <w:rsid w:val="0001413C"/>
    <w:pPr>
      <w:spacing w:before="100" w:beforeAutospacing="1" w:after="100" w:afterAutospacing="1" w:line="240" w:lineRule="auto"/>
    </w:pPr>
    <w:rPr>
      <w:rFonts w:ascii="Times New Roman" w:eastAsiaTheme="minorEastAsia" w:hAnsi="Times New Roman" w:cs="Times New Roman"/>
      <w:color w:val="D3D3D3"/>
      <w:kern w:val="0"/>
      <w14:ligatures w14:val="none"/>
    </w:rPr>
  </w:style>
  <w:style w:type="character" w:customStyle="1" w:styleId="locked">
    <w:name w:val="locked"/>
    <w:basedOn w:val="DefaultParagraphFont"/>
    <w:rsid w:val="0001413C"/>
    <w:rPr>
      <w:rFonts w:ascii="Calibri" w:hAnsi="Calibri" w:cs="Calibri" w:hint="default"/>
      <w:sz w:val="24"/>
      <w:szCs w:val="24"/>
      <w:shd w:val="clear" w:color="auto" w:fill="C0C0C0"/>
    </w:rPr>
  </w:style>
  <w:style w:type="character" w:customStyle="1" w:styleId="smallerheader1">
    <w:name w:val="smaller_header1"/>
    <w:basedOn w:val="DefaultParagraphFont"/>
    <w:rsid w:val="0001413C"/>
    <w:rPr>
      <w:rFonts w:ascii="Calibri" w:hAnsi="Calibri" w:cs="Calibri" w:hint="default"/>
      <w:sz w:val="30"/>
      <w:szCs w:val="30"/>
    </w:rPr>
  </w:style>
  <w:style w:type="character" w:customStyle="1" w:styleId="smallerheader2">
    <w:name w:val="smaller_header2"/>
    <w:basedOn w:val="DefaultParagraphFont"/>
    <w:rsid w:val="0001413C"/>
    <w:rPr>
      <w:rFonts w:ascii="Calibri" w:hAnsi="Calibri" w:cs="Calibri" w:hint="default"/>
      <w:sz w:val="30"/>
      <w:szCs w:val="30"/>
    </w:rPr>
  </w:style>
  <w:style w:type="character" w:customStyle="1" w:styleId="smallerheader3">
    <w:name w:val="smaller_header3"/>
    <w:basedOn w:val="DefaultParagraphFont"/>
    <w:rsid w:val="0001413C"/>
    <w:rPr>
      <w:rFonts w:ascii="Calibri" w:hAnsi="Calibri" w:cs="Calibri" w:hint="default"/>
      <w:sz w:val="30"/>
      <w:szCs w:val="30"/>
    </w:rPr>
  </w:style>
  <w:style w:type="character" w:customStyle="1" w:styleId="smallerheader4">
    <w:name w:val="smaller_header4"/>
    <w:basedOn w:val="DefaultParagraphFont"/>
    <w:rsid w:val="0001413C"/>
    <w:rPr>
      <w:rFonts w:ascii="Calibri" w:hAnsi="Calibri" w:cs="Calibri" w:hint="default"/>
      <w:sz w:val="30"/>
      <w:szCs w:val="30"/>
    </w:rPr>
  </w:style>
  <w:style w:type="character" w:customStyle="1" w:styleId="smallerheader5">
    <w:name w:val="smaller_header5"/>
    <w:basedOn w:val="DefaultParagraphFont"/>
    <w:rsid w:val="0001413C"/>
    <w:rPr>
      <w:rFonts w:ascii="Calibri" w:hAnsi="Calibri" w:cs="Calibri" w:hint="default"/>
      <w:sz w:val="30"/>
      <w:szCs w:val="30"/>
    </w:rPr>
  </w:style>
  <w:style w:type="character" w:customStyle="1" w:styleId="smallerheader6">
    <w:name w:val="smaller_header6"/>
    <w:basedOn w:val="DefaultParagraphFont"/>
    <w:rsid w:val="0001413C"/>
    <w:rPr>
      <w:rFonts w:ascii="Calibri" w:hAnsi="Calibri" w:cs="Calibri" w:hint="default"/>
      <w:sz w:val="30"/>
      <w:szCs w:val="30"/>
    </w:rPr>
  </w:style>
  <w:style w:type="character" w:customStyle="1" w:styleId="smallerheader7">
    <w:name w:val="smaller_header7"/>
    <w:basedOn w:val="DefaultParagraphFont"/>
    <w:rsid w:val="0001413C"/>
    <w:rPr>
      <w:rFonts w:ascii="Calibri" w:hAnsi="Calibri" w:cs="Calibri" w:hint="default"/>
      <w:sz w:val="30"/>
      <w:szCs w:val="30"/>
    </w:rPr>
  </w:style>
  <w:style w:type="character" w:customStyle="1" w:styleId="smallerheader8">
    <w:name w:val="smaller_header8"/>
    <w:basedOn w:val="DefaultParagraphFont"/>
    <w:rsid w:val="0001413C"/>
    <w:rPr>
      <w:rFonts w:ascii="Calibri" w:hAnsi="Calibri" w:cs="Calibri" w:hint="default"/>
      <w:sz w:val="30"/>
      <w:szCs w:val="30"/>
    </w:rPr>
  </w:style>
  <w:style w:type="character" w:customStyle="1" w:styleId="smallerheader9">
    <w:name w:val="smaller_header9"/>
    <w:basedOn w:val="DefaultParagraphFont"/>
    <w:rsid w:val="0001413C"/>
    <w:rPr>
      <w:rFonts w:ascii="Calibri" w:hAnsi="Calibri" w:cs="Calibri" w:hint="default"/>
      <w:sz w:val="30"/>
      <w:szCs w:val="30"/>
    </w:rPr>
  </w:style>
  <w:style w:type="character" w:customStyle="1" w:styleId="smallerheader10">
    <w:name w:val="smaller_header10"/>
    <w:basedOn w:val="DefaultParagraphFont"/>
    <w:rsid w:val="0001413C"/>
    <w:rPr>
      <w:rFonts w:ascii="Calibri" w:hAnsi="Calibri" w:cs="Calibri" w:hint="default"/>
      <w:sz w:val="30"/>
      <w:szCs w:val="30"/>
    </w:rPr>
  </w:style>
  <w:style w:type="character" w:customStyle="1" w:styleId="smallerheader11">
    <w:name w:val="smaller_header11"/>
    <w:basedOn w:val="DefaultParagraphFont"/>
    <w:rsid w:val="0001413C"/>
    <w:rPr>
      <w:rFonts w:ascii="Calibri" w:hAnsi="Calibri" w:cs="Calibri" w:hint="default"/>
      <w:sz w:val="30"/>
      <w:szCs w:val="30"/>
    </w:rPr>
  </w:style>
  <w:style w:type="character" w:customStyle="1" w:styleId="smallerheader12">
    <w:name w:val="smaller_header12"/>
    <w:basedOn w:val="DefaultParagraphFont"/>
    <w:rsid w:val="0001413C"/>
    <w:rPr>
      <w:rFonts w:ascii="Calibri" w:hAnsi="Calibri" w:cs="Calibri" w:hint="default"/>
      <w:sz w:val="30"/>
      <w:szCs w:val="30"/>
    </w:rPr>
  </w:style>
  <w:style w:type="character" w:customStyle="1" w:styleId="smallerheader13">
    <w:name w:val="smaller_header13"/>
    <w:basedOn w:val="DefaultParagraphFont"/>
    <w:rsid w:val="0001413C"/>
    <w:rPr>
      <w:rFonts w:ascii="Calibri" w:hAnsi="Calibri" w:cs="Calibri" w:hint="default"/>
      <w:sz w:val="30"/>
      <w:szCs w:val="30"/>
    </w:rPr>
  </w:style>
  <w:style w:type="character" w:customStyle="1" w:styleId="smallerheader14">
    <w:name w:val="smaller_header14"/>
    <w:basedOn w:val="DefaultParagraphFont"/>
    <w:rsid w:val="0001413C"/>
    <w:rPr>
      <w:rFonts w:ascii="Calibri" w:hAnsi="Calibri" w:cs="Calibri" w:hint="default"/>
      <w:sz w:val="30"/>
      <w:szCs w:val="30"/>
    </w:rPr>
  </w:style>
  <w:style w:type="character" w:customStyle="1" w:styleId="smallerheader15">
    <w:name w:val="smaller_header15"/>
    <w:basedOn w:val="DefaultParagraphFont"/>
    <w:rsid w:val="0001413C"/>
    <w:rPr>
      <w:rFonts w:ascii="Calibri" w:hAnsi="Calibri" w:cs="Calibri" w:hint="default"/>
      <w:sz w:val="30"/>
      <w:szCs w:val="30"/>
    </w:rPr>
  </w:style>
  <w:style w:type="character" w:customStyle="1" w:styleId="smallerheader16">
    <w:name w:val="smaller_header16"/>
    <w:basedOn w:val="DefaultParagraphFont"/>
    <w:rsid w:val="0001413C"/>
    <w:rPr>
      <w:rFonts w:ascii="Calibri" w:hAnsi="Calibri" w:cs="Calibri" w:hint="default"/>
      <w:sz w:val="30"/>
      <w:szCs w:val="30"/>
    </w:rPr>
  </w:style>
  <w:style w:type="character" w:customStyle="1" w:styleId="smallerheader17">
    <w:name w:val="smaller_header17"/>
    <w:basedOn w:val="DefaultParagraphFont"/>
    <w:rsid w:val="0001413C"/>
    <w:rPr>
      <w:rFonts w:ascii="Calibri" w:hAnsi="Calibri" w:cs="Calibri" w:hint="default"/>
      <w:sz w:val="30"/>
      <w:szCs w:val="30"/>
    </w:rPr>
  </w:style>
  <w:style w:type="character" w:customStyle="1" w:styleId="smallerheader18">
    <w:name w:val="smaller_header18"/>
    <w:basedOn w:val="DefaultParagraphFont"/>
    <w:rsid w:val="0001413C"/>
    <w:rPr>
      <w:rFonts w:ascii="Calibri" w:hAnsi="Calibri" w:cs="Calibri" w:hint="default"/>
      <w:sz w:val="30"/>
      <w:szCs w:val="30"/>
    </w:rPr>
  </w:style>
  <w:style w:type="character" w:customStyle="1" w:styleId="smallerheader19">
    <w:name w:val="smaller_header19"/>
    <w:basedOn w:val="DefaultParagraphFont"/>
    <w:rsid w:val="0001413C"/>
    <w:rPr>
      <w:rFonts w:ascii="Calibri" w:hAnsi="Calibri" w:cs="Calibri" w:hint="default"/>
      <w:sz w:val="30"/>
      <w:szCs w:val="30"/>
    </w:rPr>
  </w:style>
  <w:style w:type="character" w:customStyle="1" w:styleId="smallerheader20">
    <w:name w:val="smaller_header20"/>
    <w:basedOn w:val="DefaultParagraphFont"/>
    <w:rsid w:val="0001413C"/>
    <w:rPr>
      <w:rFonts w:ascii="Calibri" w:hAnsi="Calibri" w:cs="Calibri" w:hint="default"/>
      <w:sz w:val="30"/>
      <w:szCs w:val="30"/>
    </w:rPr>
  </w:style>
  <w:style w:type="character" w:customStyle="1" w:styleId="smallerheader21">
    <w:name w:val="smaller_header21"/>
    <w:basedOn w:val="DefaultParagraphFont"/>
    <w:rsid w:val="0001413C"/>
    <w:rPr>
      <w:rFonts w:ascii="Calibri" w:hAnsi="Calibri" w:cs="Calibri" w:hint="default"/>
      <w:sz w:val="30"/>
      <w:szCs w:val="30"/>
    </w:rPr>
  </w:style>
  <w:style w:type="character" w:customStyle="1" w:styleId="smallerheader22">
    <w:name w:val="smaller_header22"/>
    <w:basedOn w:val="DefaultParagraphFont"/>
    <w:rsid w:val="0001413C"/>
    <w:rPr>
      <w:rFonts w:ascii="Calibri" w:hAnsi="Calibri" w:cs="Calibri" w:hint="default"/>
      <w:sz w:val="30"/>
      <w:szCs w:val="30"/>
    </w:rPr>
  </w:style>
  <w:style w:type="character" w:customStyle="1" w:styleId="smallerheader23">
    <w:name w:val="smaller_header23"/>
    <w:basedOn w:val="DefaultParagraphFont"/>
    <w:rsid w:val="0001413C"/>
    <w:rPr>
      <w:rFonts w:ascii="Calibri" w:hAnsi="Calibri" w:cs="Calibri" w:hint="default"/>
      <w:sz w:val="30"/>
      <w:szCs w:val="30"/>
    </w:rPr>
  </w:style>
  <w:style w:type="character" w:customStyle="1" w:styleId="smallerheader24">
    <w:name w:val="smaller_header24"/>
    <w:basedOn w:val="DefaultParagraphFont"/>
    <w:rsid w:val="0001413C"/>
    <w:rPr>
      <w:rFonts w:ascii="Calibri" w:hAnsi="Calibri" w:cs="Calibri" w:hint="default"/>
      <w:sz w:val="30"/>
      <w:szCs w:val="30"/>
    </w:rPr>
  </w:style>
  <w:style w:type="character" w:customStyle="1" w:styleId="smallerheader25">
    <w:name w:val="smaller_header25"/>
    <w:basedOn w:val="DefaultParagraphFont"/>
    <w:rsid w:val="0001413C"/>
    <w:rPr>
      <w:rFonts w:ascii="Calibri" w:hAnsi="Calibri" w:cs="Calibri" w:hint="default"/>
      <w:sz w:val="30"/>
      <w:szCs w:val="30"/>
    </w:rPr>
  </w:style>
  <w:style w:type="character" w:customStyle="1" w:styleId="smallerheader26">
    <w:name w:val="smaller_header26"/>
    <w:basedOn w:val="DefaultParagraphFont"/>
    <w:rsid w:val="0001413C"/>
    <w:rPr>
      <w:rFonts w:ascii="Calibri" w:hAnsi="Calibri" w:cs="Calibri" w:hint="default"/>
      <w:sz w:val="30"/>
      <w:szCs w:val="30"/>
    </w:rPr>
  </w:style>
  <w:style w:type="character" w:customStyle="1" w:styleId="smallerheader27">
    <w:name w:val="smaller_header27"/>
    <w:basedOn w:val="DefaultParagraphFont"/>
    <w:rsid w:val="0001413C"/>
    <w:rPr>
      <w:rFonts w:ascii="Calibri" w:hAnsi="Calibri" w:cs="Calibri" w:hint="default"/>
      <w:sz w:val="30"/>
      <w:szCs w:val="30"/>
    </w:rPr>
  </w:style>
  <w:style w:type="character" w:customStyle="1" w:styleId="inlinecomponentbtn">
    <w:name w:val="inlinecomponentbtn"/>
    <w:basedOn w:val="DefaultParagraphFont"/>
    <w:rsid w:val="0001413C"/>
    <w:rPr>
      <w:rFonts w:ascii="Calibri" w:hAnsi="Calibri" w:cs="Calibri" w:hint="default"/>
      <w:sz w:val="24"/>
      <w:szCs w:val="24"/>
    </w:rPr>
  </w:style>
  <w:style w:type="character" w:customStyle="1" w:styleId="smallerheader28">
    <w:name w:val="smaller_header28"/>
    <w:basedOn w:val="DefaultParagraphFont"/>
    <w:rsid w:val="0001413C"/>
    <w:rPr>
      <w:rFonts w:ascii="Calibri" w:hAnsi="Calibri" w:cs="Calibri" w:hint="default"/>
      <w:sz w:val="30"/>
      <w:szCs w:val="30"/>
    </w:rPr>
  </w:style>
  <w:style w:type="character" w:customStyle="1" w:styleId="smallerheader29">
    <w:name w:val="smaller_header29"/>
    <w:basedOn w:val="DefaultParagraphFont"/>
    <w:rsid w:val="0001413C"/>
    <w:rPr>
      <w:rFonts w:ascii="Calibri" w:hAnsi="Calibri" w:cs="Calibri" w:hint="default"/>
      <w:sz w:val="30"/>
      <w:szCs w:val="30"/>
    </w:rPr>
  </w:style>
  <w:style w:type="character" w:customStyle="1" w:styleId="smallerheader30">
    <w:name w:val="smaller_header30"/>
    <w:basedOn w:val="DefaultParagraphFont"/>
    <w:rsid w:val="0001413C"/>
    <w:rPr>
      <w:rFonts w:ascii="Calibri" w:hAnsi="Calibri" w:cs="Calibri" w:hint="default"/>
      <w:sz w:val="30"/>
      <w:szCs w:val="30"/>
    </w:rPr>
  </w:style>
  <w:style w:type="character" w:customStyle="1" w:styleId="smallerheader31">
    <w:name w:val="smaller_header31"/>
    <w:basedOn w:val="DefaultParagraphFont"/>
    <w:rsid w:val="0001413C"/>
    <w:rPr>
      <w:rFonts w:ascii="Calibri" w:hAnsi="Calibri" w:cs="Calibri" w:hint="default"/>
      <w:sz w:val="30"/>
      <w:szCs w:val="30"/>
    </w:rPr>
  </w:style>
  <w:style w:type="character" w:customStyle="1" w:styleId="smallerheader32">
    <w:name w:val="smaller_header32"/>
    <w:basedOn w:val="DefaultParagraphFont"/>
    <w:rsid w:val="0001413C"/>
    <w:rPr>
      <w:rFonts w:ascii="Calibri" w:hAnsi="Calibri" w:cs="Calibri" w:hint="default"/>
      <w:sz w:val="30"/>
      <w:szCs w:val="30"/>
    </w:rPr>
  </w:style>
  <w:style w:type="character" w:customStyle="1" w:styleId="smallerheader33">
    <w:name w:val="smaller_header33"/>
    <w:basedOn w:val="DefaultParagraphFont"/>
    <w:rsid w:val="0001413C"/>
    <w:rPr>
      <w:rFonts w:ascii="Calibri" w:hAnsi="Calibri" w:cs="Calibri" w:hint="default"/>
      <w:sz w:val="30"/>
      <w:szCs w:val="30"/>
    </w:rPr>
  </w:style>
  <w:style w:type="character" w:customStyle="1" w:styleId="smallerheader34">
    <w:name w:val="smaller_header34"/>
    <w:basedOn w:val="DefaultParagraphFont"/>
    <w:rsid w:val="0001413C"/>
    <w:rPr>
      <w:rFonts w:ascii="Calibri" w:hAnsi="Calibri" w:cs="Calibri" w:hint="default"/>
      <w:sz w:val="30"/>
      <w:szCs w:val="30"/>
    </w:rPr>
  </w:style>
  <w:style w:type="character" w:customStyle="1" w:styleId="smallerheader35">
    <w:name w:val="smaller_header35"/>
    <w:basedOn w:val="DefaultParagraphFont"/>
    <w:rsid w:val="0001413C"/>
    <w:rPr>
      <w:rFonts w:ascii="Calibri" w:hAnsi="Calibri" w:cs="Calibri" w:hint="default"/>
      <w:sz w:val="30"/>
      <w:szCs w:val="30"/>
    </w:rPr>
  </w:style>
  <w:style w:type="character" w:customStyle="1" w:styleId="smallerheader36">
    <w:name w:val="smaller_header36"/>
    <w:basedOn w:val="DefaultParagraphFont"/>
    <w:rsid w:val="0001413C"/>
    <w:rPr>
      <w:rFonts w:ascii="Calibri" w:hAnsi="Calibri" w:cs="Calibri" w:hint="default"/>
      <w:sz w:val="30"/>
      <w:szCs w:val="30"/>
    </w:rPr>
  </w:style>
  <w:style w:type="character" w:customStyle="1" w:styleId="smallerheader37">
    <w:name w:val="smaller_header37"/>
    <w:basedOn w:val="DefaultParagraphFont"/>
    <w:rsid w:val="0001413C"/>
    <w:rPr>
      <w:rFonts w:ascii="Calibri" w:hAnsi="Calibri" w:cs="Calibri" w:hint="default"/>
      <w:sz w:val="30"/>
      <w:szCs w:val="30"/>
    </w:rPr>
  </w:style>
  <w:style w:type="character" w:customStyle="1" w:styleId="smallerheader38">
    <w:name w:val="smaller_header38"/>
    <w:basedOn w:val="DefaultParagraphFont"/>
    <w:rsid w:val="0001413C"/>
    <w:rPr>
      <w:rFonts w:ascii="Calibri" w:hAnsi="Calibri" w:cs="Calibri" w:hint="default"/>
      <w:sz w:val="30"/>
      <w:szCs w:val="30"/>
    </w:rPr>
  </w:style>
  <w:style w:type="character" w:customStyle="1" w:styleId="smallerheader39">
    <w:name w:val="smaller_header39"/>
    <w:basedOn w:val="DefaultParagraphFont"/>
    <w:rsid w:val="0001413C"/>
    <w:rPr>
      <w:rFonts w:ascii="Calibri" w:hAnsi="Calibri" w:cs="Calibri" w:hint="default"/>
      <w:sz w:val="30"/>
      <w:szCs w:val="30"/>
    </w:rPr>
  </w:style>
  <w:style w:type="character" w:customStyle="1" w:styleId="smallerheader40">
    <w:name w:val="smaller_header40"/>
    <w:basedOn w:val="DefaultParagraphFont"/>
    <w:rsid w:val="0001413C"/>
    <w:rPr>
      <w:rFonts w:ascii="Calibri" w:hAnsi="Calibri" w:cs="Calibri" w:hint="default"/>
      <w:sz w:val="30"/>
      <w:szCs w:val="30"/>
    </w:rPr>
  </w:style>
  <w:style w:type="character" w:customStyle="1" w:styleId="smallerheader41">
    <w:name w:val="smaller_header41"/>
    <w:basedOn w:val="DefaultParagraphFont"/>
    <w:rsid w:val="0001413C"/>
    <w:rPr>
      <w:rFonts w:ascii="Calibri" w:hAnsi="Calibri" w:cs="Calibri" w:hint="default"/>
      <w:sz w:val="30"/>
      <w:szCs w:val="30"/>
    </w:rPr>
  </w:style>
  <w:style w:type="character" w:customStyle="1" w:styleId="smallerheader42">
    <w:name w:val="smaller_header42"/>
    <w:basedOn w:val="DefaultParagraphFont"/>
    <w:rsid w:val="0001413C"/>
    <w:rPr>
      <w:rFonts w:ascii="Calibri" w:hAnsi="Calibri" w:cs="Calibri" w:hint="default"/>
      <w:sz w:val="30"/>
      <w:szCs w:val="30"/>
    </w:rPr>
  </w:style>
  <w:style w:type="character" w:customStyle="1" w:styleId="smallerheader43">
    <w:name w:val="smaller_header43"/>
    <w:basedOn w:val="DefaultParagraphFont"/>
    <w:rsid w:val="0001413C"/>
    <w:rPr>
      <w:rFonts w:ascii="Calibri" w:hAnsi="Calibri" w:cs="Calibri" w:hint="default"/>
      <w:sz w:val="30"/>
      <w:szCs w:val="30"/>
    </w:rPr>
  </w:style>
  <w:style w:type="character" w:customStyle="1" w:styleId="smallerheader44">
    <w:name w:val="smaller_header44"/>
    <w:basedOn w:val="DefaultParagraphFont"/>
    <w:rsid w:val="0001413C"/>
    <w:rPr>
      <w:rFonts w:ascii="Calibri" w:hAnsi="Calibri" w:cs="Calibri" w:hint="default"/>
      <w:sz w:val="30"/>
      <w:szCs w:val="30"/>
    </w:rPr>
  </w:style>
  <w:style w:type="character" w:customStyle="1" w:styleId="smallerheader45">
    <w:name w:val="smaller_header45"/>
    <w:basedOn w:val="DefaultParagraphFont"/>
    <w:rsid w:val="0001413C"/>
    <w:rPr>
      <w:rFonts w:ascii="Calibri" w:hAnsi="Calibri" w:cs="Calibri" w:hint="default"/>
      <w:sz w:val="30"/>
      <w:szCs w:val="30"/>
    </w:rPr>
  </w:style>
  <w:style w:type="character" w:customStyle="1" w:styleId="smallerheader46">
    <w:name w:val="smaller_header46"/>
    <w:basedOn w:val="DefaultParagraphFont"/>
    <w:rsid w:val="0001413C"/>
    <w:rPr>
      <w:rFonts w:ascii="Calibri" w:hAnsi="Calibri" w:cs="Calibri" w:hint="default"/>
      <w:sz w:val="30"/>
      <w:szCs w:val="30"/>
    </w:rPr>
  </w:style>
  <w:style w:type="character" w:customStyle="1" w:styleId="smallerheader47">
    <w:name w:val="smaller_header47"/>
    <w:basedOn w:val="DefaultParagraphFont"/>
    <w:rsid w:val="0001413C"/>
    <w:rPr>
      <w:rFonts w:ascii="Calibri" w:hAnsi="Calibri" w:cs="Calibri" w:hint="default"/>
      <w:sz w:val="30"/>
      <w:szCs w:val="30"/>
    </w:rPr>
  </w:style>
  <w:style w:type="character" w:customStyle="1" w:styleId="smallerheader48">
    <w:name w:val="smaller_header48"/>
    <w:basedOn w:val="DefaultParagraphFont"/>
    <w:rsid w:val="0001413C"/>
    <w:rPr>
      <w:rFonts w:ascii="Calibri" w:hAnsi="Calibri" w:cs="Calibri" w:hint="default"/>
      <w:sz w:val="30"/>
      <w:szCs w:val="30"/>
    </w:rPr>
  </w:style>
  <w:style w:type="character" w:customStyle="1" w:styleId="smallerheader49">
    <w:name w:val="smaller_header49"/>
    <w:basedOn w:val="DefaultParagraphFont"/>
    <w:rsid w:val="0001413C"/>
    <w:rPr>
      <w:rFonts w:ascii="Calibri" w:hAnsi="Calibri" w:cs="Calibri" w:hint="default"/>
      <w:sz w:val="30"/>
      <w:szCs w:val="30"/>
    </w:rPr>
  </w:style>
  <w:style w:type="character" w:customStyle="1" w:styleId="smallerheader50">
    <w:name w:val="smaller_header50"/>
    <w:basedOn w:val="DefaultParagraphFont"/>
    <w:rsid w:val="0001413C"/>
    <w:rPr>
      <w:rFonts w:ascii="Calibri" w:hAnsi="Calibri" w:cs="Calibri" w:hint="default"/>
      <w:sz w:val="30"/>
      <w:szCs w:val="30"/>
    </w:rPr>
  </w:style>
  <w:style w:type="character" w:customStyle="1" w:styleId="smallerheader51">
    <w:name w:val="smaller_header51"/>
    <w:basedOn w:val="DefaultParagraphFont"/>
    <w:rsid w:val="0001413C"/>
    <w:rPr>
      <w:rFonts w:ascii="Calibri" w:hAnsi="Calibri" w:cs="Calibri" w:hint="default"/>
      <w:sz w:val="30"/>
      <w:szCs w:val="30"/>
    </w:rPr>
  </w:style>
  <w:style w:type="character" w:customStyle="1" w:styleId="smallerheader52">
    <w:name w:val="smaller_header52"/>
    <w:basedOn w:val="DefaultParagraphFont"/>
    <w:rsid w:val="0001413C"/>
    <w:rPr>
      <w:rFonts w:ascii="Calibri" w:hAnsi="Calibri" w:cs="Calibri" w:hint="default"/>
      <w:sz w:val="30"/>
      <w:szCs w:val="30"/>
    </w:rPr>
  </w:style>
  <w:style w:type="character" w:customStyle="1" w:styleId="smallerheader53">
    <w:name w:val="smaller_header53"/>
    <w:basedOn w:val="DefaultParagraphFont"/>
    <w:rsid w:val="0001413C"/>
    <w:rPr>
      <w:rFonts w:ascii="Calibri" w:hAnsi="Calibri" w:cs="Calibri" w:hint="default"/>
      <w:sz w:val="30"/>
      <w:szCs w:val="30"/>
    </w:rPr>
  </w:style>
  <w:style w:type="character" w:customStyle="1" w:styleId="smallerheader54">
    <w:name w:val="smaller_header54"/>
    <w:basedOn w:val="DefaultParagraphFont"/>
    <w:rsid w:val="0001413C"/>
    <w:rPr>
      <w:rFonts w:ascii="Calibri" w:hAnsi="Calibri" w:cs="Calibri" w:hint="default"/>
      <w:sz w:val="30"/>
      <w:szCs w:val="30"/>
    </w:rPr>
  </w:style>
  <w:style w:type="character" w:customStyle="1" w:styleId="smallerheader55">
    <w:name w:val="smaller_header55"/>
    <w:basedOn w:val="DefaultParagraphFont"/>
    <w:rsid w:val="0001413C"/>
    <w:rPr>
      <w:rFonts w:ascii="Calibri" w:hAnsi="Calibri" w:cs="Calibri" w:hint="default"/>
      <w:sz w:val="30"/>
      <w:szCs w:val="30"/>
    </w:rPr>
  </w:style>
  <w:style w:type="character" w:customStyle="1" w:styleId="smallerheader56">
    <w:name w:val="smaller_header56"/>
    <w:basedOn w:val="DefaultParagraphFont"/>
    <w:rsid w:val="0001413C"/>
    <w:rPr>
      <w:rFonts w:ascii="Calibri" w:hAnsi="Calibri" w:cs="Calibri" w:hint="default"/>
      <w:sz w:val="30"/>
      <w:szCs w:val="30"/>
    </w:rPr>
  </w:style>
  <w:style w:type="character" w:customStyle="1" w:styleId="smallerheader57">
    <w:name w:val="smaller_header57"/>
    <w:basedOn w:val="DefaultParagraphFont"/>
    <w:rsid w:val="0001413C"/>
    <w:rPr>
      <w:rFonts w:ascii="Calibri" w:hAnsi="Calibri" w:cs="Calibri" w:hint="default"/>
      <w:sz w:val="30"/>
      <w:szCs w:val="30"/>
    </w:rPr>
  </w:style>
  <w:style w:type="character" w:customStyle="1" w:styleId="smallerheader58">
    <w:name w:val="smaller_header58"/>
    <w:basedOn w:val="DefaultParagraphFont"/>
    <w:rsid w:val="0001413C"/>
    <w:rPr>
      <w:rFonts w:ascii="Calibri" w:hAnsi="Calibri" w:cs="Calibri" w:hint="default"/>
      <w:sz w:val="30"/>
      <w:szCs w:val="30"/>
    </w:rPr>
  </w:style>
  <w:style w:type="character" w:customStyle="1" w:styleId="smallerheader59">
    <w:name w:val="smaller_header59"/>
    <w:basedOn w:val="DefaultParagraphFont"/>
    <w:rsid w:val="0001413C"/>
    <w:rPr>
      <w:rFonts w:ascii="Calibri" w:hAnsi="Calibri" w:cs="Calibri" w:hint="default"/>
      <w:sz w:val="30"/>
      <w:szCs w:val="30"/>
    </w:rPr>
  </w:style>
  <w:style w:type="character" w:customStyle="1" w:styleId="smallerheader60">
    <w:name w:val="smaller_header60"/>
    <w:basedOn w:val="DefaultParagraphFont"/>
    <w:rsid w:val="0001413C"/>
    <w:rPr>
      <w:rFonts w:ascii="Calibri" w:hAnsi="Calibri" w:cs="Calibri" w:hint="default"/>
      <w:sz w:val="30"/>
      <w:szCs w:val="30"/>
    </w:rPr>
  </w:style>
  <w:style w:type="character" w:customStyle="1" w:styleId="smallerheader61">
    <w:name w:val="smaller_header61"/>
    <w:basedOn w:val="DefaultParagraphFont"/>
    <w:rsid w:val="0001413C"/>
    <w:rPr>
      <w:rFonts w:ascii="Calibri" w:hAnsi="Calibri" w:cs="Calibri" w:hint="default"/>
      <w:sz w:val="30"/>
      <w:szCs w:val="30"/>
    </w:rPr>
  </w:style>
  <w:style w:type="character" w:customStyle="1" w:styleId="smallerheader62">
    <w:name w:val="smaller_header62"/>
    <w:basedOn w:val="DefaultParagraphFont"/>
    <w:rsid w:val="0001413C"/>
    <w:rPr>
      <w:rFonts w:ascii="Calibri" w:hAnsi="Calibri" w:cs="Calibri" w:hint="default"/>
      <w:sz w:val="30"/>
      <w:szCs w:val="30"/>
    </w:rPr>
  </w:style>
  <w:style w:type="character" w:customStyle="1" w:styleId="smallerheader63">
    <w:name w:val="smaller_header63"/>
    <w:basedOn w:val="DefaultParagraphFont"/>
    <w:rsid w:val="0001413C"/>
    <w:rPr>
      <w:rFonts w:ascii="Calibri" w:hAnsi="Calibri" w:cs="Calibri" w:hint="default"/>
      <w:sz w:val="30"/>
      <w:szCs w:val="30"/>
    </w:rPr>
  </w:style>
  <w:style w:type="character" w:customStyle="1" w:styleId="smallerheader64">
    <w:name w:val="smaller_header64"/>
    <w:basedOn w:val="DefaultParagraphFont"/>
    <w:rsid w:val="0001413C"/>
    <w:rPr>
      <w:rFonts w:ascii="Calibri" w:hAnsi="Calibri" w:cs="Calibri" w:hint="default"/>
      <w:sz w:val="30"/>
      <w:szCs w:val="30"/>
    </w:rPr>
  </w:style>
  <w:style w:type="character" w:customStyle="1" w:styleId="smallerheader65">
    <w:name w:val="smaller_header65"/>
    <w:basedOn w:val="DefaultParagraphFont"/>
    <w:rsid w:val="0001413C"/>
    <w:rPr>
      <w:rFonts w:ascii="Calibri" w:hAnsi="Calibri" w:cs="Calibri" w:hint="default"/>
      <w:sz w:val="30"/>
      <w:szCs w:val="30"/>
    </w:rPr>
  </w:style>
  <w:style w:type="character" w:customStyle="1" w:styleId="smallerheader66">
    <w:name w:val="smaller_header66"/>
    <w:basedOn w:val="DefaultParagraphFont"/>
    <w:rsid w:val="0001413C"/>
    <w:rPr>
      <w:rFonts w:ascii="Calibri" w:hAnsi="Calibri" w:cs="Calibri" w:hint="default"/>
      <w:sz w:val="30"/>
      <w:szCs w:val="30"/>
    </w:rPr>
  </w:style>
  <w:style w:type="character" w:customStyle="1" w:styleId="smallerheader67">
    <w:name w:val="smaller_header67"/>
    <w:basedOn w:val="DefaultParagraphFont"/>
    <w:rsid w:val="0001413C"/>
    <w:rPr>
      <w:rFonts w:ascii="Calibri" w:hAnsi="Calibri" w:cs="Calibri" w:hint="default"/>
      <w:sz w:val="30"/>
      <w:szCs w:val="30"/>
    </w:rPr>
  </w:style>
  <w:style w:type="character" w:customStyle="1" w:styleId="smallerheader68">
    <w:name w:val="smaller_header68"/>
    <w:basedOn w:val="DefaultParagraphFont"/>
    <w:rsid w:val="0001413C"/>
    <w:rPr>
      <w:rFonts w:ascii="Calibri" w:hAnsi="Calibri" w:cs="Calibri" w:hint="default"/>
      <w:sz w:val="30"/>
      <w:szCs w:val="30"/>
    </w:rPr>
  </w:style>
  <w:style w:type="character" w:customStyle="1" w:styleId="smallerheader69">
    <w:name w:val="smaller_header69"/>
    <w:basedOn w:val="DefaultParagraphFont"/>
    <w:rsid w:val="0001413C"/>
    <w:rPr>
      <w:rFonts w:ascii="Calibri" w:hAnsi="Calibri" w:cs="Calibri" w:hint="default"/>
      <w:sz w:val="30"/>
      <w:szCs w:val="30"/>
    </w:rPr>
  </w:style>
  <w:style w:type="character" w:customStyle="1" w:styleId="smallerheader70">
    <w:name w:val="smaller_header70"/>
    <w:basedOn w:val="DefaultParagraphFont"/>
    <w:rsid w:val="0001413C"/>
    <w:rPr>
      <w:rFonts w:ascii="Calibri" w:hAnsi="Calibri" w:cs="Calibri" w:hint="default"/>
      <w:sz w:val="30"/>
      <w:szCs w:val="30"/>
    </w:rPr>
  </w:style>
  <w:style w:type="character" w:customStyle="1" w:styleId="smallerheader71">
    <w:name w:val="smaller_header71"/>
    <w:basedOn w:val="DefaultParagraphFont"/>
    <w:rsid w:val="0001413C"/>
    <w:rPr>
      <w:rFonts w:ascii="Calibri" w:hAnsi="Calibri" w:cs="Calibri" w:hint="default"/>
      <w:sz w:val="30"/>
      <w:szCs w:val="30"/>
    </w:rPr>
  </w:style>
  <w:style w:type="character" w:customStyle="1" w:styleId="smallerheader72">
    <w:name w:val="smaller_header72"/>
    <w:basedOn w:val="DefaultParagraphFont"/>
    <w:rsid w:val="0001413C"/>
    <w:rPr>
      <w:rFonts w:ascii="Calibri" w:hAnsi="Calibri" w:cs="Calibri" w:hint="default"/>
      <w:sz w:val="30"/>
      <w:szCs w:val="30"/>
    </w:rPr>
  </w:style>
  <w:style w:type="character" w:customStyle="1" w:styleId="smallerheader73">
    <w:name w:val="smaller_header73"/>
    <w:basedOn w:val="DefaultParagraphFont"/>
    <w:rsid w:val="0001413C"/>
    <w:rPr>
      <w:rFonts w:ascii="Calibri" w:hAnsi="Calibri" w:cs="Calibri" w:hint="default"/>
      <w:sz w:val="30"/>
      <w:szCs w:val="30"/>
    </w:rPr>
  </w:style>
  <w:style w:type="character" w:customStyle="1" w:styleId="smallerheader74">
    <w:name w:val="smaller_header74"/>
    <w:basedOn w:val="DefaultParagraphFont"/>
    <w:rsid w:val="0001413C"/>
    <w:rPr>
      <w:rFonts w:ascii="Calibri" w:hAnsi="Calibri" w:cs="Calibri" w:hint="default"/>
      <w:sz w:val="30"/>
      <w:szCs w:val="30"/>
    </w:rPr>
  </w:style>
  <w:style w:type="character" w:customStyle="1" w:styleId="smallerheader75">
    <w:name w:val="smaller_header75"/>
    <w:basedOn w:val="DefaultParagraphFont"/>
    <w:rsid w:val="0001413C"/>
    <w:rPr>
      <w:rFonts w:ascii="Calibri" w:hAnsi="Calibri" w:cs="Calibri" w:hint="default"/>
      <w:sz w:val="30"/>
      <w:szCs w:val="30"/>
    </w:rPr>
  </w:style>
  <w:style w:type="character" w:customStyle="1" w:styleId="smallerheader76">
    <w:name w:val="smaller_header76"/>
    <w:basedOn w:val="DefaultParagraphFont"/>
    <w:rsid w:val="0001413C"/>
    <w:rPr>
      <w:rFonts w:ascii="Calibri" w:hAnsi="Calibri" w:cs="Calibri" w:hint="default"/>
      <w:sz w:val="30"/>
      <w:szCs w:val="30"/>
    </w:rPr>
  </w:style>
  <w:style w:type="character" w:customStyle="1" w:styleId="smallerheader77">
    <w:name w:val="smaller_header77"/>
    <w:basedOn w:val="DefaultParagraphFont"/>
    <w:rsid w:val="0001413C"/>
    <w:rPr>
      <w:rFonts w:ascii="Calibri" w:hAnsi="Calibri" w:cs="Calibri" w:hint="default"/>
      <w:sz w:val="30"/>
      <w:szCs w:val="30"/>
    </w:rPr>
  </w:style>
  <w:style w:type="character" w:customStyle="1" w:styleId="smallerheader78">
    <w:name w:val="smaller_header78"/>
    <w:basedOn w:val="DefaultParagraphFont"/>
    <w:rsid w:val="0001413C"/>
    <w:rPr>
      <w:rFonts w:ascii="Calibri" w:hAnsi="Calibri" w:cs="Calibri" w:hint="default"/>
      <w:sz w:val="30"/>
      <w:szCs w:val="30"/>
    </w:rPr>
  </w:style>
  <w:style w:type="character" w:customStyle="1" w:styleId="smallerheader79">
    <w:name w:val="smaller_header79"/>
    <w:basedOn w:val="DefaultParagraphFont"/>
    <w:rsid w:val="0001413C"/>
    <w:rPr>
      <w:rFonts w:ascii="Calibri" w:hAnsi="Calibri" w:cs="Calibri" w:hint="default"/>
      <w:sz w:val="30"/>
      <w:szCs w:val="30"/>
    </w:rPr>
  </w:style>
  <w:style w:type="character" w:customStyle="1" w:styleId="smallerheader80">
    <w:name w:val="smaller_header80"/>
    <w:basedOn w:val="DefaultParagraphFont"/>
    <w:rsid w:val="0001413C"/>
    <w:rPr>
      <w:rFonts w:ascii="Calibri" w:hAnsi="Calibri" w:cs="Calibri" w:hint="default"/>
      <w:sz w:val="30"/>
      <w:szCs w:val="30"/>
    </w:rPr>
  </w:style>
  <w:style w:type="character" w:customStyle="1" w:styleId="smallerheader81">
    <w:name w:val="smaller_header81"/>
    <w:basedOn w:val="DefaultParagraphFont"/>
    <w:rsid w:val="0001413C"/>
    <w:rPr>
      <w:rFonts w:ascii="Calibri" w:hAnsi="Calibri" w:cs="Calibri" w:hint="default"/>
      <w:sz w:val="30"/>
      <w:szCs w:val="30"/>
    </w:rPr>
  </w:style>
  <w:style w:type="character" w:customStyle="1" w:styleId="smallerheader82">
    <w:name w:val="smaller_header82"/>
    <w:basedOn w:val="DefaultParagraphFont"/>
    <w:rsid w:val="0001413C"/>
    <w:rPr>
      <w:rFonts w:ascii="Calibri" w:hAnsi="Calibri" w:cs="Calibri" w:hint="default"/>
      <w:sz w:val="30"/>
      <w:szCs w:val="30"/>
    </w:rPr>
  </w:style>
  <w:style w:type="character" w:customStyle="1" w:styleId="smallerheader83">
    <w:name w:val="smaller_header83"/>
    <w:basedOn w:val="DefaultParagraphFont"/>
    <w:rsid w:val="0001413C"/>
    <w:rPr>
      <w:rFonts w:ascii="Calibri" w:hAnsi="Calibri" w:cs="Calibri" w:hint="default"/>
      <w:sz w:val="30"/>
      <w:szCs w:val="30"/>
    </w:rPr>
  </w:style>
  <w:style w:type="character" w:customStyle="1" w:styleId="smallerheader84">
    <w:name w:val="smaller_header84"/>
    <w:basedOn w:val="DefaultParagraphFont"/>
    <w:rsid w:val="0001413C"/>
    <w:rPr>
      <w:rFonts w:ascii="Calibri" w:hAnsi="Calibri" w:cs="Calibri" w:hint="default"/>
      <w:sz w:val="30"/>
      <w:szCs w:val="30"/>
    </w:rPr>
  </w:style>
  <w:style w:type="character" w:customStyle="1" w:styleId="smallerheader85">
    <w:name w:val="smaller_header85"/>
    <w:basedOn w:val="DefaultParagraphFont"/>
    <w:rsid w:val="0001413C"/>
    <w:rPr>
      <w:rFonts w:ascii="Calibri" w:hAnsi="Calibri" w:cs="Calibri" w:hint="default"/>
      <w:sz w:val="30"/>
      <w:szCs w:val="30"/>
    </w:rPr>
  </w:style>
  <w:style w:type="character" w:customStyle="1" w:styleId="smallerheader86">
    <w:name w:val="smaller_header86"/>
    <w:basedOn w:val="DefaultParagraphFont"/>
    <w:rsid w:val="0001413C"/>
    <w:rPr>
      <w:rFonts w:ascii="Calibri" w:hAnsi="Calibri" w:cs="Calibri" w:hint="default"/>
      <w:sz w:val="30"/>
      <w:szCs w:val="30"/>
    </w:rPr>
  </w:style>
  <w:style w:type="character" w:customStyle="1" w:styleId="smallerheader87">
    <w:name w:val="smaller_header87"/>
    <w:basedOn w:val="DefaultParagraphFont"/>
    <w:rsid w:val="0001413C"/>
    <w:rPr>
      <w:rFonts w:ascii="Calibri" w:hAnsi="Calibri" w:cs="Calibri" w:hint="default"/>
      <w:sz w:val="30"/>
      <w:szCs w:val="30"/>
    </w:rPr>
  </w:style>
  <w:style w:type="character" w:customStyle="1" w:styleId="smallerheader88">
    <w:name w:val="smaller_header88"/>
    <w:basedOn w:val="DefaultParagraphFont"/>
    <w:rsid w:val="0001413C"/>
    <w:rPr>
      <w:rFonts w:ascii="Calibri" w:hAnsi="Calibri" w:cs="Calibri" w:hint="default"/>
      <w:sz w:val="30"/>
      <w:szCs w:val="30"/>
    </w:rPr>
  </w:style>
  <w:style w:type="character" w:customStyle="1" w:styleId="smallerheader89">
    <w:name w:val="smaller_header89"/>
    <w:basedOn w:val="DefaultParagraphFont"/>
    <w:rsid w:val="0001413C"/>
    <w:rPr>
      <w:rFonts w:ascii="Calibri" w:hAnsi="Calibri" w:cs="Calibri" w:hint="default"/>
      <w:sz w:val="30"/>
      <w:szCs w:val="30"/>
    </w:rPr>
  </w:style>
  <w:style w:type="character" w:customStyle="1" w:styleId="smallerheader90">
    <w:name w:val="smaller_header90"/>
    <w:basedOn w:val="DefaultParagraphFont"/>
    <w:rsid w:val="0001413C"/>
    <w:rPr>
      <w:rFonts w:ascii="Calibri" w:hAnsi="Calibri" w:cs="Calibri" w:hint="default"/>
      <w:sz w:val="30"/>
      <w:szCs w:val="30"/>
    </w:rPr>
  </w:style>
  <w:style w:type="character" w:customStyle="1" w:styleId="smallerheader91">
    <w:name w:val="smaller_header91"/>
    <w:basedOn w:val="DefaultParagraphFont"/>
    <w:rsid w:val="0001413C"/>
    <w:rPr>
      <w:rFonts w:ascii="Calibri" w:hAnsi="Calibri" w:cs="Calibri" w:hint="default"/>
      <w:sz w:val="30"/>
      <w:szCs w:val="30"/>
    </w:rPr>
  </w:style>
  <w:style w:type="character" w:customStyle="1" w:styleId="smallerheader92">
    <w:name w:val="smaller_header92"/>
    <w:basedOn w:val="DefaultParagraphFont"/>
    <w:rsid w:val="0001413C"/>
    <w:rPr>
      <w:rFonts w:ascii="Calibri" w:hAnsi="Calibri" w:cs="Calibri" w:hint="default"/>
      <w:sz w:val="30"/>
      <w:szCs w:val="30"/>
    </w:rPr>
  </w:style>
  <w:style w:type="character" w:customStyle="1" w:styleId="smallerheader93">
    <w:name w:val="smaller_header93"/>
    <w:basedOn w:val="DefaultParagraphFont"/>
    <w:rsid w:val="0001413C"/>
    <w:rPr>
      <w:rFonts w:ascii="Calibri" w:hAnsi="Calibri" w:cs="Calibri" w:hint="default"/>
      <w:sz w:val="30"/>
      <w:szCs w:val="30"/>
    </w:rPr>
  </w:style>
  <w:style w:type="character" w:customStyle="1" w:styleId="smallerheader94">
    <w:name w:val="smaller_header94"/>
    <w:basedOn w:val="DefaultParagraphFont"/>
    <w:rsid w:val="0001413C"/>
    <w:rPr>
      <w:rFonts w:ascii="Calibri" w:hAnsi="Calibri" w:cs="Calibri" w:hint="default"/>
      <w:sz w:val="30"/>
      <w:szCs w:val="30"/>
    </w:rPr>
  </w:style>
  <w:style w:type="character" w:customStyle="1" w:styleId="smallerheader95">
    <w:name w:val="smaller_header95"/>
    <w:basedOn w:val="DefaultParagraphFont"/>
    <w:rsid w:val="0001413C"/>
    <w:rPr>
      <w:rFonts w:ascii="Calibri" w:hAnsi="Calibri" w:cs="Calibri" w:hint="default"/>
      <w:sz w:val="30"/>
      <w:szCs w:val="30"/>
    </w:rPr>
  </w:style>
  <w:style w:type="character" w:customStyle="1" w:styleId="smallerheader96">
    <w:name w:val="smaller_header96"/>
    <w:basedOn w:val="DefaultParagraphFont"/>
    <w:rsid w:val="0001413C"/>
    <w:rPr>
      <w:rFonts w:ascii="Calibri" w:hAnsi="Calibri" w:cs="Calibri" w:hint="default"/>
      <w:sz w:val="30"/>
      <w:szCs w:val="30"/>
    </w:rPr>
  </w:style>
  <w:style w:type="character" w:customStyle="1" w:styleId="smallerheader97">
    <w:name w:val="smaller_header97"/>
    <w:basedOn w:val="DefaultParagraphFont"/>
    <w:rsid w:val="0001413C"/>
    <w:rPr>
      <w:rFonts w:ascii="Calibri" w:hAnsi="Calibri" w:cs="Calibri" w:hint="default"/>
      <w:sz w:val="30"/>
      <w:szCs w:val="30"/>
    </w:rPr>
  </w:style>
  <w:style w:type="character" w:customStyle="1" w:styleId="smallerheader98">
    <w:name w:val="smaller_header98"/>
    <w:basedOn w:val="DefaultParagraphFont"/>
    <w:rsid w:val="0001413C"/>
    <w:rPr>
      <w:rFonts w:ascii="Calibri" w:hAnsi="Calibri" w:cs="Calibri" w:hint="default"/>
      <w:sz w:val="30"/>
      <w:szCs w:val="30"/>
    </w:rPr>
  </w:style>
  <w:style w:type="character" w:customStyle="1" w:styleId="smallerheader99">
    <w:name w:val="smaller_header99"/>
    <w:basedOn w:val="DefaultParagraphFont"/>
    <w:rsid w:val="0001413C"/>
    <w:rPr>
      <w:rFonts w:ascii="Calibri" w:hAnsi="Calibri" w:cs="Calibri" w:hint="default"/>
      <w:sz w:val="30"/>
      <w:szCs w:val="30"/>
    </w:rPr>
  </w:style>
  <w:style w:type="character" w:customStyle="1" w:styleId="smallerheader100">
    <w:name w:val="smaller_header100"/>
    <w:basedOn w:val="DefaultParagraphFont"/>
    <w:rsid w:val="0001413C"/>
    <w:rPr>
      <w:rFonts w:ascii="Calibri" w:hAnsi="Calibri" w:cs="Calibri" w:hint="default"/>
      <w:sz w:val="30"/>
      <w:szCs w:val="30"/>
    </w:rPr>
  </w:style>
  <w:style w:type="character" w:customStyle="1" w:styleId="smallerheader101">
    <w:name w:val="smaller_header101"/>
    <w:basedOn w:val="DefaultParagraphFont"/>
    <w:rsid w:val="0001413C"/>
    <w:rPr>
      <w:rFonts w:ascii="Calibri" w:hAnsi="Calibri" w:cs="Calibri" w:hint="default"/>
      <w:sz w:val="30"/>
      <w:szCs w:val="30"/>
    </w:rPr>
  </w:style>
  <w:style w:type="character" w:customStyle="1" w:styleId="smallerheader102">
    <w:name w:val="smaller_header102"/>
    <w:basedOn w:val="DefaultParagraphFont"/>
    <w:rsid w:val="0001413C"/>
    <w:rPr>
      <w:rFonts w:ascii="Calibri" w:hAnsi="Calibri" w:cs="Calibri" w:hint="default"/>
      <w:sz w:val="30"/>
      <w:szCs w:val="30"/>
    </w:rPr>
  </w:style>
  <w:style w:type="character" w:customStyle="1" w:styleId="smallerheader103">
    <w:name w:val="smaller_header103"/>
    <w:basedOn w:val="DefaultParagraphFont"/>
    <w:rsid w:val="0001413C"/>
    <w:rPr>
      <w:rFonts w:ascii="Calibri" w:hAnsi="Calibri" w:cs="Calibri" w:hint="default"/>
      <w:sz w:val="30"/>
      <w:szCs w:val="30"/>
    </w:rPr>
  </w:style>
  <w:style w:type="character" w:customStyle="1" w:styleId="smallerheader104">
    <w:name w:val="smaller_header104"/>
    <w:basedOn w:val="DefaultParagraphFont"/>
    <w:rsid w:val="0001413C"/>
    <w:rPr>
      <w:rFonts w:ascii="Calibri" w:hAnsi="Calibri" w:cs="Calibri" w:hint="default"/>
      <w:sz w:val="30"/>
      <w:szCs w:val="30"/>
    </w:rPr>
  </w:style>
  <w:style w:type="character" w:customStyle="1" w:styleId="smallerheader105">
    <w:name w:val="smaller_header105"/>
    <w:basedOn w:val="DefaultParagraphFont"/>
    <w:rsid w:val="0001413C"/>
    <w:rPr>
      <w:rFonts w:ascii="Calibri" w:hAnsi="Calibri" w:cs="Calibri" w:hint="default"/>
      <w:sz w:val="30"/>
      <w:szCs w:val="30"/>
    </w:rPr>
  </w:style>
  <w:style w:type="character" w:customStyle="1" w:styleId="smallerheader106">
    <w:name w:val="smaller_header106"/>
    <w:basedOn w:val="DefaultParagraphFont"/>
    <w:rsid w:val="0001413C"/>
    <w:rPr>
      <w:rFonts w:ascii="Calibri" w:hAnsi="Calibri" w:cs="Calibri" w:hint="default"/>
      <w:sz w:val="30"/>
      <w:szCs w:val="30"/>
    </w:rPr>
  </w:style>
  <w:style w:type="character" w:customStyle="1" w:styleId="smallerheader107">
    <w:name w:val="smaller_header107"/>
    <w:basedOn w:val="DefaultParagraphFont"/>
    <w:rsid w:val="0001413C"/>
    <w:rPr>
      <w:rFonts w:ascii="Calibri" w:hAnsi="Calibri" w:cs="Calibri" w:hint="default"/>
      <w:sz w:val="30"/>
      <w:szCs w:val="30"/>
    </w:rPr>
  </w:style>
  <w:style w:type="character" w:customStyle="1" w:styleId="smallerheader108">
    <w:name w:val="smaller_header108"/>
    <w:basedOn w:val="DefaultParagraphFont"/>
    <w:rsid w:val="0001413C"/>
    <w:rPr>
      <w:rFonts w:ascii="Calibri" w:hAnsi="Calibri" w:cs="Calibri" w:hint="default"/>
      <w:sz w:val="30"/>
      <w:szCs w:val="30"/>
    </w:rPr>
  </w:style>
  <w:style w:type="character" w:customStyle="1" w:styleId="smallerheader109">
    <w:name w:val="smaller_header109"/>
    <w:basedOn w:val="DefaultParagraphFont"/>
    <w:rsid w:val="0001413C"/>
    <w:rPr>
      <w:rFonts w:ascii="Calibri" w:hAnsi="Calibri" w:cs="Calibri" w:hint="default"/>
      <w:sz w:val="30"/>
      <w:szCs w:val="30"/>
    </w:rPr>
  </w:style>
  <w:style w:type="character" w:customStyle="1" w:styleId="smallerheader110">
    <w:name w:val="smaller_header110"/>
    <w:basedOn w:val="DefaultParagraphFont"/>
    <w:rsid w:val="0001413C"/>
    <w:rPr>
      <w:rFonts w:ascii="Calibri" w:hAnsi="Calibri" w:cs="Calibri" w:hint="default"/>
      <w:sz w:val="30"/>
      <w:szCs w:val="30"/>
    </w:rPr>
  </w:style>
  <w:style w:type="character" w:customStyle="1" w:styleId="smallerheader111">
    <w:name w:val="smaller_header111"/>
    <w:basedOn w:val="DefaultParagraphFont"/>
    <w:rsid w:val="0001413C"/>
    <w:rPr>
      <w:rFonts w:ascii="Calibri" w:hAnsi="Calibri" w:cs="Calibri" w:hint="default"/>
      <w:sz w:val="30"/>
      <w:szCs w:val="30"/>
    </w:rPr>
  </w:style>
  <w:style w:type="character" w:customStyle="1" w:styleId="smallerheader112">
    <w:name w:val="smaller_header112"/>
    <w:basedOn w:val="DefaultParagraphFont"/>
    <w:rsid w:val="0001413C"/>
    <w:rPr>
      <w:rFonts w:ascii="Calibri" w:hAnsi="Calibri" w:cs="Calibri" w:hint="default"/>
      <w:sz w:val="30"/>
      <w:szCs w:val="30"/>
    </w:rPr>
  </w:style>
  <w:style w:type="character" w:customStyle="1" w:styleId="smallerheader113">
    <w:name w:val="smaller_header113"/>
    <w:basedOn w:val="DefaultParagraphFont"/>
    <w:rsid w:val="0001413C"/>
    <w:rPr>
      <w:rFonts w:ascii="Calibri" w:hAnsi="Calibri" w:cs="Calibri" w:hint="default"/>
      <w:sz w:val="30"/>
      <w:szCs w:val="30"/>
    </w:rPr>
  </w:style>
  <w:style w:type="character" w:customStyle="1" w:styleId="smallerheader114">
    <w:name w:val="smaller_header114"/>
    <w:basedOn w:val="DefaultParagraphFont"/>
    <w:rsid w:val="0001413C"/>
    <w:rPr>
      <w:rFonts w:ascii="Calibri" w:hAnsi="Calibri" w:cs="Calibri" w:hint="default"/>
      <w:sz w:val="30"/>
      <w:szCs w:val="30"/>
    </w:rPr>
  </w:style>
  <w:style w:type="character" w:customStyle="1" w:styleId="smallerheader115">
    <w:name w:val="smaller_header115"/>
    <w:basedOn w:val="DefaultParagraphFont"/>
    <w:rsid w:val="0001413C"/>
    <w:rPr>
      <w:rFonts w:ascii="Calibri" w:hAnsi="Calibri" w:cs="Calibri" w:hint="default"/>
      <w:sz w:val="30"/>
      <w:szCs w:val="30"/>
    </w:rPr>
  </w:style>
  <w:style w:type="character" w:customStyle="1" w:styleId="smallerheader116">
    <w:name w:val="smaller_header116"/>
    <w:basedOn w:val="DefaultParagraphFont"/>
    <w:rsid w:val="0001413C"/>
    <w:rPr>
      <w:rFonts w:ascii="Calibri" w:hAnsi="Calibri" w:cs="Calibri" w:hint="default"/>
      <w:sz w:val="30"/>
      <w:szCs w:val="30"/>
    </w:rPr>
  </w:style>
  <w:style w:type="character" w:customStyle="1" w:styleId="smallerheader117">
    <w:name w:val="smaller_header117"/>
    <w:basedOn w:val="DefaultParagraphFont"/>
    <w:rsid w:val="0001413C"/>
    <w:rPr>
      <w:rFonts w:ascii="Calibri" w:hAnsi="Calibri" w:cs="Calibri" w:hint="default"/>
      <w:sz w:val="30"/>
      <w:szCs w:val="30"/>
    </w:rPr>
  </w:style>
  <w:style w:type="character" w:customStyle="1" w:styleId="smallerheader118">
    <w:name w:val="smaller_header118"/>
    <w:basedOn w:val="DefaultParagraphFont"/>
    <w:rsid w:val="0001413C"/>
    <w:rPr>
      <w:rFonts w:ascii="Calibri" w:hAnsi="Calibri" w:cs="Calibri" w:hint="default"/>
      <w:sz w:val="30"/>
      <w:szCs w:val="30"/>
    </w:rPr>
  </w:style>
  <w:style w:type="character" w:customStyle="1" w:styleId="smallerheader119">
    <w:name w:val="smaller_header119"/>
    <w:basedOn w:val="DefaultParagraphFont"/>
    <w:rsid w:val="0001413C"/>
    <w:rPr>
      <w:rFonts w:ascii="Calibri" w:hAnsi="Calibri" w:cs="Calibri" w:hint="default"/>
      <w:sz w:val="30"/>
      <w:szCs w:val="30"/>
    </w:rPr>
  </w:style>
  <w:style w:type="character" w:customStyle="1" w:styleId="smallerheader120">
    <w:name w:val="smaller_header120"/>
    <w:basedOn w:val="DefaultParagraphFont"/>
    <w:rsid w:val="0001413C"/>
    <w:rPr>
      <w:rFonts w:ascii="Calibri" w:hAnsi="Calibri" w:cs="Calibri" w:hint="default"/>
      <w:sz w:val="30"/>
      <w:szCs w:val="30"/>
    </w:rPr>
  </w:style>
  <w:style w:type="character" w:customStyle="1" w:styleId="smallerheader121">
    <w:name w:val="smaller_header121"/>
    <w:basedOn w:val="DefaultParagraphFont"/>
    <w:rsid w:val="0001413C"/>
    <w:rPr>
      <w:rFonts w:ascii="Calibri" w:hAnsi="Calibri" w:cs="Calibri" w:hint="default"/>
      <w:sz w:val="30"/>
      <w:szCs w:val="30"/>
    </w:rPr>
  </w:style>
  <w:style w:type="character" w:customStyle="1" w:styleId="smallerheader122">
    <w:name w:val="smaller_header122"/>
    <w:basedOn w:val="DefaultParagraphFont"/>
    <w:rsid w:val="0001413C"/>
    <w:rPr>
      <w:rFonts w:ascii="Calibri" w:hAnsi="Calibri" w:cs="Calibri" w:hint="default"/>
      <w:sz w:val="30"/>
      <w:szCs w:val="30"/>
    </w:rPr>
  </w:style>
  <w:style w:type="character" w:customStyle="1" w:styleId="smallerheader123">
    <w:name w:val="smaller_header123"/>
    <w:basedOn w:val="DefaultParagraphFont"/>
    <w:rsid w:val="0001413C"/>
    <w:rPr>
      <w:rFonts w:ascii="Calibri" w:hAnsi="Calibri" w:cs="Calibri" w:hint="default"/>
      <w:sz w:val="30"/>
      <w:szCs w:val="30"/>
    </w:rPr>
  </w:style>
  <w:style w:type="character" w:customStyle="1" w:styleId="smallerheader124">
    <w:name w:val="smaller_header124"/>
    <w:basedOn w:val="DefaultParagraphFont"/>
    <w:rsid w:val="0001413C"/>
    <w:rPr>
      <w:rFonts w:ascii="Calibri" w:hAnsi="Calibri" w:cs="Calibri" w:hint="default"/>
      <w:sz w:val="30"/>
      <w:szCs w:val="30"/>
    </w:rPr>
  </w:style>
  <w:style w:type="character" w:customStyle="1" w:styleId="smallerheader125">
    <w:name w:val="smaller_header125"/>
    <w:basedOn w:val="DefaultParagraphFont"/>
    <w:rsid w:val="0001413C"/>
    <w:rPr>
      <w:rFonts w:ascii="Calibri" w:hAnsi="Calibri" w:cs="Calibri" w:hint="default"/>
      <w:sz w:val="30"/>
      <w:szCs w:val="30"/>
    </w:rPr>
  </w:style>
  <w:style w:type="character" w:customStyle="1" w:styleId="smallerheader126">
    <w:name w:val="smaller_header126"/>
    <w:basedOn w:val="DefaultParagraphFont"/>
    <w:rsid w:val="0001413C"/>
    <w:rPr>
      <w:rFonts w:ascii="Calibri" w:hAnsi="Calibri" w:cs="Calibri" w:hint="default"/>
      <w:sz w:val="30"/>
      <w:szCs w:val="30"/>
    </w:rPr>
  </w:style>
  <w:style w:type="character" w:customStyle="1" w:styleId="smallerheader127">
    <w:name w:val="smaller_header127"/>
    <w:basedOn w:val="DefaultParagraphFont"/>
    <w:rsid w:val="0001413C"/>
    <w:rPr>
      <w:rFonts w:ascii="Calibri" w:hAnsi="Calibri" w:cs="Calibri" w:hint="default"/>
      <w:sz w:val="30"/>
      <w:szCs w:val="30"/>
    </w:rPr>
  </w:style>
  <w:style w:type="character" w:customStyle="1" w:styleId="smallerheader128">
    <w:name w:val="smaller_header128"/>
    <w:basedOn w:val="DefaultParagraphFont"/>
    <w:rsid w:val="0001413C"/>
    <w:rPr>
      <w:rFonts w:ascii="Calibri" w:hAnsi="Calibri" w:cs="Calibri" w:hint="default"/>
      <w:sz w:val="30"/>
      <w:szCs w:val="30"/>
    </w:rPr>
  </w:style>
  <w:style w:type="character" w:customStyle="1" w:styleId="smallerheader129">
    <w:name w:val="smaller_header129"/>
    <w:basedOn w:val="DefaultParagraphFont"/>
    <w:rsid w:val="0001413C"/>
    <w:rPr>
      <w:rFonts w:ascii="Calibri" w:hAnsi="Calibri" w:cs="Calibri" w:hint="default"/>
      <w:sz w:val="30"/>
      <w:szCs w:val="30"/>
    </w:rPr>
  </w:style>
  <w:style w:type="character" w:customStyle="1" w:styleId="smallerheader130">
    <w:name w:val="smaller_header130"/>
    <w:basedOn w:val="DefaultParagraphFont"/>
    <w:rsid w:val="0001413C"/>
    <w:rPr>
      <w:rFonts w:ascii="Calibri" w:hAnsi="Calibri" w:cs="Calibri" w:hint="default"/>
      <w:sz w:val="30"/>
      <w:szCs w:val="30"/>
    </w:rPr>
  </w:style>
  <w:style w:type="character" w:customStyle="1" w:styleId="smallerheader131">
    <w:name w:val="smaller_header131"/>
    <w:basedOn w:val="DefaultParagraphFont"/>
    <w:rsid w:val="0001413C"/>
    <w:rPr>
      <w:rFonts w:ascii="Calibri" w:hAnsi="Calibri" w:cs="Calibri" w:hint="default"/>
      <w:sz w:val="30"/>
      <w:szCs w:val="30"/>
    </w:rPr>
  </w:style>
  <w:style w:type="character" w:customStyle="1" w:styleId="smallerheader132">
    <w:name w:val="smaller_header132"/>
    <w:basedOn w:val="DefaultParagraphFont"/>
    <w:rsid w:val="0001413C"/>
    <w:rPr>
      <w:rFonts w:ascii="Calibri" w:hAnsi="Calibri" w:cs="Calibri" w:hint="default"/>
      <w:sz w:val="30"/>
      <w:szCs w:val="30"/>
    </w:rPr>
  </w:style>
  <w:style w:type="character" w:customStyle="1" w:styleId="smallerheader133">
    <w:name w:val="smaller_header133"/>
    <w:basedOn w:val="DefaultParagraphFont"/>
    <w:rsid w:val="0001413C"/>
    <w:rPr>
      <w:rFonts w:ascii="Calibri" w:hAnsi="Calibri" w:cs="Calibri" w:hint="default"/>
      <w:sz w:val="30"/>
      <w:szCs w:val="30"/>
    </w:rPr>
  </w:style>
  <w:style w:type="character" w:customStyle="1" w:styleId="smallerheader134">
    <w:name w:val="smaller_header134"/>
    <w:basedOn w:val="DefaultParagraphFont"/>
    <w:rsid w:val="0001413C"/>
    <w:rPr>
      <w:rFonts w:ascii="Calibri" w:hAnsi="Calibri" w:cs="Calibri" w:hint="default"/>
      <w:sz w:val="30"/>
      <w:szCs w:val="30"/>
    </w:rPr>
  </w:style>
  <w:style w:type="character" w:customStyle="1" w:styleId="smallerheader135">
    <w:name w:val="smaller_header135"/>
    <w:basedOn w:val="DefaultParagraphFont"/>
    <w:rsid w:val="0001413C"/>
    <w:rPr>
      <w:rFonts w:ascii="Calibri" w:hAnsi="Calibri" w:cs="Calibri" w:hint="default"/>
      <w:sz w:val="30"/>
      <w:szCs w:val="30"/>
    </w:rPr>
  </w:style>
  <w:style w:type="character" w:customStyle="1" w:styleId="smallerheader136">
    <w:name w:val="smaller_header136"/>
    <w:basedOn w:val="DefaultParagraphFont"/>
    <w:rsid w:val="0001413C"/>
    <w:rPr>
      <w:rFonts w:ascii="Calibri" w:hAnsi="Calibri" w:cs="Calibri" w:hint="default"/>
      <w:sz w:val="30"/>
      <w:szCs w:val="30"/>
    </w:rPr>
  </w:style>
  <w:style w:type="character" w:customStyle="1" w:styleId="smallerheader137">
    <w:name w:val="smaller_header137"/>
    <w:basedOn w:val="DefaultParagraphFont"/>
    <w:rsid w:val="0001413C"/>
    <w:rPr>
      <w:rFonts w:ascii="Calibri" w:hAnsi="Calibri" w:cs="Calibri" w:hint="default"/>
      <w:sz w:val="30"/>
      <w:szCs w:val="30"/>
    </w:rPr>
  </w:style>
  <w:style w:type="character" w:customStyle="1" w:styleId="smallerheader138">
    <w:name w:val="smaller_header138"/>
    <w:basedOn w:val="DefaultParagraphFont"/>
    <w:rsid w:val="0001413C"/>
    <w:rPr>
      <w:rFonts w:ascii="Calibri" w:hAnsi="Calibri" w:cs="Calibri" w:hint="default"/>
      <w:sz w:val="30"/>
      <w:szCs w:val="30"/>
    </w:rPr>
  </w:style>
  <w:style w:type="character" w:customStyle="1" w:styleId="smallerheader139">
    <w:name w:val="smaller_header139"/>
    <w:basedOn w:val="DefaultParagraphFont"/>
    <w:rsid w:val="0001413C"/>
    <w:rPr>
      <w:rFonts w:ascii="Calibri" w:hAnsi="Calibri" w:cs="Calibri" w:hint="default"/>
      <w:sz w:val="30"/>
      <w:szCs w:val="30"/>
    </w:rPr>
  </w:style>
  <w:style w:type="character" w:customStyle="1" w:styleId="smallerheader140">
    <w:name w:val="smaller_header140"/>
    <w:basedOn w:val="DefaultParagraphFont"/>
    <w:rsid w:val="0001413C"/>
    <w:rPr>
      <w:rFonts w:ascii="Calibri" w:hAnsi="Calibri" w:cs="Calibri" w:hint="default"/>
      <w:sz w:val="30"/>
      <w:szCs w:val="30"/>
    </w:rPr>
  </w:style>
  <w:style w:type="character" w:customStyle="1" w:styleId="smallerheader141">
    <w:name w:val="smaller_header141"/>
    <w:basedOn w:val="DefaultParagraphFont"/>
    <w:rsid w:val="0001413C"/>
    <w:rPr>
      <w:rFonts w:ascii="Calibri" w:hAnsi="Calibri" w:cs="Calibri" w:hint="default"/>
      <w:sz w:val="30"/>
      <w:szCs w:val="30"/>
    </w:rPr>
  </w:style>
  <w:style w:type="character" w:customStyle="1" w:styleId="smallerheader142">
    <w:name w:val="smaller_header142"/>
    <w:basedOn w:val="DefaultParagraphFont"/>
    <w:rsid w:val="0001413C"/>
    <w:rPr>
      <w:rFonts w:ascii="Calibri" w:hAnsi="Calibri" w:cs="Calibri" w:hint="default"/>
      <w:sz w:val="30"/>
      <w:szCs w:val="30"/>
    </w:rPr>
  </w:style>
  <w:style w:type="character" w:customStyle="1" w:styleId="smallerheader143">
    <w:name w:val="smaller_header143"/>
    <w:basedOn w:val="DefaultParagraphFont"/>
    <w:rsid w:val="0001413C"/>
    <w:rPr>
      <w:rFonts w:ascii="Calibri" w:hAnsi="Calibri" w:cs="Calibri" w:hint="default"/>
      <w:sz w:val="30"/>
      <w:szCs w:val="30"/>
    </w:rPr>
  </w:style>
  <w:style w:type="character" w:customStyle="1" w:styleId="smallerheader144">
    <w:name w:val="smaller_header144"/>
    <w:basedOn w:val="DefaultParagraphFont"/>
    <w:rsid w:val="0001413C"/>
    <w:rPr>
      <w:rFonts w:ascii="Calibri" w:hAnsi="Calibri" w:cs="Calibri" w:hint="default"/>
      <w:sz w:val="30"/>
      <w:szCs w:val="30"/>
    </w:rPr>
  </w:style>
  <w:style w:type="character" w:customStyle="1" w:styleId="smallerheader145">
    <w:name w:val="smaller_header145"/>
    <w:basedOn w:val="DefaultParagraphFont"/>
    <w:rsid w:val="0001413C"/>
    <w:rPr>
      <w:rFonts w:ascii="Calibri" w:hAnsi="Calibri" w:cs="Calibri" w:hint="default"/>
      <w:sz w:val="30"/>
      <w:szCs w:val="30"/>
    </w:rPr>
  </w:style>
  <w:style w:type="character" w:customStyle="1" w:styleId="smallerheader146">
    <w:name w:val="smaller_header146"/>
    <w:basedOn w:val="DefaultParagraphFont"/>
    <w:rsid w:val="0001413C"/>
    <w:rPr>
      <w:rFonts w:ascii="Calibri" w:hAnsi="Calibri" w:cs="Calibri" w:hint="default"/>
      <w:sz w:val="30"/>
      <w:szCs w:val="30"/>
    </w:rPr>
  </w:style>
  <w:style w:type="character" w:customStyle="1" w:styleId="smallerheader147">
    <w:name w:val="smaller_header147"/>
    <w:basedOn w:val="DefaultParagraphFont"/>
    <w:rsid w:val="0001413C"/>
    <w:rPr>
      <w:rFonts w:ascii="Calibri" w:hAnsi="Calibri" w:cs="Calibri" w:hint="default"/>
      <w:sz w:val="30"/>
      <w:szCs w:val="30"/>
    </w:rPr>
  </w:style>
  <w:style w:type="character" w:customStyle="1" w:styleId="smallerheader148">
    <w:name w:val="smaller_header148"/>
    <w:basedOn w:val="DefaultParagraphFont"/>
    <w:rsid w:val="0001413C"/>
    <w:rPr>
      <w:rFonts w:ascii="Calibri" w:hAnsi="Calibri" w:cs="Calibri" w:hint="default"/>
      <w:sz w:val="30"/>
      <w:szCs w:val="30"/>
    </w:rPr>
  </w:style>
  <w:style w:type="character" w:customStyle="1" w:styleId="smallerheader149">
    <w:name w:val="smaller_header149"/>
    <w:basedOn w:val="DefaultParagraphFont"/>
    <w:rsid w:val="0001413C"/>
    <w:rPr>
      <w:rFonts w:ascii="Calibri" w:hAnsi="Calibri" w:cs="Calibri" w:hint="default"/>
      <w:sz w:val="30"/>
      <w:szCs w:val="30"/>
    </w:rPr>
  </w:style>
  <w:style w:type="character" w:customStyle="1" w:styleId="smallerheader150">
    <w:name w:val="smaller_header150"/>
    <w:basedOn w:val="DefaultParagraphFont"/>
    <w:rsid w:val="0001413C"/>
    <w:rPr>
      <w:rFonts w:ascii="Calibri" w:hAnsi="Calibri" w:cs="Calibri" w:hint="default"/>
      <w:sz w:val="30"/>
      <w:szCs w:val="30"/>
    </w:rPr>
  </w:style>
  <w:style w:type="character" w:customStyle="1" w:styleId="smallerheader151">
    <w:name w:val="smaller_header151"/>
    <w:basedOn w:val="DefaultParagraphFont"/>
    <w:rsid w:val="0001413C"/>
    <w:rPr>
      <w:rFonts w:ascii="Calibri" w:hAnsi="Calibri" w:cs="Calibri" w:hint="default"/>
      <w:sz w:val="30"/>
      <w:szCs w:val="30"/>
    </w:rPr>
  </w:style>
  <w:style w:type="character" w:customStyle="1" w:styleId="smallerheader152">
    <w:name w:val="smaller_header152"/>
    <w:basedOn w:val="DefaultParagraphFont"/>
    <w:rsid w:val="0001413C"/>
    <w:rPr>
      <w:rFonts w:ascii="Calibri" w:hAnsi="Calibri" w:cs="Calibri" w:hint="default"/>
      <w:sz w:val="30"/>
      <w:szCs w:val="30"/>
    </w:rPr>
  </w:style>
  <w:style w:type="character" w:customStyle="1" w:styleId="smallerheader153">
    <w:name w:val="smaller_header153"/>
    <w:basedOn w:val="DefaultParagraphFont"/>
    <w:rsid w:val="0001413C"/>
    <w:rPr>
      <w:rFonts w:ascii="Calibri" w:hAnsi="Calibri" w:cs="Calibri" w:hint="default"/>
      <w:sz w:val="30"/>
      <w:szCs w:val="30"/>
    </w:rPr>
  </w:style>
  <w:style w:type="character" w:customStyle="1" w:styleId="smallerheader154">
    <w:name w:val="smaller_header154"/>
    <w:basedOn w:val="DefaultParagraphFont"/>
    <w:rsid w:val="0001413C"/>
    <w:rPr>
      <w:rFonts w:ascii="Calibri" w:hAnsi="Calibri" w:cs="Calibri" w:hint="default"/>
      <w:sz w:val="30"/>
      <w:szCs w:val="30"/>
    </w:rPr>
  </w:style>
  <w:style w:type="character" w:customStyle="1" w:styleId="smallerheader155">
    <w:name w:val="smaller_header155"/>
    <w:basedOn w:val="DefaultParagraphFont"/>
    <w:rsid w:val="0001413C"/>
    <w:rPr>
      <w:rFonts w:ascii="Calibri" w:hAnsi="Calibri" w:cs="Calibri" w:hint="default"/>
      <w:sz w:val="30"/>
      <w:szCs w:val="30"/>
    </w:rPr>
  </w:style>
  <w:style w:type="character" w:customStyle="1" w:styleId="smallerheader156">
    <w:name w:val="smaller_header156"/>
    <w:basedOn w:val="DefaultParagraphFont"/>
    <w:rsid w:val="0001413C"/>
    <w:rPr>
      <w:rFonts w:ascii="Calibri" w:hAnsi="Calibri" w:cs="Calibri" w:hint="default"/>
      <w:sz w:val="30"/>
      <w:szCs w:val="30"/>
    </w:rPr>
  </w:style>
  <w:style w:type="character" w:customStyle="1" w:styleId="smallerheader157">
    <w:name w:val="smaller_header157"/>
    <w:basedOn w:val="DefaultParagraphFont"/>
    <w:rsid w:val="0001413C"/>
    <w:rPr>
      <w:rFonts w:ascii="Calibri" w:hAnsi="Calibri" w:cs="Calibri" w:hint="default"/>
      <w:sz w:val="30"/>
      <w:szCs w:val="30"/>
    </w:rPr>
  </w:style>
  <w:style w:type="character" w:customStyle="1" w:styleId="smallerheader158">
    <w:name w:val="smaller_header158"/>
    <w:basedOn w:val="DefaultParagraphFont"/>
    <w:rsid w:val="0001413C"/>
    <w:rPr>
      <w:rFonts w:ascii="Calibri" w:hAnsi="Calibri" w:cs="Calibri" w:hint="default"/>
      <w:sz w:val="30"/>
      <w:szCs w:val="30"/>
    </w:rPr>
  </w:style>
  <w:style w:type="character" w:customStyle="1" w:styleId="smallerheader159">
    <w:name w:val="smaller_header159"/>
    <w:basedOn w:val="DefaultParagraphFont"/>
    <w:rsid w:val="0001413C"/>
    <w:rPr>
      <w:rFonts w:ascii="Calibri" w:hAnsi="Calibri" w:cs="Calibri" w:hint="default"/>
      <w:sz w:val="30"/>
      <w:szCs w:val="30"/>
    </w:rPr>
  </w:style>
  <w:style w:type="character" w:customStyle="1" w:styleId="smallerheader160">
    <w:name w:val="smaller_header160"/>
    <w:basedOn w:val="DefaultParagraphFont"/>
    <w:rsid w:val="0001413C"/>
    <w:rPr>
      <w:rFonts w:ascii="Calibri" w:hAnsi="Calibri" w:cs="Calibri" w:hint="default"/>
      <w:sz w:val="30"/>
      <w:szCs w:val="30"/>
    </w:rPr>
  </w:style>
  <w:style w:type="character" w:customStyle="1" w:styleId="smallerheader161">
    <w:name w:val="smaller_header161"/>
    <w:basedOn w:val="DefaultParagraphFont"/>
    <w:rsid w:val="0001413C"/>
    <w:rPr>
      <w:rFonts w:ascii="Calibri" w:hAnsi="Calibri" w:cs="Calibri" w:hint="default"/>
      <w:sz w:val="30"/>
      <w:szCs w:val="30"/>
    </w:rPr>
  </w:style>
  <w:style w:type="character" w:customStyle="1" w:styleId="smallerheader162">
    <w:name w:val="smaller_header162"/>
    <w:basedOn w:val="DefaultParagraphFont"/>
    <w:rsid w:val="0001413C"/>
    <w:rPr>
      <w:rFonts w:ascii="Calibri" w:hAnsi="Calibri" w:cs="Calibri" w:hint="default"/>
      <w:sz w:val="30"/>
      <w:szCs w:val="30"/>
    </w:rPr>
  </w:style>
  <w:style w:type="character" w:customStyle="1" w:styleId="smallerheader163">
    <w:name w:val="smaller_header163"/>
    <w:basedOn w:val="DefaultParagraphFont"/>
    <w:rsid w:val="0001413C"/>
    <w:rPr>
      <w:rFonts w:ascii="Calibri" w:hAnsi="Calibri" w:cs="Calibri" w:hint="default"/>
      <w:sz w:val="30"/>
      <w:szCs w:val="30"/>
    </w:rPr>
  </w:style>
  <w:style w:type="character" w:customStyle="1" w:styleId="smallerheader164">
    <w:name w:val="smaller_header164"/>
    <w:basedOn w:val="DefaultParagraphFont"/>
    <w:rsid w:val="0001413C"/>
    <w:rPr>
      <w:rFonts w:ascii="Calibri" w:hAnsi="Calibri" w:cs="Calibri" w:hint="default"/>
      <w:sz w:val="30"/>
      <w:szCs w:val="30"/>
    </w:rPr>
  </w:style>
  <w:style w:type="character" w:customStyle="1" w:styleId="smallerheader165">
    <w:name w:val="smaller_header165"/>
    <w:basedOn w:val="DefaultParagraphFont"/>
    <w:rsid w:val="0001413C"/>
    <w:rPr>
      <w:rFonts w:ascii="Calibri" w:hAnsi="Calibri" w:cs="Calibri" w:hint="default"/>
      <w:sz w:val="30"/>
      <w:szCs w:val="30"/>
    </w:rPr>
  </w:style>
  <w:style w:type="character" w:customStyle="1" w:styleId="smallerheader166">
    <w:name w:val="smaller_header166"/>
    <w:basedOn w:val="DefaultParagraphFont"/>
    <w:rsid w:val="0001413C"/>
    <w:rPr>
      <w:rFonts w:ascii="Calibri" w:hAnsi="Calibri" w:cs="Calibri" w:hint="default"/>
      <w:sz w:val="30"/>
      <w:szCs w:val="30"/>
    </w:rPr>
  </w:style>
  <w:style w:type="character" w:customStyle="1" w:styleId="smallerheader167">
    <w:name w:val="smaller_header167"/>
    <w:basedOn w:val="DefaultParagraphFont"/>
    <w:rsid w:val="0001413C"/>
    <w:rPr>
      <w:rFonts w:ascii="Calibri" w:hAnsi="Calibri" w:cs="Calibri" w:hint="default"/>
      <w:sz w:val="30"/>
      <w:szCs w:val="30"/>
    </w:rPr>
  </w:style>
  <w:style w:type="character" w:customStyle="1" w:styleId="smallerheader168">
    <w:name w:val="smaller_header168"/>
    <w:basedOn w:val="DefaultParagraphFont"/>
    <w:rsid w:val="0001413C"/>
    <w:rPr>
      <w:rFonts w:ascii="Calibri" w:hAnsi="Calibri" w:cs="Calibri" w:hint="default"/>
      <w:sz w:val="30"/>
      <w:szCs w:val="30"/>
    </w:rPr>
  </w:style>
  <w:style w:type="character" w:customStyle="1" w:styleId="smallerheader169">
    <w:name w:val="smaller_header169"/>
    <w:basedOn w:val="DefaultParagraphFont"/>
    <w:rsid w:val="0001413C"/>
    <w:rPr>
      <w:rFonts w:ascii="Calibri" w:hAnsi="Calibri" w:cs="Calibri" w:hint="default"/>
      <w:sz w:val="30"/>
      <w:szCs w:val="30"/>
    </w:rPr>
  </w:style>
  <w:style w:type="character" w:customStyle="1" w:styleId="smallerheader170">
    <w:name w:val="smaller_header170"/>
    <w:basedOn w:val="DefaultParagraphFont"/>
    <w:rsid w:val="0001413C"/>
    <w:rPr>
      <w:rFonts w:ascii="Calibri" w:hAnsi="Calibri" w:cs="Calibri" w:hint="default"/>
      <w:sz w:val="30"/>
      <w:szCs w:val="30"/>
    </w:rPr>
  </w:style>
  <w:style w:type="character" w:customStyle="1" w:styleId="smallerheader171">
    <w:name w:val="smaller_header171"/>
    <w:basedOn w:val="DefaultParagraphFont"/>
    <w:rsid w:val="0001413C"/>
    <w:rPr>
      <w:rFonts w:ascii="Calibri" w:hAnsi="Calibri" w:cs="Calibri" w:hint="default"/>
      <w:sz w:val="30"/>
      <w:szCs w:val="30"/>
    </w:rPr>
  </w:style>
  <w:style w:type="character" w:customStyle="1" w:styleId="smallerheader172">
    <w:name w:val="smaller_header172"/>
    <w:basedOn w:val="DefaultParagraphFont"/>
    <w:rsid w:val="0001413C"/>
    <w:rPr>
      <w:rFonts w:ascii="Calibri" w:hAnsi="Calibri" w:cs="Calibri" w:hint="default"/>
      <w:sz w:val="30"/>
      <w:szCs w:val="30"/>
    </w:rPr>
  </w:style>
  <w:style w:type="character" w:customStyle="1" w:styleId="smallerheader173">
    <w:name w:val="smaller_header173"/>
    <w:basedOn w:val="DefaultParagraphFont"/>
    <w:rsid w:val="0001413C"/>
    <w:rPr>
      <w:rFonts w:ascii="Calibri" w:hAnsi="Calibri" w:cs="Calibri" w:hint="default"/>
      <w:sz w:val="30"/>
      <w:szCs w:val="30"/>
    </w:rPr>
  </w:style>
  <w:style w:type="character" w:customStyle="1" w:styleId="smallerheader174">
    <w:name w:val="smaller_header174"/>
    <w:basedOn w:val="DefaultParagraphFont"/>
    <w:rsid w:val="0001413C"/>
    <w:rPr>
      <w:rFonts w:ascii="Calibri" w:hAnsi="Calibri" w:cs="Calibri" w:hint="default"/>
      <w:sz w:val="30"/>
      <w:szCs w:val="30"/>
    </w:rPr>
  </w:style>
  <w:style w:type="character" w:customStyle="1" w:styleId="smallerheader175">
    <w:name w:val="smaller_header175"/>
    <w:basedOn w:val="DefaultParagraphFont"/>
    <w:rsid w:val="0001413C"/>
    <w:rPr>
      <w:rFonts w:ascii="Calibri" w:hAnsi="Calibri" w:cs="Calibri" w:hint="default"/>
      <w:sz w:val="30"/>
      <w:szCs w:val="30"/>
    </w:rPr>
  </w:style>
  <w:style w:type="character" w:customStyle="1" w:styleId="smallerheader176">
    <w:name w:val="smaller_header176"/>
    <w:basedOn w:val="DefaultParagraphFont"/>
    <w:rsid w:val="0001413C"/>
    <w:rPr>
      <w:rFonts w:ascii="Calibri" w:hAnsi="Calibri" w:cs="Calibri" w:hint="default"/>
      <w:sz w:val="30"/>
      <w:szCs w:val="30"/>
    </w:rPr>
  </w:style>
  <w:style w:type="character" w:customStyle="1" w:styleId="smallerheader177">
    <w:name w:val="smaller_header177"/>
    <w:basedOn w:val="DefaultParagraphFont"/>
    <w:rsid w:val="0001413C"/>
    <w:rPr>
      <w:rFonts w:ascii="Calibri" w:hAnsi="Calibri" w:cs="Calibri" w:hint="default"/>
      <w:sz w:val="30"/>
      <w:szCs w:val="30"/>
    </w:rPr>
  </w:style>
  <w:style w:type="character" w:customStyle="1" w:styleId="smallerheader178">
    <w:name w:val="smaller_header178"/>
    <w:basedOn w:val="DefaultParagraphFont"/>
    <w:rsid w:val="0001413C"/>
    <w:rPr>
      <w:rFonts w:ascii="Calibri" w:hAnsi="Calibri" w:cs="Calibri" w:hint="default"/>
      <w:sz w:val="30"/>
      <w:szCs w:val="30"/>
    </w:rPr>
  </w:style>
  <w:style w:type="character" w:customStyle="1" w:styleId="smallerheader179">
    <w:name w:val="smaller_header179"/>
    <w:basedOn w:val="DefaultParagraphFont"/>
    <w:rsid w:val="0001413C"/>
    <w:rPr>
      <w:rFonts w:ascii="Calibri" w:hAnsi="Calibri" w:cs="Calibri" w:hint="default"/>
      <w:sz w:val="30"/>
      <w:szCs w:val="30"/>
    </w:rPr>
  </w:style>
  <w:style w:type="character" w:customStyle="1" w:styleId="smallerheader180">
    <w:name w:val="smaller_header180"/>
    <w:basedOn w:val="DefaultParagraphFont"/>
    <w:rsid w:val="0001413C"/>
    <w:rPr>
      <w:rFonts w:ascii="Calibri" w:hAnsi="Calibri" w:cs="Calibri" w:hint="default"/>
      <w:sz w:val="30"/>
      <w:szCs w:val="30"/>
    </w:rPr>
  </w:style>
  <w:style w:type="character" w:customStyle="1" w:styleId="smallerheader181">
    <w:name w:val="smaller_header181"/>
    <w:basedOn w:val="DefaultParagraphFont"/>
    <w:rsid w:val="0001413C"/>
    <w:rPr>
      <w:rFonts w:ascii="Calibri" w:hAnsi="Calibri" w:cs="Calibri" w:hint="default"/>
      <w:sz w:val="30"/>
      <w:szCs w:val="30"/>
    </w:rPr>
  </w:style>
  <w:style w:type="character" w:customStyle="1" w:styleId="smallerheader182">
    <w:name w:val="smaller_header182"/>
    <w:basedOn w:val="DefaultParagraphFont"/>
    <w:rsid w:val="0001413C"/>
    <w:rPr>
      <w:rFonts w:ascii="Calibri" w:hAnsi="Calibri" w:cs="Calibri" w:hint="default"/>
      <w:sz w:val="30"/>
      <w:szCs w:val="30"/>
    </w:rPr>
  </w:style>
  <w:style w:type="character" w:customStyle="1" w:styleId="smallerheader183">
    <w:name w:val="smaller_header183"/>
    <w:basedOn w:val="DefaultParagraphFont"/>
    <w:rsid w:val="0001413C"/>
    <w:rPr>
      <w:rFonts w:ascii="Calibri" w:hAnsi="Calibri" w:cs="Calibri" w:hint="default"/>
      <w:sz w:val="30"/>
      <w:szCs w:val="30"/>
    </w:rPr>
  </w:style>
  <w:style w:type="character" w:customStyle="1" w:styleId="smallerheader184">
    <w:name w:val="smaller_header184"/>
    <w:basedOn w:val="DefaultParagraphFont"/>
    <w:rsid w:val="0001413C"/>
    <w:rPr>
      <w:rFonts w:ascii="Calibri" w:hAnsi="Calibri" w:cs="Calibri" w:hint="default"/>
      <w:sz w:val="30"/>
      <w:szCs w:val="30"/>
    </w:rPr>
  </w:style>
  <w:style w:type="character" w:customStyle="1" w:styleId="smallerheader185">
    <w:name w:val="smaller_header185"/>
    <w:basedOn w:val="DefaultParagraphFont"/>
    <w:rsid w:val="0001413C"/>
    <w:rPr>
      <w:rFonts w:ascii="Calibri" w:hAnsi="Calibri" w:cs="Calibri" w:hint="default"/>
      <w:sz w:val="30"/>
      <w:szCs w:val="30"/>
    </w:rPr>
  </w:style>
  <w:style w:type="character" w:customStyle="1" w:styleId="smallerheader186">
    <w:name w:val="smaller_header186"/>
    <w:basedOn w:val="DefaultParagraphFont"/>
    <w:rsid w:val="0001413C"/>
    <w:rPr>
      <w:rFonts w:ascii="Calibri" w:hAnsi="Calibri" w:cs="Calibri" w:hint="default"/>
      <w:sz w:val="30"/>
      <w:szCs w:val="30"/>
    </w:rPr>
  </w:style>
  <w:style w:type="character" w:customStyle="1" w:styleId="smallerheader187">
    <w:name w:val="smaller_header187"/>
    <w:basedOn w:val="DefaultParagraphFont"/>
    <w:rsid w:val="0001413C"/>
    <w:rPr>
      <w:rFonts w:ascii="Calibri" w:hAnsi="Calibri" w:cs="Calibri" w:hint="default"/>
      <w:sz w:val="30"/>
      <w:szCs w:val="30"/>
    </w:rPr>
  </w:style>
  <w:style w:type="character" w:customStyle="1" w:styleId="smallerheader188">
    <w:name w:val="smaller_header188"/>
    <w:basedOn w:val="DefaultParagraphFont"/>
    <w:rsid w:val="0001413C"/>
    <w:rPr>
      <w:rFonts w:ascii="Calibri" w:hAnsi="Calibri" w:cs="Calibri" w:hint="default"/>
      <w:sz w:val="30"/>
      <w:szCs w:val="30"/>
    </w:rPr>
  </w:style>
  <w:style w:type="character" w:customStyle="1" w:styleId="smallerheader189">
    <w:name w:val="smaller_header189"/>
    <w:basedOn w:val="DefaultParagraphFont"/>
    <w:rsid w:val="0001413C"/>
    <w:rPr>
      <w:rFonts w:ascii="Calibri" w:hAnsi="Calibri" w:cs="Calibri" w:hint="default"/>
      <w:sz w:val="30"/>
      <w:szCs w:val="30"/>
    </w:rPr>
  </w:style>
  <w:style w:type="character" w:customStyle="1" w:styleId="smallerheader190">
    <w:name w:val="smaller_header190"/>
    <w:basedOn w:val="DefaultParagraphFont"/>
    <w:rsid w:val="0001413C"/>
    <w:rPr>
      <w:rFonts w:ascii="Calibri" w:hAnsi="Calibri" w:cs="Calibri" w:hint="default"/>
      <w:sz w:val="30"/>
      <w:szCs w:val="30"/>
    </w:rPr>
  </w:style>
  <w:style w:type="character" w:customStyle="1" w:styleId="smallerheader191">
    <w:name w:val="smaller_header191"/>
    <w:basedOn w:val="DefaultParagraphFont"/>
    <w:rsid w:val="0001413C"/>
    <w:rPr>
      <w:rFonts w:ascii="Calibri" w:hAnsi="Calibri" w:cs="Calibri" w:hint="default"/>
      <w:sz w:val="30"/>
      <w:szCs w:val="30"/>
    </w:rPr>
  </w:style>
  <w:style w:type="character" w:customStyle="1" w:styleId="smallerheader192">
    <w:name w:val="smaller_header192"/>
    <w:basedOn w:val="DefaultParagraphFont"/>
    <w:rsid w:val="0001413C"/>
    <w:rPr>
      <w:rFonts w:ascii="Calibri" w:hAnsi="Calibri" w:cs="Calibri" w:hint="default"/>
      <w:sz w:val="30"/>
      <w:szCs w:val="30"/>
    </w:rPr>
  </w:style>
  <w:style w:type="character" w:customStyle="1" w:styleId="smallerheader193">
    <w:name w:val="smaller_header193"/>
    <w:basedOn w:val="DefaultParagraphFont"/>
    <w:rsid w:val="0001413C"/>
    <w:rPr>
      <w:rFonts w:ascii="Calibri" w:hAnsi="Calibri" w:cs="Calibri" w:hint="default"/>
      <w:sz w:val="30"/>
      <w:szCs w:val="30"/>
    </w:rPr>
  </w:style>
  <w:style w:type="character" w:customStyle="1" w:styleId="smallerheader194">
    <w:name w:val="smaller_header194"/>
    <w:basedOn w:val="DefaultParagraphFont"/>
    <w:rsid w:val="0001413C"/>
    <w:rPr>
      <w:rFonts w:ascii="Calibri" w:hAnsi="Calibri" w:cs="Calibri" w:hint="default"/>
      <w:sz w:val="30"/>
      <w:szCs w:val="30"/>
    </w:rPr>
  </w:style>
  <w:style w:type="character" w:customStyle="1" w:styleId="smallerheader195">
    <w:name w:val="smaller_header195"/>
    <w:basedOn w:val="DefaultParagraphFont"/>
    <w:rsid w:val="0001413C"/>
    <w:rPr>
      <w:rFonts w:ascii="Calibri" w:hAnsi="Calibri" w:cs="Calibri" w:hint="default"/>
      <w:sz w:val="30"/>
      <w:szCs w:val="30"/>
    </w:rPr>
  </w:style>
  <w:style w:type="character" w:customStyle="1" w:styleId="smallerheader196">
    <w:name w:val="smaller_header196"/>
    <w:basedOn w:val="DefaultParagraphFont"/>
    <w:rsid w:val="0001413C"/>
    <w:rPr>
      <w:rFonts w:ascii="Calibri" w:hAnsi="Calibri" w:cs="Calibri" w:hint="default"/>
      <w:sz w:val="30"/>
      <w:szCs w:val="30"/>
    </w:rPr>
  </w:style>
  <w:style w:type="character" w:customStyle="1" w:styleId="smallerheader197">
    <w:name w:val="smaller_header197"/>
    <w:basedOn w:val="DefaultParagraphFont"/>
    <w:rsid w:val="0001413C"/>
    <w:rPr>
      <w:rFonts w:ascii="Calibri" w:hAnsi="Calibri" w:cs="Calibri" w:hint="default"/>
      <w:sz w:val="30"/>
      <w:szCs w:val="30"/>
    </w:rPr>
  </w:style>
  <w:style w:type="character" w:customStyle="1" w:styleId="smallerheader198">
    <w:name w:val="smaller_header198"/>
    <w:basedOn w:val="DefaultParagraphFont"/>
    <w:rsid w:val="0001413C"/>
    <w:rPr>
      <w:rFonts w:ascii="Calibri" w:hAnsi="Calibri" w:cs="Calibri" w:hint="default"/>
      <w:sz w:val="30"/>
      <w:szCs w:val="30"/>
    </w:rPr>
  </w:style>
  <w:style w:type="character" w:customStyle="1" w:styleId="smallerheader199">
    <w:name w:val="smaller_header199"/>
    <w:basedOn w:val="DefaultParagraphFont"/>
    <w:rsid w:val="0001413C"/>
    <w:rPr>
      <w:rFonts w:ascii="Calibri" w:hAnsi="Calibri" w:cs="Calibri" w:hint="default"/>
      <w:sz w:val="30"/>
      <w:szCs w:val="30"/>
    </w:rPr>
  </w:style>
  <w:style w:type="character" w:customStyle="1" w:styleId="smallerheader200">
    <w:name w:val="smaller_header200"/>
    <w:basedOn w:val="DefaultParagraphFont"/>
    <w:rsid w:val="0001413C"/>
    <w:rPr>
      <w:rFonts w:ascii="Calibri" w:hAnsi="Calibri" w:cs="Calibri" w:hint="default"/>
      <w:sz w:val="30"/>
      <w:szCs w:val="30"/>
    </w:rPr>
  </w:style>
  <w:style w:type="character" w:customStyle="1" w:styleId="smallerheader201">
    <w:name w:val="smaller_header201"/>
    <w:basedOn w:val="DefaultParagraphFont"/>
    <w:rsid w:val="0001413C"/>
    <w:rPr>
      <w:rFonts w:ascii="Calibri" w:hAnsi="Calibri" w:cs="Calibri" w:hint="default"/>
      <w:sz w:val="30"/>
      <w:szCs w:val="30"/>
    </w:rPr>
  </w:style>
  <w:style w:type="character" w:customStyle="1" w:styleId="smallerheader202">
    <w:name w:val="smaller_header202"/>
    <w:basedOn w:val="DefaultParagraphFont"/>
    <w:rsid w:val="0001413C"/>
    <w:rPr>
      <w:rFonts w:ascii="Calibri" w:hAnsi="Calibri" w:cs="Calibri" w:hint="default"/>
      <w:sz w:val="30"/>
      <w:szCs w:val="30"/>
    </w:rPr>
  </w:style>
  <w:style w:type="character" w:customStyle="1" w:styleId="smallerheader203">
    <w:name w:val="smaller_header203"/>
    <w:basedOn w:val="DefaultParagraphFont"/>
    <w:rsid w:val="0001413C"/>
    <w:rPr>
      <w:rFonts w:ascii="Calibri" w:hAnsi="Calibri" w:cs="Calibri" w:hint="default"/>
      <w:sz w:val="30"/>
      <w:szCs w:val="30"/>
    </w:rPr>
  </w:style>
  <w:style w:type="character" w:customStyle="1" w:styleId="smallerheader204">
    <w:name w:val="smaller_header204"/>
    <w:basedOn w:val="DefaultParagraphFont"/>
    <w:rsid w:val="0001413C"/>
    <w:rPr>
      <w:rFonts w:ascii="Calibri" w:hAnsi="Calibri" w:cs="Calibri" w:hint="default"/>
      <w:sz w:val="30"/>
      <w:szCs w:val="30"/>
    </w:rPr>
  </w:style>
  <w:style w:type="character" w:customStyle="1" w:styleId="smallerheader205">
    <w:name w:val="smaller_header205"/>
    <w:basedOn w:val="DefaultParagraphFont"/>
    <w:rsid w:val="0001413C"/>
    <w:rPr>
      <w:rFonts w:ascii="Calibri" w:hAnsi="Calibri" w:cs="Calibri" w:hint="default"/>
      <w:sz w:val="30"/>
      <w:szCs w:val="30"/>
    </w:rPr>
  </w:style>
  <w:style w:type="character" w:customStyle="1" w:styleId="smallerheader206">
    <w:name w:val="smaller_header206"/>
    <w:basedOn w:val="DefaultParagraphFont"/>
    <w:rsid w:val="0001413C"/>
    <w:rPr>
      <w:rFonts w:ascii="Calibri" w:hAnsi="Calibri" w:cs="Calibri" w:hint="default"/>
      <w:sz w:val="30"/>
      <w:szCs w:val="30"/>
    </w:rPr>
  </w:style>
  <w:style w:type="character" w:customStyle="1" w:styleId="smallerheader207">
    <w:name w:val="smaller_header207"/>
    <w:basedOn w:val="DefaultParagraphFont"/>
    <w:rsid w:val="0001413C"/>
    <w:rPr>
      <w:rFonts w:ascii="Calibri" w:hAnsi="Calibri" w:cs="Calibri" w:hint="default"/>
      <w:sz w:val="30"/>
      <w:szCs w:val="30"/>
    </w:rPr>
  </w:style>
  <w:style w:type="character" w:customStyle="1" w:styleId="smallerheader208">
    <w:name w:val="smaller_header208"/>
    <w:basedOn w:val="DefaultParagraphFont"/>
    <w:rsid w:val="0001413C"/>
    <w:rPr>
      <w:rFonts w:ascii="Calibri" w:hAnsi="Calibri" w:cs="Calibri" w:hint="default"/>
      <w:sz w:val="30"/>
      <w:szCs w:val="30"/>
    </w:rPr>
  </w:style>
  <w:style w:type="character" w:customStyle="1" w:styleId="smallerheader209">
    <w:name w:val="smaller_header209"/>
    <w:basedOn w:val="DefaultParagraphFont"/>
    <w:rsid w:val="0001413C"/>
    <w:rPr>
      <w:rFonts w:ascii="Calibri" w:hAnsi="Calibri" w:cs="Calibri" w:hint="default"/>
      <w:sz w:val="30"/>
      <w:szCs w:val="30"/>
    </w:rPr>
  </w:style>
  <w:style w:type="character" w:customStyle="1" w:styleId="smallerheader210">
    <w:name w:val="smaller_header210"/>
    <w:basedOn w:val="DefaultParagraphFont"/>
    <w:rsid w:val="0001413C"/>
    <w:rPr>
      <w:rFonts w:ascii="Calibri" w:hAnsi="Calibri" w:cs="Calibri" w:hint="default"/>
      <w:sz w:val="30"/>
      <w:szCs w:val="30"/>
    </w:rPr>
  </w:style>
  <w:style w:type="character" w:customStyle="1" w:styleId="smallerheader211">
    <w:name w:val="smaller_header211"/>
    <w:basedOn w:val="DefaultParagraphFont"/>
    <w:rsid w:val="0001413C"/>
    <w:rPr>
      <w:rFonts w:ascii="Calibri" w:hAnsi="Calibri" w:cs="Calibri" w:hint="default"/>
      <w:sz w:val="30"/>
      <w:szCs w:val="30"/>
    </w:rPr>
  </w:style>
  <w:style w:type="character" w:customStyle="1" w:styleId="smallerheader212">
    <w:name w:val="smaller_header212"/>
    <w:basedOn w:val="DefaultParagraphFont"/>
    <w:rsid w:val="0001413C"/>
    <w:rPr>
      <w:rFonts w:ascii="Calibri" w:hAnsi="Calibri" w:cs="Calibri" w:hint="default"/>
      <w:sz w:val="30"/>
      <w:szCs w:val="30"/>
    </w:rPr>
  </w:style>
  <w:style w:type="character" w:customStyle="1" w:styleId="smallerheader213">
    <w:name w:val="smaller_header213"/>
    <w:basedOn w:val="DefaultParagraphFont"/>
    <w:rsid w:val="0001413C"/>
    <w:rPr>
      <w:rFonts w:ascii="Calibri" w:hAnsi="Calibri" w:cs="Calibri" w:hint="default"/>
      <w:sz w:val="30"/>
      <w:szCs w:val="30"/>
    </w:rPr>
  </w:style>
  <w:style w:type="character" w:customStyle="1" w:styleId="smallerheader214">
    <w:name w:val="smaller_header214"/>
    <w:basedOn w:val="DefaultParagraphFont"/>
    <w:rsid w:val="0001413C"/>
    <w:rPr>
      <w:rFonts w:ascii="Calibri" w:hAnsi="Calibri" w:cs="Calibri" w:hint="default"/>
      <w:sz w:val="30"/>
      <w:szCs w:val="30"/>
    </w:rPr>
  </w:style>
  <w:style w:type="character" w:customStyle="1" w:styleId="smallerheader215">
    <w:name w:val="smaller_header215"/>
    <w:basedOn w:val="DefaultParagraphFont"/>
    <w:rsid w:val="0001413C"/>
    <w:rPr>
      <w:rFonts w:ascii="Calibri" w:hAnsi="Calibri" w:cs="Calibri" w:hint="default"/>
      <w:sz w:val="30"/>
      <w:szCs w:val="30"/>
    </w:rPr>
  </w:style>
  <w:style w:type="character" w:customStyle="1" w:styleId="smallerheader216">
    <w:name w:val="smaller_header216"/>
    <w:basedOn w:val="DefaultParagraphFont"/>
    <w:rsid w:val="0001413C"/>
    <w:rPr>
      <w:rFonts w:ascii="Calibri" w:hAnsi="Calibri" w:cs="Calibri" w:hint="default"/>
      <w:sz w:val="30"/>
      <w:szCs w:val="30"/>
    </w:rPr>
  </w:style>
  <w:style w:type="character" w:customStyle="1" w:styleId="smallerheader217">
    <w:name w:val="smaller_header217"/>
    <w:basedOn w:val="DefaultParagraphFont"/>
    <w:rsid w:val="0001413C"/>
    <w:rPr>
      <w:rFonts w:ascii="Calibri" w:hAnsi="Calibri" w:cs="Calibri" w:hint="default"/>
      <w:sz w:val="30"/>
      <w:szCs w:val="30"/>
    </w:rPr>
  </w:style>
  <w:style w:type="character" w:customStyle="1" w:styleId="smallerheader218">
    <w:name w:val="smaller_header218"/>
    <w:basedOn w:val="DefaultParagraphFont"/>
    <w:rsid w:val="0001413C"/>
    <w:rPr>
      <w:rFonts w:ascii="Calibri" w:hAnsi="Calibri" w:cs="Calibri" w:hint="default"/>
      <w:sz w:val="30"/>
      <w:szCs w:val="30"/>
    </w:rPr>
  </w:style>
  <w:style w:type="character" w:customStyle="1" w:styleId="smallerheader219">
    <w:name w:val="smaller_header219"/>
    <w:basedOn w:val="DefaultParagraphFont"/>
    <w:rsid w:val="0001413C"/>
    <w:rPr>
      <w:rFonts w:ascii="Calibri" w:hAnsi="Calibri" w:cs="Calibri" w:hint="default"/>
      <w:sz w:val="30"/>
      <w:szCs w:val="30"/>
    </w:rPr>
  </w:style>
  <w:style w:type="character" w:customStyle="1" w:styleId="smallerheader220">
    <w:name w:val="smaller_header220"/>
    <w:basedOn w:val="DefaultParagraphFont"/>
    <w:rsid w:val="0001413C"/>
    <w:rPr>
      <w:rFonts w:ascii="Calibri" w:hAnsi="Calibri" w:cs="Calibri" w:hint="default"/>
      <w:sz w:val="30"/>
      <w:szCs w:val="30"/>
    </w:rPr>
  </w:style>
  <w:style w:type="character" w:customStyle="1" w:styleId="smallerheader221">
    <w:name w:val="smaller_header221"/>
    <w:basedOn w:val="DefaultParagraphFont"/>
    <w:rsid w:val="0001413C"/>
    <w:rPr>
      <w:rFonts w:ascii="Calibri" w:hAnsi="Calibri" w:cs="Calibri" w:hint="default"/>
      <w:sz w:val="30"/>
      <w:szCs w:val="30"/>
    </w:rPr>
  </w:style>
  <w:style w:type="character" w:customStyle="1" w:styleId="smallerheader222">
    <w:name w:val="smaller_header222"/>
    <w:basedOn w:val="DefaultParagraphFont"/>
    <w:rsid w:val="0001413C"/>
    <w:rPr>
      <w:rFonts w:ascii="Calibri" w:hAnsi="Calibri" w:cs="Calibri" w:hint="default"/>
      <w:sz w:val="30"/>
      <w:szCs w:val="30"/>
    </w:rPr>
  </w:style>
  <w:style w:type="character" w:customStyle="1" w:styleId="smallerheader223">
    <w:name w:val="smaller_header223"/>
    <w:basedOn w:val="DefaultParagraphFont"/>
    <w:rsid w:val="0001413C"/>
    <w:rPr>
      <w:rFonts w:ascii="Calibri" w:hAnsi="Calibri" w:cs="Calibri" w:hint="default"/>
      <w:sz w:val="30"/>
      <w:szCs w:val="30"/>
    </w:rPr>
  </w:style>
  <w:style w:type="character" w:customStyle="1" w:styleId="smallerheader224">
    <w:name w:val="smaller_header224"/>
    <w:basedOn w:val="DefaultParagraphFont"/>
    <w:rsid w:val="0001413C"/>
    <w:rPr>
      <w:rFonts w:ascii="Calibri" w:hAnsi="Calibri" w:cs="Calibri" w:hint="default"/>
      <w:sz w:val="30"/>
      <w:szCs w:val="30"/>
    </w:rPr>
  </w:style>
  <w:style w:type="character" w:customStyle="1" w:styleId="smallerheader225">
    <w:name w:val="smaller_header225"/>
    <w:basedOn w:val="DefaultParagraphFont"/>
    <w:rsid w:val="0001413C"/>
    <w:rPr>
      <w:rFonts w:ascii="Calibri" w:hAnsi="Calibri" w:cs="Calibri" w:hint="default"/>
      <w:sz w:val="30"/>
      <w:szCs w:val="30"/>
    </w:rPr>
  </w:style>
  <w:style w:type="character" w:customStyle="1" w:styleId="smallerheader226">
    <w:name w:val="smaller_header226"/>
    <w:basedOn w:val="DefaultParagraphFont"/>
    <w:rsid w:val="0001413C"/>
    <w:rPr>
      <w:rFonts w:ascii="Calibri" w:hAnsi="Calibri" w:cs="Calibri" w:hint="default"/>
      <w:sz w:val="30"/>
      <w:szCs w:val="30"/>
    </w:rPr>
  </w:style>
  <w:style w:type="character" w:customStyle="1" w:styleId="smallerheader227">
    <w:name w:val="smaller_header227"/>
    <w:basedOn w:val="DefaultParagraphFont"/>
    <w:rsid w:val="0001413C"/>
    <w:rPr>
      <w:rFonts w:ascii="Calibri" w:hAnsi="Calibri" w:cs="Calibri" w:hint="default"/>
      <w:sz w:val="30"/>
      <w:szCs w:val="30"/>
    </w:rPr>
  </w:style>
  <w:style w:type="character" w:customStyle="1" w:styleId="smallerheader228">
    <w:name w:val="smaller_header228"/>
    <w:basedOn w:val="DefaultParagraphFont"/>
    <w:rsid w:val="0001413C"/>
    <w:rPr>
      <w:rFonts w:ascii="Calibri" w:hAnsi="Calibri" w:cs="Calibri" w:hint="default"/>
      <w:sz w:val="30"/>
      <w:szCs w:val="30"/>
    </w:rPr>
  </w:style>
  <w:style w:type="character" w:customStyle="1" w:styleId="smallerheader229">
    <w:name w:val="smaller_header229"/>
    <w:basedOn w:val="DefaultParagraphFont"/>
    <w:rsid w:val="0001413C"/>
    <w:rPr>
      <w:rFonts w:ascii="Calibri" w:hAnsi="Calibri" w:cs="Calibri" w:hint="default"/>
      <w:sz w:val="30"/>
      <w:szCs w:val="30"/>
    </w:rPr>
  </w:style>
  <w:style w:type="character" w:customStyle="1" w:styleId="smallerheader230">
    <w:name w:val="smaller_header230"/>
    <w:basedOn w:val="DefaultParagraphFont"/>
    <w:rsid w:val="0001413C"/>
    <w:rPr>
      <w:rFonts w:ascii="Calibri" w:hAnsi="Calibri" w:cs="Calibri" w:hint="default"/>
      <w:sz w:val="30"/>
      <w:szCs w:val="30"/>
    </w:rPr>
  </w:style>
  <w:style w:type="character" w:customStyle="1" w:styleId="smallerheader231">
    <w:name w:val="smaller_header231"/>
    <w:basedOn w:val="DefaultParagraphFont"/>
    <w:rsid w:val="0001413C"/>
    <w:rPr>
      <w:rFonts w:ascii="Calibri" w:hAnsi="Calibri" w:cs="Calibri" w:hint="default"/>
      <w:sz w:val="30"/>
      <w:szCs w:val="30"/>
    </w:rPr>
  </w:style>
  <w:style w:type="character" w:customStyle="1" w:styleId="smallerheader232">
    <w:name w:val="smaller_header232"/>
    <w:basedOn w:val="DefaultParagraphFont"/>
    <w:rsid w:val="0001413C"/>
    <w:rPr>
      <w:rFonts w:ascii="Calibri" w:hAnsi="Calibri" w:cs="Calibri" w:hint="default"/>
      <w:sz w:val="30"/>
      <w:szCs w:val="30"/>
    </w:rPr>
  </w:style>
  <w:style w:type="character" w:customStyle="1" w:styleId="smallerheader233">
    <w:name w:val="smaller_header233"/>
    <w:basedOn w:val="DefaultParagraphFont"/>
    <w:rsid w:val="0001413C"/>
    <w:rPr>
      <w:rFonts w:ascii="Calibri" w:hAnsi="Calibri" w:cs="Calibri" w:hint="default"/>
      <w:sz w:val="30"/>
      <w:szCs w:val="30"/>
    </w:rPr>
  </w:style>
  <w:style w:type="character" w:customStyle="1" w:styleId="smallerheader234">
    <w:name w:val="smaller_header234"/>
    <w:basedOn w:val="DefaultParagraphFont"/>
    <w:rsid w:val="0001413C"/>
    <w:rPr>
      <w:rFonts w:ascii="Calibri" w:hAnsi="Calibri" w:cs="Calibri" w:hint="default"/>
      <w:sz w:val="30"/>
      <w:szCs w:val="30"/>
    </w:rPr>
  </w:style>
  <w:style w:type="character" w:customStyle="1" w:styleId="smallerheader235">
    <w:name w:val="smaller_header235"/>
    <w:basedOn w:val="DefaultParagraphFont"/>
    <w:rsid w:val="0001413C"/>
    <w:rPr>
      <w:rFonts w:ascii="Calibri" w:hAnsi="Calibri" w:cs="Calibri" w:hint="default"/>
      <w:sz w:val="30"/>
      <w:szCs w:val="30"/>
    </w:rPr>
  </w:style>
  <w:style w:type="character" w:customStyle="1" w:styleId="smallerheader236">
    <w:name w:val="smaller_header236"/>
    <w:basedOn w:val="DefaultParagraphFont"/>
    <w:rsid w:val="0001413C"/>
    <w:rPr>
      <w:rFonts w:ascii="Calibri" w:hAnsi="Calibri" w:cs="Calibri" w:hint="default"/>
      <w:sz w:val="30"/>
      <w:szCs w:val="30"/>
    </w:rPr>
  </w:style>
  <w:style w:type="character" w:customStyle="1" w:styleId="smallerheader237">
    <w:name w:val="smaller_header237"/>
    <w:basedOn w:val="DefaultParagraphFont"/>
    <w:rsid w:val="0001413C"/>
    <w:rPr>
      <w:rFonts w:ascii="Calibri" w:hAnsi="Calibri" w:cs="Calibri" w:hint="default"/>
      <w:sz w:val="30"/>
      <w:szCs w:val="30"/>
    </w:rPr>
  </w:style>
  <w:style w:type="character" w:customStyle="1" w:styleId="smallerheader238">
    <w:name w:val="smaller_header238"/>
    <w:basedOn w:val="DefaultParagraphFont"/>
    <w:rsid w:val="0001413C"/>
    <w:rPr>
      <w:rFonts w:ascii="Calibri" w:hAnsi="Calibri" w:cs="Calibri" w:hint="default"/>
      <w:sz w:val="30"/>
      <w:szCs w:val="30"/>
    </w:rPr>
  </w:style>
  <w:style w:type="character" w:customStyle="1" w:styleId="smallerheader239">
    <w:name w:val="smaller_header239"/>
    <w:basedOn w:val="DefaultParagraphFont"/>
    <w:rsid w:val="0001413C"/>
    <w:rPr>
      <w:rFonts w:ascii="Calibri" w:hAnsi="Calibri" w:cs="Calibri" w:hint="default"/>
      <w:sz w:val="30"/>
      <w:szCs w:val="30"/>
    </w:rPr>
  </w:style>
  <w:style w:type="character" w:customStyle="1" w:styleId="smallerheader240">
    <w:name w:val="smaller_header240"/>
    <w:basedOn w:val="DefaultParagraphFont"/>
    <w:rsid w:val="0001413C"/>
    <w:rPr>
      <w:rFonts w:ascii="Calibri" w:hAnsi="Calibri" w:cs="Calibri" w:hint="default"/>
      <w:sz w:val="30"/>
      <w:szCs w:val="30"/>
    </w:rPr>
  </w:style>
  <w:style w:type="character" w:customStyle="1" w:styleId="smallerheader241">
    <w:name w:val="smaller_header241"/>
    <w:basedOn w:val="DefaultParagraphFont"/>
    <w:rsid w:val="0001413C"/>
    <w:rPr>
      <w:rFonts w:ascii="Calibri" w:hAnsi="Calibri" w:cs="Calibri" w:hint="default"/>
      <w:sz w:val="30"/>
      <w:szCs w:val="30"/>
    </w:rPr>
  </w:style>
  <w:style w:type="character" w:customStyle="1" w:styleId="smallerheader242">
    <w:name w:val="smaller_header242"/>
    <w:basedOn w:val="DefaultParagraphFont"/>
    <w:rsid w:val="0001413C"/>
    <w:rPr>
      <w:rFonts w:ascii="Calibri" w:hAnsi="Calibri" w:cs="Calibri" w:hint="default"/>
      <w:sz w:val="30"/>
      <w:szCs w:val="30"/>
    </w:rPr>
  </w:style>
  <w:style w:type="character" w:customStyle="1" w:styleId="smallerheader243">
    <w:name w:val="smaller_header243"/>
    <w:basedOn w:val="DefaultParagraphFont"/>
    <w:rsid w:val="0001413C"/>
    <w:rPr>
      <w:rFonts w:ascii="Calibri" w:hAnsi="Calibri" w:cs="Calibri" w:hint="default"/>
      <w:sz w:val="30"/>
      <w:szCs w:val="30"/>
    </w:rPr>
  </w:style>
  <w:style w:type="character" w:customStyle="1" w:styleId="smallerheader244">
    <w:name w:val="smaller_header244"/>
    <w:basedOn w:val="DefaultParagraphFont"/>
    <w:rsid w:val="0001413C"/>
    <w:rPr>
      <w:rFonts w:ascii="Calibri" w:hAnsi="Calibri" w:cs="Calibri" w:hint="default"/>
      <w:sz w:val="30"/>
      <w:szCs w:val="30"/>
    </w:rPr>
  </w:style>
  <w:style w:type="character" w:customStyle="1" w:styleId="smallerheader245">
    <w:name w:val="smaller_header245"/>
    <w:basedOn w:val="DefaultParagraphFont"/>
    <w:rsid w:val="0001413C"/>
    <w:rPr>
      <w:rFonts w:ascii="Calibri" w:hAnsi="Calibri" w:cs="Calibri" w:hint="default"/>
      <w:sz w:val="30"/>
      <w:szCs w:val="30"/>
    </w:rPr>
  </w:style>
  <w:style w:type="character" w:customStyle="1" w:styleId="smallerheader246">
    <w:name w:val="smaller_header246"/>
    <w:basedOn w:val="DefaultParagraphFont"/>
    <w:rsid w:val="0001413C"/>
    <w:rPr>
      <w:rFonts w:ascii="Calibri" w:hAnsi="Calibri" w:cs="Calibri" w:hint="default"/>
      <w:sz w:val="30"/>
      <w:szCs w:val="30"/>
    </w:rPr>
  </w:style>
  <w:style w:type="character" w:customStyle="1" w:styleId="smallerheader247">
    <w:name w:val="smaller_header247"/>
    <w:basedOn w:val="DefaultParagraphFont"/>
    <w:rsid w:val="0001413C"/>
    <w:rPr>
      <w:rFonts w:ascii="Calibri" w:hAnsi="Calibri" w:cs="Calibri" w:hint="default"/>
      <w:sz w:val="30"/>
      <w:szCs w:val="30"/>
    </w:rPr>
  </w:style>
  <w:style w:type="character" w:customStyle="1" w:styleId="smallerheader248">
    <w:name w:val="smaller_header248"/>
    <w:basedOn w:val="DefaultParagraphFont"/>
    <w:rsid w:val="0001413C"/>
    <w:rPr>
      <w:rFonts w:ascii="Calibri" w:hAnsi="Calibri" w:cs="Calibri" w:hint="default"/>
      <w:sz w:val="30"/>
      <w:szCs w:val="30"/>
    </w:rPr>
  </w:style>
  <w:style w:type="character" w:customStyle="1" w:styleId="smallerheader249">
    <w:name w:val="smaller_header249"/>
    <w:basedOn w:val="DefaultParagraphFont"/>
    <w:rsid w:val="0001413C"/>
    <w:rPr>
      <w:rFonts w:ascii="Calibri" w:hAnsi="Calibri" w:cs="Calibri" w:hint="default"/>
      <w:sz w:val="30"/>
      <w:szCs w:val="30"/>
    </w:rPr>
  </w:style>
  <w:style w:type="character" w:customStyle="1" w:styleId="smallerheader250">
    <w:name w:val="smaller_header250"/>
    <w:basedOn w:val="DefaultParagraphFont"/>
    <w:rsid w:val="0001413C"/>
    <w:rPr>
      <w:rFonts w:ascii="Calibri" w:hAnsi="Calibri" w:cs="Calibri" w:hint="default"/>
      <w:sz w:val="30"/>
      <w:szCs w:val="30"/>
    </w:rPr>
  </w:style>
  <w:style w:type="character" w:customStyle="1" w:styleId="smallerheader251">
    <w:name w:val="smaller_header251"/>
    <w:basedOn w:val="DefaultParagraphFont"/>
    <w:rsid w:val="0001413C"/>
    <w:rPr>
      <w:rFonts w:ascii="Calibri" w:hAnsi="Calibri" w:cs="Calibri" w:hint="default"/>
      <w:sz w:val="30"/>
      <w:szCs w:val="30"/>
    </w:rPr>
  </w:style>
  <w:style w:type="character" w:customStyle="1" w:styleId="smallerheader252">
    <w:name w:val="smaller_header252"/>
    <w:basedOn w:val="DefaultParagraphFont"/>
    <w:rsid w:val="0001413C"/>
    <w:rPr>
      <w:rFonts w:ascii="Calibri" w:hAnsi="Calibri" w:cs="Calibri" w:hint="default"/>
      <w:sz w:val="30"/>
      <w:szCs w:val="30"/>
    </w:rPr>
  </w:style>
  <w:style w:type="character" w:customStyle="1" w:styleId="smallerheader253">
    <w:name w:val="smaller_header253"/>
    <w:basedOn w:val="DefaultParagraphFont"/>
    <w:rsid w:val="0001413C"/>
    <w:rPr>
      <w:rFonts w:ascii="Calibri" w:hAnsi="Calibri" w:cs="Calibri" w:hint="default"/>
      <w:sz w:val="30"/>
      <w:szCs w:val="30"/>
    </w:rPr>
  </w:style>
  <w:style w:type="table" w:styleId="TableGrid">
    <w:name w:val="Table Grid"/>
    <w:basedOn w:val="TableNormal"/>
    <w:uiPriority w:val="59"/>
    <w:rsid w:val="0001413C"/>
    <w:pPr>
      <w:spacing w:after="0" w:line="240" w:lineRule="auto"/>
    </w:pPr>
    <w:rPr>
      <w:kern w:val="0"/>
      <w:sz w:val="22"/>
      <w:szCs w:val="22"/>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01413C"/>
    <w:rPr>
      <w:b/>
      <w:bCs/>
    </w:rPr>
  </w:style>
  <w:style w:type="character" w:styleId="Emphasis">
    <w:name w:val="Emphasis"/>
    <w:basedOn w:val="DefaultParagraphFont"/>
    <w:uiPriority w:val="20"/>
    <w:qFormat/>
    <w:rsid w:val="0001413C"/>
    <w:rPr>
      <w:i/>
      <w:iCs/>
    </w:rPr>
  </w:style>
  <w:style w:type="character" w:styleId="UnresolvedMention">
    <w:name w:val="Unresolved Mention"/>
    <w:basedOn w:val="DefaultParagraphFont"/>
    <w:uiPriority w:val="99"/>
    <w:semiHidden/>
    <w:unhideWhenUsed/>
    <w:rsid w:val="0001413C"/>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priya.mishra\Downloads\Course_HUR775-a92en7887059597333091458.docx" TargetMode="External"/><Relationship Id="rId21" Type="http://schemas.openxmlformats.org/officeDocument/2006/relationships/hyperlink" Target="file:///C:\Users\priya.mishra\Downloads\Course_HUR775-a92en7887059597333091458.docx" TargetMode="External"/><Relationship Id="rId63" Type="http://schemas.openxmlformats.org/officeDocument/2006/relationships/hyperlink" Target="file:///C:\Users\priya.mishra\Downloads\Course_HUR775-a92en7887059597333091458.docx" TargetMode="External"/><Relationship Id="rId159" Type="http://schemas.openxmlformats.org/officeDocument/2006/relationships/hyperlink" Target="file:///C:\Users\priya.mishra\Downloads\Course_HUR775-a92en7887059597333091458.docx" TargetMode="External"/><Relationship Id="rId170" Type="http://schemas.openxmlformats.org/officeDocument/2006/relationships/hyperlink" Target="file:///C:\Users\priya.mishra\Downloads\Course_HUR775-a92en7887059597333091458.docx" TargetMode="External"/><Relationship Id="rId226" Type="http://schemas.openxmlformats.org/officeDocument/2006/relationships/hyperlink" Target="file:///C:\Users\priya.mishra\Downloads\Course_HUR775-a92en7887059597333091458.docx" TargetMode="External"/><Relationship Id="rId268" Type="http://schemas.openxmlformats.org/officeDocument/2006/relationships/hyperlink" Target="file:///C:\Users\priya.mishra\Downloads\Course_HUR775-a92en7887059597333091458.docx" TargetMode="External"/><Relationship Id="rId32" Type="http://schemas.openxmlformats.org/officeDocument/2006/relationships/hyperlink" Target="file:///C:\Users\priya.mishra\Downloads\Course_HUR775-a92en7887059597333091458.docx" TargetMode="External"/><Relationship Id="rId74" Type="http://schemas.openxmlformats.org/officeDocument/2006/relationships/hyperlink" Target="file:///C:\Users\priya.mishra\Downloads\Course_HUR775-a92en7887059597333091458.docx" TargetMode="External"/><Relationship Id="rId128" Type="http://schemas.openxmlformats.org/officeDocument/2006/relationships/hyperlink" Target="file:///C:\Users\priya.mishra\Downloads\Course_HUR775-a92en7887059597333091458.docx" TargetMode="External"/><Relationship Id="rId5" Type="http://schemas.openxmlformats.org/officeDocument/2006/relationships/styles" Target="styles.xml"/><Relationship Id="rId181" Type="http://schemas.openxmlformats.org/officeDocument/2006/relationships/hyperlink" Target="file:///C:\Users\priya.mishra\Downloads\Course_HUR775-a92en7887059597333091458.docx" TargetMode="External"/><Relationship Id="rId237" Type="http://schemas.openxmlformats.org/officeDocument/2006/relationships/hyperlink" Target="file:///C:\Users\priya.mishra\Downloads\Course_HUR775-a92en7887059597333091458.docx" TargetMode="External"/><Relationship Id="rId279" Type="http://schemas.openxmlformats.org/officeDocument/2006/relationships/hyperlink" Target="https://www2.illinois.gov/dhr/FilingaCharge/Pages/FAQ_Section_IV.aspx" TargetMode="External"/><Relationship Id="rId43" Type="http://schemas.openxmlformats.org/officeDocument/2006/relationships/hyperlink" Target="file:///C:\Users\priya.mishra\Downloads\Course_HUR775-a92en7887059597333091458.docx" TargetMode="External"/><Relationship Id="rId139" Type="http://schemas.openxmlformats.org/officeDocument/2006/relationships/hyperlink" Target="file:///C:\Users\priya.mishra\Downloads\Course_HUR775-a92en7887059597333091458.docx" TargetMode="External"/><Relationship Id="rId290" Type="http://schemas.openxmlformats.org/officeDocument/2006/relationships/hyperlink" Target="https://www.allstatecorporation.com/resources/allstate/attachments/allstatecorporation/allstate-gcbc.pdf" TargetMode="External"/><Relationship Id="rId85" Type="http://schemas.openxmlformats.org/officeDocument/2006/relationships/hyperlink" Target="file:///C:\Users\priya.mishra\Downloads\Course_HUR775-a92en7887059597333091458.docx" TargetMode="External"/><Relationship Id="rId150" Type="http://schemas.openxmlformats.org/officeDocument/2006/relationships/hyperlink" Target="file:///C:\Users\priya.mishra\Downloads\Course_HUR775-a92en7887059597333091458.docx" TargetMode="External"/><Relationship Id="rId192" Type="http://schemas.openxmlformats.org/officeDocument/2006/relationships/hyperlink" Target="file:///C:\Users\priya.mishra\Downloads\Course_HUR775-a92en7887059597333091458.docx" TargetMode="External"/><Relationship Id="rId206" Type="http://schemas.openxmlformats.org/officeDocument/2006/relationships/hyperlink" Target="file:///C:\Users\priya.mishra\Downloads\Course_HUR775-a92en7887059597333091458.docx" TargetMode="External"/><Relationship Id="rId248" Type="http://schemas.openxmlformats.org/officeDocument/2006/relationships/hyperlink" Target="file:///C:\Users\priya.mishra\Downloads\Course_HUR775-a92en7887059597333091458.docx" TargetMode="External"/><Relationship Id="rId12" Type="http://schemas.openxmlformats.org/officeDocument/2006/relationships/hyperlink" Target="file:///C:\Users\priya.mishra\Downloads\Course_HUR775-a92en7887059597333091458.docx" TargetMode="External"/><Relationship Id="rId33" Type="http://schemas.openxmlformats.org/officeDocument/2006/relationships/hyperlink" Target="file:///C:\Users\priya.mishra\Downloads\Course_HUR775-a92en7887059597333091458.docx" TargetMode="External"/><Relationship Id="rId108" Type="http://schemas.openxmlformats.org/officeDocument/2006/relationships/hyperlink" Target="file:///C:\Users\priya.mishra\Downloads\Course_HUR775-a92en7887059597333091458.docx" TargetMode="External"/><Relationship Id="rId129" Type="http://schemas.openxmlformats.org/officeDocument/2006/relationships/hyperlink" Target="file:///C:\Users\priya.mishra\Downloads\Course_HUR775-a92en7887059597333091458.docx" TargetMode="External"/><Relationship Id="rId280" Type="http://schemas.openxmlformats.org/officeDocument/2006/relationships/hyperlink" Target="http://www.EEOC.gov" TargetMode="External"/><Relationship Id="rId54" Type="http://schemas.openxmlformats.org/officeDocument/2006/relationships/hyperlink" Target="file:///C:\Users\priya.mishra\Downloads\Course_HUR775-a92en7887059597333091458.docx" TargetMode="External"/><Relationship Id="rId75" Type="http://schemas.openxmlformats.org/officeDocument/2006/relationships/hyperlink" Target="file:///C:\Users\priya.mishra\Downloads\Course_HUR775-a92en7887059597333091458.docx" TargetMode="External"/><Relationship Id="rId96" Type="http://schemas.openxmlformats.org/officeDocument/2006/relationships/hyperlink" Target="file:///C:\Users\priya.mishra\Downloads\Course_HUR775-a92en7887059597333091458.docx" TargetMode="External"/><Relationship Id="rId140" Type="http://schemas.openxmlformats.org/officeDocument/2006/relationships/hyperlink" Target="file:///C:\Users\priya.mishra\Downloads\Course_HUR775-a92en7887059597333091458.docx" TargetMode="External"/><Relationship Id="rId161" Type="http://schemas.openxmlformats.org/officeDocument/2006/relationships/hyperlink" Target="file:///C:\Users\priya.mishra\Downloads\Course_HUR775-a92en7887059597333091458.docx" TargetMode="External"/><Relationship Id="rId182" Type="http://schemas.openxmlformats.org/officeDocument/2006/relationships/hyperlink" Target="file:///C:\Users\priya.mishra\Downloads\Course_HUR775-a92en7887059597333091458.docx" TargetMode="External"/><Relationship Id="rId217" Type="http://schemas.openxmlformats.org/officeDocument/2006/relationships/hyperlink" Target="file:///C:\Users\priya.mishra\Downloads\Course_HUR775-a92en7887059597333091458.docx" TargetMode="External"/><Relationship Id="rId6" Type="http://schemas.openxmlformats.org/officeDocument/2006/relationships/settings" Target="settings.xml"/><Relationship Id="rId238" Type="http://schemas.openxmlformats.org/officeDocument/2006/relationships/hyperlink" Target="file:///C:\Users\priya.mishra\Downloads\Course_HUR775-a92en7887059597333091458.docx" TargetMode="External"/><Relationship Id="rId259" Type="http://schemas.openxmlformats.org/officeDocument/2006/relationships/hyperlink" Target="file:///C:\Users\priya.mishra\Downloads\Course_HUR775-a92en7887059597333091458.docx" TargetMode="External"/><Relationship Id="rId23" Type="http://schemas.openxmlformats.org/officeDocument/2006/relationships/hyperlink" Target="file:///C:\Users\priya.mishra\Downloads\Course_HUR775-a92en7887059597333091458.docx" TargetMode="External"/><Relationship Id="rId119" Type="http://schemas.openxmlformats.org/officeDocument/2006/relationships/hyperlink" Target="file:///C:\Users\priya.mishra\Downloads\Course_HUR775-a92en7887059597333091458.docx" TargetMode="External"/><Relationship Id="rId270" Type="http://schemas.openxmlformats.org/officeDocument/2006/relationships/hyperlink" Target="file:///C:\Users\priya.mishra\Downloads\Course_HUR775-a92en7887059597333091458.docx" TargetMode="External"/><Relationship Id="rId291" Type="http://schemas.openxmlformats.org/officeDocument/2006/relationships/fontTable" Target="fontTable.xml"/><Relationship Id="rId44" Type="http://schemas.openxmlformats.org/officeDocument/2006/relationships/hyperlink" Target="file:///C:\Users\priya.mishra\Downloads\Course_HUR775-a92en7887059597333091458.docx" TargetMode="External"/><Relationship Id="rId65" Type="http://schemas.openxmlformats.org/officeDocument/2006/relationships/hyperlink" Target="file:///C:\Users\priya.mishra\Downloads\Course_HUR775-a92en7887059597333091458.docx" TargetMode="External"/><Relationship Id="rId86" Type="http://schemas.openxmlformats.org/officeDocument/2006/relationships/hyperlink" Target="file:///C:\Users\priya.mishra\Downloads\Course_HUR775-a92en7887059597333091458.docx" TargetMode="External"/><Relationship Id="rId130" Type="http://schemas.openxmlformats.org/officeDocument/2006/relationships/hyperlink" Target="file:///C:\Users\priya.mishra\Downloads\Course_HUR775-a92en7887059597333091458.docx" TargetMode="External"/><Relationship Id="rId151" Type="http://schemas.openxmlformats.org/officeDocument/2006/relationships/hyperlink" Target="file:///C:\Users\priya.mishra\Downloads\Course_HUR775-a92en7887059597333091458.docx" TargetMode="External"/><Relationship Id="rId172" Type="http://schemas.openxmlformats.org/officeDocument/2006/relationships/hyperlink" Target="file:///C:\Users\priya.mishra\Downloads\Course_HUR775-a92en7887059597333091458.docx" TargetMode="External"/><Relationship Id="rId193" Type="http://schemas.openxmlformats.org/officeDocument/2006/relationships/hyperlink" Target="file:///C:\Users\priya.mishra\Downloads\Course_HUR775-a92en7887059597333091458.docx" TargetMode="External"/><Relationship Id="rId207" Type="http://schemas.openxmlformats.org/officeDocument/2006/relationships/hyperlink" Target="file:///C:\Users\priya.mishra\Downloads\Course_HUR775-a92en7887059597333091458.docx" TargetMode="External"/><Relationship Id="rId228" Type="http://schemas.openxmlformats.org/officeDocument/2006/relationships/hyperlink" Target="file:///C:\Users\priya.mishra\Downloads\Course_HUR775-a92en7887059597333091458.docx" TargetMode="External"/><Relationship Id="rId249" Type="http://schemas.openxmlformats.org/officeDocument/2006/relationships/hyperlink" Target="file:///C:\Users\priya.mishra\Downloads\Course_HUR775-a92en7887059597333091458.docx" TargetMode="External"/><Relationship Id="rId13" Type="http://schemas.openxmlformats.org/officeDocument/2006/relationships/hyperlink" Target="file:///C:\Users\priya.mishra\Downloads\Course_HUR775-a92en7887059597333091458.docx" TargetMode="External"/><Relationship Id="rId109" Type="http://schemas.openxmlformats.org/officeDocument/2006/relationships/hyperlink" Target="file:///C:\Users\priya.mishra\Downloads\Course_HUR775-a92en7887059597333091458.docx" TargetMode="External"/><Relationship Id="rId260" Type="http://schemas.openxmlformats.org/officeDocument/2006/relationships/hyperlink" Target="file:///C:\Users\priya.mishra\Downloads\Course_HUR775-a92en7887059597333091458.docx" TargetMode="External"/><Relationship Id="rId281" Type="http://schemas.openxmlformats.org/officeDocument/2006/relationships/hyperlink" Target="https://www.chicago.gov/city/en/depts/cchr.html" TargetMode="External"/><Relationship Id="rId34" Type="http://schemas.openxmlformats.org/officeDocument/2006/relationships/hyperlink" Target="file:///C:\Users\priya.mishra\Downloads\Course_HUR775-a92en7887059597333091458.docx" TargetMode="External"/><Relationship Id="rId55" Type="http://schemas.openxmlformats.org/officeDocument/2006/relationships/hyperlink" Target="file:///C:\Users\priya.mishra\Downloads\Course_HUR775-a92en7887059597333091458.docx" TargetMode="External"/><Relationship Id="rId76" Type="http://schemas.openxmlformats.org/officeDocument/2006/relationships/hyperlink" Target="file:///C:\Users\priya.mishra\Downloads\Course_HUR775-a92en7887059597333091458.docx" TargetMode="External"/><Relationship Id="rId97" Type="http://schemas.openxmlformats.org/officeDocument/2006/relationships/hyperlink" Target="file:///C:\Users\priya.mishra\Downloads\Course_HUR775-a92en7887059597333091458.docx" TargetMode="External"/><Relationship Id="rId120" Type="http://schemas.openxmlformats.org/officeDocument/2006/relationships/hyperlink" Target="file:///C:\Users\priya.mishra\Downloads\Course_HUR775-a92en7887059597333091458.docx" TargetMode="External"/><Relationship Id="rId141" Type="http://schemas.openxmlformats.org/officeDocument/2006/relationships/hyperlink" Target="file:///C:\Users\priya.mishra\Downloads\Course_HUR775-a92en7887059597333091458.docx" TargetMode="External"/><Relationship Id="rId7" Type="http://schemas.openxmlformats.org/officeDocument/2006/relationships/webSettings" Target="webSettings.xml"/><Relationship Id="rId162" Type="http://schemas.openxmlformats.org/officeDocument/2006/relationships/hyperlink" Target="file:///C:\Users\priya.mishra\Downloads\Course_HUR775-a92en7887059597333091458.docx" TargetMode="External"/><Relationship Id="rId183" Type="http://schemas.openxmlformats.org/officeDocument/2006/relationships/hyperlink" Target="file:///C:\Users\priya.mishra\Downloads\Course_HUR775-a92en7887059597333091458.docx" TargetMode="External"/><Relationship Id="rId218" Type="http://schemas.openxmlformats.org/officeDocument/2006/relationships/hyperlink" Target="file:///C:\Users\priya.mishra\Downloads\Course_HUR775-a92en7887059597333091458.docx" TargetMode="External"/><Relationship Id="rId239" Type="http://schemas.openxmlformats.org/officeDocument/2006/relationships/hyperlink" Target="file:///C:\Users\priya.mishra\Downloads\Course_HUR775-a92en7887059597333091458.docx" TargetMode="External"/><Relationship Id="rId250" Type="http://schemas.openxmlformats.org/officeDocument/2006/relationships/hyperlink" Target="file:///C:\Users\priya.mishra\Downloads\Course_HUR775-a92en7887059597333091458.docx" TargetMode="External"/><Relationship Id="rId271" Type="http://schemas.openxmlformats.org/officeDocument/2006/relationships/hyperlink" Target="file:///C:\Users\priya.mishra\Downloads\Course_HUR775-a92en7887059597333091458.docx" TargetMode="External"/><Relationship Id="rId292" Type="http://schemas.microsoft.com/office/2011/relationships/people" Target="people.xml"/><Relationship Id="rId24" Type="http://schemas.openxmlformats.org/officeDocument/2006/relationships/hyperlink" Target="file:///C:\Users\priya.mishra\Downloads\Course_HUR775-a92en7887059597333091458.docx" TargetMode="External"/><Relationship Id="rId45" Type="http://schemas.openxmlformats.org/officeDocument/2006/relationships/hyperlink" Target="file:///C:\Users\priya.mishra\Downloads\Course_HUR775-a92en7887059597333091458.docx" TargetMode="External"/><Relationship Id="rId66" Type="http://schemas.openxmlformats.org/officeDocument/2006/relationships/hyperlink" Target="file:///C:\Users\priya.mishra\Downloads\Course_HUR775-a92en7887059597333091458.docx" TargetMode="External"/><Relationship Id="rId87" Type="http://schemas.openxmlformats.org/officeDocument/2006/relationships/hyperlink" Target="file:///C:\Users\priya.mishra\Downloads\Course_HUR775-a92en7887059597333091458.docx" TargetMode="External"/><Relationship Id="rId110" Type="http://schemas.openxmlformats.org/officeDocument/2006/relationships/hyperlink" Target="file:///C:\Users\priya.mishra\Downloads\Course_HUR775-a92en7887059597333091458.docx" TargetMode="External"/><Relationship Id="rId131" Type="http://schemas.openxmlformats.org/officeDocument/2006/relationships/hyperlink" Target="file:///C:\Users\priya.mishra\Downloads\Course_HUR775-a92en7887059597333091458.docx" TargetMode="External"/><Relationship Id="rId152" Type="http://schemas.openxmlformats.org/officeDocument/2006/relationships/hyperlink" Target="file:///C:\Users\priya.mishra\Downloads\Course_HUR775-a92en7887059597333091458.docx" TargetMode="External"/><Relationship Id="rId173" Type="http://schemas.openxmlformats.org/officeDocument/2006/relationships/hyperlink" Target="file:///C:\Users\priya.mishra\Downloads\Course_HUR775-a92en7887059597333091458.docx" TargetMode="External"/><Relationship Id="rId194" Type="http://schemas.openxmlformats.org/officeDocument/2006/relationships/hyperlink" Target="file:///C:\Users\priya.mishra\Downloads\Course_HUR775-a92en7887059597333091458.docx" TargetMode="External"/><Relationship Id="rId208" Type="http://schemas.openxmlformats.org/officeDocument/2006/relationships/hyperlink" Target="file:///C:\Users\priya.mishra\Downloads\Course_HUR775-a92en7887059597333091458.docx" TargetMode="External"/><Relationship Id="rId229" Type="http://schemas.openxmlformats.org/officeDocument/2006/relationships/hyperlink" Target="file:///C:\Users\priya.mishra\Downloads\Course_HUR775-a92en7887059597333091458.docx" TargetMode="External"/><Relationship Id="rId240" Type="http://schemas.openxmlformats.org/officeDocument/2006/relationships/hyperlink" Target="file:///C:\Users\priya.mishra\Downloads\Course_HUR775-a92en7887059597333091458.docx" TargetMode="External"/><Relationship Id="rId261" Type="http://schemas.openxmlformats.org/officeDocument/2006/relationships/hyperlink" Target="file:///C:\Users\priya.mishra\Downloads\Course_HUR775-a92en7887059597333091458.docx" TargetMode="External"/><Relationship Id="rId14" Type="http://schemas.openxmlformats.org/officeDocument/2006/relationships/hyperlink" Target="file:///C:\Users\priya.mishra\Downloads\Course_HUR775-a92en7887059597333091458.docx" TargetMode="External"/><Relationship Id="rId35" Type="http://schemas.openxmlformats.org/officeDocument/2006/relationships/hyperlink" Target="file:///C:\Users\priya.mishra\Downloads\Course_HUR775-a92en7887059597333091458.docx" TargetMode="External"/><Relationship Id="rId56" Type="http://schemas.openxmlformats.org/officeDocument/2006/relationships/hyperlink" Target="file:///C:\Users\priya.mishra\Downloads\Course_HUR775-a92en7887059597333091458.docx" TargetMode="External"/><Relationship Id="rId77" Type="http://schemas.openxmlformats.org/officeDocument/2006/relationships/hyperlink" Target="file:///C:\Users\priya.mishra\Downloads\Course_HUR775-a92en7887059597333091458.docx" TargetMode="External"/><Relationship Id="rId100" Type="http://schemas.openxmlformats.org/officeDocument/2006/relationships/hyperlink" Target="file:///C:\Users\priya.mishra\Downloads\Course_HUR775-a92en7887059597333091458.docx" TargetMode="External"/><Relationship Id="rId282" Type="http://schemas.openxmlformats.org/officeDocument/2006/relationships/hyperlink" Target="mailto:cchrfilings@cityofchicago.org" TargetMode="External"/><Relationship Id="rId8" Type="http://schemas.openxmlformats.org/officeDocument/2006/relationships/comments" Target="comments.xml"/><Relationship Id="rId98" Type="http://schemas.openxmlformats.org/officeDocument/2006/relationships/hyperlink" Target="file:///C:\Users\priya.mishra\Downloads\Course_HUR775-a92en7887059597333091458.docx" TargetMode="External"/><Relationship Id="rId121" Type="http://schemas.openxmlformats.org/officeDocument/2006/relationships/hyperlink" Target="file:///C:\Users\priya.mishra\Downloads\Course_HUR775-a92en7887059597333091458.docx" TargetMode="External"/><Relationship Id="rId142" Type="http://schemas.openxmlformats.org/officeDocument/2006/relationships/hyperlink" Target="file:///C:\Users\priya.mishra\Downloads\Course_HUR775-a92en7887059597333091458.docx" TargetMode="External"/><Relationship Id="rId163" Type="http://schemas.openxmlformats.org/officeDocument/2006/relationships/hyperlink" Target="file:///C:\Users\priya.mishra\Downloads\Course_HUR775-a92en7887059597333091458.docx" TargetMode="External"/><Relationship Id="rId184" Type="http://schemas.openxmlformats.org/officeDocument/2006/relationships/hyperlink" Target="file:///C:\Users\priya.mishra\Downloads\Course_HUR775-a92en7887059597333091458.docx" TargetMode="External"/><Relationship Id="rId219" Type="http://schemas.openxmlformats.org/officeDocument/2006/relationships/hyperlink" Target="file:///C:\Users\priya.mishra\Downloads\Course_HUR775-a92en7887059597333091458.docx" TargetMode="External"/><Relationship Id="rId230" Type="http://schemas.openxmlformats.org/officeDocument/2006/relationships/hyperlink" Target="file:///C:\Users\priya.mishra\Downloads\Course_HUR775-a92en7887059597333091458.docx" TargetMode="External"/><Relationship Id="rId251" Type="http://schemas.openxmlformats.org/officeDocument/2006/relationships/hyperlink" Target="file:///C:\Users\priya.mishra\Downloads\Course_HUR775-a92en7887059597333091458.docx" TargetMode="External"/><Relationship Id="rId25" Type="http://schemas.openxmlformats.org/officeDocument/2006/relationships/hyperlink" Target="file:///C:\Users\priya.mishra\Downloads\Course_HUR775-a92en7887059597333091458.docx" TargetMode="External"/><Relationship Id="rId46" Type="http://schemas.openxmlformats.org/officeDocument/2006/relationships/hyperlink" Target="file:///C:\Users\priya.mishra\Downloads\Course_HUR775-a92en7887059597333091458.docx" TargetMode="External"/><Relationship Id="rId67" Type="http://schemas.openxmlformats.org/officeDocument/2006/relationships/hyperlink" Target="file:///C:\Users\priya.mishra\Downloads\Course_HUR775-a92en7887059597333091458.docx" TargetMode="External"/><Relationship Id="rId272" Type="http://schemas.openxmlformats.org/officeDocument/2006/relationships/hyperlink" Target="https://www.mhlw.go.jp/stf/seisakunitsuite/bunya/koyou_roudou/koyoukintou/seisaku06/index.html" TargetMode="External"/><Relationship Id="rId293" Type="http://schemas.openxmlformats.org/officeDocument/2006/relationships/theme" Target="theme/theme1.xml"/><Relationship Id="rId88" Type="http://schemas.openxmlformats.org/officeDocument/2006/relationships/hyperlink" Target="file:///C:\Users\priya.mishra\Downloads\Course_HUR775-a92en7887059597333091458.docx" TargetMode="External"/><Relationship Id="rId111" Type="http://schemas.openxmlformats.org/officeDocument/2006/relationships/hyperlink" Target="file:///C:\Users\priya.mishra\Downloads\Course_HUR775-a92en7887059597333091458.docx" TargetMode="External"/><Relationship Id="rId132" Type="http://schemas.openxmlformats.org/officeDocument/2006/relationships/hyperlink" Target="file:///C:\Users\priya.mishra\Downloads\Course_HUR775-a92en7887059597333091458.docx" TargetMode="External"/><Relationship Id="rId153" Type="http://schemas.openxmlformats.org/officeDocument/2006/relationships/hyperlink" Target="file:///C:\Users\priya.mishra\Downloads\Course_HUR775-a92en7887059597333091458.docx" TargetMode="External"/><Relationship Id="rId174" Type="http://schemas.openxmlformats.org/officeDocument/2006/relationships/hyperlink" Target="file:///C:\Users\priya.mishra\Downloads\Course_HUR775-a92en7887059597333091458.docx" TargetMode="External"/><Relationship Id="rId195" Type="http://schemas.openxmlformats.org/officeDocument/2006/relationships/hyperlink" Target="file:///C:\Users\priya.mishra\Downloads\Course_HUR775-a92en7887059597333091458.docx" TargetMode="External"/><Relationship Id="rId209" Type="http://schemas.openxmlformats.org/officeDocument/2006/relationships/hyperlink" Target="file:///C:\Users\priya.mishra\Downloads\Course_HUR775-a92en7887059597333091458.docx" TargetMode="External"/><Relationship Id="rId220" Type="http://schemas.openxmlformats.org/officeDocument/2006/relationships/hyperlink" Target="file:///C:\Users\priya.mishra\Downloads\Course_HUR775-a92en7887059597333091458.docx" TargetMode="External"/><Relationship Id="rId241" Type="http://schemas.openxmlformats.org/officeDocument/2006/relationships/hyperlink" Target="file:///C:\Users\priya.mishra\Downloads\Course_HUR775-a92en7887059597333091458.docx" TargetMode="External"/><Relationship Id="rId15" Type="http://schemas.openxmlformats.org/officeDocument/2006/relationships/hyperlink" Target="file:///C:\Users\priya.mishra\Downloads\Course_HUR775-a92en7887059597333091458.docx" TargetMode="External"/><Relationship Id="rId36" Type="http://schemas.openxmlformats.org/officeDocument/2006/relationships/hyperlink" Target="file:///C:\Users\priya.mishra\Downloads\Course_HUR775-a92en7887059597333091458.docx" TargetMode="External"/><Relationship Id="rId57" Type="http://schemas.openxmlformats.org/officeDocument/2006/relationships/hyperlink" Target="file:///C:\Users\priya.mishra\Downloads\Course_HUR775-a92en7887059597333091458.docx" TargetMode="External"/><Relationship Id="rId262" Type="http://schemas.openxmlformats.org/officeDocument/2006/relationships/hyperlink" Target="file:///C:\Users\priya.mishra\Downloads\Course_HUR775-a92en7887059597333091458.docx" TargetMode="External"/><Relationship Id="rId283" Type="http://schemas.openxmlformats.org/officeDocument/2006/relationships/hyperlink" Target="https://www.maine.gov/mhrc/" TargetMode="External"/><Relationship Id="rId78" Type="http://schemas.openxmlformats.org/officeDocument/2006/relationships/hyperlink" Target="file:///C:\Users\priya.mishra\Downloads\Course_HUR775-a92en7887059597333091458.docx" TargetMode="External"/><Relationship Id="rId99" Type="http://schemas.openxmlformats.org/officeDocument/2006/relationships/hyperlink" Target="file:///C:\Users\priya.mishra\Downloads\Course_HUR775-a92en7887059597333091458.docx" TargetMode="External"/><Relationship Id="rId101" Type="http://schemas.openxmlformats.org/officeDocument/2006/relationships/hyperlink" Target="file:///C:\Users\priya.mishra\Downloads\Course_HUR775-a92en7887059597333091458.docx" TargetMode="External"/><Relationship Id="rId122" Type="http://schemas.openxmlformats.org/officeDocument/2006/relationships/hyperlink" Target="file:///C:\Users\priya.mishra\Downloads\Course_HUR775-a92en7887059597333091458.docx" TargetMode="External"/><Relationship Id="rId143" Type="http://schemas.openxmlformats.org/officeDocument/2006/relationships/hyperlink" Target="file:///C:\Users\priya.mishra\Downloads\Course_HUR775-a92en7887059597333091458.docx" TargetMode="External"/><Relationship Id="rId164" Type="http://schemas.openxmlformats.org/officeDocument/2006/relationships/hyperlink" Target="file:///C:\Users\priya.mishra\Downloads\Course_HUR775-a92en7887059597333091458.docx" TargetMode="External"/><Relationship Id="rId185" Type="http://schemas.openxmlformats.org/officeDocument/2006/relationships/hyperlink" Target="file:///C:\Users\priya.mishra\Downloads\Course_HUR775-a92en7887059597333091458.docx" TargetMode="External"/><Relationship Id="rId9" Type="http://schemas.microsoft.com/office/2011/relationships/commentsExtended" Target="commentsExtended.xml"/><Relationship Id="rId210" Type="http://schemas.openxmlformats.org/officeDocument/2006/relationships/hyperlink" Target="file:///C:\Users\priya.mishra\Downloads\Course_HUR775-a92en7887059597333091458.docx" TargetMode="External"/><Relationship Id="rId26" Type="http://schemas.openxmlformats.org/officeDocument/2006/relationships/hyperlink" Target="file:///C:\Users\priya.mishra\Downloads\Course_HUR775-a92en7887059597333091458.docx" TargetMode="External"/><Relationship Id="rId231" Type="http://schemas.openxmlformats.org/officeDocument/2006/relationships/hyperlink" Target="file:///C:\Users\priya.mishra\Downloads\Course_HUR775-a92en7887059597333091458.docx" TargetMode="External"/><Relationship Id="rId252" Type="http://schemas.openxmlformats.org/officeDocument/2006/relationships/hyperlink" Target="file:///C:\Users\priya.mishra\Downloads\Course_HUR775-a92en7887059597333091458.docx" TargetMode="External"/><Relationship Id="rId273" Type="http://schemas.openxmlformats.org/officeDocument/2006/relationships/hyperlink" Target="https://www.eeoc.gov/" TargetMode="External"/><Relationship Id="rId47" Type="http://schemas.openxmlformats.org/officeDocument/2006/relationships/hyperlink" Target="file:///C:\Users\priya.mishra\Downloads\Course_HUR775-a92en7887059597333091458.docx" TargetMode="External"/><Relationship Id="rId68" Type="http://schemas.openxmlformats.org/officeDocument/2006/relationships/hyperlink" Target="file:///C:\Users\priya.mishra\Downloads\Course_HUR775-a92en7887059597333091458.docx" TargetMode="External"/><Relationship Id="rId89" Type="http://schemas.openxmlformats.org/officeDocument/2006/relationships/hyperlink" Target="file:///C:\Users\priya.mishra\Downloads\Course_HUR775-a92en7887059597333091458.docx" TargetMode="External"/><Relationship Id="rId112" Type="http://schemas.openxmlformats.org/officeDocument/2006/relationships/hyperlink" Target="file:///C:\Users\priya.mishra\Downloads\Course_HUR775-a92en7887059597333091458.docx" TargetMode="External"/><Relationship Id="rId133" Type="http://schemas.openxmlformats.org/officeDocument/2006/relationships/hyperlink" Target="file:///C:\Users\priya.mishra\Downloads\Course_HUR775-a92en7887059597333091458.docx" TargetMode="External"/><Relationship Id="rId154" Type="http://schemas.openxmlformats.org/officeDocument/2006/relationships/hyperlink" Target="file:///C:\Users\priya.mishra\Downloads\Course_HUR775-a92en7887059597333091458.docx" TargetMode="External"/><Relationship Id="rId175" Type="http://schemas.openxmlformats.org/officeDocument/2006/relationships/hyperlink" Target="file:///C:\Users\priya.mishra\Downloads\Course_HUR775-a92en7887059597333091458.docx" TargetMode="External"/><Relationship Id="rId196" Type="http://schemas.openxmlformats.org/officeDocument/2006/relationships/hyperlink" Target="file:///C:\Users\priya.mishra\Downloads\Course_HUR775-a92en7887059597333091458.docx" TargetMode="External"/><Relationship Id="rId200" Type="http://schemas.openxmlformats.org/officeDocument/2006/relationships/hyperlink" Target="file:///C:\Users\priya.mishra\Downloads\Course_HUR775-a92en7887059597333091458.docx" TargetMode="External"/><Relationship Id="rId16" Type="http://schemas.openxmlformats.org/officeDocument/2006/relationships/hyperlink" Target="file:///C:\Users\priya.mishra\Downloads\Course_HUR775-a92en7887059597333091458.docx" TargetMode="External"/><Relationship Id="rId221" Type="http://schemas.openxmlformats.org/officeDocument/2006/relationships/hyperlink" Target="file:///C:\Users\priya.mishra\Downloads\Course_HUR775-a92en7887059597333091458.docx" TargetMode="External"/><Relationship Id="rId242" Type="http://schemas.openxmlformats.org/officeDocument/2006/relationships/hyperlink" Target="file:///C:\Users\priya.mishra\Downloads\Course_HUR775-a92en7887059597333091458.docx" TargetMode="External"/><Relationship Id="rId263" Type="http://schemas.openxmlformats.org/officeDocument/2006/relationships/hyperlink" Target="file:///C:\Users\priya.mishra\Downloads\Course_HUR775-a92en7887059597333091458.docx" TargetMode="External"/><Relationship Id="rId284" Type="http://schemas.openxmlformats.org/officeDocument/2006/relationships/hyperlink" Target="http://www1.nyc.gov/site/cchr/index.page" TargetMode="External"/><Relationship Id="rId37" Type="http://schemas.openxmlformats.org/officeDocument/2006/relationships/hyperlink" Target="file:///C:\Users\priya.mishra\Downloads\Course_HUR775-a92en7887059597333091458.docx" TargetMode="External"/><Relationship Id="rId58" Type="http://schemas.openxmlformats.org/officeDocument/2006/relationships/hyperlink" Target="file:///C:\Users\priya.mishra\Downloads\Course_HUR775-a92en7887059597333091458.docx" TargetMode="External"/><Relationship Id="rId79" Type="http://schemas.openxmlformats.org/officeDocument/2006/relationships/hyperlink" Target="file:///C:\Users\priya.mishra\Downloads\Course_HUR775-a92en7887059597333091458.docx" TargetMode="External"/><Relationship Id="rId102" Type="http://schemas.openxmlformats.org/officeDocument/2006/relationships/hyperlink" Target="file:///C:\Users\priya.mishra\Downloads\Course_HUR775-a92en7887059597333091458.docx" TargetMode="External"/><Relationship Id="rId123" Type="http://schemas.openxmlformats.org/officeDocument/2006/relationships/hyperlink" Target="file:///C:\Users\priya.mishra\Downloads\Course_HUR775-a92en7887059597333091458.docx" TargetMode="External"/><Relationship Id="rId144" Type="http://schemas.openxmlformats.org/officeDocument/2006/relationships/hyperlink" Target="file:///C:\Users\priya.mishra\Downloads\Course_HUR775-a92en7887059597333091458.docx" TargetMode="External"/><Relationship Id="rId90" Type="http://schemas.openxmlformats.org/officeDocument/2006/relationships/hyperlink" Target="file:///C:\Users\priya.mishra\Downloads\Course_HUR775-a92en7887059597333091458.docx" TargetMode="External"/><Relationship Id="rId165" Type="http://schemas.openxmlformats.org/officeDocument/2006/relationships/hyperlink" Target="file:///C:\Users\priya.mishra\Downloads\Course_HUR775-a92en7887059597333091458.docx" TargetMode="External"/><Relationship Id="rId186" Type="http://schemas.openxmlformats.org/officeDocument/2006/relationships/hyperlink" Target="file:///C:\Users\priya.mishra\Downloads\Course_HUR775-a92en7887059597333091458.docx" TargetMode="External"/><Relationship Id="rId211" Type="http://schemas.openxmlformats.org/officeDocument/2006/relationships/hyperlink" Target="file:///C:\Users\priya.mishra\Downloads\Course_HUR775-a92en7887059597333091458.docx" TargetMode="External"/><Relationship Id="rId232" Type="http://schemas.openxmlformats.org/officeDocument/2006/relationships/hyperlink" Target="file:///C:\Users\priya.mishra\Downloads\Course_HUR775-a92en7887059597333091458.docx" TargetMode="External"/><Relationship Id="rId253" Type="http://schemas.openxmlformats.org/officeDocument/2006/relationships/hyperlink" Target="file:///C:\Users\priya.mishra\Downloads\Course_HUR775-a92en7887059597333091458.docx" TargetMode="External"/><Relationship Id="rId274" Type="http://schemas.openxmlformats.org/officeDocument/2006/relationships/hyperlink" Target="https://calcivilrights.ca.gov/ComplaintProcess/" TargetMode="External"/><Relationship Id="rId27" Type="http://schemas.openxmlformats.org/officeDocument/2006/relationships/hyperlink" Target="file:///C:\Users\priya.mishra\Downloads\Course_HUR775-a92en7887059597333091458.docx" TargetMode="External"/><Relationship Id="rId48" Type="http://schemas.openxmlformats.org/officeDocument/2006/relationships/hyperlink" Target="file:///C:\Users\priya.mishra\Downloads\Course_HUR775-a92en7887059597333091458.docx" TargetMode="External"/><Relationship Id="rId69" Type="http://schemas.openxmlformats.org/officeDocument/2006/relationships/hyperlink" Target="file:///C:\Users\priya.mishra\Downloads\Course_HUR775-a92en7887059597333091458.docx" TargetMode="External"/><Relationship Id="rId113" Type="http://schemas.openxmlformats.org/officeDocument/2006/relationships/hyperlink" Target="file:///C:\Users\priya.mishra\Downloads\Course_HUR775-a92en7887059597333091458.docx" TargetMode="External"/><Relationship Id="rId134" Type="http://schemas.openxmlformats.org/officeDocument/2006/relationships/hyperlink" Target="file:///C:\Users\priya.mishra\Downloads\Course_HUR775-a92en7887059597333091458.docx" TargetMode="External"/><Relationship Id="rId80" Type="http://schemas.openxmlformats.org/officeDocument/2006/relationships/hyperlink" Target="file:///C:\Users\priya.mishra\Downloads\Course_HUR775-a92en7887059597333091458.docx" TargetMode="External"/><Relationship Id="rId155" Type="http://schemas.openxmlformats.org/officeDocument/2006/relationships/hyperlink" Target="file:///C:\Users\priya.mishra\Downloads\Course_HUR775-a92en7887059597333091458.docx" TargetMode="External"/><Relationship Id="rId176" Type="http://schemas.openxmlformats.org/officeDocument/2006/relationships/hyperlink" Target="file:///C:\Users\priya.mishra\Downloads\Course_HUR775-a92en7887059597333091458.docx" TargetMode="External"/><Relationship Id="rId197" Type="http://schemas.openxmlformats.org/officeDocument/2006/relationships/hyperlink" Target="file:///C:\Users\priya.mishra\Downloads\Course_HUR775-a92en7887059597333091458.docx" TargetMode="External"/><Relationship Id="rId201" Type="http://schemas.openxmlformats.org/officeDocument/2006/relationships/hyperlink" Target="file:///C:\Users\priya.mishra\Downloads\Course_HUR775-a92en7887059597333091458.docx" TargetMode="External"/><Relationship Id="rId222" Type="http://schemas.openxmlformats.org/officeDocument/2006/relationships/hyperlink" Target="file:///C:\Users\priya.mishra\Downloads\Course_HUR775-a92en7887059597333091458.docx" TargetMode="External"/><Relationship Id="rId243" Type="http://schemas.openxmlformats.org/officeDocument/2006/relationships/hyperlink" Target="file:///C:\Users\priya.mishra\Downloads\Course_HUR775-a92en7887059597333091458.docx" TargetMode="External"/><Relationship Id="rId264" Type="http://schemas.openxmlformats.org/officeDocument/2006/relationships/hyperlink" Target="file:///C:\Users\priya.mishra\Downloads\Course_HUR775-a92en7887059597333091458.docx" TargetMode="External"/><Relationship Id="rId285" Type="http://schemas.openxmlformats.org/officeDocument/2006/relationships/hyperlink" Target="https://dhr.ny.gov/" TargetMode="External"/><Relationship Id="rId17" Type="http://schemas.openxmlformats.org/officeDocument/2006/relationships/hyperlink" Target="file:///C:\Users\priya.mishra\Downloads\Course_HUR775-a92en7887059597333091458.docx" TargetMode="External"/><Relationship Id="rId38" Type="http://schemas.openxmlformats.org/officeDocument/2006/relationships/hyperlink" Target="file:///C:\Users\priya.mishra\Downloads\Course_HUR775-a92en7887059597333091458.docx" TargetMode="External"/><Relationship Id="rId59" Type="http://schemas.openxmlformats.org/officeDocument/2006/relationships/hyperlink" Target="file:///C:\Users\priya.mishra\Downloads\Course_HUR775-a92en7887059597333091458.docx" TargetMode="External"/><Relationship Id="rId103" Type="http://schemas.openxmlformats.org/officeDocument/2006/relationships/hyperlink" Target="file:///C:\Users\priya.mishra\Downloads\Course_HUR775-a92en7887059597333091458.docx" TargetMode="External"/><Relationship Id="rId124" Type="http://schemas.openxmlformats.org/officeDocument/2006/relationships/hyperlink" Target="file:///C:\Users\priya.mishra\Downloads\Course_HUR775-a92en7887059597333091458.docx" TargetMode="External"/><Relationship Id="rId70" Type="http://schemas.openxmlformats.org/officeDocument/2006/relationships/hyperlink" Target="file:///C:\Users\priya.mishra\Downloads\Course_HUR775-a92en7887059597333091458.docx" TargetMode="External"/><Relationship Id="rId91" Type="http://schemas.openxmlformats.org/officeDocument/2006/relationships/hyperlink" Target="file:///C:\Users\priya.mishra\Downloads\Course_HUR775-a92en7887059597333091458.docx" TargetMode="External"/><Relationship Id="rId145" Type="http://schemas.openxmlformats.org/officeDocument/2006/relationships/hyperlink" Target="file:///C:\Users\priya.mishra\Downloads\Course_HUR775-a92en7887059597333091458.docx" TargetMode="External"/><Relationship Id="rId166" Type="http://schemas.openxmlformats.org/officeDocument/2006/relationships/hyperlink" Target="file:///C:\Users\priya.mishra\Downloads\Course_HUR775-a92en7887059597333091458.docx" TargetMode="External"/><Relationship Id="rId187" Type="http://schemas.openxmlformats.org/officeDocument/2006/relationships/hyperlink" Target="file:///C:\Users\priya.mishra\Downloads\Course_HUR775-a92en7887059597333091458.docx" TargetMode="External"/><Relationship Id="rId1" Type="http://schemas.openxmlformats.org/officeDocument/2006/relationships/customXml" Target="../customXml/item1.xml"/><Relationship Id="rId212" Type="http://schemas.openxmlformats.org/officeDocument/2006/relationships/hyperlink" Target="file:///C:\Users\priya.mishra\Downloads\Course_HUR775-a92en7887059597333091458.docx" TargetMode="External"/><Relationship Id="rId233" Type="http://schemas.openxmlformats.org/officeDocument/2006/relationships/hyperlink" Target="file:///C:\Users\priya.mishra\Downloads\Course_HUR775-a92en7887059597333091458.docx" TargetMode="External"/><Relationship Id="rId254" Type="http://schemas.openxmlformats.org/officeDocument/2006/relationships/hyperlink" Target="file:///C:\Users\priya.mishra\Downloads\Course_HUR775-a92en7887059597333091458.docx" TargetMode="External"/><Relationship Id="rId28" Type="http://schemas.openxmlformats.org/officeDocument/2006/relationships/hyperlink" Target="file:///C:\Users\priya.mishra\Downloads\Course_HUR775-a92en7887059597333091458.docx" TargetMode="External"/><Relationship Id="rId49" Type="http://schemas.openxmlformats.org/officeDocument/2006/relationships/hyperlink" Target="file:///C:\Users\priya.mishra\Downloads\Course_HUR775-a92en7887059597333091458.docx" TargetMode="External"/><Relationship Id="rId114" Type="http://schemas.openxmlformats.org/officeDocument/2006/relationships/hyperlink" Target="file:///C:\Users\priya.mishra\Downloads\Course_HUR775-a92en7887059597333091458.docx" TargetMode="External"/><Relationship Id="rId275" Type="http://schemas.openxmlformats.org/officeDocument/2006/relationships/hyperlink" Target="https://industrialaffairs.delaware.gov/anti-discrimination" TargetMode="External"/><Relationship Id="rId60" Type="http://schemas.openxmlformats.org/officeDocument/2006/relationships/hyperlink" Target="file:///C:\Users\priya.mishra\Downloads\Course_HUR775-a92en7887059597333091458.docx" TargetMode="External"/><Relationship Id="rId81" Type="http://schemas.openxmlformats.org/officeDocument/2006/relationships/hyperlink" Target="file:///C:\Users\priya.mishra\Downloads\Course_HUR775-a92en7887059597333091458.docx" TargetMode="External"/><Relationship Id="rId135" Type="http://schemas.openxmlformats.org/officeDocument/2006/relationships/hyperlink" Target="file:///C:\Users\priya.mishra\Downloads\Course_HUR775-a92en7887059597333091458.docx" TargetMode="External"/><Relationship Id="rId156" Type="http://schemas.openxmlformats.org/officeDocument/2006/relationships/hyperlink" Target="file:///C:\Users\priya.mishra\Downloads\Course_HUR775-a92en7887059597333091458.docx" TargetMode="External"/><Relationship Id="rId177" Type="http://schemas.openxmlformats.org/officeDocument/2006/relationships/hyperlink" Target="file:///C:\Users\priya.mishra\Downloads\Course_HUR775-a92en7887059597333091458.docx" TargetMode="External"/><Relationship Id="rId198" Type="http://schemas.openxmlformats.org/officeDocument/2006/relationships/hyperlink" Target="file:///C:\Users\priya.mishra\Downloads\Course_HUR775-a92en7887059597333091458.docx" TargetMode="External"/><Relationship Id="rId202" Type="http://schemas.openxmlformats.org/officeDocument/2006/relationships/hyperlink" Target="file:///C:\Users\priya.mishra\Downloads\Course_HUR775-a92en7887059597333091458.docx" TargetMode="External"/><Relationship Id="rId223" Type="http://schemas.openxmlformats.org/officeDocument/2006/relationships/hyperlink" Target="file:///C:\Users\priya.mishra\Downloads\Course_HUR775-a92en7887059597333091458.docx" TargetMode="External"/><Relationship Id="rId244" Type="http://schemas.openxmlformats.org/officeDocument/2006/relationships/hyperlink" Target="file:///C:\Users\priya.mishra\Downloads\Course_HUR775-a92en7887059597333091458.docx" TargetMode="External"/><Relationship Id="rId18" Type="http://schemas.openxmlformats.org/officeDocument/2006/relationships/hyperlink" Target="file:///C:\Users\priya.mishra\Downloads\Course_HUR775-a92en7887059597333091458.docx" TargetMode="External"/><Relationship Id="rId39" Type="http://schemas.openxmlformats.org/officeDocument/2006/relationships/hyperlink" Target="file:///C:\Users\priya.mishra\Downloads\Course_HUR775-a92en7887059597333091458.docx" TargetMode="External"/><Relationship Id="rId265" Type="http://schemas.openxmlformats.org/officeDocument/2006/relationships/hyperlink" Target="file:///C:\Users\priya.mishra\Downloads\Course_HUR775-a92en7887059597333091458.docx" TargetMode="External"/><Relationship Id="rId286" Type="http://schemas.openxmlformats.org/officeDocument/2006/relationships/hyperlink" Target="https://www.eeoc.gov/" TargetMode="External"/><Relationship Id="rId50" Type="http://schemas.openxmlformats.org/officeDocument/2006/relationships/hyperlink" Target="file:///C:\Users\priya.mishra\Downloads\Course_HUR775-a92en7887059597333091458.docx" TargetMode="External"/><Relationship Id="rId104" Type="http://schemas.openxmlformats.org/officeDocument/2006/relationships/hyperlink" Target="file:///C:\Users\priya.mishra\Downloads\Course_HUR775-a92en7887059597333091458.docx" TargetMode="External"/><Relationship Id="rId125" Type="http://schemas.openxmlformats.org/officeDocument/2006/relationships/hyperlink" Target="file:///C:\Users\priya.mishra\Downloads\Course_HUR775-a92en7887059597333091458.docx" TargetMode="External"/><Relationship Id="rId146" Type="http://schemas.openxmlformats.org/officeDocument/2006/relationships/hyperlink" Target="file:///C:\Users\priya.mishra\Downloads\Course_HUR775-a92en7887059597333091458.docx" TargetMode="External"/><Relationship Id="rId167" Type="http://schemas.openxmlformats.org/officeDocument/2006/relationships/hyperlink" Target="file:///C:\Users\priya.mishra\Downloads\Course_HUR775-a92en7887059597333091458.docx" TargetMode="External"/><Relationship Id="rId188" Type="http://schemas.openxmlformats.org/officeDocument/2006/relationships/hyperlink" Target="file:///C:\Users\priya.mishra\Downloads\Course_HUR775-a92en7887059597333091458.docx" TargetMode="External"/><Relationship Id="rId71" Type="http://schemas.openxmlformats.org/officeDocument/2006/relationships/hyperlink" Target="file:///C:\Users\priya.mishra\Downloads\Course_HUR775-a92en7887059597333091458.docx" TargetMode="External"/><Relationship Id="rId92" Type="http://schemas.openxmlformats.org/officeDocument/2006/relationships/hyperlink" Target="file:///C:\Users\priya.mishra\Downloads\Course_HUR775-a92en7887059597333091458.docx" TargetMode="External"/><Relationship Id="rId213" Type="http://schemas.openxmlformats.org/officeDocument/2006/relationships/hyperlink" Target="file:///C:\Users\priya.mishra\Downloads\Course_HUR775-a92en7887059597333091458.docx" TargetMode="External"/><Relationship Id="rId234" Type="http://schemas.openxmlformats.org/officeDocument/2006/relationships/hyperlink" Target="file:///C:\Users\priya.mishra\Downloads\Course_HUR775-a92en7887059597333091458.docx" TargetMode="External"/><Relationship Id="rId2" Type="http://schemas.openxmlformats.org/officeDocument/2006/relationships/customXml" Target="../customXml/item2.xml"/><Relationship Id="rId29" Type="http://schemas.openxmlformats.org/officeDocument/2006/relationships/hyperlink" Target="file:///C:\Users\priya.mishra\Downloads\Course_HUR775-a92en7887059597333091458.docx" TargetMode="External"/><Relationship Id="rId255" Type="http://schemas.openxmlformats.org/officeDocument/2006/relationships/hyperlink" Target="file:///C:\Users\priya.mishra\Downloads\Course_HUR775-a92en7887059597333091458.docx" TargetMode="External"/><Relationship Id="rId276" Type="http://schemas.openxmlformats.org/officeDocument/2006/relationships/hyperlink" Target="https://dol.delaware.gov/" TargetMode="External"/><Relationship Id="rId40" Type="http://schemas.openxmlformats.org/officeDocument/2006/relationships/hyperlink" Target="file:///C:\Users\priya.mishra\Downloads\Course_HUR775-a92en7887059597333091458.docx" TargetMode="External"/><Relationship Id="rId115" Type="http://schemas.openxmlformats.org/officeDocument/2006/relationships/hyperlink" Target="file:///C:\Users\priya.mishra\Downloads\Course_HUR775-a92en7887059597333091458.docx" TargetMode="External"/><Relationship Id="rId136" Type="http://schemas.openxmlformats.org/officeDocument/2006/relationships/hyperlink" Target="file:///C:\Users\priya.mishra\Downloads\Course_HUR775-a92en7887059597333091458.docx" TargetMode="External"/><Relationship Id="rId157" Type="http://schemas.openxmlformats.org/officeDocument/2006/relationships/hyperlink" Target="file:///C:\Users\priya.mishra\Downloads\Course_HUR775-a92en7887059597333091458.docx" TargetMode="External"/><Relationship Id="rId178" Type="http://schemas.openxmlformats.org/officeDocument/2006/relationships/hyperlink" Target="file:///C:\Users\priya.mishra\Downloads\Course_HUR775-a92en7887059597333091458.docx" TargetMode="External"/><Relationship Id="rId61" Type="http://schemas.openxmlformats.org/officeDocument/2006/relationships/hyperlink" Target="file:///C:\Users\priya.mishra\Downloads\Course_HUR775-a92en7887059597333091458.docx" TargetMode="External"/><Relationship Id="rId82" Type="http://schemas.openxmlformats.org/officeDocument/2006/relationships/hyperlink" Target="file:///C:\Users\priya.mishra\Downloads\Course_HUR775-a92en7887059597333091458.docx" TargetMode="External"/><Relationship Id="rId199" Type="http://schemas.openxmlformats.org/officeDocument/2006/relationships/hyperlink" Target="file:///C:\Users\priya.mishra\Downloads\Course_HUR775-a92en7887059597333091458.docx" TargetMode="External"/><Relationship Id="rId203" Type="http://schemas.openxmlformats.org/officeDocument/2006/relationships/hyperlink" Target="file:///C:\Users\priya.mishra\Downloads\Course_HUR775-a92en7887059597333091458.docx" TargetMode="External"/><Relationship Id="rId19" Type="http://schemas.openxmlformats.org/officeDocument/2006/relationships/hyperlink" Target="file:///C:\Users\priya.mishra\Downloads\Course_HUR775-a92en7887059597333091458.docx" TargetMode="External"/><Relationship Id="rId224" Type="http://schemas.openxmlformats.org/officeDocument/2006/relationships/hyperlink" Target="file:///C:\Users\priya.mishra\Downloads\Course_HUR775-a92en7887059597333091458.docx" TargetMode="External"/><Relationship Id="rId245" Type="http://schemas.openxmlformats.org/officeDocument/2006/relationships/hyperlink" Target="file:///C:\Users\priya.mishra\Downloads\Course_HUR775-a92en7887059597333091458.docx" TargetMode="External"/><Relationship Id="rId266" Type="http://schemas.openxmlformats.org/officeDocument/2006/relationships/hyperlink" Target="file:///C:\Users\priya.mishra\Downloads\Course_HUR775-a92en7887059597333091458.docx" TargetMode="External"/><Relationship Id="rId287" Type="http://schemas.openxmlformats.org/officeDocument/2006/relationships/hyperlink" Target="https://dhr.ny.gov/" TargetMode="External"/><Relationship Id="rId30" Type="http://schemas.openxmlformats.org/officeDocument/2006/relationships/hyperlink" Target="file:///C:\Users\priya.mishra\Downloads\Course_HUR775-a92en7887059597333091458.docx" TargetMode="External"/><Relationship Id="rId105" Type="http://schemas.openxmlformats.org/officeDocument/2006/relationships/hyperlink" Target="file:///C:\Users\priya.mishra\Downloads\Course_HUR775-a92en7887059597333091458.docx" TargetMode="External"/><Relationship Id="rId126" Type="http://schemas.openxmlformats.org/officeDocument/2006/relationships/hyperlink" Target="file:///C:\Users\priya.mishra\Downloads\Course_HUR775-a92en7887059597333091458.docx" TargetMode="External"/><Relationship Id="rId147" Type="http://schemas.openxmlformats.org/officeDocument/2006/relationships/hyperlink" Target="file:///C:\Users\priya.mishra\Downloads\Course_HUR775-a92en7887059597333091458.docx" TargetMode="External"/><Relationship Id="rId168" Type="http://schemas.openxmlformats.org/officeDocument/2006/relationships/hyperlink" Target="file:///C:\Users\priya.mishra\Downloads\Course_HUR775-a92en7887059597333091458.docx" TargetMode="External"/><Relationship Id="rId51" Type="http://schemas.openxmlformats.org/officeDocument/2006/relationships/hyperlink" Target="file:///C:\Users\priya.mishra\Downloads\Course_HUR775-a92en7887059597333091458.docx" TargetMode="External"/><Relationship Id="rId72" Type="http://schemas.openxmlformats.org/officeDocument/2006/relationships/hyperlink" Target="file:///C:\Users\priya.mishra\Downloads\Course_HUR775-a92en7887059597333091458.docx" TargetMode="External"/><Relationship Id="rId93" Type="http://schemas.openxmlformats.org/officeDocument/2006/relationships/hyperlink" Target="file:///C:\Users\priya.mishra\Downloads\Course_HUR775-a92en7887059597333091458.docx" TargetMode="External"/><Relationship Id="rId189" Type="http://schemas.openxmlformats.org/officeDocument/2006/relationships/hyperlink" Target="file:///C:\Users\priya.mishra\Downloads\Course_HUR775-a92en7887059597333091458.docx" TargetMode="External"/><Relationship Id="rId3" Type="http://schemas.openxmlformats.org/officeDocument/2006/relationships/customXml" Target="../customXml/item3.xml"/><Relationship Id="rId214" Type="http://schemas.openxmlformats.org/officeDocument/2006/relationships/hyperlink" Target="file:///C:\Users\priya.mishra\Downloads\Course_HUR775-a92en7887059597333091458.docx" TargetMode="External"/><Relationship Id="rId235" Type="http://schemas.openxmlformats.org/officeDocument/2006/relationships/hyperlink" Target="file:///C:\Users\priya.mishra\Downloads\Course_HUR775-a92en7887059597333091458.docx" TargetMode="External"/><Relationship Id="rId256" Type="http://schemas.openxmlformats.org/officeDocument/2006/relationships/hyperlink" Target="file:///C:\Users\priya.mishra\Downloads\Course_HUR775-a92en7887059597333091458.docx" TargetMode="External"/><Relationship Id="rId277" Type="http://schemas.openxmlformats.org/officeDocument/2006/relationships/hyperlink" Target="https://www.eeoc.gov/" TargetMode="External"/><Relationship Id="rId116" Type="http://schemas.openxmlformats.org/officeDocument/2006/relationships/hyperlink" Target="file:///C:\Users\priya.mishra\Downloads\Course_HUR775-a92en7887059597333091458.docx" TargetMode="External"/><Relationship Id="rId137" Type="http://schemas.openxmlformats.org/officeDocument/2006/relationships/hyperlink" Target="file:///C:\Users\priya.mishra\Downloads\Course_HUR775-a92en7887059597333091458.docx" TargetMode="External"/><Relationship Id="rId158" Type="http://schemas.openxmlformats.org/officeDocument/2006/relationships/hyperlink" Target="file:///C:\Users\priya.mishra\Downloads\Course_HUR775-a92en7887059597333091458.docx" TargetMode="External"/><Relationship Id="rId20" Type="http://schemas.openxmlformats.org/officeDocument/2006/relationships/hyperlink" Target="file:///C:\Users\priya.mishra\Downloads\Course_HUR775-a92en7887059597333091458.docx" TargetMode="External"/><Relationship Id="rId41" Type="http://schemas.openxmlformats.org/officeDocument/2006/relationships/hyperlink" Target="file:///C:\Users\priya.mishra\Downloads\Course_HUR775-a92en7887059597333091458.docx" TargetMode="External"/><Relationship Id="rId62" Type="http://schemas.openxmlformats.org/officeDocument/2006/relationships/hyperlink" Target="file:///C:\Users\priya.mishra\Downloads\Course_HUR775-a92en7887059597333091458.docx" TargetMode="External"/><Relationship Id="rId83" Type="http://schemas.openxmlformats.org/officeDocument/2006/relationships/hyperlink" Target="file:///C:\Users\priya.mishra\Downloads\Course_HUR775-a92en7887059597333091458.docx" TargetMode="External"/><Relationship Id="rId179" Type="http://schemas.openxmlformats.org/officeDocument/2006/relationships/hyperlink" Target="file:///C:\Users\priya.mishra\Downloads\Course_HUR775-a92en7887059597333091458.docx" TargetMode="External"/><Relationship Id="rId190" Type="http://schemas.openxmlformats.org/officeDocument/2006/relationships/hyperlink" Target="file:///C:\Users\priya.mishra\Downloads\Course_HUR775-a92en7887059597333091458.docx" TargetMode="External"/><Relationship Id="rId204" Type="http://schemas.openxmlformats.org/officeDocument/2006/relationships/hyperlink" Target="file:///C:\Users\priya.mishra\Downloads\Course_HUR775-a92en7887059597333091458.docx" TargetMode="External"/><Relationship Id="rId225" Type="http://schemas.openxmlformats.org/officeDocument/2006/relationships/hyperlink" Target="file:///C:\Users\priya.mishra\Downloads\Course_HUR775-a92en7887059597333091458.docx" TargetMode="External"/><Relationship Id="rId246" Type="http://schemas.openxmlformats.org/officeDocument/2006/relationships/hyperlink" Target="file:///C:\Users\priya.mishra\Downloads\Course_HUR775-a92en7887059597333091458.docx" TargetMode="External"/><Relationship Id="rId267" Type="http://schemas.openxmlformats.org/officeDocument/2006/relationships/hyperlink" Target="file:///C:\Users\priya.mishra\Downloads\Course_HUR775-a92en7887059597333091458.docx" TargetMode="External"/><Relationship Id="rId288" Type="http://schemas.openxmlformats.org/officeDocument/2006/relationships/hyperlink" Target="https://www.eeoc.gov/" TargetMode="External"/><Relationship Id="rId106" Type="http://schemas.openxmlformats.org/officeDocument/2006/relationships/hyperlink" Target="file:///C:\Users\priya.mishra\Downloads\Course_HUR775-a92en7887059597333091458.docx" TargetMode="External"/><Relationship Id="rId127" Type="http://schemas.openxmlformats.org/officeDocument/2006/relationships/hyperlink" Target="file:///C:\Users\priya.mishra\Downloads\Course_HUR775-a92en7887059597333091458.docx" TargetMode="External"/><Relationship Id="rId10" Type="http://schemas.microsoft.com/office/2016/09/relationships/commentsIds" Target="commentsIds.xml"/><Relationship Id="rId31" Type="http://schemas.openxmlformats.org/officeDocument/2006/relationships/hyperlink" Target="file:///C:\Users\priya.mishra\Downloads\Course_HUR775-a92en7887059597333091458.docx" TargetMode="External"/><Relationship Id="rId52" Type="http://schemas.openxmlformats.org/officeDocument/2006/relationships/hyperlink" Target="file:///C:\Users\priya.mishra\Downloads\Course_HUR775-a92en7887059597333091458.docx" TargetMode="External"/><Relationship Id="rId73" Type="http://schemas.openxmlformats.org/officeDocument/2006/relationships/hyperlink" Target="file:///C:\Users\priya.mishra\Downloads\Course_HUR775-a92en7887059597333091458.docx" TargetMode="External"/><Relationship Id="rId94" Type="http://schemas.openxmlformats.org/officeDocument/2006/relationships/hyperlink" Target="file:///C:\Users\priya.mishra\Downloads\Course_HUR775-a92en7887059597333091458.docx" TargetMode="External"/><Relationship Id="rId148" Type="http://schemas.openxmlformats.org/officeDocument/2006/relationships/hyperlink" Target="file:///C:\Users\priya.mishra\Downloads\Course_HUR775-a92en7887059597333091458.docx" TargetMode="External"/><Relationship Id="rId169" Type="http://schemas.openxmlformats.org/officeDocument/2006/relationships/hyperlink" Target="file:///C:\Users\priya.mishra\Downloads\Course_HUR775-a92en7887059597333091458.docx" TargetMode="External"/><Relationship Id="rId4" Type="http://schemas.openxmlformats.org/officeDocument/2006/relationships/numbering" Target="numbering.xml"/><Relationship Id="rId180" Type="http://schemas.openxmlformats.org/officeDocument/2006/relationships/hyperlink" Target="file:///C:\Users\priya.mishra\Downloads\Course_HUR775-a92en7887059597333091458.docx" TargetMode="External"/><Relationship Id="rId215" Type="http://schemas.openxmlformats.org/officeDocument/2006/relationships/hyperlink" Target="file:///C:\Users\priya.mishra\Downloads\Course_HUR775-a92en7887059597333091458.docx" TargetMode="External"/><Relationship Id="rId236" Type="http://schemas.openxmlformats.org/officeDocument/2006/relationships/hyperlink" Target="file:///C:\Users\priya.mishra\Downloads\Course_HUR775-a92en7887059597333091458.docx" TargetMode="External"/><Relationship Id="rId257" Type="http://schemas.openxmlformats.org/officeDocument/2006/relationships/hyperlink" Target="file:///C:\Users\priya.mishra\Downloads\Course_HUR775-a92en7887059597333091458.docx" TargetMode="External"/><Relationship Id="rId278" Type="http://schemas.openxmlformats.org/officeDocument/2006/relationships/hyperlink" Target="https://shdh.illinois.gov" TargetMode="External"/><Relationship Id="rId42" Type="http://schemas.openxmlformats.org/officeDocument/2006/relationships/hyperlink" Target="file:///C:\Users\priya.mishra\Downloads\Course_HUR775-a92en7887059597333091458.docx" TargetMode="External"/><Relationship Id="rId84" Type="http://schemas.openxmlformats.org/officeDocument/2006/relationships/hyperlink" Target="file:///C:\Users\priya.mishra\Downloads\Course_HUR775-a92en7887059597333091458.docx" TargetMode="External"/><Relationship Id="rId138" Type="http://schemas.openxmlformats.org/officeDocument/2006/relationships/hyperlink" Target="file:///C:\Users\priya.mishra\Downloads\Course_HUR775-a92en7887059597333091458.docx" TargetMode="External"/><Relationship Id="rId191" Type="http://schemas.openxmlformats.org/officeDocument/2006/relationships/hyperlink" Target="file:///C:\Users\priya.mishra\Downloads\Course_HUR775-a92en7887059597333091458.docx" TargetMode="External"/><Relationship Id="rId205" Type="http://schemas.openxmlformats.org/officeDocument/2006/relationships/hyperlink" Target="file:///C:\Users\priya.mishra\Downloads\Course_HUR775-a92en7887059597333091458.docx" TargetMode="External"/><Relationship Id="rId247" Type="http://schemas.openxmlformats.org/officeDocument/2006/relationships/hyperlink" Target="file:///C:\Users\priya.mishra\Downloads\Course_HUR775-a92en7887059597333091458.docx" TargetMode="External"/><Relationship Id="rId107" Type="http://schemas.openxmlformats.org/officeDocument/2006/relationships/hyperlink" Target="file:///C:\Users\priya.mishra\Downloads\Course_HUR775-a92en7887059597333091458.docx" TargetMode="External"/><Relationship Id="rId289" Type="http://schemas.openxmlformats.org/officeDocument/2006/relationships/hyperlink" Target="https://www.allstatecorporation.com/resources/allstate/attachments/allstatecorporation/allstate-gcbc.pdf" TargetMode="External"/><Relationship Id="rId11" Type="http://schemas.microsoft.com/office/2018/08/relationships/commentsExtensible" Target="commentsExtensible.xml"/><Relationship Id="rId53" Type="http://schemas.openxmlformats.org/officeDocument/2006/relationships/hyperlink" Target="file:///C:\Users\priya.mishra\Downloads\Course_HUR775-a92en7887059597333091458.docx" TargetMode="External"/><Relationship Id="rId149" Type="http://schemas.openxmlformats.org/officeDocument/2006/relationships/hyperlink" Target="file:///C:\Users\priya.mishra\Downloads\Course_HUR775-a92en7887059597333091458.docx" TargetMode="External"/><Relationship Id="rId95" Type="http://schemas.openxmlformats.org/officeDocument/2006/relationships/hyperlink" Target="file:///C:\Users\priya.mishra\Downloads\Course_HUR775-a92en7887059597333091458.docx" TargetMode="External"/><Relationship Id="rId160" Type="http://schemas.openxmlformats.org/officeDocument/2006/relationships/hyperlink" Target="file:///C:\Users\priya.mishra\Downloads\Course_HUR775-a92en7887059597333091458.docx" TargetMode="External"/><Relationship Id="rId216" Type="http://schemas.openxmlformats.org/officeDocument/2006/relationships/hyperlink" Target="file:///C:\Users\priya.mishra\Downloads\Course_HUR775-a92en7887059597333091458.docx" TargetMode="External"/><Relationship Id="rId258" Type="http://schemas.openxmlformats.org/officeDocument/2006/relationships/hyperlink" Target="file:///C:\Users\priya.mishra\Downloads\Course_HUR775-a92en7887059597333091458.docx" TargetMode="External"/><Relationship Id="rId22" Type="http://schemas.openxmlformats.org/officeDocument/2006/relationships/hyperlink" Target="file:///C:\Users\priya.mishra\Downloads\Course_HUR775-a92en7887059597333091458.docx" TargetMode="External"/><Relationship Id="rId64" Type="http://schemas.openxmlformats.org/officeDocument/2006/relationships/hyperlink" Target="file:///C:\Users\priya.mishra\Downloads\Course_HUR775-a92en7887059597333091458.docx" TargetMode="External"/><Relationship Id="rId118" Type="http://schemas.openxmlformats.org/officeDocument/2006/relationships/hyperlink" Target="file:///C:\Users\priya.mishra\Downloads\Course_HUR775-a92en7887059597333091458.docx" TargetMode="External"/><Relationship Id="rId171" Type="http://schemas.openxmlformats.org/officeDocument/2006/relationships/hyperlink" Target="file:///C:\Users\priya.mishra\Downloads\Course_HUR775-a92en7887059597333091458.docx" TargetMode="External"/><Relationship Id="rId227" Type="http://schemas.openxmlformats.org/officeDocument/2006/relationships/hyperlink" Target="file:///C:\Users\priya.mishra\Downloads\Course_HUR775-a92en7887059597333091458.docx" TargetMode="External"/><Relationship Id="rId269" Type="http://schemas.openxmlformats.org/officeDocument/2006/relationships/hyperlink" Target="file:///C:\Users\priya.mishra\Downloads\Course_HUR775-a92en7887059597333091458.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3C49D8DE26B94CADE27C91092F9D91" ma:contentTypeVersion="17" ma:contentTypeDescription="Create a new document." ma:contentTypeScope="" ma:versionID="397d3186b6c61c3465d4b91ced19aa64">
  <xsd:schema xmlns:xsd="http://www.w3.org/2001/XMLSchema" xmlns:xs="http://www.w3.org/2001/XMLSchema" xmlns:p="http://schemas.microsoft.com/office/2006/metadata/properties" xmlns:ns2="f8c9d2c7-b2de-44ca-81cc-5fd24e794aaf" xmlns:ns3="2094b466-970a-468c-9d04-92f492fcbce3" targetNamespace="http://schemas.microsoft.com/office/2006/metadata/properties" ma:root="true" ma:fieldsID="8fa6867c17b44251beb5596d048a9c0e" ns2:_="" ns3:_="">
    <xsd:import namespace="f8c9d2c7-b2de-44ca-81cc-5fd24e794aaf"/>
    <xsd:import namespace="2094b466-970a-468c-9d04-92f492fcbce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OCR"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c9d2c7-b2de-44ca-81cc-5fd24e794a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0e963ff-e293-4fa5-a979-6c6c39c6114b"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94b466-970a-468c-9d04-92f492fcbce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d576f4b-e067-4926-9b4b-dbab942dd5f4}" ma:internalName="TaxCatchAll" ma:showField="CatchAllData" ma:web="2094b466-970a-468c-9d04-92f492fcbc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8c9d2c7-b2de-44ca-81cc-5fd24e794aaf">
      <Terms xmlns="http://schemas.microsoft.com/office/infopath/2007/PartnerControls"/>
    </lcf76f155ced4ddcb4097134ff3c332f>
    <TaxCatchAll xmlns="2094b466-970a-468c-9d04-92f492fcbce3" xsi:nil="true"/>
  </documentManagement>
</p:properties>
</file>

<file path=customXml/itemProps1.xml><?xml version="1.0" encoding="utf-8"?>
<ds:datastoreItem xmlns:ds="http://schemas.openxmlformats.org/officeDocument/2006/customXml" ds:itemID="{0AD32F3C-2E1D-4202-A55B-92250C570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c9d2c7-b2de-44ca-81cc-5fd24e794aaf"/>
    <ds:schemaRef ds:uri="2094b466-970a-468c-9d04-92f492fcb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233C94-3091-4095-A572-4A5B52C82C31}">
  <ds:schemaRefs>
    <ds:schemaRef ds:uri="http://schemas.microsoft.com/sharepoint/v3/contenttype/forms"/>
  </ds:schemaRefs>
</ds:datastoreItem>
</file>

<file path=customXml/itemProps3.xml><?xml version="1.0" encoding="utf-8"?>
<ds:datastoreItem xmlns:ds="http://schemas.openxmlformats.org/officeDocument/2006/customXml" ds:itemID="{DEC81443-2914-436F-9C8D-CEA9B5CEE836}">
  <ds:schemaRefs>
    <ds:schemaRef ds:uri="http://schemas.microsoft.com/office/2006/metadata/properties"/>
    <ds:schemaRef ds:uri="http://schemas.microsoft.com/office/infopath/2007/PartnerControls"/>
    <ds:schemaRef ds:uri="f8c9d2c7-b2de-44ca-81cc-5fd24e794aaf"/>
    <ds:schemaRef ds:uri="2094b466-970a-468c-9d04-92f492fcbce3"/>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100037</Words>
  <Characters>529197</Characters>
  <Application>Microsoft Office Word</Application>
  <DocSecurity>0</DocSecurity>
  <Lines>24054</Lines>
  <Paragraphs>11652</Paragraphs>
  <ScaleCrop>false</ScaleCrop>
  <Company/>
  <LinksUpToDate>false</LinksUpToDate>
  <CharactersWithSpaces>617582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Mishra</dc:creator>
  <cp:keywords/>
  <dc:description/>
  <cp:lastModifiedBy>Priya Mishra</cp:lastModifiedBy>
  <cp:revision>2</cp:revision>
  <dcterms:created xsi:type="dcterms:W3CDTF">2026-03-14T11:21:00Z</dcterms:created>
  <dcterms:modified xsi:type="dcterms:W3CDTF">2026-03-14T11:21:00Z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0x010100F03C49D8DE26B94CADE27C91092F9D91</vt:lpwstr>
  </property>
  <property fmtid="{D5CDD505-2E9C-101B-9397-08002B2CF9AE}" pid="3" name="MediaServiceImageTags">
    <vt:lpwstr/>
  </property>
</Properties>
</file>